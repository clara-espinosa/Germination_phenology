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64538D38" w:rsidR="00466AC8" w:rsidRPr="00B45EA5" w:rsidRDefault="006A2613" w:rsidP="00C14882">
      <w:pPr>
        <w:pStyle w:val="Ttulo1"/>
        <w:rPr>
          <w:rFonts w:eastAsia="Times New Roman"/>
          <w:bdr w:val="none" w:sz="0" w:space="0" w:color="auto" w:frame="1"/>
          <w:lang w:eastAsia="ca-ES"/>
        </w:rPr>
      </w:pPr>
      <w:ins w:id="0" w:author="FRANCISCO DE BORJA JIMENEZ-ALFARO GONZALEZ" w:date="2023-08-03T11:16:00Z">
        <w:r>
          <w:rPr>
            <w:rFonts w:eastAsia="Times New Roman"/>
            <w:bdr w:val="none" w:sz="0" w:space="0" w:color="auto" w:frame="1"/>
            <w:lang w:eastAsia="ca-ES"/>
          </w:rPr>
          <w:t>Snow cover</w:t>
        </w:r>
      </w:ins>
      <w:r w:rsidR="00C14882">
        <w:rPr>
          <w:rFonts w:eastAsia="Times New Roman"/>
          <w:bdr w:val="none" w:sz="0" w:space="0" w:color="auto" w:frame="1"/>
          <w:lang w:eastAsia="ca-ES"/>
        </w:rPr>
        <w:t>/Microclimate</w:t>
      </w:r>
      <w:ins w:id="1" w:author="FRANCISCO DE BORJA JIMENEZ-ALFARO GONZALEZ" w:date="2023-08-03T11:16:00Z">
        <w:r>
          <w:rPr>
            <w:rFonts w:eastAsia="Times New Roman"/>
            <w:bdr w:val="none" w:sz="0" w:space="0" w:color="auto" w:frame="1"/>
            <w:lang w:eastAsia="ca-ES"/>
          </w:rPr>
          <w:t xml:space="preserve"> </w:t>
        </w:r>
      </w:ins>
      <w:ins w:id="2" w:author="FRANCISCO DE BORJA JIMENEZ-ALFARO GONZALEZ" w:date="2023-08-03T11:17:00Z">
        <w:r>
          <w:rPr>
            <w:rFonts w:eastAsia="Times New Roman"/>
            <w:bdr w:val="none" w:sz="0" w:space="0" w:color="auto" w:frame="1"/>
            <w:lang w:eastAsia="ca-ES"/>
          </w:rPr>
          <w:t>regulates</w:t>
        </w:r>
      </w:ins>
      <w:ins w:id="3" w:author="FRANCISCO DE BORJA JIMENEZ-ALFARO GONZALEZ" w:date="2023-08-02T13:16:00Z">
        <w:r w:rsidR="00466AC8">
          <w:rPr>
            <w:rFonts w:eastAsia="Times New Roman"/>
            <w:bdr w:val="none" w:sz="0" w:space="0" w:color="auto" w:frame="1"/>
            <w:lang w:eastAsia="ca-ES"/>
          </w:rPr>
          <w:t xml:space="preserve"> seed germination phenology in temperate and mediterranean </w:t>
        </w:r>
      </w:ins>
      <w:ins w:id="4" w:author="FRANCISCO DE BORJA JIMENEZ-ALFARO GONZALEZ" w:date="2023-08-02T13:22:00Z">
        <w:r w:rsidR="00483D06">
          <w:rPr>
            <w:rFonts w:eastAsia="Times New Roman"/>
            <w:bdr w:val="none" w:sz="0" w:space="0" w:color="auto" w:frame="1"/>
            <w:lang w:eastAsia="ca-ES"/>
          </w:rPr>
          <w:t>alpine</w:t>
        </w:r>
      </w:ins>
      <w:ins w:id="5" w:author="FRANCISCO DE BORJA JIMENEZ-ALFARO GONZALEZ" w:date="2023-08-02T13:16:00Z">
        <w:r w:rsidR="00466AC8">
          <w:rPr>
            <w:rFonts w:eastAsia="Times New Roman"/>
            <w:bdr w:val="none" w:sz="0" w:space="0" w:color="auto" w:frame="1"/>
            <w:lang w:eastAsia="ca-ES"/>
          </w:rPr>
          <w:t xml:space="preserve"> </w:t>
        </w:r>
        <w:proofErr w:type="gramStart"/>
        <w:r w:rsidR="00466AC8">
          <w:rPr>
            <w:rFonts w:eastAsia="Times New Roman"/>
            <w:bdr w:val="none" w:sz="0" w:space="0" w:color="auto" w:frame="1"/>
            <w:lang w:eastAsia="ca-ES"/>
          </w:rPr>
          <w:t>communities</w:t>
        </w:r>
      </w:ins>
      <w:proofErr w:type="gramEnd"/>
    </w:p>
    <w:p w14:paraId="71F8B503" w14:textId="77777777" w:rsidR="007A440A" w:rsidRPr="00B45EA5" w:rsidRDefault="007A440A" w:rsidP="007A440A">
      <w:pPr>
        <w:spacing w:after="0" w:line="360" w:lineRule="auto"/>
        <w:textAlignment w:val="baseline"/>
        <w:rPr>
          <w:rFonts w:eastAsia="Times New Roman" w:cstheme="minorHAnsi"/>
          <w:color w:val="000000"/>
          <w:lang w:eastAsia="ca-ES"/>
        </w:rPr>
      </w:pPr>
    </w:p>
    <w:p w14:paraId="6D453749" w14:textId="77777777"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B45EA5">
        <w:rPr>
          <w:rFonts w:eastAsia="Times New Roman" w:cstheme="minorHAnsi"/>
          <w:b/>
          <w:bCs/>
          <w:color w:val="000000"/>
          <w:bdr w:val="none" w:sz="0" w:space="0" w:color="auto" w:frame="1"/>
          <w:lang w:val="es-ES" w:eastAsia="ca-ES"/>
        </w:rPr>
        <w:t>AUTHORS</w:t>
      </w:r>
    </w:p>
    <w:p w14:paraId="1366EDD3" w14:textId="187C5426" w:rsidR="007A440A" w:rsidRPr="00B45EA5"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B45EA5">
        <w:rPr>
          <w:rFonts w:eastAsia="Times New Roman" w:cstheme="minorHAnsi"/>
          <w:bCs/>
          <w:color w:val="000000"/>
          <w:u w:val="single"/>
          <w:bdr w:val="none" w:sz="0" w:space="0" w:color="auto" w:frame="1"/>
          <w:lang w:val="es-ES" w:eastAsia="ca-ES"/>
        </w:rPr>
        <w:t>Espinosa del Alba, C.,</w:t>
      </w:r>
      <w:r w:rsidRPr="00B45EA5">
        <w:rPr>
          <w:rFonts w:eastAsia="Times New Roman" w:cstheme="minorHAnsi"/>
          <w:bCs/>
          <w:color w:val="000000"/>
          <w:bdr w:val="none" w:sz="0" w:space="0" w:color="auto" w:frame="1"/>
          <w:lang w:val="es-ES" w:eastAsia="ca-ES"/>
        </w:rPr>
        <w:t xml:space="preserve"> Fernández</w:t>
      </w:r>
      <w:r w:rsidR="004E1EFB" w:rsidRPr="00B45EA5">
        <w:rPr>
          <w:rFonts w:eastAsia="Times New Roman" w:cstheme="minorHAnsi"/>
          <w:bCs/>
          <w:color w:val="000000"/>
          <w:bdr w:val="none" w:sz="0" w:space="0" w:color="auto" w:frame="1"/>
          <w:lang w:val="es-ES" w:eastAsia="ca-ES"/>
        </w:rPr>
        <w:t>-Pascual</w:t>
      </w:r>
      <w:r w:rsidRPr="00B45EA5">
        <w:rPr>
          <w:rFonts w:eastAsia="Times New Roman" w:cstheme="minorHAnsi"/>
          <w:bCs/>
          <w:color w:val="000000"/>
          <w:bdr w:val="none" w:sz="0" w:space="0" w:color="auto" w:frame="1"/>
          <w:lang w:val="es-ES" w:eastAsia="ca-ES"/>
        </w:rPr>
        <w:t>, E. &amp; Jiménez-Alfaro, B.</w:t>
      </w:r>
    </w:p>
    <w:p w14:paraId="6EBE6655" w14:textId="77777777" w:rsidR="007A440A" w:rsidRPr="00B45EA5"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B45EA5">
        <w:rPr>
          <w:rFonts w:eastAsia="Times New Roman" w:cstheme="minorHAnsi"/>
          <w:b/>
          <w:bCs/>
          <w:color w:val="000000"/>
          <w:bdr w:val="none" w:sz="0" w:space="0" w:color="auto" w:frame="1"/>
          <w:lang w:val="en-US" w:eastAsia="ca-ES"/>
        </w:rPr>
        <w:t>AFFILIATIONS</w:t>
      </w:r>
    </w:p>
    <w:p w14:paraId="70801EEB" w14:textId="7A300463" w:rsidR="00680A7E" w:rsidRPr="00B45EA5" w:rsidRDefault="00680A7E" w:rsidP="007A440A">
      <w:pPr>
        <w:spacing w:after="0" w:line="360" w:lineRule="auto"/>
        <w:textAlignment w:val="baseline"/>
        <w:rPr>
          <w:rFonts w:eastAsia="Times New Roman" w:cstheme="minorHAnsi"/>
          <w:color w:val="000000"/>
          <w:lang w:val="en-US" w:eastAsia="ca-ES"/>
        </w:rPr>
      </w:pPr>
      <w:r w:rsidRPr="00B45EA5">
        <w:rPr>
          <w:rFonts w:eastAsia="Times New Roman" w:cstheme="minorHAnsi"/>
          <w:color w:val="000000"/>
          <w:lang w:val="en-US" w:eastAsia="ca-ES"/>
        </w:rPr>
        <w:t>Biodiversity Research Institute</w:t>
      </w:r>
      <w:r w:rsidR="000B5878" w:rsidRPr="00B45EA5">
        <w:rPr>
          <w:rFonts w:eastAsia="Times New Roman" w:cstheme="minorHAnsi"/>
          <w:color w:val="000000"/>
          <w:lang w:val="en-US" w:eastAsia="ca-ES"/>
        </w:rPr>
        <w:t>, IMIB</w:t>
      </w:r>
      <w:r w:rsidRPr="00B45EA5">
        <w:rPr>
          <w:rFonts w:eastAsia="Times New Roman" w:cstheme="minorHAnsi"/>
          <w:color w:val="000000"/>
          <w:lang w:val="en-US" w:eastAsia="ca-ES"/>
        </w:rPr>
        <w:t xml:space="preserve"> (</w:t>
      </w:r>
      <w:proofErr w:type="spellStart"/>
      <w:r w:rsidRPr="00B45EA5">
        <w:rPr>
          <w:rFonts w:eastAsia="Times New Roman" w:cstheme="minorHAnsi"/>
          <w:color w:val="000000"/>
          <w:lang w:val="en-US" w:eastAsia="ca-ES"/>
        </w:rPr>
        <w:t>Univ.Oviedo</w:t>
      </w:r>
      <w:proofErr w:type="spellEnd"/>
      <w:r w:rsidRPr="00B45EA5">
        <w:rPr>
          <w:rFonts w:eastAsia="Times New Roman" w:cstheme="minorHAnsi"/>
          <w:color w:val="000000"/>
          <w:lang w:val="en-US" w:eastAsia="ca-ES"/>
        </w:rPr>
        <w:t>-CSIC-</w:t>
      </w:r>
      <w:proofErr w:type="spellStart"/>
      <w:r w:rsidRPr="00B45EA5">
        <w:rPr>
          <w:rFonts w:eastAsia="Times New Roman" w:cstheme="minorHAnsi"/>
          <w:color w:val="000000"/>
          <w:lang w:val="en-US" w:eastAsia="ca-ES"/>
        </w:rPr>
        <w:t>Princ.Asturias</w:t>
      </w:r>
      <w:proofErr w:type="spellEnd"/>
      <w:r w:rsidRPr="00B45EA5">
        <w:rPr>
          <w:rFonts w:eastAsia="Times New Roman" w:cstheme="minorHAnsi"/>
          <w:color w:val="000000"/>
          <w:lang w:val="en-US" w:eastAsia="ca-ES"/>
        </w:rPr>
        <w:t xml:space="preserve">), </w:t>
      </w:r>
      <w:r w:rsidR="000B5878" w:rsidRPr="00B45EA5">
        <w:rPr>
          <w:rFonts w:eastAsia="Times New Roman" w:cstheme="minorHAnsi"/>
          <w:color w:val="000000"/>
          <w:lang w:val="en-US" w:eastAsia="ca-ES"/>
        </w:rPr>
        <w:t xml:space="preserve">33600 </w:t>
      </w:r>
      <w:r w:rsidRPr="00B45EA5">
        <w:rPr>
          <w:rFonts w:eastAsia="Times New Roman" w:cstheme="minorHAnsi"/>
          <w:color w:val="000000"/>
          <w:lang w:val="en-US" w:eastAsia="ca-ES"/>
        </w:rPr>
        <w:t>Mieres, Spain</w:t>
      </w:r>
    </w:p>
    <w:p w14:paraId="58C744F3" w14:textId="77777777" w:rsidR="007A440A" w:rsidRPr="00B45EA5" w:rsidRDefault="007A440A" w:rsidP="007A440A">
      <w:pPr>
        <w:spacing w:after="0" w:line="360" w:lineRule="auto"/>
        <w:textAlignment w:val="baseline"/>
        <w:rPr>
          <w:rFonts w:eastAsia="Times New Roman" w:cstheme="minorHAnsi"/>
          <w:color w:val="000000"/>
          <w:lang w:val="en-US" w:eastAsia="ca-ES"/>
        </w:rPr>
      </w:pPr>
    </w:p>
    <w:p w14:paraId="5787207E" w14:textId="77777777" w:rsidR="006C48F7" w:rsidRPr="00B45EA5" w:rsidRDefault="006C48F7" w:rsidP="00171B80">
      <w:pPr>
        <w:pStyle w:val="Ttulo2"/>
        <w:rPr>
          <w:rFonts w:eastAsia="Times New Roman"/>
          <w:lang w:eastAsia="ca-ES"/>
        </w:rPr>
      </w:pPr>
      <w:r w:rsidRPr="00B45EA5">
        <w:rPr>
          <w:rFonts w:eastAsia="Times New Roman"/>
          <w:bdr w:val="none" w:sz="0" w:space="0" w:color="auto" w:frame="1"/>
          <w:lang w:eastAsia="ca-ES"/>
        </w:rPr>
        <w:t>Abstract (max 250 words)</w:t>
      </w:r>
    </w:p>
    <w:p w14:paraId="5092C4CF" w14:textId="5EA38395" w:rsidR="00504E2F" w:rsidRDefault="00504E2F" w:rsidP="00504E2F">
      <w:pPr>
        <w:spacing w:line="360" w:lineRule="auto"/>
        <w:jc w:val="both"/>
        <w:rPr>
          <w:rFonts w:eastAsia="Times New Roman" w:cstheme="minorHAnsi"/>
          <w:lang w:eastAsia="ca-ES"/>
        </w:rPr>
      </w:pPr>
      <w:r w:rsidRPr="00B45EA5">
        <w:rPr>
          <w:rFonts w:eastAsia="Times New Roman" w:cstheme="minorHAnsi"/>
          <w:color w:val="000000" w:themeColor="text1"/>
          <w:lang w:eastAsia="ca-ES"/>
        </w:rPr>
        <w:t>Understanding the plasticity of seed germination timing is important to predict the resilience of plant communities to climat</w:t>
      </w:r>
      <w:r w:rsidR="007A6983">
        <w:rPr>
          <w:rFonts w:eastAsia="Times New Roman" w:cstheme="minorHAnsi"/>
          <w:color w:val="000000" w:themeColor="text1"/>
          <w:lang w:eastAsia="ca-ES"/>
        </w:rPr>
        <w:t>e</w:t>
      </w:r>
      <w:r w:rsidRPr="00B45EA5">
        <w:rPr>
          <w:rFonts w:eastAsia="Times New Roman" w:cstheme="minorHAnsi"/>
          <w:color w:val="000000" w:themeColor="text1"/>
          <w:lang w:eastAsia="ca-ES"/>
        </w:rPr>
        <w:t xml:space="preserve"> change, yet we know very little about the influence of alpine microclimates on germination phenology. Mirroring </w:t>
      </w:r>
      <w:r w:rsidR="00483D06">
        <w:rPr>
          <w:rFonts w:eastAsia="Times New Roman" w:cstheme="minorHAnsi"/>
          <w:color w:val="000000" w:themeColor="text1"/>
          <w:lang w:eastAsia="ca-ES"/>
        </w:rPr>
        <w:t xml:space="preserve">yearly </w:t>
      </w:r>
      <w:r w:rsidRPr="00B45EA5">
        <w:rPr>
          <w:rFonts w:eastAsia="Times New Roman" w:cstheme="minorHAnsi"/>
          <w:color w:val="000000" w:themeColor="text1"/>
          <w:lang w:eastAsia="ca-ES"/>
        </w:rPr>
        <w:t>temperature data series recorded in alpine soils, we conducted a</w:t>
      </w:r>
      <w:r w:rsidR="00483D06">
        <w:rPr>
          <w:rFonts w:eastAsia="Times New Roman" w:cstheme="minorHAnsi"/>
          <w:color w:val="000000" w:themeColor="text1"/>
          <w:lang w:eastAsia="ca-ES"/>
        </w:rPr>
        <w:t xml:space="preserve"> </w:t>
      </w:r>
      <w:r w:rsidR="00885DCF">
        <w:rPr>
          <w:rFonts w:eastAsia="Times New Roman" w:cstheme="minorHAnsi"/>
          <w:color w:val="000000" w:themeColor="text1"/>
          <w:lang w:eastAsia="ca-ES"/>
        </w:rPr>
        <w:t>seasonal</w:t>
      </w:r>
      <w:r w:rsidRPr="00B45EA5">
        <w:rPr>
          <w:rFonts w:eastAsia="Times New Roman" w:cstheme="minorHAnsi"/>
          <w:color w:val="000000" w:themeColor="text1"/>
          <w:lang w:eastAsia="ca-ES"/>
        </w:rPr>
        <w:t xml:space="preserve"> </w:t>
      </w:r>
      <w:r w:rsidR="007D2AA4">
        <w:rPr>
          <w:rFonts w:eastAsia="Times New Roman" w:cstheme="minorHAnsi"/>
          <w:color w:val="000000" w:themeColor="text1"/>
          <w:lang w:eastAsia="ca-ES"/>
        </w:rPr>
        <w:t xml:space="preserve">temperature </w:t>
      </w:r>
      <w:r w:rsidRPr="00B45EA5">
        <w:rPr>
          <w:rFonts w:eastAsia="Times New Roman" w:cstheme="minorHAnsi"/>
          <w:color w:val="000000" w:themeColor="text1"/>
          <w:lang w:eastAsia="ca-ES"/>
        </w:rPr>
        <w:t xml:space="preserve">experiment with </w:t>
      </w:r>
      <w:r w:rsidR="00483D06">
        <w:rPr>
          <w:rFonts w:eastAsia="Times New Roman" w:cstheme="minorHAnsi"/>
          <w:color w:val="000000" w:themeColor="text1"/>
          <w:lang w:eastAsia="ca-ES"/>
        </w:rPr>
        <w:t>fresh</w:t>
      </w:r>
      <w:r w:rsidRPr="00B45EA5">
        <w:rPr>
          <w:rFonts w:eastAsia="Times New Roman" w:cstheme="minorHAnsi"/>
          <w:color w:val="000000" w:themeColor="text1"/>
          <w:lang w:eastAsia="ca-ES"/>
        </w:rPr>
        <w:t xml:space="preserve"> seeds to investigate germination phenology</w:t>
      </w:r>
      <w:r w:rsidRPr="00B45EA5" w:rsidDel="007D5D0C">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in </w:t>
      </w:r>
      <w:r w:rsidR="00483D06">
        <w:rPr>
          <w:rFonts w:eastAsia="Times New Roman" w:cstheme="minorHAnsi"/>
          <w:color w:val="000000" w:themeColor="text1"/>
          <w:lang w:eastAsia="ca-ES"/>
        </w:rPr>
        <w:t>contrasting fellfie</w:t>
      </w:r>
      <w:r w:rsidR="00A274C3">
        <w:rPr>
          <w:rFonts w:eastAsia="Times New Roman" w:cstheme="minorHAnsi"/>
          <w:color w:val="000000" w:themeColor="text1"/>
          <w:lang w:eastAsia="ca-ES"/>
        </w:rPr>
        <w:t>l</w:t>
      </w:r>
      <w:r w:rsidR="00483D06">
        <w:rPr>
          <w:rFonts w:eastAsia="Times New Roman" w:cstheme="minorHAnsi"/>
          <w:color w:val="000000" w:themeColor="text1"/>
          <w:lang w:eastAsia="ca-ES"/>
        </w:rPr>
        <w:t>d (</w:t>
      </w:r>
      <w:r w:rsidRPr="00B45EA5">
        <w:rPr>
          <w:rFonts w:eastAsia="Times New Roman" w:cstheme="minorHAnsi"/>
          <w:color w:val="000000" w:themeColor="text1"/>
          <w:lang w:eastAsia="ca-ES"/>
        </w:rPr>
        <w:t xml:space="preserve">warmer </w:t>
      </w:r>
      <w:r w:rsidR="008F195A" w:rsidRPr="00B45EA5">
        <w:rPr>
          <w:rFonts w:eastAsia="Times New Roman" w:cstheme="minorHAnsi"/>
          <w:color w:val="000000" w:themeColor="text1"/>
          <w:lang w:eastAsia="ca-ES"/>
        </w:rPr>
        <w:t>temperatures</w:t>
      </w:r>
      <w:r w:rsidRPr="00B45EA5">
        <w:rPr>
          <w:rFonts w:eastAsia="Times New Roman" w:cstheme="minorHAnsi"/>
          <w:color w:val="000000" w:themeColor="text1"/>
          <w:lang w:eastAsia="ca-ES"/>
        </w:rPr>
        <w:t xml:space="preserve"> and snow cover</w:t>
      </w:r>
      <w:r w:rsidR="00483D06">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t>
      </w:r>
      <w:r w:rsidR="00483D06">
        <w:rPr>
          <w:rFonts w:eastAsia="Times New Roman" w:cstheme="minorHAnsi"/>
          <w:color w:val="000000" w:themeColor="text1"/>
          <w:lang w:eastAsia="ca-ES"/>
        </w:rPr>
        <w:t>and</w:t>
      </w:r>
      <w:r w:rsidRPr="00B45EA5">
        <w:rPr>
          <w:rFonts w:eastAsia="Times New Roman" w:cstheme="minorHAnsi"/>
          <w:color w:val="000000" w:themeColor="text1"/>
          <w:lang w:eastAsia="ca-ES"/>
        </w:rPr>
        <w:t xml:space="preserve"> </w:t>
      </w:r>
      <w:r w:rsidR="00483D06">
        <w:rPr>
          <w:rFonts w:eastAsia="Times New Roman" w:cstheme="minorHAnsi"/>
          <w:color w:val="000000" w:themeColor="text1"/>
          <w:lang w:eastAsia="ca-ES"/>
        </w:rPr>
        <w:t>snowbed (</w:t>
      </w:r>
      <w:r w:rsidRPr="00B45EA5">
        <w:rPr>
          <w:rFonts w:eastAsia="Times New Roman" w:cstheme="minorHAnsi"/>
          <w:color w:val="000000" w:themeColor="text1"/>
          <w:lang w:eastAsia="ca-ES"/>
        </w:rPr>
        <w:t xml:space="preserve">cooler </w:t>
      </w:r>
      <w:r w:rsidR="008F195A" w:rsidRPr="00B45EA5">
        <w:rPr>
          <w:rFonts w:eastAsia="Times New Roman" w:cstheme="minorHAnsi"/>
          <w:color w:val="000000" w:themeColor="text1"/>
          <w:lang w:eastAsia="ca-ES"/>
        </w:rPr>
        <w:t xml:space="preserve">temperatures </w:t>
      </w:r>
      <w:r w:rsidRPr="00B45EA5">
        <w:rPr>
          <w:rFonts w:eastAsia="Times New Roman" w:cstheme="minorHAnsi"/>
          <w:color w:val="000000" w:themeColor="text1"/>
          <w:lang w:eastAsia="ca-ES"/>
        </w:rPr>
        <w:t>and lengthy snow cover</w:t>
      </w:r>
      <w:r w:rsidR="00483D06">
        <w:rPr>
          <w:rFonts w:eastAsia="Times New Roman" w:cstheme="minorHAnsi"/>
          <w:color w:val="000000" w:themeColor="text1"/>
          <w:lang w:eastAsia="ca-ES"/>
        </w:rPr>
        <w:t>)</w:t>
      </w:r>
      <w:r w:rsidR="00BA4A0E">
        <w:rPr>
          <w:rFonts w:eastAsia="Times New Roman" w:cstheme="minorHAnsi"/>
          <w:color w:val="000000" w:themeColor="text1"/>
          <w:lang w:eastAsia="ca-ES"/>
        </w:rPr>
        <w:t xml:space="preserve"> </w:t>
      </w:r>
      <w:r w:rsidR="00BA4A0E">
        <w:rPr>
          <w:rFonts w:eastAsia="Times New Roman" w:cstheme="minorHAnsi"/>
          <w:color w:val="000000" w:themeColor="text1"/>
          <w:lang w:eastAsia="ca-ES"/>
        </w:rPr>
        <w:t>climatic</w:t>
      </w:r>
      <w:r w:rsidR="00BA4A0E">
        <w:rPr>
          <w:rFonts w:eastAsia="Times New Roman" w:cstheme="minorHAnsi"/>
          <w:color w:val="000000" w:themeColor="text1"/>
          <w:lang w:eastAsia="ca-ES"/>
        </w:rPr>
        <w:t xml:space="preserve"> </w:t>
      </w:r>
      <w:r w:rsidR="00483D06">
        <w:rPr>
          <w:rFonts w:eastAsia="Times New Roman" w:cstheme="minorHAnsi"/>
          <w:color w:val="000000" w:themeColor="text1"/>
          <w:lang w:eastAsia="ca-ES"/>
        </w:rPr>
        <w:t>conditions</w:t>
      </w:r>
      <w:r w:rsidRPr="00B45EA5">
        <w:rPr>
          <w:rFonts w:eastAsia="Times New Roman" w:cstheme="minorHAnsi"/>
          <w:color w:val="000000" w:themeColor="text1"/>
          <w:lang w:eastAsia="ca-ES"/>
        </w:rPr>
        <w:t xml:space="preserve">. We replicated the experiment </w:t>
      </w:r>
      <w:r w:rsidR="00533510">
        <w:rPr>
          <w:rFonts w:eastAsia="Times New Roman" w:cstheme="minorHAnsi"/>
          <w:color w:val="000000" w:themeColor="text1"/>
          <w:lang w:eastAsia="ca-ES"/>
        </w:rPr>
        <w:t>in</w:t>
      </w:r>
      <w:r w:rsidR="00A53ED2">
        <w:rPr>
          <w:rFonts w:eastAsia="Times New Roman" w:cstheme="minorHAnsi"/>
          <w:color w:val="000000" w:themeColor="text1"/>
          <w:lang w:eastAsia="ca-ES"/>
        </w:rPr>
        <w:t xml:space="preserve"> incubator chambers for</w:t>
      </w:r>
      <w:r w:rsidRPr="00B45EA5">
        <w:rPr>
          <w:rFonts w:eastAsia="Times New Roman" w:cstheme="minorHAnsi"/>
          <w:color w:val="000000" w:themeColor="text1"/>
          <w:lang w:eastAsia="ca-ES"/>
        </w:rPr>
        <w:t xml:space="preserve"> </w:t>
      </w:r>
      <w:r w:rsidR="00A53ED2">
        <w:rPr>
          <w:rFonts w:eastAsia="Times New Roman" w:cstheme="minorHAnsi"/>
          <w:color w:val="000000" w:themeColor="text1"/>
          <w:lang w:eastAsia="ca-ES"/>
        </w:rPr>
        <w:t xml:space="preserve">species </w:t>
      </w:r>
      <w:r w:rsidR="00B30AD0">
        <w:rPr>
          <w:rFonts w:eastAsia="Times New Roman" w:cstheme="minorHAnsi"/>
          <w:color w:val="000000" w:themeColor="text1"/>
          <w:lang w:eastAsia="ca-ES"/>
        </w:rPr>
        <w:t xml:space="preserve">sampled </w:t>
      </w:r>
      <w:r w:rsidR="00BA4A0E">
        <w:rPr>
          <w:rFonts w:eastAsia="Times New Roman" w:cstheme="minorHAnsi"/>
          <w:color w:val="000000" w:themeColor="text1"/>
          <w:lang w:eastAsia="ca-ES"/>
        </w:rPr>
        <w:t xml:space="preserve">in </w:t>
      </w:r>
      <w:r w:rsidR="00B30AD0">
        <w:rPr>
          <w:rFonts w:eastAsia="Times New Roman" w:cstheme="minorHAnsi"/>
          <w:color w:val="000000" w:themeColor="text1"/>
          <w:lang w:eastAsia="ca-ES"/>
        </w:rPr>
        <w:t>mediterranean</w:t>
      </w:r>
      <w:r w:rsidRPr="00B45EA5">
        <w:rPr>
          <w:rFonts w:eastAsia="Times New Roman" w:cstheme="minorHAnsi"/>
          <w:color w:val="000000" w:themeColor="text1"/>
          <w:lang w:eastAsia="ca-ES"/>
        </w:rPr>
        <w:t xml:space="preserve"> (</w:t>
      </w:r>
      <w:r w:rsidR="00A53ED2">
        <w:rPr>
          <w:rFonts w:eastAsia="Times New Roman" w:cstheme="minorHAnsi"/>
          <w:color w:val="000000" w:themeColor="text1"/>
          <w:lang w:eastAsia="ca-ES"/>
        </w:rPr>
        <w:t xml:space="preserve">N = </w:t>
      </w:r>
      <w:r w:rsidRPr="00B45EA5">
        <w:rPr>
          <w:rFonts w:eastAsia="Times New Roman" w:cstheme="minorHAnsi"/>
          <w:color w:val="000000" w:themeColor="text1"/>
          <w:lang w:eastAsia="ca-ES"/>
        </w:rPr>
        <w:t>21) and</w:t>
      </w:r>
      <w:r w:rsidR="00431B2A"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temperate (</w:t>
      </w:r>
      <w:r w:rsidR="00A53ED2">
        <w:rPr>
          <w:rFonts w:eastAsia="Times New Roman" w:cstheme="minorHAnsi"/>
          <w:color w:val="000000" w:themeColor="text1"/>
          <w:lang w:eastAsia="ca-ES"/>
        </w:rPr>
        <w:t xml:space="preserve">N = </w:t>
      </w:r>
      <w:r w:rsidRPr="00B45EA5">
        <w:rPr>
          <w:rFonts w:eastAsia="Times New Roman" w:cstheme="minorHAnsi"/>
          <w:color w:val="000000" w:themeColor="text1"/>
          <w:lang w:eastAsia="ca-ES"/>
        </w:rPr>
        <w:t>38) alpine communities from the same biogeographical region</w:t>
      </w:r>
      <w:r w:rsidR="00483D06">
        <w:rPr>
          <w:rFonts w:eastAsia="Times New Roman" w:cstheme="minorHAnsi"/>
          <w:color w:val="000000" w:themeColor="text1"/>
          <w:lang w:eastAsia="ca-ES"/>
        </w:rPr>
        <w:t xml:space="preserve"> in</w:t>
      </w:r>
      <w:r w:rsidR="00483D06"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the Cantabrian Mountains </w:t>
      </w:r>
      <w:r w:rsidR="00431B2A" w:rsidRPr="00B45EA5">
        <w:rPr>
          <w:rFonts w:eastAsia="Times New Roman" w:cstheme="minorHAnsi"/>
          <w:color w:val="000000" w:themeColor="text1"/>
          <w:lang w:eastAsia="ca-ES"/>
        </w:rPr>
        <w:t xml:space="preserve">(northern </w:t>
      </w:r>
      <w:r w:rsidRPr="00B45EA5">
        <w:rPr>
          <w:rFonts w:eastAsia="Times New Roman" w:cstheme="minorHAnsi"/>
          <w:color w:val="000000" w:themeColor="text1"/>
          <w:lang w:eastAsia="ca-ES"/>
        </w:rPr>
        <w:t>Spain</w:t>
      </w:r>
      <w:r w:rsidR="00431B2A" w:rsidRPr="00B45EA5">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t>
      </w:r>
      <w:r w:rsidR="00F04318">
        <w:rPr>
          <w:rFonts w:eastAsia="Times New Roman" w:cstheme="minorHAnsi"/>
          <w:color w:val="000000" w:themeColor="text1"/>
          <w:lang w:eastAsia="ca-ES"/>
        </w:rPr>
        <w:t>By defining</w:t>
      </w:r>
      <w:r w:rsidRPr="00B45EA5">
        <w:rPr>
          <w:rFonts w:eastAsia="Times New Roman" w:cstheme="minorHAnsi"/>
          <w:color w:val="000000" w:themeColor="text1"/>
          <w:lang w:eastAsia="ca-ES"/>
        </w:rPr>
        <w:t xml:space="preserve"> eight traits related to germination phenology</w:t>
      </w:r>
      <w:r w:rsidR="00F04318">
        <w:rPr>
          <w:rFonts w:eastAsia="Times New Roman" w:cstheme="minorHAnsi"/>
          <w:color w:val="000000" w:themeColor="text1"/>
          <w:lang w:eastAsia="ca-ES"/>
        </w:rPr>
        <w:t>, we</w:t>
      </w:r>
      <w:r w:rsidRPr="00B45EA5">
        <w:rPr>
          <w:rFonts w:eastAsia="Times New Roman" w:cstheme="minorHAnsi"/>
          <w:color w:val="000000" w:themeColor="text1"/>
          <w:lang w:eastAsia="ca-ES"/>
        </w:rPr>
        <w:t xml:space="preserve"> found </w:t>
      </w:r>
      <w:r w:rsidR="006A2613">
        <w:rPr>
          <w:rFonts w:eastAsia="Times New Roman" w:cstheme="minorHAnsi"/>
          <w:color w:val="000000" w:themeColor="text1"/>
          <w:lang w:eastAsia="ca-ES"/>
        </w:rPr>
        <w:t xml:space="preserve">consistent effects of </w:t>
      </w:r>
      <w:r w:rsidR="00A53ED2">
        <w:rPr>
          <w:rFonts w:eastAsia="Times New Roman" w:cstheme="minorHAnsi"/>
          <w:color w:val="000000" w:themeColor="text1"/>
          <w:lang w:eastAsia="ca-ES"/>
        </w:rPr>
        <w:t>fellfield and snowbed</w:t>
      </w:r>
      <w:r w:rsidR="006A2613">
        <w:rPr>
          <w:rFonts w:eastAsia="Times New Roman" w:cstheme="minorHAnsi"/>
          <w:color w:val="000000" w:themeColor="text1"/>
          <w:lang w:eastAsia="ca-ES"/>
        </w:rPr>
        <w:t xml:space="preserve"> conditions </w:t>
      </w:r>
      <w:r w:rsidR="00F04318">
        <w:rPr>
          <w:rFonts w:eastAsia="Times New Roman" w:cstheme="minorHAnsi"/>
          <w:color w:val="000000" w:themeColor="text1"/>
          <w:lang w:eastAsia="ca-ES"/>
        </w:rPr>
        <w:t>in the two communities</w:t>
      </w:r>
      <w:r w:rsidRPr="00B45EA5">
        <w:rPr>
          <w:rFonts w:eastAsia="Times New Roman" w:cstheme="minorHAnsi"/>
          <w:color w:val="000000" w:themeColor="text1"/>
          <w:lang w:eastAsia="ca-ES"/>
        </w:rPr>
        <w:t>. In autumn, species germinated more and faster in fellfield conditions</w:t>
      </w:r>
      <w:r w:rsidR="00F04318">
        <w:rPr>
          <w:rFonts w:eastAsia="Times New Roman" w:cstheme="minorHAnsi"/>
          <w:color w:val="000000" w:themeColor="text1"/>
          <w:lang w:eastAsia="ca-ES"/>
        </w:rPr>
        <w:t>, while t</w:t>
      </w:r>
      <w:r w:rsidRPr="00B45EA5">
        <w:rPr>
          <w:rFonts w:eastAsia="Times New Roman" w:cstheme="minorHAnsi"/>
          <w:color w:val="000000" w:themeColor="text1"/>
          <w:lang w:eastAsia="ca-ES"/>
        </w:rPr>
        <w:t xml:space="preserve">he opposite trend was observed during winter and summer, with higher germination in snowbed conditions. </w:t>
      </w:r>
      <w:r w:rsidR="006A2613">
        <w:rPr>
          <w:rFonts w:eastAsia="Times New Roman" w:cstheme="minorHAnsi"/>
          <w:color w:val="000000" w:themeColor="text1"/>
          <w:lang w:eastAsia="ca-ES"/>
        </w:rPr>
        <w:t>These responses were complementary to the expected germination syndromes of</w:t>
      </w:r>
      <w:r w:rsidR="00F04318">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both communities, with</w:t>
      </w:r>
      <w:r w:rsidR="00F04318">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 xml:space="preserve">lower dormancy and higher autumn germination in </w:t>
      </w:r>
      <w:r w:rsidR="000158CB" w:rsidRPr="00B45EA5">
        <w:rPr>
          <w:rFonts w:eastAsia="Times New Roman" w:cstheme="minorHAnsi"/>
          <w:color w:val="000000" w:themeColor="text1"/>
          <w:lang w:eastAsia="ca-ES"/>
        </w:rPr>
        <w:t>m</w:t>
      </w:r>
      <w:r w:rsidRPr="00B45EA5">
        <w:rPr>
          <w:rFonts w:eastAsia="Times New Roman" w:cstheme="minorHAnsi"/>
          <w:color w:val="000000" w:themeColor="text1"/>
          <w:lang w:eastAsia="ca-ES"/>
        </w:rPr>
        <w:t xml:space="preserve">editerranean </w:t>
      </w:r>
      <w:r w:rsidR="006A2613">
        <w:rPr>
          <w:rFonts w:eastAsia="Times New Roman" w:cstheme="minorHAnsi"/>
          <w:color w:val="000000" w:themeColor="text1"/>
          <w:lang w:eastAsia="ca-ES"/>
        </w:rPr>
        <w:t xml:space="preserve">rather than temperate </w:t>
      </w:r>
      <w:commentRangeStart w:id="6"/>
      <w:r w:rsidR="006A2613">
        <w:rPr>
          <w:rFonts w:eastAsia="Times New Roman" w:cstheme="minorHAnsi"/>
          <w:color w:val="000000" w:themeColor="text1"/>
          <w:lang w:eastAsia="ca-ES"/>
        </w:rPr>
        <w:t>species</w:t>
      </w:r>
      <w:commentRangeEnd w:id="6"/>
      <w:r w:rsidR="00751E97">
        <w:rPr>
          <w:rStyle w:val="Refdecomentario"/>
          <w:rFonts w:ascii="Calibri" w:eastAsia="Calibri" w:hAnsi="Calibri" w:cs="Calibri"/>
        </w:rPr>
        <w:commentReference w:id="6"/>
      </w:r>
      <w:r w:rsidRPr="00B45EA5">
        <w:rPr>
          <w:rFonts w:eastAsia="Times New Roman" w:cstheme="minorHAnsi"/>
          <w:color w:val="000000" w:themeColor="text1"/>
          <w:lang w:eastAsia="ca-ES"/>
        </w:rPr>
        <w:t xml:space="preserve">. </w:t>
      </w:r>
      <w:r w:rsidRPr="00B45EA5">
        <w:rPr>
          <w:rFonts w:eastAsia="Times New Roman" w:cstheme="minorHAnsi"/>
          <w:lang w:eastAsia="ca-ES"/>
        </w:rPr>
        <w:t xml:space="preserve">Our results suggest that a warming scenario with reduced snow cover and higher temperatures will lead to accelerated germination rates and </w:t>
      </w:r>
      <w:r w:rsidRPr="00B45EA5">
        <w:rPr>
          <w:rFonts w:eastAsia="Times New Roman" w:cstheme="minorHAnsi"/>
          <w:color w:val="000000" w:themeColor="text1"/>
          <w:lang w:eastAsia="ca-ES"/>
        </w:rPr>
        <w:t xml:space="preserve">will likely have </w:t>
      </w:r>
      <w:r w:rsidR="006A2613">
        <w:rPr>
          <w:rFonts w:eastAsia="Times New Roman" w:cstheme="minorHAnsi"/>
          <w:color w:val="000000" w:themeColor="text1"/>
          <w:lang w:eastAsia="ca-ES"/>
        </w:rPr>
        <w:t>disrupting</w:t>
      </w:r>
      <w:r w:rsidR="006A2613"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effects on species with strict cold germination requirements, especially in temperate alpine communities</w:t>
      </w:r>
      <w:r w:rsidRPr="00B45EA5">
        <w:rPr>
          <w:rFonts w:eastAsia="Times New Roman" w:cstheme="minorHAnsi"/>
          <w:lang w:eastAsia="ca-ES"/>
        </w:rPr>
        <w:t>.</w:t>
      </w:r>
    </w:p>
    <w:p w14:paraId="4D222CCA" w14:textId="12B88A9E" w:rsidR="00271C8A" w:rsidRDefault="00171B80" w:rsidP="00171B80">
      <w:pPr>
        <w:pStyle w:val="Ttulo2"/>
      </w:pPr>
      <w:r w:rsidRPr="00171B80">
        <w:t>1.</w:t>
      </w:r>
      <w:r>
        <w:t xml:space="preserve"> </w:t>
      </w:r>
      <w:r w:rsidR="00B17E5D" w:rsidRPr="00271C8A">
        <w:t>Introduction</w:t>
      </w:r>
    </w:p>
    <w:p w14:paraId="6396B7DE" w14:textId="76525494" w:rsidR="00B03E99" w:rsidRDefault="00024631" w:rsidP="00B03E99">
      <w:pPr>
        <w:pStyle w:val="Ttulo3"/>
      </w:pPr>
      <w:r>
        <w:t>Importance of regeneration and response to climate</w:t>
      </w:r>
      <w:r w:rsidR="00B03E99">
        <w:t xml:space="preserve"> (Focus on germination)</w:t>
      </w:r>
    </w:p>
    <w:p w14:paraId="5AA95480" w14:textId="77777777" w:rsidR="000C1563" w:rsidRPr="00B17E5D" w:rsidRDefault="000C1563" w:rsidP="000C1563">
      <w:pPr>
        <w:spacing w:after="0" w:line="360" w:lineRule="auto"/>
        <w:jc w:val="both"/>
        <w:textAlignment w:val="baseline"/>
        <w:rPr>
          <w:rFonts w:cstheme="minorHAnsi"/>
        </w:rPr>
      </w:pPr>
      <w:r w:rsidRPr="00B17E5D">
        <w:rPr>
          <w:rFonts w:cstheme="minorHAnsi"/>
          <w:b/>
        </w:rPr>
        <w:t>Germination</w:t>
      </w:r>
      <w:r w:rsidRPr="00B17E5D">
        <w:rPr>
          <w:rFonts w:cstheme="minorHAnsi"/>
        </w:rPr>
        <w:t xml:space="preserve"> is a sensitive (Hoyle et al. 2015) and irreversible process that precedes the most vulnerable stages of plant life (REF), thus detecting the best possible conditions to initiate is key </w:t>
      </w:r>
      <w:proofErr w:type="gramStart"/>
      <w:r w:rsidRPr="00B17E5D">
        <w:rPr>
          <w:rFonts w:cstheme="minorHAnsi"/>
        </w:rPr>
        <w:t>in order for</w:t>
      </w:r>
      <w:proofErr w:type="gramEnd"/>
      <w:r w:rsidRPr="00B17E5D">
        <w:rPr>
          <w:rFonts w:cstheme="minorHAnsi"/>
        </w:rPr>
        <w:t xml:space="preserve"> plants to successfully regenerate (REF). Germination phenology and strategies have strong fitness implications (</w:t>
      </w:r>
      <w:r w:rsidRPr="00B17E5D">
        <w:rPr>
          <w:rFonts w:cstheme="minorHAnsi"/>
          <w:highlight w:val="yellow"/>
        </w:rPr>
        <w:t>Donohue 2005</w:t>
      </w:r>
      <w:proofErr w:type="gramStart"/>
      <w:r w:rsidRPr="00B17E5D">
        <w:rPr>
          <w:rFonts w:cstheme="minorHAnsi"/>
        </w:rPr>
        <w:t>)</w:t>
      </w:r>
      <w:proofErr w:type="gramEnd"/>
      <w:r w:rsidRPr="00B17E5D">
        <w:rPr>
          <w:rFonts w:cstheme="minorHAnsi"/>
        </w:rPr>
        <w:t xml:space="preserve"> and it has been observed to be highly variable especially in alpine plant communities (</w:t>
      </w:r>
      <w:r w:rsidRPr="00B17E5D">
        <w:rPr>
          <w:rFonts w:cstheme="minorHAnsi"/>
          <w:highlight w:val="yellow"/>
        </w:rPr>
        <w:t>Wagner and Simons 2009</w:t>
      </w:r>
      <w:r w:rsidRPr="00B17E5D">
        <w:rPr>
          <w:rFonts w:cstheme="minorHAnsi"/>
        </w:rPr>
        <w:t>).</w:t>
      </w:r>
    </w:p>
    <w:p w14:paraId="3558A8CD" w14:textId="77777777" w:rsidR="005C00E4" w:rsidRPr="00B17E5D" w:rsidRDefault="005C00E4" w:rsidP="005C00E4">
      <w:pPr>
        <w:spacing w:after="0" w:line="360" w:lineRule="auto"/>
        <w:jc w:val="both"/>
        <w:textAlignment w:val="baseline"/>
        <w:rPr>
          <w:rFonts w:eastAsia="Times New Roman" w:cstheme="minorHAnsi"/>
          <w:color w:val="000000"/>
          <w:lang w:eastAsia="ca-ES"/>
        </w:rPr>
      </w:pPr>
      <w:r w:rsidRPr="00B17E5D">
        <w:rPr>
          <w:rFonts w:eastAsia="Times New Roman" w:cstheme="minorHAnsi"/>
          <w:b/>
          <w:color w:val="000000"/>
          <w:lang w:eastAsia="ca-ES"/>
        </w:rPr>
        <w:lastRenderedPageBreak/>
        <w:t>Germination strategies</w:t>
      </w:r>
      <w:r w:rsidRPr="00B17E5D">
        <w:rPr>
          <w:rFonts w:eastAsia="Times New Roman" w:cstheme="minorHAnsi"/>
          <w:color w:val="000000"/>
          <w:lang w:eastAsia="ca-ES"/>
        </w:rPr>
        <w:t xml:space="preserve"> (DEFINITION) temperate vs Mediterranean.  Globally, a period of cold stratification and warm cues are needed for temperate alpine species to initiate the germination process (Baskin and Baskin 2014, Fernández-Pascual 2020). In high mountains with Mediterranean </w:t>
      </w:r>
      <w:proofErr w:type="gramStart"/>
      <w:r w:rsidRPr="00B17E5D">
        <w:rPr>
          <w:rFonts w:eastAsia="Times New Roman" w:cstheme="minorHAnsi"/>
          <w:color w:val="000000"/>
          <w:lang w:eastAsia="ca-ES"/>
        </w:rPr>
        <w:t>climate</w:t>
      </w:r>
      <w:proofErr w:type="gramEnd"/>
      <w:r w:rsidRPr="00B17E5D">
        <w:rPr>
          <w:rFonts w:eastAsia="Times New Roman" w:cstheme="minorHAnsi"/>
          <w:color w:val="000000"/>
          <w:lang w:eastAsia="ca-ES"/>
        </w:rPr>
        <w:t xml:space="preserve"> it has been observed that most species are able to germinate immediately after dispersal if water is available but do not differ from temperate alpine species with improved germination after a period of cold stratification (Jiménez-Benavides 2005).</w:t>
      </w:r>
    </w:p>
    <w:p w14:paraId="751184B1" w14:textId="283322FC" w:rsidR="00B03E99" w:rsidRDefault="00B03E99" w:rsidP="00B03E99"/>
    <w:p w14:paraId="61388780" w14:textId="29DD1C27" w:rsidR="00B03E99" w:rsidRDefault="00B03E99" w:rsidP="00B03E99">
      <w:pPr>
        <w:pStyle w:val="Ttulo3"/>
      </w:pPr>
      <w:r>
        <w:t>Alpine environment (low prospection, diverse microhabitats</w:t>
      </w:r>
      <w:r w:rsidR="00C40AFD">
        <w:t>, response to climate change. Highlight role of seed regeneration and germination timing</w:t>
      </w:r>
    </w:p>
    <w:p w14:paraId="68D81364" w14:textId="77777777" w:rsidR="000C1563" w:rsidRPr="00B17E5D" w:rsidRDefault="000C1563" w:rsidP="000C1563">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w:t>
      </w:r>
      <w:r w:rsidRPr="00B17E5D">
        <w:rPr>
          <w:rFonts w:eastAsia="Times New Roman" w:cstheme="minorHAnsi"/>
          <w:b/>
          <w:color w:val="000000"/>
          <w:lang w:eastAsia="ca-ES"/>
        </w:rPr>
        <w:t>alpine environment</w:t>
      </w:r>
      <w:r w:rsidRPr="00B17E5D">
        <w:rPr>
          <w:rFonts w:eastAsia="Times New Roman" w:cstheme="minorHAnsi"/>
          <w:color w:val="000000"/>
          <w:lang w:eastAsia="ca-ES"/>
        </w:rPr>
        <w:t xml:space="preserve"> is characterized by extreme weather conditions, short growing </w:t>
      </w:r>
      <w:proofErr w:type="gramStart"/>
      <w:r w:rsidRPr="00B17E5D">
        <w:rPr>
          <w:rFonts w:eastAsia="Times New Roman" w:cstheme="minorHAnsi"/>
          <w:color w:val="000000"/>
          <w:lang w:eastAsia="ca-ES"/>
        </w:rPr>
        <w:t>season</w:t>
      </w:r>
      <w:proofErr w:type="gramEnd"/>
      <w:r w:rsidRPr="00B17E5D">
        <w:rPr>
          <w:rFonts w:eastAsia="Times New Roman" w:cstheme="minorHAnsi"/>
          <w:color w:val="000000"/>
          <w:lang w:eastAsia="ca-ES"/>
        </w:rPr>
        <w:t xml:space="preserve"> and high topographic roughness (Körner 2021). These characteristics translate into micro-topographic differences in the snow-melting and temperature regimes (Körner 1999) which in turn determine local alpine plant diversity (</w:t>
      </w:r>
      <w:proofErr w:type="spellStart"/>
      <w:r w:rsidRPr="00B17E5D">
        <w:rPr>
          <w:rFonts w:eastAsia="Times New Roman" w:cstheme="minorHAnsi"/>
          <w:color w:val="000000"/>
          <w:highlight w:val="yellow"/>
          <w:lang w:eastAsia="ca-ES"/>
        </w:rPr>
        <w:t>Schöb</w:t>
      </w:r>
      <w:proofErr w:type="spellEnd"/>
      <w:r w:rsidRPr="00B17E5D">
        <w:rPr>
          <w:rFonts w:eastAsia="Times New Roman" w:cstheme="minorHAnsi"/>
          <w:color w:val="000000"/>
          <w:highlight w:val="yellow"/>
          <w:lang w:eastAsia="ca-ES"/>
        </w:rPr>
        <w:t xml:space="preserve"> 2009</w:t>
      </w:r>
      <w:r w:rsidRPr="00B17E5D">
        <w:rPr>
          <w:rFonts w:eastAsia="Times New Roman" w:cstheme="minorHAnsi"/>
          <w:color w:val="000000"/>
          <w:lang w:eastAsia="ca-ES"/>
        </w:rPr>
        <w:t xml:space="preserve">). Different microclimatic conditions likely </w:t>
      </w:r>
      <w:proofErr w:type="gramStart"/>
      <w:r w:rsidRPr="00B17E5D">
        <w:rPr>
          <w:rFonts w:eastAsia="Times New Roman" w:cstheme="minorHAnsi"/>
          <w:color w:val="000000"/>
          <w:lang w:eastAsia="ca-ES"/>
        </w:rPr>
        <w:t>modifies</w:t>
      </w:r>
      <w:proofErr w:type="gramEnd"/>
      <w:r w:rsidRPr="00B17E5D">
        <w:rPr>
          <w:rFonts w:eastAsia="Times New Roman" w:cstheme="minorHAnsi"/>
          <w:color w:val="000000"/>
          <w:lang w:eastAsia="ca-ES"/>
        </w:rPr>
        <w:t xml:space="preserve"> plant community assembly processes (Körner 2003) and favour the development of adaptations to specific microhabitats (</w:t>
      </w:r>
      <w:r w:rsidRPr="00B17E5D">
        <w:rPr>
          <w:rFonts w:eastAsia="Times New Roman" w:cstheme="minorHAnsi"/>
          <w:color w:val="000000"/>
          <w:highlight w:val="yellow"/>
          <w:lang w:eastAsia="ca-ES"/>
        </w:rPr>
        <w:t>Graham et al 2012</w:t>
      </w:r>
      <w:r w:rsidRPr="00B17E5D">
        <w:rPr>
          <w:rFonts w:eastAsia="Times New Roman" w:cstheme="minorHAnsi"/>
          <w:color w:val="000000"/>
          <w:lang w:eastAsia="ca-ES"/>
        </w:rPr>
        <w:t xml:space="preserve">). </w:t>
      </w:r>
    </w:p>
    <w:p w14:paraId="16B34BE1" w14:textId="0171D0C7" w:rsidR="005352E2" w:rsidRPr="00A9357C" w:rsidRDefault="006E65EB" w:rsidP="00A9357C">
      <w:pPr>
        <w:spacing w:after="0" w:line="360" w:lineRule="auto"/>
        <w:jc w:val="both"/>
        <w:textAlignment w:val="baseline"/>
        <w:rPr>
          <w:rFonts w:eastAsia="Times New Roman" w:cstheme="minorHAnsi"/>
          <w:color w:val="000000"/>
          <w:lang w:eastAsia="ca-ES"/>
        </w:rPr>
      </w:pPr>
      <w:commentRangeStart w:id="7"/>
      <w:commentRangeStart w:id="8"/>
      <w:r w:rsidRPr="00A9357C">
        <w:rPr>
          <w:rFonts w:eastAsia="Times New Roman" w:cstheme="minorHAnsi"/>
          <w:color w:val="000000"/>
          <w:lang w:eastAsia="ca-ES"/>
        </w:rPr>
        <w:t xml:space="preserve">At fine scales, studies in alpine habitats found that topographic heterogeneity creates a mosaic of microclimatic conditions </w:t>
      </w:r>
      <w:r w:rsidRPr="00A9357C">
        <w:rPr>
          <w:rFonts w:eastAsia="Times New Roman" w:cstheme="minorHAnsi"/>
          <w:color w:val="000000"/>
          <w:lang w:eastAsia="ca-ES"/>
        </w:rPr>
        <w:fldChar w:fldCharType="begin" w:fldLock="1"/>
      </w:r>
      <w:r w:rsidRPr="00A9357C">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 D. and 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D. and Körner, 2011)","plainTextFormattedCitation":"(Scherrer, D. and Körner, 2011)","previouslyFormattedCitation":"(Scherrer, D. and Körner, 2011)"},"properties":{"noteIndex":0},"schema":"https://github.com/citation-style-language/schema/raw/master/csl-citation.json"}</w:instrText>
      </w:r>
      <w:r w:rsidRPr="00A9357C">
        <w:rPr>
          <w:rFonts w:eastAsia="Times New Roman" w:cstheme="minorHAnsi"/>
          <w:color w:val="000000"/>
          <w:lang w:eastAsia="ca-ES"/>
        </w:rPr>
        <w:fldChar w:fldCharType="separate"/>
      </w:r>
      <w:r w:rsidRPr="00A9357C">
        <w:rPr>
          <w:rFonts w:eastAsia="Times New Roman" w:cstheme="minorHAnsi"/>
          <w:color w:val="000000"/>
          <w:lang w:eastAsia="ca-ES"/>
        </w:rPr>
        <w:t>(Scherrer, D. and Körner, 2011)</w:t>
      </w:r>
      <w:r w:rsidRPr="00A9357C">
        <w:rPr>
          <w:rFonts w:eastAsia="Times New Roman" w:cstheme="minorHAnsi"/>
          <w:color w:val="000000"/>
          <w:lang w:eastAsia="ca-ES"/>
        </w:rPr>
        <w:fldChar w:fldCharType="end"/>
      </w:r>
      <w:r w:rsidRPr="00A9357C">
        <w:rPr>
          <w:rFonts w:eastAsia="Times New Roman" w:cstheme="minorHAnsi"/>
          <w:color w:val="000000"/>
          <w:lang w:eastAsia="ca-ES"/>
        </w:rPr>
        <w:t xml:space="preserve"> which in turn determine changes in compositional </w:t>
      </w:r>
      <w:r w:rsidRPr="00A9357C">
        <w:rPr>
          <w:rFonts w:eastAsia="Times New Roman" w:cstheme="minorHAnsi"/>
          <w:color w:val="000000"/>
          <w:lang w:eastAsia="ca-ES"/>
        </w:rPr>
        <w:fldChar w:fldCharType="begin" w:fldLock="1"/>
      </w:r>
      <w:r w:rsidRPr="00A9357C">
        <w:rPr>
          <w:rFonts w:eastAsia="Times New Roman" w:cstheme="minorHAnsi"/>
          <w:color w:val="000000"/>
          <w:lang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Pr="00A9357C">
        <w:rPr>
          <w:rFonts w:eastAsia="Times New Roman" w:cstheme="minorHAnsi"/>
          <w:color w:val="000000"/>
          <w:lang w:eastAsia="ca-ES"/>
        </w:rPr>
        <w:fldChar w:fldCharType="separate"/>
      </w:r>
      <w:r w:rsidRPr="00A9357C">
        <w:rPr>
          <w:rFonts w:eastAsia="Times New Roman" w:cstheme="minorHAnsi"/>
          <w:color w:val="000000"/>
          <w:lang w:eastAsia="ca-ES"/>
        </w:rPr>
        <w:t>(Jiménez-Alfaro et al., 2014)</w:t>
      </w:r>
      <w:r w:rsidRPr="00A9357C">
        <w:rPr>
          <w:rFonts w:eastAsia="Times New Roman" w:cstheme="minorHAnsi"/>
          <w:color w:val="000000"/>
          <w:lang w:eastAsia="ca-ES"/>
        </w:rPr>
        <w:fldChar w:fldCharType="end"/>
      </w:r>
      <w:r w:rsidRPr="00A9357C">
        <w:rPr>
          <w:rFonts w:eastAsia="Times New Roman" w:cstheme="minorHAnsi"/>
          <w:color w:val="000000"/>
          <w:lang w:eastAsia="ca-ES"/>
        </w:rPr>
        <w:t xml:space="preserve"> and functional diversity </w:t>
      </w:r>
      <w:r w:rsidRPr="00A9357C">
        <w:rPr>
          <w:rFonts w:eastAsia="Times New Roman" w:cstheme="minorHAnsi"/>
          <w:color w:val="000000"/>
          <w:lang w:eastAsia="ca-ES"/>
        </w:rPr>
        <w:fldChar w:fldCharType="begin" w:fldLock="1"/>
      </w:r>
      <w:r w:rsidRPr="00A9357C">
        <w:rPr>
          <w:rFonts w:eastAsia="Times New Roman" w:cstheme="minorHAnsi"/>
          <w:color w:val="000000"/>
          <w:lang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Pr="00A9357C">
        <w:rPr>
          <w:rFonts w:eastAsia="Times New Roman" w:cstheme="minorHAnsi"/>
          <w:color w:val="000000"/>
          <w:lang w:eastAsia="ca-ES"/>
        </w:rPr>
        <w:fldChar w:fldCharType="separate"/>
      </w:r>
      <w:r w:rsidRPr="00A9357C">
        <w:rPr>
          <w:rFonts w:eastAsia="Times New Roman" w:cstheme="minorHAnsi"/>
          <w:color w:val="000000"/>
          <w:lang w:eastAsia="ca-ES"/>
        </w:rPr>
        <w:t>(García-Gutiérrez et al., 2018)</w:t>
      </w:r>
      <w:r w:rsidRPr="00A9357C">
        <w:rPr>
          <w:rFonts w:eastAsia="Times New Roman" w:cstheme="minorHAnsi"/>
          <w:color w:val="000000"/>
          <w:lang w:eastAsia="ca-ES"/>
        </w:rPr>
        <w:fldChar w:fldCharType="end"/>
      </w:r>
      <w:r w:rsidRPr="00A9357C">
        <w:rPr>
          <w:rFonts w:eastAsia="Times New Roman" w:cstheme="minorHAnsi"/>
          <w:color w:val="000000"/>
          <w:lang w:eastAsia="ca-ES"/>
        </w:rPr>
        <w:t xml:space="preserve">. </w:t>
      </w:r>
      <w:commentRangeEnd w:id="7"/>
      <w:r w:rsidRPr="00A9357C">
        <w:rPr>
          <w:rFonts w:eastAsia="Times New Roman" w:cstheme="minorHAnsi"/>
          <w:color w:val="000000"/>
          <w:lang w:eastAsia="ca-ES"/>
        </w:rPr>
        <w:commentReference w:id="7"/>
      </w:r>
      <w:commentRangeEnd w:id="8"/>
      <w:r w:rsidRPr="00A9357C">
        <w:rPr>
          <w:rFonts w:eastAsia="Times New Roman" w:cstheme="minorHAnsi"/>
          <w:color w:val="000000"/>
          <w:lang w:eastAsia="ca-ES"/>
        </w:rPr>
        <w:commentReference w:id="8"/>
      </w:r>
    </w:p>
    <w:p w14:paraId="4CB0F53C" w14:textId="71A37BBB" w:rsidR="005352E2" w:rsidRPr="005352E2" w:rsidRDefault="005352E2" w:rsidP="000C1563">
      <w:pPr>
        <w:pStyle w:val="Ttulo3"/>
      </w:pPr>
      <w:r>
        <w:t>Snow gradients</w:t>
      </w:r>
      <w:r w:rsidR="000C1563">
        <w:t xml:space="preserve"> and effect on regeneration</w:t>
      </w:r>
    </w:p>
    <w:p w14:paraId="0E9B8A0F"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b/>
          <w:color w:val="000000"/>
          <w:lang w:eastAsia="ca-ES"/>
        </w:rPr>
        <w:t>Microsites conditions</w:t>
      </w:r>
      <w:r w:rsidRPr="00B17E5D">
        <w:rPr>
          <w:rFonts w:eastAsia="Times New Roman" w:cstheme="minorHAnsi"/>
          <w:color w:val="000000"/>
          <w:lang w:eastAsia="ca-ES"/>
        </w:rPr>
        <w:t xml:space="preserve"> (fellfield vs snowbed ADD description) heterogeneity patches.</w:t>
      </w:r>
    </w:p>
    <w:p w14:paraId="000C0C8A"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cstheme="minorHAnsi"/>
        </w:rPr>
        <w:t xml:space="preserve">Concordantly recent studies found that </w:t>
      </w:r>
      <w:r w:rsidRPr="00B17E5D">
        <w:rPr>
          <w:rFonts w:eastAsia="Times New Roman" w:cstheme="minorHAnsi"/>
          <w:color w:val="000000"/>
          <w:lang w:eastAsia="ca-ES"/>
        </w:rPr>
        <w:t>functional variability in alpine areas is mainly related to topographic gradients (</w:t>
      </w:r>
      <w:r w:rsidRPr="00B17E5D">
        <w:rPr>
          <w:rFonts w:eastAsia="Times New Roman" w:cstheme="minorHAnsi"/>
          <w:color w:val="000000"/>
          <w:highlight w:val="yellow"/>
          <w:lang w:eastAsia="ca-ES"/>
        </w:rPr>
        <w:t>Choler 2005</w:t>
      </w:r>
      <w:r w:rsidRPr="00B17E5D">
        <w:rPr>
          <w:rFonts w:eastAsia="Times New Roman" w:cstheme="minorHAnsi"/>
          <w:color w:val="000000"/>
          <w:lang w:eastAsia="ca-ES"/>
        </w:rPr>
        <w:t xml:space="preserve">). Thus, seems logical to think that </w:t>
      </w:r>
      <w:r w:rsidRPr="00B17E5D">
        <w:rPr>
          <w:rFonts w:eastAsia="Times New Roman" w:cstheme="minorHAnsi"/>
          <w:b/>
          <w:color w:val="000000"/>
          <w:lang w:eastAsia="ca-ES"/>
        </w:rPr>
        <w:t>regeneration traits</w:t>
      </w:r>
      <w:r w:rsidRPr="00B17E5D">
        <w:rPr>
          <w:rFonts w:eastAsia="Times New Roman" w:cstheme="minorHAnsi"/>
          <w:color w:val="000000"/>
          <w:lang w:eastAsia="ca-ES"/>
        </w:rPr>
        <w:t xml:space="preserve"> (Grubb 1977), like dormancy and germination requirements, may differ according to this micro-topographic gradient. </w:t>
      </w:r>
      <w:r w:rsidRPr="00B17E5D">
        <w:rPr>
          <w:rFonts w:cstheme="minorHAnsi"/>
        </w:rPr>
        <w:t>Recent studies highlight the importance of integrating these regeneration traits in plant community ecology (Jiménez-Alfaro et al. 2016) and Hoyle et al. (2015) found that germination strategies add an independent axis of variation relative to vegetation traits. H</w:t>
      </w:r>
      <w:r w:rsidRPr="00B17E5D">
        <w:rPr>
          <w:rFonts w:eastAsia="Times New Roman" w:cstheme="minorHAnsi"/>
          <w:color w:val="000000"/>
          <w:lang w:eastAsia="ca-ES"/>
        </w:rPr>
        <w:t xml:space="preserve">owever, the few studies that </w:t>
      </w:r>
      <w:proofErr w:type="gramStart"/>
      <w:r w:rsidRPr="00B17E5D">
        <w:rPr>
          <w:rFonts w:eastAsia="Times New Roman" w:cstheme="minorHAnsi"/>
          <w:color w:val="000000"/>
          <w:lang w:eastAsia="ca-ES"/>
        </w:rPr>
        <w:t>take into account</w:t>
      </w:r>
      <w:proofErr w:type="gramEnd"/>
      <w:r w:rsidRPr="00B17E5D">
        <w:rPr>
          <w:rFonts w:eastAsia="Times New Roman" w:cstheme="minorHAnsi"/>
          <w:color w:val="000000"/>
          <w:lang w:eastAsia="ca-ES"/>
        </w:rPr>
        <w:t xml:space="preserve"> microclimatic variability found no differing traits between fellfield </w:t>
      </w:r>
      <w:proofErr w:type="spellStart"/>
      <w:r w:rsidRPr="00B17E5D">
        <w:rPr>
          <w:rFonts w:eastAsia="Times New Roman" w:cstheme="minorHAnsi"/>
          <w:color w:val="000000"/>
          <w:lang w:eastAsia="ca-ES"/>
        </w:rPr>
        <w:t>sloper</w:t>
      </w:r>
      <w:proofErr w:type="spellEnd"/>
      <w:r w:rsidRPr="00B17E5D">
        <w:rPr>
          <w:rFonts w:eastAsia="Times New Roman" w:cstheme="minorHAnsi"/>
          <w:color w:val="000000"/>
          <w:lang w:eastAsia="ca-ES"/>
        </w:rPr>
        <w:t xml:space="preserve"> and </w:t>
      </w:r>
      <w:proofErr w:type="spellStart"/>
      <w:r w:rsidRPr="00B17E5D">
        <w:rPr>
          <w:rFonts w:eastAsia="Times New Roman" w:cstheme="minorHAnsi"/>
          <w:color w:val="000000"/>
          <w:lang w:eastAsia="ca-ES"/>
        </w:rPr>
        <w:t>sowbed</w:t>
      </w:r>
      <w:proofErr w:type="spellEnd"/>
      <w:r w:rsidRPr="00B17E5D">
        <w:rPr>
          <w:rFonts w:eastAsia="Times New Roman" w:cstheme="minorHAnsi"/>
          <w:color w:val="000000"/>
          <w:lang w:eastAsia="ca-ES"/>
        </w:rPr>
        <w:t xml:space="preserve"> communities (Shimono and Kudo 2005, </w:t>
      </w:r>
      <w:r w:rsidRPr="00B17E5D">
        <w:rPr>
          <w:rFonts w:eastAsia="Times New Roman" w:cstheme="minorHAnsi"/>
          <w:color w:val="000000"/>
          <w:highlight w:val="yellow"/>
          <w:lang w:eastAsia="ca-ES"/>
        </w:rPr>
        <w:t>Sergey??).</w:t>
      </w:r>
      <w:r w:rsidRPr="00B17E5D">
        <w:rPr>
          <w:rFonts w:eastAsia="Times New Roman" w:cstheme="minorHAnsi"/>
          <w:color w:val="000000"/>
          <w:lang w:eastAsia="ca-ES"/>
        </w:rPr>
        <w:t xml:space="preserve"> </w:t>
      </w:r>
    </w:p>
    <w:p w14:paraId="6949A840" w14:textId="77777777" w:rsidR="00B17E5D" w:rsidRDefault="00B17E5D" w:rsidP="00B17E5D">
      <w:pPr>
        <w:spacing w:after="0" w:line="360" w:lineRule="auto"/>
        <w:jc w:val="both"/>
        <w:textAlignment w:val="baseline"/>
        <w:rPr>
          <w:rFonts w:cstheme="minorHAnsi"/>
        </w:rPr>
      </w:pPr>
      <w:r w:rsidRPr="00B17E5D">
        <w:rPr>
          <w:rFonts w:eastAsia="Times New Roman" w:cstheme="minorHAnsi"/>
          <w:color w:val="000000"/>
          <w:lang w:eastAsia="ca-ES"/>
        </w:rPr>
        <w:t xml:space="preserve">This seemingly contradictory results could be explained by the fact que we don’t fully understand </w:t>
      </w:r>
      <w:r w:rsidRPr="00B17E5D">
        <w:rPr>
          <w:rFonts w:cstheme="minorHAnsi"/>
        </w:rPr>
        <w:t>the underlying causes of the variation observed and the complexity of processes involved in regeneration traits.</w:t>
      </w:r>
    </w:p>
    <w:p w14:paraId="0B8D2B70" w14:textId="6A309A8E" w:rsidR="00D9327D" w:rsidRDefault="00D9327D" w:rsidP="00D9327D">
      <w:pPr>
        <w:pStyle w:val="Ttulo3"/>
      </w:pPr>
      <w:r>
        <w:t>Scientific problem/gap (difficulty/complexity/</w:t>
      </w:r>
      <w:r w:rsidR="00C52260">
        <w:t>T used)</w:t>
      </w:r>
    </w:p>
    <w:p w14:paraId="384F96FF" w14:textId="7777777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highlight w:val="yellow"/>
          <w:lang w:eastAsia="ca-ES"/>
        </w:rPr>
        <w:t>“Experiments under conditions simulating the actual fluctuations in the field are needed in order to understand the habitat-specific germination strategy (Shimono and Kudo 2005)”</w:t>
      </w:r>
      <w:r w:rsidRPr="00B17E5D">
        <w:rPr>
          <w:rFonts w:eastAsia="Times New Roman" w:cstheme="minorHAnsi"/>
          <w:color w:val="000000"/>
          <w:lang w:eastAsia="ca-ES"/>
        </w:rPr>
        <w:t xml:space="preserve">. </w:t>
      </w:r>
    </w:p>
    <w:p w14:paraId="0EC2B9FC" w14:textId="2BD1D87A" w:rsidR="00C52260" w:rsidRDefault="00C52260" w:rsidP="00C52260">
      <w:pPr>
        <w:pStyle w:val="Ttulo3"/>
        <w:rPr>
          <w:rFonts w:eastAsia="Times New Roman"/>
          <w:lang w:eastAsia="ca-ES"/>
        </w:rPr>
      </w:pPr>
      <w:r>
        <w:rPr>
          <w:rFonts w:eastAsia="Times New Roman"/>
          <w:lang w:eastAsia="ca-ES"/>
        </w:rPr>
        <w:lastRenderedPageBreak/>
        <w:t xml:space="preserve">Present OUR </w:t>
      </w:r>
      <w:proofErr w:type="gramStart"/>
      <w:r>
        <w:rPr>
          <w:rFonts w:eastAsia="Times New Roman"/>
          <w:lang w:eastAsia="ca-ES"/>
        </w:rPr>
        <w:t>study</w:t>
      </w:r>
      <w:proofErr w:type="gramEnd"/>
    </w:p>
    <w:p w14:paraId="60607D9D" w14:textId="6962CF9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Our approach to study germination phenology in alpine communities through a variety of calculated traits mimicked a </w:t>
      </w:r>
      <w:proofErr w:type="gramStart"/>
      <w:r w:rsidRPr="00B17E5D">
        <w:rPr>
          <w:rFonts w:eastAsia="Times New Roman" w:cstheme="minorHAnsi"/>
          <w:color w:val="000000"/>
          <w:lang w:eastAsia="ca-ES"/>
        </w:rPr>
        <w:t>whole year temperature regimes</w:t>
      </w:r>
      <w:proofErr w:type="gramEnd"/>
      <w:r w:rsidRPr="00B17E5D">
        <w:rPr>
          <w:rFonts w:eastAsia="Times New Roman" w:cstheme="minorHAnsi"/>
          <w:color w:val="000000"/>
          <w:lang w:eastAsia="ca-ES"/>
        </w:rPr>
        <w:t xml:space="preserve"> and </w:t>
      </w:r>
      <w:proofErr w:type="spellStart"/>
      <w:r w:rsidRPr="00B17E5D">
        <w:rPr>
          <w:rFonts w:eastAsia="Times New Roman" w:cstheme="minorHAnsi"/>
          <w:color w:val="000000"/>
          <w:lang w:eastAsia="ca-ES"/>
        </w:rPr>
        <w:t>snowcover</w:t>
      </w:r>
      <w:proofErr w:type="spellEnd"/>
      <w:r w:rsidRPr="00B17E5D">
        <w:rPr>
          <w:rFonts w:eastAsia="Times New Roman" w:cstheme="minorHAnsi"/>
          <w:color w:val="000000"/>
          <w:lang w:eastAsia="ca-ES"/>
        </w:rPr>
        <w:t xml:space="preserve"> period in two extreme microclimatic conditions. </w:t>
      </w:r>
    </w:p>
    <w:p w14:paraId="70BFED16" w14:textId="77777777" w:rsidR="00B17E5D" w:rsidRPr="00B17E5D" w:rsidRDefault="00B17E5D" w:rsidP="00B17E5D">
      <w:pPr>
        <w:spacing w:after="0" w:line="360" w:lineRule="auto"/>
        <w:jc w:val="both"/>
        <w:textAlignment w:val="baseline"/>
        <w:rPr>
          <w:rFonts w:cstheme="minorHAnsi"/>
        </w:rPr>
      </w:pPr>
      <w:r w:rsidRPr="00B17E5D">
        <w:rPr>
          <w:rFonts w:cstheme="minorHAnsi"/>
        </w:rPr>
        <w:t>Alpine grassland communities (threats)</w:t>
      </w:r>
    </w:p>
    <w:p w14:paraId="0DF76B44" w14:textId="3E98F369"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main goal is to study germination phenology/timing variation across microhabitat </w:t>
      </w:r>
      <w:r w:rsidR="00DB5D4C">
        <w:rPr>
          <w:rFonts w:eastAsia="Times New Roman" w:cstheme="minorHAnsi"/>
          <w:color w:val="000000"/>
          <w:lang w:eastAsia="ca-ES"/>
        </w:rPr>
        <w:t>contrasting</w:t>
      </w:r>
      <w:r w:rsidR="00DB5D4C" w:rsidRPr="00B17E5D">
        <w:rPr>
          <w:rFonts w:eastAsia="Times New Roman" w:cstheme="minorHAnsi"/>
          <w:color w:val="000000"/>
          <w:lang w:eastAsia="ca-ES"/>
        </w:rPr>
        <w:t xml:space="preserve"> </w:t>
      </w:r>
      <w:r w:rsidR="00DB5D4C">
        <w:rPr>
          <w:rFonts w:eastAsia="Times New Roman" w:cstheme="minorHAnsi"/>
          <w:color w:val="000000"/>
          <w:lang w:eastAsia="ca-ES"/>
        </w:rPr>
        <w:t>conditions</w:t>
      </w:r>
      <w:r w:rsidR="00DB5D4C" w:rsidRPr="00B17E5D">
        <w:rPr>
          <w:rFonts w:eastAsia="Times New Roman" w:cstheme="minorHAnsi"/>
          <w:color w:val="000000"/>
          <w:lang w:eastAsia="ca-ES"/>
        </w:rPr>
        <w:t xml:space="preserve"> </w:t>
      </w:r>
      <w:r w:rsidRPr="00B17E5D">
        <w:rPr>
          <w:rFonts w:eastAsia="Times New Roman" w:cstheme="minorHAnsi"/>
          <w:color w:val="000000"/>
          <w:lang w:eastAsia="ca-ES"/>
        </w:rPr>
        <w:t xml:space="preserve">(snowbed vs fellfield) in alpine grasslands.  Test these potential germination differences in 2 typical alpine communities (Temperate vs Mediterranean) in southern Europe. The specific questions we will answer in the study is how will microclimatic conditions modify the germination timing of alpine grassland species? Will alpine species from different </w:t>
      </w:r>
      <w:proofErr w:type="spellStart"/>
      <w:r w:rsidR="00FF709C">
        <w:rPr>
          <w:rFonts w:eastAsia="Times New Roman" w:cstheme="minorHAnsi"/>
          <w:color w:val="000000"/>
          <w:lang w:eastAsia="ca-ES"/>
        </w:rPr>
        <w:t>macropclimate</w:t>
      </w:r>
      <w:commentRangeStart w:id="9"/>
      <w:proofErr w:type="spellEnd"/>
      <w:r w:rsidRPr="00B17E5D">
        <w:rPr>
          <w:rFonts w:eastAsia="Times New Roman" w:cstheme="minorHAnsi"/>
          <w:color w:val="000000"/>
          <w:lang w:eastAsia="ca-ES"/>
        </w:rPr>
        <w:t xml:space="preserve"> </w:t>
      </w:r>
      <w:commentRangeEnd w:id="9"/>
      <w:r w:rsidR="00B30AD0">
        <w:rPr>
          <w:rStyle w:val="Refdecomentario"/>
          <w:rFonts w:ascii="Calibri" w:eastAsia="Calibri" w:hAnsi="Calibri" w:cs="Calibri"/>
        </w:rPr>
        <w:commentReference w:id="9"/>
      </w:r>
      <w:r w:rsidRPr="00B17E5D">
        <w:rPr>
          <w:rFonts w:eastAsia="Times New Roman" w:cstheme="minorHAnsi"/>
          <w:color w:val="000000"/>
          <w:lang w:eastAsia="ca-ES"/>
        </w:rPr>
        <w:t xml:space="preserve">show different patterns of </w:t>
      </w:r>
      <w:commentRangeStart w:id="10"/>
      <w:r w:rsidRPr="00B17E5D">
        <w:rPr>
          <w:rFonts w:eastAsia="Times New Roman" w:cstheme="minorHAnsi"/>
          <w:color w:val="000000"/>
          <w:lang w:eastAsia="ca-ES"/>
        </w:rPr>
        <w:t>germination</w:t>
      </w:r>
      <w:commentRangeEnd w:id="10"/>
      <w:r w:rsidRPr="00B17E5D">
        <w:rPr>
          <w:rStyle w:val="Refdecomentario"/>
          <w:rFonts w:ascii="Calibri" w:eastAsia="Calibri" w:hAnsi="Calibri" w:cs="Calibri"/>
          <w:sz w:val="22"/>
          <w:szCs w:val="22"/>
        </w:rPr>
        <w:commentReference w:id="10"/>
      </w:r>
      <w:r w:rsidRPr="00B17E5D">
        <w:rPr>
          <w:rFonts w:eastAsia="Times New Roman" w:cstheme="minorHAnsi"/>
          <w:color w:val="000000"/>
          <w:lang w:eastAsia="ca-ES"/>
        </w:rPr>
        <w:t xml:space="preserve">? </w:t>
      </w:r>
    </w:p>
    <w:p w14:paraId="67DAD65C"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novelty of these study </w:t>
      </w:r>
      <w:proofErr w:type="gramStart"/>
      <w:r w:rsidRPr="00B17E5D">
        <w:rPr>
          <w:rFonts w:eastAsia="Times New Roman" w:cstheme="minorHAnsi"/>
          <w:color w:val="000000"/>
          <w:lang w:eastAsia="ca-ES"/>
        </w:rPr>
        <w:t>include</w:t>
      </w:r>
      <w:proofErr w:type="gramEnd"/>
    </w:p>
    <w:p w14:paraId="515E6C46" w14:textId="77777777" w:rsidR="00B17E5D" w:rsidRPr="00B17E5D" w:rsidRDefault="00B17E5D" w:rsidP="00B17E5D">
      <w:pPr>
        <w:pStyle w:val="Prrafodelista"/>
        <w:numPr>
          <w:ilvl w:val="0"/>
          <w:numId w:val="14"/>
        </w:num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highly precise/realistic temperature wise experiment, following 1 whole year of development. </w:t>
      </w:r>
    </w:p>
    <w:p w14:paraId="19292F69" w14:textId="3FE9218F" w:rsidR="00B17E5D" w:rsidRPr="0001778C" w:rsidRDefault="00B17E5D" w:rsidP="00B17E5D">
      <w:pPr>
        <w:pStyle w:val="Prrafodelista"/>
        <w:numPr>
          <w:ilvl w:val="0"/>
          <w:numId w:val="14"/>
        </w:num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Few experiments to study microclimatic effects on germination traits at community level (2 communities). </w:t>
      </w:r>
    </w:p>
    <w:p w14:paraId="5C0C87B7"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roofErr w:type="gramStart"/>
      <w:r w:rsidRPr="00B17E5D">
        <w:rPr>
          <w:rFonts w:eastAsia="Times New Roman" w:cstheme="minorHAnsi"/>
          <w:color w:val="000000"/>
          <w:lang w:eastAsia="ca-ES"/>
        </w:rPr>
        <w:t>In order to</w:t>
      </w:r>
      <w:proofErr w:type="gramEnd"/>
      <w:r w:rsidRPr="00B17E5D">
        <w:rPr>
          <w:rFonts w:eastAsia="Times New Roman" w:cstheme="minorHAnsi"/>
          <w:color w:val="000000"/>
          <w:lang w:eastAsia="ca-ES"/>
        </w:rPr>
        <w:t xml:space="preserve"> study germination timing/phenology we aim to calculate different germination traits/metrics to answer the following specific questions and predictions.</w:t>
      </w:r>
    </w:p>
    <w:p w14:paraId="67BF56A3" w14:textId="6540B986" w:rsidR="00B17E5D" w:rsidRPr="00B17E5D" w:rsidRDefault="00FF709C" w:rsidP="00C52260">
      <w:pPr>
        <w:pStyle w:val="Ttulo3"/>
        <w:rPr>
          <w:rFonts w:eastAsia="Times New Roman"/>
          <w:lang w:eastAsia="ca-ES"/>
        </w:rPr>
      </w:pPr>
      <w:r>
        <w:rPr>
          <w:rFonts w:eastAsia="Times New Roman"/>
          <w:lang w:eastAsia="ca-ES"/>
        </w:rPr>
        <w:t>Questions and hypothesis</w:t>
      </w:r>
    </w:p>
    <w:p w14:paraId="326B9F48" w14:textId="77777777" w:rsidR="00B17E5D" w:rsidRPr="00B17E5D" w:rsidRDefault="00B17E5D" w:rsidP="00B17E5D">
      <w:pPr>
        <w:spacing w:after="0" w:line="360" w:lineRule="auto"/>
        <w:jc w:val="both"/>
        <w:textAlignment w:val="baseline"/>
        <w:rPr>
          <w:rFonts w:eastAsia="Times New Roman" w:cstheme="minorHAnsi"/>
          <w:b/>
          <w:color w:val="000000"/>
          <w:lang w:eastAsia="ca-ES"/>
        </w:rPr>
      </w:pPr>
      <w:r w:rsidRPr="00B17E5D">
        <w:rPr>
          <w:rFonts w:eastAsia="Times New Roman" w:cstheme="minorHAnsi"/>
          <w:b/>
          <w:color w:val="000000"/>
          <w:lang w:eastAsia="ca-ES"/>
        </w:rPr>
        <w:t xml:space="preserve">H: Microclimate (Fellfield vs Snowbed) will </w:t>
      </w:r>
      <w:proofErr w:type="gramStart"/>
      <w:r w:rsidRPr="00B17E5D">
        <w:rPr>
          <w:rFonts w:eastAsia="Times New Roman" w:cstheme="minorHAnsi"/>
          <w:b/>
          <w:color w:val="000000"/>
          <w:lang w:eastAsia="ca-ES"/>
        </w:rPr>
        <w:t>have an effect on</w:t>
      </w:r>
      <w:proofErr w:type="gramEnd"/>
      <w:r w:rsidRPr="00B17E5D">
        <w:rPr>
          <w:rFonts w:eastAsia="Times New Roman" w:cstheme="minorHAnsi"/>
          <w:b/>
          <w:color w:val="000000"/>
          <w:lang w:eastAsia="ca-ES"/>
        </w:rPr>
        <w:t xml:space="preserve"> germination timing/phenology. </w:t>
      </w:r>
    </w:p>
    <w:p w14:paraId="65CA4E7E" w14:textId="7E046D90" w:rsidR="00B17E5D" w:rsidRPr="00B17E5D" w:rsidRDefault="00B17E5D" w:rsidP="00B17E5D">
      <w:pPr>
        <w:spacing w:before="120" w:after="120" w:line="360" w:lineRule="auto"/>
        <w:jc w:val="both"/>
        <w:rPr>
          <w:rFonts w:eastAsia="Arial" w:cstheme="minorHAnsi"/>
        </w:rPr>
      </w:pPr>
      <w:commentRangeStart w:id="11"/>
      <w:r w:rsidRPr="00B17E5D">
        <w:rPr>
          <w:rFonts w:eastAsia="Arial" w:cstheme="minorHAnsi"/>
          <w:highlight w:val="yellow"/>
          <w:u w:val="single"/>
        </w:rPr>
        <w:t>Hypotheses</w:t>
      </w:r>
      <w:commentRangeEnd w:id="11"/>
      <w:r w:rsidR="00B30AD0">
        <w:rPr>
          <w:rStyle w:val="Refdecomentario"/>
          <w:rFonts w:ascii="Calibri" w:eastAsia="Calibri" w:hAnsi="Calibri" w:cs="Calibri"/>
        </w:rPr>
        <w:commentReference w:id="11"/>
      </w:r>
      <w:r w:rsidRPr="00B17E5D">
        <w:rPr>
          <w:rFonts w:eastAsia="Arial" w:cstheme="minorHAnsi"/>
          <w:highlight w:val="yellow"/>
          <w:u w:val="single"/>
        </w:rPr>
        <w:t>.</w:t>
      </w:r>
      <w:r w:rsidRPr="00B17E5D">
        <w:rPr>
          <w:rFonts w:eastAsia="Arial" w:cstheme="minorHAnsi"/>
          <w:highlight w:val="yellow"/>
        </w:rPr>
        <w:t xml:space="preserve"> We hypothesise that microhabitat filters will drive differences in the germination traits of species and communities. According to the co-existence theory of Grubb (1977), niche differentiation may be different between communities with higher versus lower resources and competition (</w:t>
      </w:r>
      <w:proofErr w:type="gramStart"/>
      <w:r w:rsidRPr="00B17E5D">
        <w:rPr>
          <w:rFonts w:eastAsia="Arial" w:cstheme="minorHAnsi"/>
          <w:highlight w:val="yellow"/>
        </w:rPr>
        <w:t>e.g.</w:t>
      </w:r>
      <w:proofErr w:type="gramEnd"/>
      <w:r w:rsidRPr="00B17E5D">
        <w:rPr>
          <w:rFonts w:eastAsia="Arial" w:cstheme="minorHAnsi"/>
          <w:highlight w:val="yellow"/>
        </w:rPr>
        <w:t xml:space="preserve"> fellfields versus </w:t>
      </w:r>
      <w:proofErr w:type="spellStart"/>
      <w:r w:rsidRPr="00B17E5D">
        <w:rPr>
          <w:rFonts w:eastAsia="Arial" w:cstheme="minorHAnsi"/>
          <w:highlight w:val="yellow"/>
        </w:rPr>
        <w:t>snowbeds</w:t>
      </w:r>
      <w:proofErr w:type="spellEnd"/>
      <w:r w:rsidRPr="00B17E5D">
        <w:rPr>
          <w:rFonts w:eastAsia="Arial" w:cstheme="minorHAnsi"/>
          <w:highlight w:val="yellow"/>
        </w:rPr>
        <w:t>).</w:t>
      </w:r>
      <w:r w:rsidRPr="00B17E5D">
        <w:rPr>
          <w:rFonts w:eastAsia="Times New Roman" w:cstheme="minorHAnsi"/>
          <w:color w:val="000000"/>
          <w:highlight w:val="yellow"/>
          <w:lang w:eastAsia="ca-ES"/>
        </w:rPr>
        <w:t xml:space="preserve"> (</w:t>
      </w:r>
      <w:proofErr w:type="gramStart"/>
      <w:r w:rsidRPr="00B17E5D">
        <w:rPr>
          <w:rFonts w:eastAsia="Times New Roman" w:cstheme="minorHAnsi"/>
          <w:color w:val="000000"/>
          <w:highlight w:val="yellow"/>
          <w:lang w:eastAsia="ca-ES"/>
        </w:rPr>
        <w:t>from</w:t>
      </w:r>
      <w:proofErr w:type="gramEnd"/>
      <w:r w:rsidRPr="00B17E5D">
        <w:rPr>
          <w:rFonts w:eastAsia="Times New Roman" w:cstheme="minorHAnsi"/>
          <w:color w:val="000000"/>
          <w:highlight w:val="yellow"/>
          <w:lang w:eastAsia="ca-ES"/>
        </w:rPr>
        <w:t xml:space="preserve"> proposal objective 3)</w:t>
      </w:r>
    </w:p>
    <w:p w14:paraId="1D32209A"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27196BD8" w14:textId="1956859D"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In Fellfield </w:t>
      </w:r>
      <w:r w:rsidR="00A9357C" w:rsidRPr="00B17E5D">
        <w:rPr>
          <w:rFonts w:eastAsia="Times New Roman" w:cstheme="minorHAnsi"/>
          <w:color w:val="000000"/>
          <w:lang w:eastAsia="ca-ES"/>
        </w:rPr>
        <w:t>incu</w:t>
      </w:r>
      <w:r w:rsidR="00A9357C">
        <w:rPr>
          <w:rStyle w:val="Refdecomentario"/>
          <w:rFonts w:ascii="Calibri" w:eastAsia="Calibri" w:hAnsi="Calibri" w:cs="Calibri"/>
        </w:rPr>
        <w:t>b</w:t>
      </w:r>
      <w:r w:rsidR="00A9357C">
        <w:rPr>
          <w:rFonts w:eastAsia="Times New Roman" w:cstheme="minorHAnsi"/>
          <w:color w:val="000000"/>
          <w:lang w:eastAsia="ca-ES"/>
        </w:rPr>
        <w:t>a</w:t>
      </w:r>
      <w:r w:rsidR="00A9357C" w:rsidRPr="00B17E5D">
        <w:rPr>
          <w:rFonts w:eastAsia="Times New Roman" w:cstheme="minorHAnsi"/>
          <w:color w:val="000000"/>
          <w:lang w:eastAsia="ca-ES"/>
        </w:rPr>
        <w:t>tor</w:t>
      </w:r>
      <w:r w:rsidRPr="00B17E5D">
        <w:rPr>
          <w:rFonts w:eastAsia="Times New Roman" w:cstheme="minorHAnsi"/>
          <w:color w:val="000000"/>
          <w:lang w:eastAsia="ca-ES"/>
        </w:rPr>
        <w:t xml:space="preserve"> we have higher temperatures, longer growing season and shorter winter period with below 0 temperatures (mimicking exposed areas, ridges with no snow). Thus, we expect to see faster germination rates (absolute and t50), higher final germination as well </w:t>
      </w:r>
      <w:proofErr w:type="gramStart"/>
      <w:r w:rsidRPr="00B17E5D">
        <w:rPr>
          <w:rFonts w:eastAsia="Times New Roman" w:cstheme="minorHAnsi"/>
          <w:color w:val="000000"/>
          <w:lang w:eastAsia="ca-ES"/>
        </w:rPr>
        <w:t>as  in</w:t>
      </w:r>
      <w:proofErr w:type="gramEnd"/>
      <w:r w:rsidRPr="00B17E5D">
        <w:rPr>
          <w:rFonts w:eastAsia="Times New Roman" w:cstheme="minorHAnsi"/>
          <w:color w:val="000000"/>
          <w:lang w:eastAsia="ca-ES"/>
        </w:rPr>
        <w:t xml:space="preserve"> autumn and spring but lower or no germination during winter conditions. (</w:t>
      </w:r>
      <w:proofErr w:type="gramStart"/>
      <w:r w:rsidRPr="00B17E5D">
        <w:rPr>
          <w:rFonts w:eastAsia="Times New Roman" w:cstheme="minorHAnsi"/>
          <w:color w:val="000000"/>
          <w:lang w:eastAsia="ca-ES"/>
        </w:rPr>
        <w:t>see</w:t>
      </w:r>
      <w:proofErr w:type="gramEnd"/>
      <w:r w:rsidRPr="00B17E5D">
        <w:rPr>
          <w:rFonts w:eastAsia="Times New Roman" w:cstheme="minorHAnsi"/>
          <w:color w:val="000000"/>
          <w:lang w:eastAsia="ca-ES"/>
        </w:rPr>
        <w:t xml:space="preserve"> table 1 for details).</w:t>
      </w:r>
    </w:p>
    <w:p w14:paraId="154B0447" w14:textId="77777777" w:rsidR="00B17E5D" w:rsidRPr="00B17E5D" w:rsidRDefault="00B17E5D" w:rsidP="00B17E5D">
      <w:pPr>
        <w:spacing w:after="0" w:line="360" w:lineRule="auto"/>
        <w:jc w:val="both"/>
        <w:textAlignment w:val="baseline"/>
        <w:rPr>
          <w:rFonts w:eastAsia="Arial" w:cstheme="minorHAnsi"/>
        </w:rPr>
      </w:pPr>
      <w:r w:rsidRPr="00B17E5D">
        <w:rPr>
          <w:rFonts w:eastAsia="Times New Roman" w:cstheme="minorHAnsi"/>
          <w:color w:val="000000"/>
          <w:lang w:eastAsia="ca-ES"/>
        </w:rPr>
        <w:t xml:space="preserve">In Snowbed incubator, with lower temperatures, shorter growing </w:t>
      </w:r>
      <w:proofErr w:type="gramStart"/>
      <w:r w:rsidRPr="00B17E5D">
        <w:rPr>
          <w:rFonts w:eastAsia="Times New Roman" w:cstheme="minorHAnsi"/>
          <w:color w:val="000000"/>
          <w:lang w:eastAsia="ca-ES"/>
        </w:rPr>
        <w:t>season</w:t>
      </w:r>
      <w:proofErr w:type="gramEnd"/>
      <w:r w:rsidRPr="00B17E5D">
        <w:rPr>
          <w:rFonts w:eastAsia="Times New Roman" w:cstheme="minorHAnsi"/>
          <w:color w:val="000000"/>
          <w:lang w:eastAsia="ca-ES"/>
        </w:rPr>
        <w:t xml:space="preserve"> and longer winter period with constant 0 degrees and darkness (mimicking under snow-like conditions). Thus, we expect to see slower germination rates (absolute and t50), lower final germination as well as in </w:t>
      </w:r>
      <w:r w:rsidRPr="00B17E5D">
        <w:rPr>
          <w:rFonts w:eastAsia="Times New Roman" w:cstheme="minorHAnsi"/>
          <w:color w:val="000000"/>
          <w:lang w:eastAsia="ca-ES"/>
        </w:rPr>
        <w:lastRenderedPageBreak/>
        <w:t>autumn and spring germination, however we expect higher germination during summer, and higher germination during winter under snow-like conditions (see table 1 for details).</w:t>
      </w:r>
    </w:p>
    <w:p w14:paraId="79EFE437"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03131CAD"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commentRangeStart w:id="12"/>
      <w:r w:rsidRPr="00B17E5D">
        <w:rPr>
          <w:rFonts w:eastAsia="Times New Roman" w:cstheme="minorHAnsi"/>
          <w:color w:val="000000"/>
          <w:lang w:eastAsia="ca-ES"/>
        </w:rPr>
        <w:t xml:space="preserve">In the Mediterranean community </w:t>
      </w:r>
      <w:commentRangeEnd w:id="12"/>
      <w:r w:rsidR="00B30AD0">
        <w:rPr>
          <w:rStyle w:val="Refdecomentario"/>
          <w:rFonts w:ascii="Calibri" w:eastAsia="Calibri" w:hAnsi="Calibri" w:cs="Calibri"/>
        </w:rPr>
        <w:commentReference w:id="12"/>
      </w:r>
      <w:r w:rsidRPr="00B17E5D">
        <w:rPr>
          <w:rFonts w:eastAsia="Times New Roman" w:cstheme="minorHAnsi"/>
          <w:color w:val="000000"/>
          <w:lang w:eastAsia="ca-ES"/>
        </w:rPr>
        <w:t>we expect to find more species able to germinate at lower temperatures, with positive response to darkness and fast germination with water available (</w:t>
      </w:r>
      <w:proofErr w:type="spellStart"/>
      <w:r w:rsidRPr="00B17E5D">
        <w:rPr>
          <w:rFonts w:eastAsia="Times New Roman" w:cstheme="minorHAnsi"/>
          <w:color w:val="000000"/>
          <w:lang w:eastAsia="ca-ES"/>
        </w:rPr>
        <w:t>i.e</w:t>
      </w:r>
      <w:proofErr w:type="spellEnd"/>
      <w:r w:rsidRPr="00B17E5D">
        <w:rPr>
          <w:rFonts w:eastAsia="Times New Roman" w:cstheme="minorHAnsi"/>
          <w:color w:val="000000"/>
          <w:lang w:eastAsia="ca-ES"/>
        </w:rPr>
        <w:t xml:space="preserve"> autumn germination) (</w:t>
      </w:r>
      <w:r w:rsidRPr="00B17E5D">
        <w:rPr>
          <w:rFonts w:eastAsia="Times New Roman" w:cstheme="minorHAnsi"/>
          <w:color w:val="000000"/>
          <w:highlight w:val="yellow"/>
          <w:lang w:eastAsia="ca-ES"/>
        </w:rPr>
        <w:t>Mediterranean germination syndrome, Giménez Benavides 2005, 2018)</w:t>
      </w:r>
      <w:r w:rsidRPr="00B17E5D">
        <w:rPr>
          <w:rFonts w:eastAsia="Times New Roman" w:cstheme="minorHAnsi"/>
          <w:color w:val="000000"/>
          <w:lang w:eastAsia="ca-ES"/>
        </w:rPr>
        <w:t xml:space="preserve">. Meaning high autumn and spring germination, low t50 and environmental heat sum. </w:t>
      </w:r>
    </w:p>
    <w:p w14:paraId="0F3FD4B8" w14:textId="77777777" w:rsid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In the Temperate community we expect to find more species germinating after cold stratification and warm cues (Alpine germination syndrome = physiological dormancy). Recent </w:t>
      </w:r>
      <w:proofErr w:type="spellStart"/>
      <w:r w:rsidRPr="00B17E5D">
        <w:rPr>
          <w:rFonts w:eastAsia="Times New Roman" w:cstheme="minorHAnsi"/>
          <w:color w:val="000000"/>
          <w:lang w:eastAsia="ca-ES"/>
        </w:rPr>
        <w:t>metaanalysis</w:t>
      </w:r>
      <w:proofErr w:type="spellEnd"/>
      <w:r w:rsidRPr="00B17E5D">
        <w:rPr>
          <w:rFonts w:eastAsia="Times New Roman" w:cstheme="minorHAnsi"/>
          <w:color w:val="000000"/>
          <w:lang w:eastAsia="ca-ES"/>
        </w:rPr>
        <w:t xml:space="preserve"> has found this syndrome to be the most common in strict alpine species </w:t>
      </w:r>
      <w:r w:rsidRPr="00B17E5D">
        <w:rPr>
          <w:rFonts w:eastAsia="Times New Roman" w:cstheme="minorHAnsi"/>
          <w:color w:val="000000"/>
          <w:lang w:eastAsia="ca-ES"/>
        </w:rPr>
        <w:fldChar w:fldCharType="begin" w:fldLock="1"/>
      </w:r>
      <w:r w:rsidRPr="00B17E5D">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Pr="00B17E5D">
        <w:rPr>
          <w:rFonts w:eastAsia="Times New Roman" w:cstheme="minorHAnsi"/>
          <w:color w:val="000000"/>
          <w:lang w:eastAsia="ca-ES"/>
        </w:rPr>
        <w:fldChar w:fldCharType="separate"/>
      </w:r>
      <w:r w:rsidRPr="00B17E5D">
        <w:rPr>
          <w:rFonts w:eastAsia="Times New Roman" w:cstheme="minorHAnsi"/>
          <w:noProof/>
          <w:color w:val="000000"/>
          <w:lang w:eastAsia="ca-ES"/>
        </w:rPr>
        <w:t>(Fernández-Pascual et al., 2021)</w:t>
      </w:r>
      <w:r w:rsidRPr="00B17E5D">
        <w:rPr>
          <w:rFonts w:eastAsia="Times New Roman" w:cstheme="minorHAnsi"/>
          <w:color w:val="000000"/>
          <w:lang w:eastAsia="ca-ES"/>
        </w:rPr>
        <w:fldChar w:fldCharType="end"/>
      </w:r>
      <w:r w:rsidRPr="00B17E5D">
        <w:rPr>
          <w:rFonts w:eastAsia="Times New Roman" w:cstheme="minorHAnsi"/>
          <w:color w:val="000000"/>
          <w:lang w:eastAsia="ca-ES"/>
        </w:rPr>
        <w:t xml:space="preserve">. Meaning high summer germination, high t50 and environmental heat sum. </w:t>
      </w:r>
    </w:p>
    <w:p w14:paraId="78E70876" w14:textId="77777777" w:rsidR="00245D41" w:rsidRPr="00B17E5D" w:rsidRDefault="00245D41" w:rsidP="00B17E5D">
      <w:pPr>
        <w:spacing w:after="0" w:line="360" w:lineRule="auto"/>
        <w:jc w:val="both"/>
        <w:textAlignment w:val="baseline"/>
        <w:rPr>
          <w:rFonts w:eastAsia="Times New Roman" w:cstheme="minorHAnsi"/>
          <w:color w:val="000000"/>
          <w:lang w:eastAsia="ca-ES"/>
        </w:rPr>
      </w:pPr>
    </w:p>
    <w:p w14:paraId="38695863" w14:textId="73E21029" w:rsidR="00504E2F" w:rsidRPr="00245D41" w:rsidRDefault="00245D41" w:rsidP="00245D41">
      <w:pPr>
        <w:shd w:val="clear" w:color="auto" w:fill="FFFFFF"/>
        <w:spacing w:line="360" w:lineRule="auto"/>
        <w:jc w:val="both"/>
        <w:textAlignment w:val="baseline"/>
        <w:rPr>
          <w:rFonts w:eastAsia="Times New Roman" w:cstheme="minorHAnsi"/>
          <w:color w:val="000000"/>
          <w:lang w:eastAsia="ca-ES"/>
        </w:rPr>
      </w:pPr>
      <w:commentRangeStart w:id="13"/>
      <w:r w:rsidRPr="00B45EA5">
        <w:rPr>
          <w:rFonts w:eastAsia="Times New Roman" w:cstheme="minorHAnsi"/>
          <w:color w:val="000000"/>
          <w:lang w:eastAsia="ca-ES"/>
        </w:rPr>
        <w:t xml:space="preserve">We expect to have higher values of </w:t>
      </w:r>
      <w:r>
        <w:rPr>
          <w:rFonts w:eastAsia="Times New Roman" w:cstheme="minorHAnsi"/>
          <w:color w:val="000000"/>
          <w:lang w:eastAsia="ca-ES"/>
        </w:rPr>
        <w:t>T</w:t>
      </w:r>
      <w:r w:rsidRPr="00B45EA5">
        <w:rPr>
          <w:rFonts w:eastAsia="Times New Roman" w:cstheme="minorHAnsi"/>
          <w:color w:val="000000"/>
          <w:lang w:eastAsia="ca-ES"/>
        </w:rPr>
        <w:t xml:space="preserve">otal, </w:t>
      </w:r>
      <w:proofErr w:type="gramStart"/>
      <w:r>
        <w:rPr>
          <w:rFonts w:eastAsia="Times New Roman" w:cstheme="minorHAnsi"/>
          <w:color w:val="000000"/>
          <w:lang w:eastAsia="ca-ES"/>
        </w:rPr>
        <w:t>A</w:t>
      </w:r>
      <w:r w:rsidRPr="00B45EA5">
        <w:rPr>
          <w:rFonts w:eastAsia="Times New Roman" w:cstheme="minorHAnsi"/>
          <w:color w:val="000000"/>
          <w:lang w:eastAsia="ca-ES"/>
        </w:rPr>
        <w:t>utumn</w:t>
      </w:r>
      <w:proofErr w:type="gramEnd"/>
      <w:r w:rsidRPr="00B45EA5">
        <w:rPr>
          <w:rFonts w:eastAsia="Times New Roman" w:cstheme="minorHAnsi"/>
          <w:color w:val="000000"/>
          <w:lang w:eastAsia="ca-ES"/>
        </w:rPr>
        <w:t xml:space="preserve"> and </w:t>
      </w:r>
      <w:r>
        <w:rPr>
          <w:rFonts w:eastAsia="Times New Roman" w:cstheme="minorHAnsi"/>
          <w:color w:val="000000"/>
          <w:lang w:eastAsia="ca-ES"/>
        </w:rPr>
        <w:t>S</w:t>
      </w:r>
      <w:r w:rsidRPr="00B45EA5">
        <w:rPr>
          <w:rFonts w:eastAsia="Times New Roman" w:cstheme="minorHAnsi"/>
          <w:color w:val="000000"/>
          <w:lang w:eastAsia="ca-ES"/>
        </w:rPr>
        <w:t xml:space="preserve">pring germination as well as faster </w:t>
      </w:r>
      <w:r>
        <w:rPr>
          <w:rFonts w:eastAsia="Times New Roman" w:cstheme="minorHAnsi"/>
          <w:color w:val="000000"/>
          <w:lang w:eastAsia="ca-ES"/>
        </w:rPr>
        <w:t>G</w:t>
      </w:r>
      <w:r w:rsidRPr="00B45EA5">
        <w:rPr>
          <w:rFonts w:eastAsia="Times New Roman" w:cstheme="minorHAnsi"/>
          <w:color w:val="000000"/>
          <w:lang w:eastAsia="ca-ES"/>
        </w:rPr>
        <w:t>ermination rate in fellfield incubator, while we expect to have higher values of</w:t>
      </w:r>
      <w:r>
        <w:rPr>
          <w:rFonts w:eastAsia="Times New Roman" w:cstheme="minorHAnsi"/>
          <w:color w:val="000000"/>
          <w:lang w:eastAsia="ca-ES"/>
        </w:rPr>
        <w:t xml:space="preserve"> g</w:t>
      </w:r>
      <w:r w:rsidRPr="00B45EA5">
        <w:rPr>
          <w:rFonts w:eastAsia="Times New Roman" w:cstheme="minorHAnsi"/>
          <w:color w:val="000000"/>
          <w:lang w:eastAsia="ca-ES"/>
        </w:rPr>
        <w:t xml:space="preserve">ermination in </w:t>
      </w:r>
      <w:r>
        <w:rPr>
          <w:rFonts w:eastAsia="Times New Roman" w:cstheme="minorHAnsi"/>
          <w:color w:val="000000"/>
          <w:lang w:eastAsia="ca-ES"/>
        </w:rPr>
        <w:t>S</w:t>
      </w:r>
      <w:r w:rsidRPr="00B45EA5">
        <w:rPr>
          <w:rFonts w:eastAsia="Times New Roman" w:cstheme="minorHAnsi"/>
          <w:color w:val="000000"/>
          <w:lang w:eastAsia="ca-ES"/>
        </w:rPr>
        <w:t xml:space="preserve">ummer and during </w:t>
      </w:r>
      <w:r>
        <w:rPr>
          <w:rFonts w:eastAsia="Times New Roman" w:cstheme="minorHAnsi"/>
          <w:color w:val="000000"/>
          <w:lang w:eastAsia="ca-ES"/>
        </w:rPr>
        <w:t>W</w:t>
      </w:r>
      <w:r w:rsidRPr="00B45EA5">
        <w:rPr>
          <w:rFonts w:eastAsia="Times New Roman" w:cstheme="minorHAnsi"/>
          <w:color w:val="000000"/>
          <w:lang w:eastAsia="ca-ES"/>
        </w:rPr>
        <w:t xml:space="preserve">inter </w:t>
      </w:r>
      <w:r>
        <w:rPr>
          <w:rFonts w:eastAsia="Times New Roman" w:cstheme="minorHAnsi"/>
          <w:color w:val="000000"/>
          <w:lang w:eastAsia="ca-ES"/>
        </w:rPr>
        <w:t>C</w:t>
      </w:r>
      <w:r w:rsidRPr="00B45EA5">
        <w:rPr>
          <w:rFonts w:eastAsia="Times New Roman" w:cstheme="minorHAnsi"/>
          <w:color w:val="000000"/>
          <w:lang w:eastAsia="ca-ES"/>
        </w:rPr>
        <w:t xml:space="preserve">onditions as well as t50 in snowbed incubator. We don’t expect to find differences in environmental heat sum between incubators. </w:t>
      </w:r>
      <w:commentRangeEnd w:id="13"/>
      <w:r>
        <w:rPr>
          <w:rStyle w:val="Refdecomentario"/>
          <w:rFonts w:ascii="Calibri" w:eastAsia="Calibri" w:hAnsi="Calibri" w:cs="Calibri"/>
        </w:rPr>
        <w:commentReference w:id="13"/>
      </w:r>
    </w:p>
    <w:p w14:paraId="16BA421C" w14:textId="0F230E9B" w:rsidR="00CD1A5A" w:rsidRPr="00CD1A5A" w:rsidRDefault="00A250BD" w:rsidP="00CD1A5A">
      <w:pPr>
        <w:pStyle w:val="Ttulo2"/>
        <w:rPr>
          <w:rFonts w:eastAsiaTheme="minorHAnsi"/>
          <w:color w:val="auto"/>
        </w:rPr>
      </w:pPr>
      <w:r w:rsidRPr="00B45EA5">
        <w:t>2. Methods</w:t>
      </w:r>
    </w:p>
    <w:p w14:paraId="0286E2E0" w14:textId="77777777" w:rsidR="00CD1A5A" w:rsidRPr="00B17E5D" w:rsidRDefault="00CD1A5A" w:rsidP="00CD1A5A">
      <w:pPr>
        <w:shd w:val="clear" w:color="auto" w:fill="FFFFFF"/>
        <w:spacing w:after="0" w:line="360" w:lineRule="auto"/>
        <w:jc w:val="both"/>
        <w:textAlignment w:val="baseline"/>
        <w:rPr>
          <w:rFonts w:eastAsia="Times New Roman" w:cstheme="minorHAnsi"/>
          <w:color w:val="000000"/>
          <w:lang w:eastAsia="ca-ES"/>
        </w:rPr>
      </w:pPr>
      <w:commentRangeStart w:id="14"/>
      <w:r w:rsidRPr="00B17E5D">
        <w:rPr>
          <w:rFonts w:cstheme="minorHAnsi"/>
          <w:lang w:val="en-US"/>
        </w:rPr>
        <w:t>Originally</w:t>
      </w:r>
      <w:commentRangeEnd w:id="14"/>
      <w:r>
        <w:rPr>
          <w:rStyle w:val="Refdecomentario"/>
          <w:rFonts w:ascii="Calibri" w:eastAsia="Calibri" w:hAnsi="Calibri" w:cs="Calibri"/>
        </w:rPr>
        <w:commentReference w:id="14"/>
      </w:r>
      <w:r w:rsidRPr="00B17E5D">
        <w:rPr>
          <w:rFonts w:cstheme="minorHAnsi"/>
          <w:lang w:val="en-US"/>
        </w:rPr>
        <w:t xml:space="preserve">, the move-along experiment was designed to determine which sequence of temperature were necessary for dormancy-breaking </w:t>
      </w:r>
      <w:r w:rsidRPr="00B17E5D">
        <w:rPr>
          <w:rFonts w:cstheme="minorHAnsi"/>
          <w:lang w:val="en-US"/>
        </w:rPr>
        <w:fldChar w:fldCharType="begin" w:fldLock="1"/>
      </w:r>
      <w:r w:rsidRPr="00B17E5D">
        <w:rPr>
          <w:rFonts w:cstheme="minorHAnsi"/>
          <w:lang w:val="en-US"/>
        </w:rPr>
        <w:instrText>ADDIN CSL_CITATION {"citationItems":[{"id":"ITEM-1","itemData":{"DOI":"10.3368/npj.4.1.17","ISSN":"1522-8339","abstract":"The move-along experiment is a double germination phenology study that is easy to use, does not require large numbers of seeds, and allows one to determine if summer only, winter only, or a summer-winter sequence of temperatures is required for dormancy break in seeds with water-permeable seed (or fruit) coats. Two temperature profiles (simulating 1-y cycles proceeding from winter to winter or summer to summer) and control treatments (seeds kept continuously at each temperature regime) are run concurrently. For most species, the combination of dormancy-breaking temperatures required for germination can be determined in 1 y with this technique.","author":[{"dropping-particle":"","family":"Baskin","given":"C. C.","non-dropping-particle":"","parse-names":false,"suffix":""},{"dropping-particle":"","family":"Baskin","given":"Jerry M","non-dropping-particle":"","parse-names":false,"suffix":""}],"container-title":"Native Plants Journal","id":"ITEM-1","issue":"1","issued":{"date-parts":[["2003"]]},"page":"17-21","title":"When Breaking Seed Dormancy Is a Problem: Try a Move-along Experiment","type":"article-journal","volume":"4"},"uris":["http://www.mendeley.com/documents/?uuid=5621ad78-65f8-3562-81fe-b1324be17631"]}],"mendeley":{"formattedCitation":"(Baskin &amp; Baskin, 2003)","plainTextFormattedCitation":"(Baskin &amp; Baskin, 2003)","previouslyFormattedCitation":"(Baskin &amp; Baskin, 2003)"},"properties":{"noteIndex":0},"schema":"https://github.com/citation-style-language/schema/raw/master/csl-citation.json"}</w:instrText>
      </w:r>
      <w:r w:rsidRPr="00B17E5D">
        <w:rPr>
          <w:rFonts w:cstheme="minorHAnsi"/>
          <w:lang w:val="en-US"/>
        </w:rPr>
        <w:fldChar w:fldCharType="separate"/>
      </w:r>
      <w:r w:rsidRPr="00B17E5D">
        <w:rPr>
          <w:rFonts w:cstheme="minorHAnsi"/>
          <w:noProof/>
          <w:lang w:val="en-US"/>
        </w:rPr>
        <w:t>(Baskin &amp; Baskin, 2003)</w:t>
      </w:r>
      <w:r w:rsidRPr="00B17E5D">
        <w:rPr>
          <w:rFonts w:cstheme="minorHAnsi"/>
          <w:lang w:val="en-US"/>
        </w:rPr>
        <w:fldChar w:fldCharType="end"/>
      </w:r>
      <w:r w:rsidRPr="00B17E5D">
        <w:rPr>
          <w:rFonts w:cstheme="minorHAnsi"/>
          <w:lang w:val="en-US"/>
        </w:rPr>
        <w:t>. The same authors (</w:t>
      </w:r>
      <w:r w:rsidRPr="00B17E5D">
        <w:rPr>
          <w:rFonts w:cstheme="minorHAnsi"/>
          <w:highlight w:val="yellow"/>
          <w:lang w:val="en-US"/>
        </w:rPr>
        <w:t>Baskin and Baskin 1998</w:t>
      </w:r>
      <w:r w:rsidRPr="00B17E5D">
        <w:rPr>
          <w:rFonts w:cstheme="minorHAnsi"/>
          <w:lang w:val="en-US"/>
        </w:rPr>
        <w:t xml:space="preserve">), found in previous studies that temperature was the main factor responsible for dormancy breaking (Also Körner 2021), </w:t>
      </w:r>
      <w:r w:rsidRPr="00B17E5D">
        <w:rPr>
          <w:rFonts w:eastAsia="Times New Roman" w:cstheme="minorHAnsi"/>
          <w:color w:val="000000"/>
          <w:lang w:eastAsia="ca-ES"/>
        </w:rPr>
        <w:t>therefore we design the study without water stress during growing season (</w:t>
      </w:r>
      <w:proofErr w:type="gramStart"/>
      <w:r w:rsidRPr="00B17E5D">
        <w:rPr>
          <w:rFonts w:eastAsia="Times New Roman" w:cstheme="minorHAnsi"/>
          <w:color w:val="000000"/>
          <w:lang w:eastAsia="ca-ES"/>
        </w:rPr>
        <w:t>i.e.</w:t>
      </w:r>
      <w:proofErr w:type="gramEnd"/>
      <w:r w:rsidRPr="00B17E5D">
        <w:rPr>
          <w:rFonts w:eastAsia="Times New Roman" w:cstheme="minorHAnsi"/>
          <w:color w:val="000000"/>
          <w:lang w:eastAsia="ca-ES"/>
        </w:rPr>
        <w:t xml:space="preserve"> when </w:t>
      </w:r>
      <w:proofErr w:type="spellStart"/>
      <w:r w:rsidRPr="00B17E5D">
        <w:rPr>
          <w:rFonts w:eastAsia="Times New Roman" w:cstheme="minorHAnsi"/>
          <w:color w:val="000000"/>
          <w:lang w:eastAsia="ca-ES"/>
        </w:rPr>
        <w:t>Tmean</w:t>
      </w:r>
      <w:proofErr w:type="spellEnd"/>
      <w:r w:rsidRPr="00B17E5D">
        <w:rPr>
          <w:rFonts w:eastAsia="Times New Roman" w:cstheme="minorHAnsi"/>
          <w:color w:val="000000"/>
          <w:lang w:eastAsia="ca-ES"/>
        </w:rPr>
        <w:t>&gt;2ºC).</w:t>
      </w:r>
    </w:p>
    <w:p w14:paraId="3D1EC986" w14:textId="180D8D60" w:rsidR="00A250BD" w:rsidRPr="00B45EA5" w:rsidRDefault="00A250BD" w:rsidP="00CD1A5A">
      <w:pPr>
        <w:pStyle w:val="Ttulo3"/>
      </w:pPr>
      <w:r w:rsidRPr="00B45EA5">
        <w:t xml:space="preserve">2.1 Study </w:t>
      </w:r>
      <w:r w:rsidR="00CE385E" w:rsidRPr="00B45EA5">
        <w:t>area</w:t>
      </w:r>
      <w:r w:rsidR="009C1902" w:rsidRPr="00B45EA5">
        <w:t xml:space="preserve"> and </w:t>
      </w:r>
      <w:del w:id="15" w:author="FRANCISCO DE BORJA JIMENEZ-ALFARO GONZALEZ" w:date="2023-08-02T10:18:00Z">
        <w:r w:rsidR="009C1902" w:rsidRPr="00B45EA5" w:rsidDel="00F21FFE">
          <w:delText xml:space="preserve">field </w:delText>
        </w:r>
      </w:del>
      <w:r w:rsidR="009C1902" w:rsidRPr="00B45EA5">
        <w:t>sampling</w:t>
      </w:r>
      <w:ins w:id="16" w:author="FRANCISCO DE BORJA JIMENEZ-ALFARO GONZALEZ" w:date="2023-08-02T10:18:00Z">
        <w:r w:rsidR="00F21FFE">
          <w:t xml:space="preserve"> design</w:t>
        </w:r>
      </w:ins>
    </w:p>
    <w:p w14:paraId="1E6DD1D4" w14:textId="16421D7C" w:rsidR="00315A2C" w:rsidRPr="00B45EA5" w:rsidRDefault="00163C0D" w:rsidP="00D53DCE">
      <w:pPr>
        <w:spacing w:line="360" w:lineRule="auto"/>
        <w:jc w:val="both"/>
        <w:rPr>
          <w:rFonts w:cstheme="minorHAnsi"/>
        </w:rPr>
      </w:pPr>
      <w:r w:rsidRPr="00B45EA5">
        <w:rPr>
          <w:rFonts w:cstheme="minorHAnsi"/>
        </w:rPr>
        <w:t xml:space="preserve">Our study focuses on alpine grasslands </w:t>
      </w:r>
      <w:del w:id="17" w:author="FRANCISCO DE BORJA JIMENEZ-ALFARO GONZALEZ" w:date="2023-08-02T09:55:00Z">
        <w:r w:rsidRPr="00B45EA5" w:rsidDel="00627225">
          <w:rPr>
            <w:rFonts w:cstheme="minorHAnsi"/>
          </w:rPr>
          <w:delText xml:space="preserve">above </w:delText>
        </w:r>
      </w:del>
      <w:ins w:id="18" w:author="FRANCISCO DE BORJA JIMENEZ-ALFARO GONZALEZ" w:date="2023-08-02T09:55:00Z">
        <w:r w:rsidR="00627225">
          <w:rPr>
            <w:rFonts w:cstheme="minorHAnsi"/>
          </w:rPr>
          <w:t>between</w:t>
        </w:r>
        <w:r w:rsidR="00627225" w:rsidRPr="00B45EA5">
          <w:rPr>
            <w:rFonts w:cstheme="minorHAnsi"/>
          </w:rPr>
          <w:t xml:space="preserve"> </w:t>
        </w:r>
      </w:ins>
      <w:r w:rsidRPr="00B45EA5">
        <w:rPr>
          <w:rFonts w:cstheme="minorHAnsi"/>
        </w:rPr>
        <w:t>1900</w:t>
      </w:r>
      <w:ins w:id="19" w:author="FRANCISCO DE BORJA JIMENEZ-ALFARO GONZALEZ" w:date="2023-08-02T09:55:00Z">
        <w:r w:rsidR="00627225">
          <w:rPr>
            <w:rFonts w:cstheme="minorHAnsi"/>
          </w:rPr>
          <w:t xml:space="preserve"> and</w:t>
        </w:r>
      </w:ins>
      <w:r w:rsidRPr="00B45EA5">
        <w:rPr>
          <w:rFonts w:cstheme="minorHAnsi"/>
        </w:rPr>
        <w:t xml:space="preserve"> </w:t>
      </w:r>
      <w:ins w:id="20" w:author="FRANCISCO DE BORJA JIMENEZ-ALFARO GONZALEZ" w:date="2023-08-02T09:55:00Z">
        <w:r w:rsidR="00627225" w:rsidRPr="00B45EA5">
          <w:rPr>
            <w:rFonts w:cstheme="minorHAnsi"/>
          </w:rPr>
          <w:t xml:space="preserve">2500 </w:t>
        </w:r>
      </w:ins>
      <w:r w:rsidRPr="00B45EA5">
        <w:rPr>
          <w:rFonts w:cstheme="minorHAnsi"/>
        </w:rPr>
        <w:t xml:space="preserve">m </w:t>
      </w:r>
      <w:proofErr w:type="spellStart"/>
      <w:r w:rsidRPr="00B45EA5">
        <w:rPr>
          <w:rFonts w:cstheme="minorHAnsi"/>
        </w:rPr>
        <w:t>a.s.l</w:t>
      </w:r>
      <w:proofErr w:type="spellEnd"/>
      <w:r w:rsidRPr="00B45EA5">
        <w:rPr>
          <w:rFonts w:cstheme="minorHAnsi"/>
        </w:rPr>
        <w:t xml:space="preserve"> in the Cantabrian mountains, a</w:t>
      </w:r>
      <w:r w:rsidR="00831E8D" w:rsidRPr="00B45EA5">
        <w:rPr>
          <w:rFonts w:cstheme="minorHAnsi"/>
        </w:rPr>
        <w:t xml:space="preserve"> mountain range</w:t>
      </w:r>
      <w:r w:rsidR="00491042" w:rsidRPr="00B45EA5">
        <w:rPr>
          <w:rFonts w:cstheme="minorHAnsi"/>
        </w:rPr>
        <w:t xml:space="preserve"> </w:t>
      </w:r>
      <w:r w:rsidR="001300CA" w:rsidRPr="00B45EA5">
        <w:rPr>
          <w:rFonts w:cstheme="minorHAnsi"/>
        </w:rPr>
        <w:t>run</w:t>
      </w:r>
      <w:r w:rsidR="00831E8D" w:rsidRPr="00B45EA5">
        <w:rPr>
          <w:rFonts w:cstheme="minorHAnsi"/>
        </w:rPr>
        <w:t>ning</w:t>
      </w:r>
      <w:r w:rsidR="00491042" w:rsidRPr="00B45EA5">
        <w:rPr>
          <w:rFonts w:cstheme="minorHAnsi"/>
        </w:rPr>
        <w:t xml:space="preserve"> </w:t>
      </w:r>
      <w:r w:rsidR="00152AE0" w:rsidRPr="00B45EA5">
        <w:rPr>
          <w:rFonts w:cstheme="minorHAnsi"/>
        </w:rPr>
        <w:t>E-W</w:t>
      </w:r>
      <w:r w:rsidR="00C30B6E" w:rsidRPr="00B45EA5">
        <w:rPr>
          <w:rFonts w:cstheme="minorHAnsi"/>
        </w:rPr>
        <w:t xml:space="preserve"> </w:t>
      </w:r>
      <w:del w:id="21" w:author="FRANCISCO DE BORJA JIMENEZ-ALFARO GONZALEZ" w:date="2023-08-02T09:55:00Z">
        <w:r w:rsidR="00C30B6E" w:rsidRPr="00B45EA5" w:rsidDel="00627225">
          <w:rPr>
            <w:rFonts w:cstheme="minorHAnsi"/>
          </w:rPr>
          <w:delText xml:space="preserve">through </w:delText>
        </w:r>
      </w:del>
      <w:ins w:id="22" w:author="FRANCISCO DE BORJA JIMENEZ-ALFARO GONZALEZ" w:date="2023-08-02T09:55:00Z">
        <w:r w:rsidR="00627225">
          <w:rPr>
            <w:rFonts w:cstheme="minorHAnsi"/>
          </w:rPr>
          <w:t>in</w:t>
        </w:r>
        <w:r w:rsidR="00627225" w:rsidRPr="00B45EA5">
          <w:rPr>
            <w:rFonts w:cstheme="minorHAnsi"/>
          </w:rPr>
          <w:t xml:space="preserve"> </w:t>
        </w:r>
      </w:ins>
      <w:r w:rsidR="00C30B6E" w:rsidRPr="00B45EA5">
        <w:rPr>
          <w:rFonts w:cstheme="minorHAnsi"/>
        </w:rPr>
        <w:t>north</w:t>
      </w:r>
      <w:r w:rsidR="006D1A47">
        <w:rPr>
          <w:rFonts w:cstheme="minorHAnsi"/>
        </w:rPr>
        <w:t>ern</w:t>
      </w:r>
      <w:r w:rsidR="00C30B6E" w:rsidRPr="00B45EA5">
        <w:rPr>
          <w:rFonts w:cstheme="minorHAnsi"/>
        </w:rPr>
        <w:t xml:space="preserve"> Spain</w:t>
      </w:r>
      <w:r w:rsidR="00491042" w:rsidRPr="00B45EA5">
        <w:rPr>
          <w:rFonts w:cstheme="minorHAnsi"/>
        </w:rPr>
        <w:t xml:space="preserve"> </w:t>
      </w:r>
      <w:del w:id="23" w:author="FRANCISCO DE BORJA JIMENEZ-ALFARO GONZALEZ" w:date="2023-08-02T09:55:00Z">
        <w:r w:rsidR="00C30B6E" w:rsidRPr="00B45EA5" w:rsidDel="00627225">
          <w:rPr>
            <w:rFonts w:cstheme="minorHAnsi"/>
          </w:rPr>
          <w:delText xml:space="preserve">with altitudes </w:delText>
        </w:r>
        <w:r w:rsidR="00831E8D" w:rsidRPr="00B45EA5" w:rsidDel="00627225">
          <w:rPr>
            <w:rFonts w:cstheme="minorHAnsi"/>
          </w:rPr>
          <w:delText xml:space="preserve">reaching </w:delText>
        </w:r>
        <w:r w:rsidR="00C30B6E" w:rsidRPr="00B45EA5" w:rsidDel="00627225">
          <w:rPr>
            <w:rFonts w:cstheme="minorHAnsi"/>
          </w:rPr>
          <w:delText>2500 m a.s.l</w:delText>
        </w:r>
      </w:del>
      <w:r w:rsidR="00491042" w:rsidRPr="00B45EA5">
        <w:rPr>
          <w:rFonts w:cstheme="minorHAnsi"/>
        </w:rPr>
        <w:t>.</w:t>
      </w:r>
      <w:r w:rsidR="00F57052" w:rsidRPr="00B45EA5">
        <w:rPr>
          <w:rFonts w:cstheme="minorHAnsi"/>
        </w:rPr>
        <w:t xml:space="preserve"> </w:t>
      </w:r>
      <w:r w:rsidR="00B430ED" w:rsidRPr="00B45EA5">
        <w:rPr>
          <w:rFonts w:cstheme="minorHAnsi"/>
        </w:rPr>
        <w:t xml:space="preserve">The </w:t>
      </w:r>
      <w:r w:rsidR="00831E8D" w:rsidRPr="00B45EA5">
        <w:rPr>
          <w:rFonts w:cstheme="minorHAnsi"/>
        </w:rPr>
        <w:t>Cantabrian mountains are</w:t>
      </w:r>
      <w:r w:rsidR="00F57052" w:rsidRPr="00B45EA5">
        <w:rPr>
          <w:rFonts w:cstheme="minorHAnsi"/>
        </w:rPr>
        <w:t xml:space="preserve"> considered a transition</w:t>
      </w:r>
      <w:r w:rsidR="00C5491C" w:rsidRPr="00B45EA5">
        <w:rPr>
          <w:rFonts w:cstheme="minorHAnsi"/>
        </w:rPr>
        <w:t>al</w:t>
      </w:r>
      <w:r w:rsidR="00F57052" w:rsidRPr="00B45EA5">
        <w:rPr>
          <w:rFonts w:cstheme="minorHAnsi"/>
        </w:rPr>
        <w:t xml:space="preserve"> biogeographical </w:t>
      </w:r>
      <w:r w:rsidR="00831E8D" w:rsidRPr="00B45EA5">
        <w:rPr>
          <w:rFonts w:cstheme="minorHAnsi"/>
        </w:rPr>
        <w:t xml:space="preserve">hub </w:t>
      </w:r>
      <w:r w:rsidR="00F53E5C" w:rsidRPr="00B45EA5">
        <w:rPr>
          <w:rFonts w:cstheme="minorHAnsi"/>
        </w:rPr>
        <w:t xml:space="preserve">between Eurosiberian and </w:t>
      </w:r>
      <w:r w:rsidR="00E96AC4" w:rsidRPr="00B45EA5">
        <w:rPr>
          <w:rFonts w:cstheme="minorHAnsi"/>
        </w:rPr>
        <w:t>Mediterranean regions</w:t>
      </w:r>
      <w:r w:rsidR="00185BDA" w:rsidRPr="00B45EA5">
        <w:rPr>
          <w:rFonts w:cstheme="minorHAnsi"/>
        </w:rPr>
        <w:t xml:space="preserve"> </w:t>
      </w:r>
      <w:commentRangeStart w:id="24"/>
      <w:r w:rsidR="00185BDA" w:rsidRPr="00B45EA5">
        <w:rPr>
          <w:rFonts w:cstheme="minorHAnsi"/>
        </w:rPr>
        <w:fldChar w:fldCharType="begin" w:fldLock="1"/>
      </w:r>
      <w:r w:rsidR="009D262F" w:rsidRPr="00B45EA5">
        <w:rPr>
          <w:rFonts w:cstheme="minorHAnsi"/>
        </w:rPr>
        <w:instrText>ADDIN CSL_CITATION {"citationItems":[{"id":"ITEM-1","itemData":{"DOI":"10.1007/s00035-015-0149-z","ISSN":"1664221X","abstract":"Many studies have highlighted the importance of mountain ecosystems as hotspots of biodiversity and endemism. In this study, we used biogeographic partitioning to explore the diversity patterns of high-mountain flora in south-western Europe by analysing the richness of the main floristic elements in relation to geographical and ecological factors (climate, isolation, elevation, etc.). Taxa that inhabit above 1600 m a.s.l. in the Iberian Peninsula were selected using bibliographic sources. Hierarchical agglomerative clustering and non-metric multidimensional scaling (NMDS) were used to explore the patterns of taxonomic diversity across the main biogeographic elements. Six environmental variables were calculated to account for inter-range variation in species richness and biogeographic elements. The results showed that at a broad scale, the main floristic elements correlated with specific eco-geographical factors. The Arctic–Boreal element was strongly, negatively correlated with summer drought and showed a higher taxonomic distinctness than expected. The Iberian endemic element was related to isolation and maximum elevation and although it was the richest element, it demonstrated a relatively low taxonomic diversity, in particular in the Baetic Range. Biogeographic origin is an important driver of the diversity patterns of high-mountain flora. In the Iberian Peninsula, these patterns show a North–South gradient, which reflects historical processes of migration and speciation that were constrained by climatic fluctuations during the Ice Ages. Although species richness is the usual biodiversity measure considered in conservation strategies, the use of taxonomically related indices helps to understand better the general diversity patterns and to better document strategies of biodiversity conservation.","author":[{"dropping-particle":"","family":"Loidi","given":"Javier","non-dropping-particle":"","parse-names":false,"suffix":""},{"dropping-particle":"","family":"Campos","given":"Juan Antonio","non-dropping-particle":"","parse-names":false,"suffix":""},{"dropping-particle":"","family":"Herrera","given":"Mercedes","non-dropping-particle":"","parse-names":false,"suffix":""},{"dropping-particle":"","family":"Biurrun","given":"Idoia","non-dropping-particle":"","parse-names":false,"suffix":""},{"dropping-particle":"","family":"García-Mijangos","given":"Itziar","non-dropping-particle":"","parse-names":false,"suffix":""},{"dropping-particle":"","family":"García-Baquero","given":"Gonzalo","non-dropping-particle":"","parse-names":false,"suffix":""}],"container-title":"Alpine Botany","id":"ITEM-1","issue":"2","issued":{"date-parts":[["2015"]]},"page":"137-146","title":"Eco-geographical factors affecting richness and phylogenetic diversity patterns of high-mountain flora in the Iberian Peninsula","type":"article-journal","volume":"125"},"uris":["http://www.mendeley.com/documents/?uuid=5dc1dabe-f376-4a4e-a921-343cd95620f9"]}],"mendeley":{"formattedCitation":"(Loidi et al., 2015)","plainTextFormattedCitation":"(Loidi et al., 2015)","previouslyFormattedCitation":"(Loidi et al., 2015)"},"properties":{"noteIndex":0},"schema":"https://github.com/citation-style-language/schema/raw/master/csl-citation.json"}</w:instrText>
      </w:r>
      <w:r w:rsidR="00185BDA" w:rsidRPr="00B45EA5">
        <w:rPr>
          <w:rFonts w:cstheme="minorHAnsi"/>
        </w:rPr>
        <w:fldChar w:fldCharType="separate"/>
      </w:r>
      <w:r w:rsidR="00185BDA" w:rsidRPr="00B45EA5">
        <w:rPr>
          <w:rFonts w:cstheme="minorHAnsi"/>
          <w:noProof/>
        </w:rPr>
        <w:t>(Loidi et al., 2015)</w:t>
      </w:r>
      <w:r w:rsidR="00185BDA" w:rsidRPr="00B45EA5">
        <w:rPr>
          <w:rFonts w:cstheme="minorHAnsi"/>
        </w:rPr>
        <w:fldChar w:fldCharType="end"/>
      </w:r>
      <w:r w:rsidR="00E96AC4" w:rsidRPr="00B45EA5">
        <w:rPr>
          <w:rFonts w:cstheme="minorHAnsi"/>
        </w:rPr>
        <w:t>,</w:t>
      </w:r>
      <w:commentRangeEnd w:id="24"/>
      <w:r w:rsidR="00AE43BC">
        <w:rPr>
          <w:rStyle w:val="Refdecomentario"/>
          <w:rFonts w:ascii="Calibri" w:eastAsia="Calibri" w:hAnsi="Calibri" w:cs="Calibri"/>
        </w:rPr>
        <w:commentReference w:id="24"/>
      </w:r>
      <w:r w:rsidR="00E96AC4" w:rsidRPr="00B45EA5">
        <w:rPr>
          <w:rFonts w:cstheme="minorHAnsi"/>
        </w:rPr>
        <w:t xml:space="preserve"> </w:t>
      </w:r>
      <w:r w:rsidR="00E32266" w:rsidRPr="00B45EA5">
        <w:rPr>
          <w:rFonts w:cstheme="minorHAnsi"/>
        </w:rPr>
        <w:t xml:space="preserve">influenced by </w:t>
      </w:r>
      <w:r w:rsidR="006D1A47">
        <w:rPr>
          <w:rFonts w:cstheme="minorHAnsi"/>
        </w:rPr>
        <w:t>m</w:t>
      </w:r>
      <w:r w:rsidR="00E32266" w:rsidRPr="00B45EA5">
        <w:rPr>
          <w:rFonts w:cstheme="minorHAnsi"/>
        </w:rPr>
        <w:t>editerranean</w:t>
      </w:r>
      <w:r w:rsidR="00C5491C" w:rsidRPr="00B45EA5">
        <w:rPr>
          <w:rFonts w:cstheme="minorHAnsi"/>
        </w:rPr>
        <w:t>/continental</w:t>
      </w:r>
      <w:r w:rsidR="00E32266" w:rsidRPr="00B45EA5">
        <w:rPr>
          <w:rFonts w:cstheme="minorHAnsi"/>
        </w:rPr>
        <w:t xml:space="preserve"> climate in southern slopes and </w:t>
      </w:r>
      <w:r w:rsidR="006D1A47">
        <w:rPr>
          <w:rFonts w:cstheme="minorHAnsi"/>
        </w:rPr>
        <w:t>t</w:t>
      </w:r>
      <w:r w:rsidR="00E32266" w:rsidRPr="00B45EA5">
        <w:rPr>
          <w:rFonts w:cstheme="minorHAnsi"/>
        </w:rPr>
        <w:t>emperate</w:t>
      </w:r>
      <w:r w:rsidR="00C5491C" w:rsidRPr="00B45EA5">
        <w:rPr>
          <w:rFonts w:cstheme="minorHAnsi"/>
        </w:rPr>
        <w:t>/</w:t>
      </w:r>
      <w:r w:rsidR="00E32266" w:rsidRPr="00B45EA5">
        <w:rPr>
          <w:rFonts w:cstheme="minorHAnsi"/>
        </w:rPr>
        <w:t>oceanic climate in northern slopes (Fig</w:t>
      </w:r>
      <w:r w:rsidR="00CE385E" w:rsidRPr="00B45EA5">
        <w:rPr>
          <w:rFonts w:cstheme="minorHAnsi"/>
        </w:rPr>
        <w:t xml:space="preserve"> </w:t>
      </w:r>
      <w:r w:rsidR="00E32266" w:rsidRPr="00B45EA5">
        <w:rPr>
          <w:rFonts w:cstheme="minorHAnsi"/>
        </w:rPr>
        <w:t>1)</w:t>
      </w:r>
      <w:r w:rsidR="00152264" w:rsidRPr="00B45EA5">
        <w:rPr>
          <w:rFonts w:cstheme="minorHAnsi"/>
        </w:rPr>
        <w:t xml:space="preserve">. </w:t>
      </w:r>
      <w:r w:rsidR="00152AE0" w:rsidRPr="00B45EA5">
        <w:rPr>
          <w:rFonts w:cstheme="minorHAnsi"/>
        </w:rPr>
        <w:t xml:space="preserve">The particularity of </w:t>
      </w:r>
      <w:r w:rsidR="00C5491C" w:rsidRPr="00B45EA5">
        <w:rPr>
          <w:rFonts w:cstheme="minorHAnsi"/>
        </w:rPr>
        <w:t xml:space="preserve">its </w:t>
      </w:r>
      <w:r w:rsidR="004375D7" w:rsidRPr="00B45EA5">
        <w:rPr>
          <w:rFonts w:cstheme="minorHAnsi"/>
        </w:rPr>
        <w:t xml:space="preserve">geographic </w:t>
      </w:r>
      <w:r w:rsidR="00152AE0" w:rsidRPr="00B45EA5">
        <w:rPr>
          <w:rFonts w:cstheme="minorHAnsi"/>
        </w:rPr>
        <w:t xml:space="preserve">location </w:t>
      </w:r>
      <w:r w:rsidR="00C5491C" w:rsidRPr="00B45EA5">
        <w:rPr>
          <w:rFonts w:cstheme="minorHAnsi"/>
        </w:rPr>
        <w:t>facilitates</w:t>
      </w:r>
      <w:r w:rsidR="00152AE0" w:rsidRPr="00B45EA5">
        <w:rPr>
          <w:rFonts w:cstheme="minorHAnsi"/>
        </w:rPr>
        <w:t xml:space="preserve"> the coexistence of</w:t>
      </w:r>
      <w:r w:rsidR="007467C4" w:rsidRPr="00B45EA5">
        <w:rPr>
          <w:rFonts w:cstheme="minorHAnsi"/>
        </w:rPr>
        <w:t xml:space="preserve"> </w:t>
      </w:r>
      <w:r w:rsidR="00152AE0" w:rsidRPr="00B45EA5">
        <w:rPr>
          <w:rFonts w:cstheme="minorHAnsi"/>
        </w:rPr>
        <w:t xml:space="preserve">a </w:t>
      </w:r>
      <w:r w:rsidR="007467C4" w:rsidRPr="00B45EA5">
        <w:rPr>
          <w:rFonts w:cstheme="minorHAnsi"/>
        </w:rPr>
        <w:t>complex</w:t>
      </w:r>
      <w:r w:rsidR="004519AE" w:rsidRPr="00B45EA5">
        <w:rPr>
          <w:rFonts w:cstheme="minorHAnsi"/>
        </w:rPr>
        <w:t xml:space="preserve"> array of </w:t>
      </w:r>
      <w:r w:rsidR="00F57052" w:rsidRPr="00B45EA5">
        <w:rPr>
          <w:rFonts w:cstheme="minorHAnsi"/>
        </w:rPr>
        <w:t xml:space="preserve">communities </w:t>
      </w:r>
      <w:del w:id="25" w:author="FRANCISCO DE BORJA JIMENEZ-ALFARO GONZALEZ" w:date="2023-08-02T10:23:00Z">
        <w:r w:rsidR="00152AE0" w:rsidRPr="00B45EA5" w:rsidDel="00BC443B">
          <w:rPr>
            <w:rFonts w:cstheme="minorHAnsi"/>
          </w:rPr>
          <w:delText xml:space="preserve">and </w:delText>
        </w:r>
      </w:del>
      <w:ins w:id="26" w:author="FRANCISCO DE BORJA JIMENEZ-ALFARO GONZALEZ" w:date="2023-08-02T10:23:00Z">
        <w:r w:rsidR="00BC443B">
          <w:rPr>
            <w:rFonts w:cstheme="minorHAnsi"/>
          </w:rPr>
          <w:t>with</w:t>
        </w:r>
        <w:r w:rsidR="00BC443B" w:rsidRPr="00B45EA5">
          <w:rPr>
            <w:rFonts w:cstheme="minorHAnsi"/>
          </w:rPr>
          <w:t xml:space="preserve"> </w:t>
        </w:r>
      </w:ins>
      <w:r w:rsidR="00152AE0" w:rsidRPr="00B45EA5">
        <w:rPr>
          <w:rFonts w:cstheme="minorHAnsi"/>
        </w:rPr>
        <w:t xml:space="preserve">species </w:t>
      </w:r>
      <w:r w:rsidR="00F57052" w:rsidRPr="00B45EA5">
        <w:rPr>
          <w:rFonts w:cstheme="minorHAnsi"/>
        </w:rPr>
        <w:t xml:space="preserve">adapted </w:t>
      </w:r>
      <w:r w:rsidR="009A005A" w:rsidRPr="00B45EA5">
        <w:rPr>
          <w:rFonts w:cstheme="minorHAnsi"/>
        </w:rPr>
        <w:t xml:space="preserve">to </w:t>
      </w:r>
      <w:r w:rsidR="004519AE" w:rsidRPr="00B45EA5">
        <w:rPr>
          <w:rFonts w:cstheme="minorHAnsi"/>
        </w:rPr>
        <w:t>both</w:t>
      </w:r>
      <w:r w:rsidR="008F7E44" w:rsidRPr="00B45EA5">
        <w:rPr>
          <w:rFonts w:cstheme="minorHAnsi"/>
        </w:rPr>
        <w:t xml:space="preserve"> </w:t>
      </w:r>
      <w:r w:rsidR="004519AE" w:rsidRPr="00B45EA5">
        <w:rPr>
          <w:rFonts w:cstheme="minorHAnsi"/>
        </w:rPr>
        <w:t>climates</w:t>
      </w:r>
      <w:r w:rsidR="00C5491C" w:rsidRPr="00B45EA5">
        <w:rPr>
          <w:rFonts w:cstheme="minorHAnsi"/>
        </w:rPr>
        <w:t>.</w:t>
      </w:r>
      <w:r w:rsidR="00152AE0" w:rsidRPr="00B45EA5">
        <w:rPr>
          <w:rFonts w:cstheme="minorHAnsi"/>
        </w:rPr>
        <w:t xml:space="preserve"> </w:t>
      </w:r>
      <w:commentRangeStart w:id="27"/>
      <w:r w:rsidR="009045B5" w:rsidRPr="00B45EA5">
        <w:rPr>
          <w:rFonts w:cstheme="minorHAnsi"/>
        </w:rPr>
        <w:t>Regional alpine</w:t>
      </w:r>
      <w:r w:rsidR="00763951" w:rsidRPr="00B45EA5">
        <w:rPr>
          <w:rFonts w:cstheme="minorHAnsi"/>
        </w:rPr>
        <w:t xml:space="preserve"> communities are dominated mostly by </w:t>
      </w:r>
      <w:proofErr w:type="spellStart"/>
      <w:r w:rsidR="00763951" w:rsidRPr="00B45EA5">
        <w:rPr>
          <w:rFonts w:cstheme="minorHAnsi"/>
          <w:i/>
          <w:iCs/>
        </w:rPr>
        <w:t>Poaceae</w:t>
      </w:r>
      <w:proofErr w:type="spellEnd"/>
      <w:r w:rsidR="00763951" w:rsidRPr="00B45EA5">
        <w:rPr>
          <w:rFonts w:cstheme="minorHAnsi"/>
        </w:rPr>
        <w:t xml:space="preserve"> and </w:t>
      </w:r>
      <w:proofErr w:type="spellStart"/>
      <w:r w:rsidR="00763951" w:rsidRPr="00B45EA5">
        <w:rPr>
          <w:rFonts w:cstheme="minorHAnsi"/>
          <w:i/>
          <w:iCs/>
        </w:rPr>
        <w:t>Cyperaceae</w:t>
      </w:r>
      <w:proofErr w:type="spellEnd"/>
      <w:r w:rsidR="00763951" w:rsidRPr="00B45EA5">
        <w:rPr>
          <w:rFonts w:cstheme="minorHAnsi"/>
        </w:rPr>
        <w:t>, but they are also rich in Hemicryptophytes and Chamaephytes.</w:t>
      </w:r>
      <w:commentRangeEnd w:id="27"/>
      <w:r w:rsidR="002D7E31">
        <w:rPr>
          <w:rStyle w:val="Refdecomentario"/>
          <w:rFonts w:ascii="Calibri" w:eastAsia="Calibri" w:hAnsi="Calibri" w:cs="Calibri"/>
        </w:rPr>
        <w:commentReference w:id="27"/>
      </w:r>
    </w:p>
    <w:p w14:paraId="6212F476" w14:textId="7574531B" w:rsidR="00981412" w:rsidRPr="00B45EA5" w:rsidRDefault="003C3DEA" w:rsidP="00D53DCE">
      <w:pPr>
        <w:spacing w:line="360" w:lineRule="auto"/>
        <w:jc w:val="both"/>
        <w:rPr>
          <w:rFonts w:cstheme="minorHAnsi"/>
          <w:lang w:val="en-US"/>
        </w:rPr>
      </w:pPr>
      <w:commentRangeStart w:id="28"/>
      <w:r w:rsidRPr="00B45EA5">
        <w:rPr>
          <w:rFonts w:cstheme="minorHAnsi"/>
        </w:rPr>
        <w:lastRenderedPageBreak/>
        <w:t xml:space="preserve">We </w:t>
      </w:r>
      <w:r w:rsidR="00A250BD" w:rsidRPr="00B45EA5">
        <w:rPr>
          <w:rFonts w:cstheme="minorHAnsi"/>
        </w:rPr>
        <w:t xml:space="preserve">established two </w:t>
      </w:r>
      <w:commentRangeEnd w:id="28"/>
      <w:r w:rsidR="00E73152">
        <w:rPr>
          <w:rStyle w:val="Refdecomentario"/>
          <w:rFonts w:ascii="Calibri" w:eastAsia="Calibri" w:hAnsi="Calibri" w:cs="Calibri"/>
        </w:rPr>
        <w:commentReference w:id="28"/>
      </w:r>
      <w:r w:rsidR="00A250BD" w:rsidRPr="00B45EA5">
        <w:rPr>
          <w:rFonts w:cstheme="minorHAnsi"/>
        </w:rPr>
        <w:t xml:space="preserve">study </w:t>
      </w:r>
      <w:r w:rsidR="005720A6" w:rsidRPr="00B45EA5">
        <w:rPr>
          <w:rFonts w:cstheme="minorHAnsi"/>
        </w:rPr>
        <w:t>communities</w:t>
      </w:r>
      <w:r w:rsidR="00AD38D7" w:rsidRPr="00B45EA5">
        <w:rPr>
          <w:rFonts w:cstheme="minorHAnsi"/>
        </w:rPr>
        <w:t xml:space="preserve"> in the most contrasting conditions </w:t>
      </w:r>
      <w:r w:rsidR="00BD786C" w:rsidRPr="00B45EA5">
        <w:rPr>
          <w:rFonts w:cstheme="minorHAnsi"/>
        </w:rPr>
        <w:t>of</w:t>
      </w:r>
      <w:r w:rsidR="00100713" w:rsidRPr="00B45EA5">
        <w:rPr>
          <w:rFonts w:cstheme="minorHAnsi"/>
        </w:rPr>
        <w:t xml:space="preserve"> </w:t>
      </w:r>
      <w:r w:rsidR="00BD786C" w:rsidRPr="00B45EA5">
        <w:rPr>
          <w:rFonts w:cstheme="minorHAnsi"/>
        </w:rPr>
        <w:t>Cantabrian</w:t>
      </w:r>
      <w:r w:rsidR="00100713" w:rsidRPr="00B45EA5">
        <w:rPr>
          <w:rFonts w:cstheme="minorHAnsi"/>
        </w:rPr>
        <w:t xml:space="preserve"> alpine </w:t>
      </w:r>
      <w:r w:rsidR="00886503" w:rsidRPr="00B45EA5">
        <w:rPr>
          <w:rFonts w:cstheme="minorHAnsi"/>
        </w:rPr>
        <w:t>habitats</w:t>
      </w:r>
      <w:r w:rsidR="0028325B" w:rsidRPr="00B45EA5">
        <w:rPr>
          <w:rFonts w:cstheme="minorHAnsi"/>
        </w:rPr>
        <w:t xml:space="preserve"> (Fig 1)</w:t>
      </w:r>
      <w:commentRangeStart w:id="29"/>
      <w:r w:rsidR="00A250BD" w:rsidRPr="00B45EA5">
        <w:rPr>
          <w:rFonts w:cstheme="minorHAnsi"/>
        </w:rPr>
        <w:t xml:space="preserve">: </w:t>
      </w:r>
      <w:commentRangeEnd w:id="29"/>
      <w:r w:rsidR="006C7999" w:rsidRPr="00B45EA5">
        <w:rPr>
          <w:rStyle w:val="Refdecomentario"/>
          <w:rFonts w:ascii="Calibri" w:eastAsia="Calibri" w:hAnsi="Calibri" w:cs="Calibri"/>
          <w:sz w:val="14"/>
          <w:szCs w:val="14"/>
        </w:rPr>
        <w:commentReference w:id="29"/>
      </w:r>
      <w:r w:rsidR="00B40DFE" w:rsidRPr="00B45EA5">
        <w:rPr>
          <w:rFonts w:cstheme="minorHAnsi"/>
          <w:lang w:val="en-US"/>
        </w:rPr>
        <w:t xml:space="preserve">(1) </w:t>
      </w:r>
      <w:r w:rsidR="005431CB" w:rsidRPr="00B45EA5">
        <w:rPr>
          <w:rFonts w:cstheme="minorHAnsi"/>
          <w:lang w:val="en-US"/>
        </w:rPr>
        <w:t xml:space="preserve">SW </w:t>
      </w:r>
      <w:r w:rsidR="00B40DFE" w:rsidRPr="00B45EA5">
        <w:rPr>
          <w:rFonts w:cstheme="minorHAnsi"/>
          <w:lang w:val="en-US"/>
        </w:rPr>
        <w:t xml:space="preserve">Mediterranean </w:t>
      </w:r>
      <w:r w:rsidR="00886503" w:rsidRPr="00B45EA5">
        <w:rPr>
          <w:rFonts w:cstheme="minorHAnsi"/>
          <w:lang w:val="en-US"/>
        </w:rPr>
        <w:t xml:space="preserve">grasslands in </w:t>
      </w:r>
      <w:r w:rsidR="00B40DFE" w:rsidRPr="00B45EA5">
        <w:rPr>
          <w:rFonts w:cstheme="minorHAnsi"/>
          <w:lang w:val="en-US"/>
        </w:rPr>
        <w:t xml:space="preserve">Valles de Omaña </w:t>
      </w:r>
      <w:r w:rsidR="009A408A" w:rsidRPr="00B45EA5">
        <w:rPr>
          <w:rFonts w:cstheme="minorHAnsi"/>
          <w:lang w:val="en-US"/>
        </w:rPr>
        <w:t>and</w:t>
      </w:r>
      <w:r w:rsidR="00B40DFE" w:rsidRPr="00B45EA5">
        <w:rPr>
          <w:rFonts w:cstheme="minorHAnsi"/>
          <w:lang w:val="en-US"/>
        </w:rPr>
        <w:t xml:space="preserve"> Luna Biosphere Reserve</w:t>
      </w:r>
      <w:r w:rsidR="000135FA" w:rsidRPr="00B45EA5">
        <w:rPr>
          <w:rFonts w:cstheme="minorHAnsi"/>
          <w:lang w:val="en-US"/>
        </w:rPr>
        <w:t>;</w:t>
      </w:r>
      <w:r w:rsidR="009045B5" w:rsidRPr="00B45EA5">
        <w:rPr>
          <w:rFonts w:cstheme="minorHAnsi"/>
          <w:lang w:val="en-US"/>
        </w:rPr>
        <w:t xml:space="preserve"> </w:t>
      </w:r>
      <w:r w:rsidR="00B40DFE" w:rsidRPr="00B45EA5">
        <w:rPr>
          <w:rFonts w:cstheme="minorHAnsi"/>
        </w:rPr>
        <w:t xml:space="preserve">and </w:t>
      </w:r>
      <w:r w:rsidR="00A250BD" w:rsidRPr="00B45EA5">
        <w:rPr>
          <w:rFonts w:cstheme="minorHAnsi"/>
        </w:rPr>
        <w:t>(</w:t>
      </w:r>
      <w:r w:rsidR="00B40DFE" w:rsidRPr="00B45EA5">
        <w:rPr>
          <w:rFonts w:cstheme="minorHAnsi"/>
        </w:rPr>
        <w:t>2</w:t>
      </w:r>
      <w:r w:rsidR="00A250BD" w:rsidRPr="00B45EA5">
        <w:rPr>
          <w:rFonts w:cstheme="minorHAnsi"/>
        </w:rPr>
        <w:t xml:space="preserve">) </w:t>
      </w:r>
      <w:r w:rsidR="00632B5B" w:rsidRPr="00B45EA5">
        <w:rPr>
          <w:rFonts w:cstheme="minorHAnsi"/>
        </w:rPr>
        <w:t xml:space="preserve">NE </w:t>
      </w:r>
      <w:r w:rsidR="00A250BD" w:rsidRPr="00B45EA5">
        <w:rPr>
          <w:rFonts w:cstheme="minorHAnsi"/>
          <w:lang w:val="en-US"/>
        </w:rPr>
        <w:t xml:space="preserve">Temperate alpine </w:t>
      </w:r>
      <w:r w:rsidR="000135FA" w:rsidRPr="00B45EA5">
        <w:rPr>
          <w:rFonts w:cstheme="minorHAnsi"/>
          <w:lang w:val="en-US"/>
        </w:rPr>
        <w:t xml:space="preserve">grasslands </w:t>
      </w:r>
      <w:r w:rsidR="00A250BD" w:rsidRPr="00B45EA5">
        <w:rPr>
          <w:rFonts w:cstheme="minorHAnsi"/>
          <w:lang w:val="en-US"/>
        </w:rPr>
        <w:t>Picos de Europa National Park</w:t>
      </w:r>
      <w:r w:rsidR="004113E8" w:rsidRPr="00B45EA5">
        <w:rPr>
          <w:rFonts w:cstheme="minorHAnsi"/>
          <w:lang w:val="en-US"/>
        </w:rPr>
        <w:t xml:space="preserve"> (see more details in </w:t>
      </w:r>
      <w:r w:rsidR="00A32193">
        <w:rPr>
          <w:rFonts w:cstheme="minorHAnsi"/>
          <w:lang w:val="en-US"/>
        </w:rPr>
        <w:t>T</w:t>
      </w:r>
      <w:r w:rsidR="004113E8" w:rsidRPr="00B45EA5">
        <w:rPr>
          <w:rFonts w:cstheme="minorHAnsi"/>
          <w:lang w:val="en-US"/>
        </w:rPr>
        <w:t>able 1)</w:t>
      </w:r>
      <w:r w:rsidR="009A6882" w:rsidRPr="00B45EA5">
        <w:rPr>
          <w:rFonts w:cstheme="minorHAnsi"/>
          <w:lang w:val="en-US"/>
        </w:rPr>
        <w:t>.</w:t>
      </w:r>
      <w:r w:rsidR="008B6937" w:rsidRPr="00B45EA5">
        <w:rPr>
          <w:rFonts w:cstheme="minorHAnsi"/>
          <w:lang w:val="en-US"/>
        </w:rPr>
        <w:t xml:space="preserve"> </w:t>
      </w:r>
      <w:r w:rsidR="009C1902" w:rsidRPr="00B45EA5">
        <w:rPr>
          <w:rFonts w:cstheme="minorHAnsi"/>
          <w:lang w:val="en-US"/>
        </w:rPr>
        <w:t xml:space="preserve"> </w:t>
      </w:r>
    </w:p>
    <w:p w14:paraId="2F3CB38A" w14:textId="6551AA41" w:rsidR="00FF3012" w:rsidRPr="00B45EA5" w:rsidRDefault="00FF3012" w:rsidP="00D53DCE">
      <w:pPr>
        <w:spacing w:line="360" w:lineRule="auto"/>
        <w:jc w:val="both"/>
        <w:rPr>
          <w:rFonts w:cstheme="minorHAnsi"/>
          <w:lang w:val="en-US"/>
        </w:rPr>
      </w:pPr>
      <w:r w:rsidRPr="00B45EA5">
        <w:rPr>
          <w:rFonts w:cstheme="minorHAnsi"/>
          <w:lang w:val="en-US"/>
        </w:rPr>
        <w:t xml:space="preserve">Table 1. </w:t>
      </w:r>
      <w:r w:rsidR="007228D3" w:rsidRPr="00B45EA5">
        <w:rPr>
          <w:rFonts w:cstheme="minorHAnsi"/>
          <w:lang w:val="en-US"/>
        </w:rPr>
        <w:t>Description of ou</w:t>
      </w:r>
      <w:r w:rsidR="00906FC8" w:rsidRPr="00B45EA5">
        <w:rPr>
          <w:rFonts w:cstheme="minorHAnsi"/>
          <w:lang w:val="en-US"/>
        </w:rPr>
        <w:t>r</w:t>
      </w:r>
      <w:r w:rsidRPr="00B45EA5">
        <w:rPr>
          <w:rFonts w:cstheme="minorHAnsi"/>
          <w:lang w:val="en-US"/>
        </w:rPr>
        <w:t xml:space="preserve"> </w:t>
      </w:r>
      <w:r w:rsidR="00906FC8" w:rsidRPr="00B45EA5">
        <w:rPr>
          <w:rFonts w:cstheme="minorHAnsi"/>
          <w:lang w:val="en-US"/>
        </w:rPr>
        <w:t xml:space="preserve">two alpine </w:t>
      </w:r>
      <w:r w:rsidR="009B18DD" w:rsidRPr="00B45EA5">
        <w:rPr>
          <w:rFonts w:cstheme="minorHAnsi"/>
          <w:lang w:val="en-US"/>
        </w:rPr>
        <w:t>communities</w:t>
      </w:r>
      <w:r w:rsidRPr="00B45EA5">
        <w:rPr>
          <w:rFonts w:cstheme="minorHAnsi"/>
          <w:lang w:val="en-US"/>
        </w:rPr>
        <w:t xml:space="preserve"> </w:t>
      </w:r>
      <w:r w:rsidR="009B18DD" w:rsidRPr="00B45EA5">
        <w:rPr>
          <w:rFonts w:cstheme="minorHAnsi"/>
          <w:lang w:val="en-US"/>
        </w:rPr>
        <w:t>with</w:t>
      </w:r>
      <w:r w:rsidR="00976110" w:rsidRPr="00B45EA5">
        <w:rPr>
          <w:rFonts w:cstheme="minorHAnsi"/>
          <w:lang w:val="en-US"/>
        </w:rPr>
        <w:t xml:space="preserve"> </w:t>
      </w:r>
      <w:r w:rsidR="009B18DD" w:rsidRPr="00B45EA5">
        <w:rPr>
          <w:rFonts w:cstheme="minorHAnsi"/>
          <w:lang w:val="en-US"/>
        </w:rPr>
        <w:t>s</w:t>
      </w:r>
      <w:r w:rsidR="00976110" w:rsidRPr="00B45EA5">
        <w:rPr>
          <w:rFonts w:cstheme="minorHAnsi"/>
          <w:lang w:val="en-US"/>
        </w:rPr>
        <w:t xml:space="preserve">oil pH, </w:t>
      </w:r>
      <w:r w:rsidR="008054C3" w:rsidRPr="00B45EA5">
        <w:rPr>
          <w:rFonts w:cstheme="minorHAnsi"/>
          <w:lang w:val="en-US"/>
        </w:rPr>
        <w:t xml:space="preserve">mean soil temperature, growing days (defined </w:t>
      </w:r>
      <w:r w:rsidR="0006767A">
        <w:rPr>
          <w:rFonts w:cstheme="minorHAnsi"/>
          <w:lang w:val="en-US"/>
        </w:rPr>
        <w:t xml:space="preserve">here </w:t>
      </w:r>
      <w:r w:rsidR="008054C3" w:rsidRPr="00B45EA5">
        <w:rPr>
          <w:rFonts w:cstheme="minorHAnsi"/>
          <w:lang w:val="en-US"/>
        </w:rPr>
        <w:t xml:space="preserve">as days when mean temperature &gt; 3 </w:t>
      </w:r>
      <w:r w:rsidR="00B45EA5" w:rsidRPr="00B45EA5">
        <w:rPr>
          <w:rFonts w:cstheme="minorHAnsi"/>
          <w:lang w:val="en-US"/>
        </w:rPr>
        <w:t>ºC</w:t>
      </w:r>
      <w:r w:rsidR="008054C3" w:rsidRPr="00B45EA5">
        <w:rPr>
          <w:rFonts w:cstheme="minorHAnsi"/>
          <w:lang w:val="en-US"/>
        </w:rPr>
        <w:t>)</w:t>
      </w:r>
      <w:r w:rsidR="008B0F0E" w:rsidRPr="00B45EA5">
        <w:rPr>
          <w:rFonts w:cstheme="minorHAnsi"/>
          <w:lang w:val="en-US"/>
        </w:rPr>
        <w:t>,</w:t>
      </w:r>
      <w:r w:rsidR="008054C3" w:rsidRPr="00B45EA5">
        <w:rPr>
          <w:rFonts w:cstheme="minorHAnsi"/>
          <w:lang w:val="en-US"/>
        </w:rPr>
        <w:t xml:space="preserve"> temperature annual </w:t>
      </w:r>
      <w:r w:rsidR="008B0F0E" w:rsidRPr="00B45EA5">
        <w:rPr>
          <w:rFonts w:cstheme="minorHAnsi"/>
          <w:lang w:val="en-US"/>
        </w:rPr>
        <w:t xml:space="preserve">range and dominant species </w:t>
      </w:r>
      <w:r w:rsidR="008054C3" w:rsidRPr="00B45EA5">
        <w:rPr>
          <w:rFonts w:cstheme="minorHAnsi"/>
          <w:lang w:val="en-US"/>
        </w:rPr>
        <w:t xml:space="preserve">values </w:t>
      </w:r>
      <w:r w:rsidR="000E472B" w:rsidRPr="00B45EA5">
        <w:rPr>
          <w:rFonts w:cstheme="minorHAnsi"/>
          <w:lang w:val="en-US"/>
        </w:rPr>
        <w:t xml:space="preserve">extracted from own field data. </w:t>
      </w:r>
      <w:r w:rsidR="008B0F0E" w:rsidRPr="00B45EA5">
        <w:rPr>
          <w:rFonts w:cstheme="minorHAnsi"/>
          <w:lang w:val="en-US"/>
        </w:rPr>
        <w:t xml:space="preserve">Precipitation values extracted from the closest </w:t>
      </w:r>
      <w:r w:rsidR="00E2457D" w:rsidRPr="00B45EA5">
        <w:rPr>
          <w:rFonts w:cstheme="minorHAnsi"/>
          <w:lang w:val="en-US"/>
        </w:rPr>
        <w:t xml:space="preserve">weather stations to the study sites. </w:t>
      </w:r>
    </w:p>
    <w:tbl>
      <w:tblPr>
        <w:tblStyle w:val="Tablaconcuadrcula"/>
        <w:tblW w:w="8500" w:type="dxa"/>
        <w:tblLook w:val="04A0" w:firstRow="1" w:lastRow="0" w:firstColumn="1" w:lastColumn="0" w:noHBand="0" w:noVBand="1"/>
      </w:tblPr>
      <w:tblGrid>
        <w:gridCol w:w="2830"/>
        <w:gridCol w:w="2835"/>
        <w:gridCol w:w="2835"/>
      </w:tblGrid>
      <w:tr w:rsidR="00323F1B" w:rsidRPr="00B45EA5" w14:paraId="498CC293" w14:textId="77777777" w:rsidTr="00AA5AD3">
        <w:tc>
          <w:tcPr>
            <w:tcW w:w="2830" w:type="dxa"/>
          </w:tcPr>
          <w:p w14:paraId="1D592669" w14:textId="429CF8F8" w:rsidR="00323F1B" w:rsidRPr="00B45EA5" w:rsidRDefault="00323F1B" w:rsidP="00D53DCE">
            <w:pPr>
              <w:spacing w:line="360" w:lineRule="auto"/>
              <w:jc w:val="both"/>
              <w:rPr>
                <w:rFonts w:cstheme="minorHAnsi"/>
                <w:lang w:val="en-US"/>
              </w:rPr>
            </w:pPr>
          </w:p>
        </w:tc>
        <w:tc>
          <w:tcPr>
            <w:tcW w:w="2835" w:type="dxa"/>
          </w:tcPr>
          <w:p w14:paraId="00234125" w14:textId="01DD9C80" w:rsidR="00323F1B" w:rsidRPr="00B45EA5" w:rsidRDefault="00323F1B" w:rsidP="00D53DCE">
            <w:pPr>
              <w:spacing w:line="360" w:lineRule="auto"/>
              <w:jc w:val="both"/>
              <w:rPr>
                <w:rFonts w:cstheme="minorHAnsi"/>
                <w:lang w:val="en-US"/>
              </w:rPr>
            </w:pPr>
            <w:r w:rsidRPr="00B45EA5">
              <w:rPr>
                <w:rFonts w:cstheme="minorHAnsi"/>
                <w:lang w:val="en-US"/>
              </w:rPr>
              <w:t>Mediterranean</w:t>
            </w:r>
            <w:r w:rsidR="00594EC6">
              <w:rPr>
                <w:rFonts w:cstheme="minorHAnsi"/>
                <w:lang w:val="en-US"/>
              </w:rPr>
              <w:t xml:space="preserve"> community</w:t>
            </w:r>
          </w:p>
        </w:tc>
        <w:tc>
          <w:tcPr>
            <w:tcW w:w="2835" w:type="dxa"/>
          </w:tcPr>
          <w:p w14:paraId="6386E85A" w14:textId="7DDE8BB1" w:rsidR="00323F1B" w:rsidRPr="00B45EA5" w:rsidRDefault="00323F1B" w:rsidP="00D53DCE">
            <w:pPr>
              <w:spacing w:line="360" w:lineRule="auto"/>
              <w:jc w:val="both"/>
              <w:rPr>
                <w:rFonts w:cstheme="minorHAnsi"/>
                <w:lang w:val="en-US"/>
              </w:rPr>
            </w:pPr>
            <w:r w:rsidRPr="00B45EA5">
              <w:rPr>
                <w:rFonts w:cstheme="minorHAnsi"/>
                <w:lang w:val="en-US"/>
              </w:rPr>
              <w:t>Temperate</w:t>
            </w:r>
            <w:r w:rsidR="00594EC6">
              <w:rPr>
                <w:rFonts w:cstheme="minorHAnsi"/>
                <w:lang w:val="en-US"/>
              </w:rPr>
              <w:t xml:space="preserve"> community</w:t>
            </w:r>
          </w:p>
        </w:tc>
      </w:tr>
      <w:tr w:rsidR="00323F1B" w:rsidRPr="00B45EA5" w14:paraId="1AFBAAF7" w14:textId="77777777" w:rsidTr="00AA5AD3">
        <w:tc>
          <w:tcPr>
            <w:tcW w:w="2830" w:type="dxa"/>
          </w:tcPr>
          <w:p w14:paraId="38116F9F" w14:textId="63E42AE7" w:rsidR="00323F1B" w:rsidRPr="00B45EA5" w:rsidRDefault="00F722BB" w:rsidP="004A0D9D">
            <w:pPr>
              <w:spacing w:line="360" w:lineRule="auto"/>
              <w:rPr>
                <w:rFonts w:cstheme="minorHAnsi"/>
                <w:lang w:val="en-US"/>
              </w:rPr>
            </w:pPr>
            <w:r w:rsidRPr="00B45EA5">
              <w:rPr>
                <w:rFonts w:cstheme="minorHAnsi"/>
                <w:lang w:val="en-US"/>
              </w:rPr>
              <w:t>Location</w:t>
            </w:r>
            <w:r w:rsidR="0036650F" w:rsidRPr="00B45EA5">
              <w:rPr>
                <w:rFonts w:cstheme="minorHAnsi"/>
                <w:lang w:val="en-US"/>
              </w:rPr>
              <w:t xml:space="preserve"> (</w:t>
            </w:r>
            <w:r w:rsidR="00B0240F">
              <w:rPr>
                <w:rFonts w:cstheme="minorHAnsi"/>
                <w:lang w:val="en-US"/>
              </w:rPr>
              <w:t>center of four sampling sites</w:t>
            </w:r>
            <w:r w:rsidR="0036650F" w:rsidRPr="00B45EA5">
              <w:rPr>
                <w:rFonts w:cstheme="minorHAnsi"/>
                <w:lang w:val="en-US"/>
              </w:rPr>
              <w:t>)</w:t>
            </w:r>
          </w:p>
        </w:tc>
        <w:tc>
          <w:tcPr>
            <w:tcW w:w="2835" w:type="dxa"/>
          </w:tcPr>
          <w:p w14:paraId="0FF40806" w14:textId="77386E3E" w:rsidR="00323F1B" w:rsidRPr="00B45EA5" w:rsidRDefault="0036650F" w:rsidP="00D53DCE">
            <w:pPr>
              <w:spacing w:line="360" w:lineRule="auto"/>
              <w:jc w:val="both"/>
              <w:rPr>
                <w:rFonts w:cstheme="minorHAnsi"/>
                <w:lang w:val="en-US"/>
              </w:rPr>
            </w:pPr>
            <w:r w:rsidRPr="00B45EA5">
              <w:rPr>
                <w:rFonts w:cstheme="minorHAnsi"/>
                <w:lang w:val="en-US"/>
              </w:rPr>
              <w:t xml:space="preserve">42.910731 / 42.891192˚ N </w:t>
            </w:r>
            <w:r w:rsidR="00DC44C4">
              <w:rPr>
                <w:rFonts w:cstheme="minorHAnsi"/>
                <w:lang w:val="en-US"/>
              </w:rPr>
              <w:t xml:space="preserve">       </w:t>
            </w:r>
            <w:r w:rsidRPr="00B45EA5">
              <w:rPr>
                <w:rFonts w:cstheme="minorHAnsi"/>
                <w:lang w:val="en-US"/>
              </w:rPr>
              <w:t>- 6.043621 / - 6.107621˚ E</w:t>
            </w:r>
          </w:p>
        </w:tc>
        <w:tc>
          <w:tcPr>
            <w:tcW w:w="2835" w:type="dxa"/>
          </w:tcPr>
          <w:p w14:paraId="1FE478D1" w14:textId="06905F75" w:rsidR="00323F1B" w:rsidRPr="00B45EA5" w:rsidRDefault="0036650F" w:rsidP="00D53DCE">
            <w:pPr>
              <w:spacing w:line="360" w:lineRule="auto"/>
              <w:jc w:val="both"/>
              <w:rPr>
                <w:rFonts w:cstheme="minorHAnsi"/>
                <w:lang w:val="en-US"/>
              </w:rPr>
            </w:pPr>
            <w:r w:rsidRPr="00B45EA5">
              <w:rPr>
                <w:rFonts w:cstheme="minorHAnsi"/>
                <w:lang w:val="en-US"/>
              </w:rPr>
              <w:t xml:space="preserve">43.168822 / 43.201078˚ N </w:t>
            </w:r>
            <w:r w:rsidR="00DC44C4">
              <w:rPr>
                <w:rFonts w:cstheme="minorHAnsi"/>
                <w:lang w:val="en-US"/>
              </w:rPr>
              <w:t xml:space="preserve">      </w:t>
            </w:r>
            <w:r w:rsidRPr="00B45EA5">
              <w:rPr>
                <w:rFonts w:cstheme="minorHAnsi"/>
                <w:lang w:val="en-US"/>
              </w:rPr>
              <w:t>-</w:t>
            </w:r>
            <w:r w:rsidR="00D459F7" w:rsidRPr="00B45EA5">
              <w:rPr>
                <w:rFonts w:cstheme="minorHAnsi"/>
                <w:lang w:val="en-US"/>
              </w:rPr>
              <w:t xml:space="preserve"> </w:t>
            </w:r>
            <w:r w:rsidRPr="00B45EA5">
              <w:rPr>
                <w:rFonts w:cstheme="minorHAnsi"/>
                <w:lang w:val="en-US"/>
              </w:rPr>
              <w:t>4.826706 / -</w:t>
            </w:r>
            <w:r w:rsidR="00D459F7" w:rsidRPr="00B45EA5">
              <w:rPr>
                <w:rFonts w:cstheme="minorHAnsi"/>
                <w:lang w:val="en-US"/>
              </w:rPr>
              <w:t xml:space="preserve"> </w:t>
            </w:r>
            <w:r w:rsidRPr="00B45EA5">
              <w:rPr>
                <w:rFonts w:cstheme="minorHAnsi"/>
                <w:lang w:val="en-US"/>
              </w:rPr>
              <w:t>4.830672˚ E</w:t>
            </w:r>
          </w:p>
        </w:tc>
      </w:tr>
      <w:tr w:rsidR="00323F1B" w:rsidRPr="00B45EA5" w14:paraId="1C2C8694" w14:textId="77777777" w:rsidTr="00AA5AD3">
        <w:tc>
          <w:tcPr>
            <w:tcW w:w="2830" w:type="dxa"/>
          </w:tcPr>
          <w:p w14:paraId="43DA92AF" w14:textId="4B24974F" w:rsidR="00323F1B" w:rsidRPr="00B45EA5" w:rsidRDefault="004A0D9D" w:rsidP="00D53DCE">
            <w:pPr>
              <w:spacing w:line="360" w:lineRule="auto"/>
              <w:jc w:val="both"/>
              <w:rPr>
                <w:rFonts w:cstheme="minorHAnsi"/>
                <w:lang w:val="en-US"/>
              </w:rPr>
            </w:pPr>
            <w:r w:rsidRPr="00B45EA5">
              <w:rPr>
                <w:rFonts w:cstheme="minorHAnsi"/>
                <w:lang w:val="en-US"/>
              </w:rPr>
              <w:t>Soil pH</w:t>
            </w:r>
          </w:p>
        </w:tc>
        <w:tc>
          <w:tcPr>
            <w:tcW w:w="2835" w:type="dxa"/>
          </w:tcPr>
          <w:p w14:paraId="333A0BF5" w14:textId="2A80C0B2" w:rsidR="00323F1B" w:rsidRPr="00B45EA5" w:rsidRDefault="0036650F" w:rsidP="00D53DCE">
            <w:pPr>
              <w:spacing w:line="360" w:lineRule="auto"/>
              <w:jc w:val="both"/>
              <w:rPr>
                <w:rFonts w:cstheme="minorHAnsi"/>
                <w:lang w:val="en-US"/>
              </w:rPr>
            </w:pPr>
            <w:r w:rsidRPr="00B45EA5">
              <w:rPr>
                <w:rFonts w:cstheme="minorHAnsi"/>
                <w:lang w:val="en-US"/>
              </w:rPr>
              <w:t>3.8 – 4.8</w:t>
            </w:r>
          </w:p>
        </w:tc>
        <w:tc>
          <w:tcPr>
            <w:tcW w:w="2835" w:type="dxa"/>
          </w:tcPr>
          <w:p w14:paraId="54E97B50" w14:textId="551FECD8" w:rsidR="00323F1B" w:rsidRPr="00B45EA5" w:rsidRDefault="0036650F" w:rsidP="00D53DCE">
            <w:pPr>
              <w:spacing w:line="360" w:lineRule="auto"/>
              <w:jc w:val="both"/>
              <w:rPr>
                <w:rFonts w:cstheme="minorHAnsi"/>
                <w:lang w:val="en-US"/>
              </w:rPr>
            </w:pPr>
            <w:r w:rsidRPr="00B45EA5">
              <w:rPr>
                <w:rFonts w:cstheme="minorHAnsi"/>
                <w:lang w:val="en-US"/>
              </w:rPr>
              <w:t>6.5 – 6.8</w:t>
            </w:r>
          </w:p>
        </w:tc>
      </w:tr>
      <w:tr w:rsidR="00323F1B" w:rsidRPr="00B45EA5" w14:paraId="1E9AE35A" w14:textId="77777777" w:rsidTr="00AA5AD3">
        <w:tc>
          <w:tcPr>
            <w:tcW w:w="2830" w:type="dxa"/>
          </w:tcPr>
          <w:p w14:paraId="73339F6C" w14:textId="42001FAD" w:rsidR="00323F1B" w:rsidRPr="00B45EA5" w:rsidRDefault="004A0D9D" w:rsidP="00D53DCE">
            <w:pPr>
              <w:spacing w:line="360" w:lineRule="auto"/>
              <w:jc w:val="both"/>
              <w:rPr>
                <w:rFonts w:cstheme="minorHAnsi"/>
                <w:lang w:val="en-US"/>
              </w:rPr>
            </w:pPr>
            <w:commentRangeStart w:id="30"/>
            <w:r w:rsidRPr="00B45EA5">
              <w:rPr>
                <w:rFonts w:cstheme="minorHAnsi"/>
                <w:lang w:val="en-US"/>
              </w:rPr>
              <w:t xml:space="preserve">Growing season </w:t>
            </w:r>
            <w:r w:rsidR="00D459F7" w:rsidRPr="00B45EA5">
              <w:rPr>
                <w:rFonts w:cstheme="minorHAnsi"/>
                <w:lang w:val="en-US"/>
              </w:rPr>
              <w:t>length</w:t>
            </w:r>
            <w:commentRangeEnd w:id="30"/>
            <w:r w:rsidR="00D27614" w:rsidRPr="00B45EA5">
              <w:rPr>
                <w:rStyle w:val="Refdecomentario"/>
                <w:rFonts w:ascii="Calibri" w:eastAsia="Calibri" w:hAnsi="Calibri" w:cs="Calibri"/>
                <w:sz w:val="14"/>
                <w:szCs w:val="14"/>
              </w:rPr>
              <w:commentReference w:id="30"/>
            </w:r>
            <w:r w:rsidR="00766CC7">
              <w:rPr>
                <w:rFonts w:cstheme="minorHAnsi"/>
                <w:lang w:val="en-US"/>
              </w:rPr>
              <w:t xml:space="preserve"> </w:t>
            </w:r>
          </w:p>
        </w:tc>
        <w:tc>
          <w:tcPr>
            <w:tcW w:w="2835" w:type="dxa"/>
          </w:tcPr>
          <w:p w14:paraId="1E77F343" w14:textId="7F7FD0C9" w:rsidR="00323F1B" w:rsidRPr="00B45EA5" w:rsidRDefault="002C03C1" w:rsidP="00D53DCE">
            <w:pPr>
              <w:spacing w:line="360" w:lineRule="auto"/>
              <w:jc w:val="both"/>
              <w:rPr>
                <w:rFonts w:cstheme="minorHAnsi"/>
                <w:lang w:val="en-US"/>
              </w:rPr>
            </w:pPr>
            <w:r w:rsidRPr="00B45EA5">
              <w:rPr>
                <w:rFonts w:cstheme="minorHAnsi"/>
                <w:lang w:val="en-US"/>
              </w:rPr>
              <w:t xml:space="preserve">April </w:t>
            </w:r>
            <w:r w:rsidR="00115FB6" w:rsidRPr="00B45EA5">
              <w:rPr>
                <w:rFonts w:cstheme="minorHAnsi"/>
                <w:lang w:val="en-US"/>
              </w:rPr>
              <w:t>–</w:t>
            </w:r>
            <w:r w:rsidRPr="00B45EA5">
              <w:rPr>
                <w:rFonts w:cstheme="minorHAnsi"/>
                <w:lang w:val="en-US"/>
              </w:rPr>
              <w:t xml:space="preserve"> October</w:t>
            </w:r>
            <w:r w:rsidR="00115FB6" w:rsidRPr="00B45EA5">
              <w:rPr>
                <w:rFonts w:cstheme="minorHAnsi"/>
                <w:lang w:val="en-US"/>
              </w:rPr>
              <w:t xml:space="preserve"> </w:t>
            </w:r>
          </w:p>
        </w:tc>
        <w:tc>
          <w:tcPr>
            <w:tcW w:w="2835" w:type="dxa"/>
          </w:tcPr>
          <w:p w14:paraId="7ABC2315" w14:textId="239CBCDE" w:rsidR="00323F1B" w:rsidRPr="00B45EA5" w:rsidRDefault="001A598B" w:rsidP="00D53DCE">
            <w:pPr>
              <w:spacing w:line="360" w:lineRule="auto"/>
              <w:jc w:val="both"/>
              <w:rPr>
                <w:rFonts w:cstheme="minorHAnsi"/>
                <w:lang w:val="en-US"/>
              </w:rPr>
            </w:pPr>
            <w:r w:rsidRPr="00B45EA5">
              <w:rPr>
                <w:rFonts w:cstheme="minorHAnsi"/>
                <w:lang w:val="en-US"/>
              </w:rPr>
              <w:t>May - October</w:t>
            </w:r>
          </w:p>
        </w:tc>
      </w:tr>
      <w:tr w:rsidR="00323F1B" w:rsidRPr="00B45EA5" w14:paraId="2FFE1D1A" w14:textId="77777777" w:rsidTr="00AA5AD3">
        <w:tc>
          <w:tcPr>
            <w:tcW w:w="2830" w:type="dxa"/>
          </w:tcPr>
          <w:p w14:paraId="3710BDF3" w14:textId="0BF8D48C" w:rsidR="00323F1B" w:rsidRPr="00B45EA5" w:rsidRDefault="004A0D9D" w:rsidP="00D53DCE">
            <w:pPr>
              <w:spacing w:line="360" w:lineRule="auto"/>
              <w:jc w:val="both"/>
              <w:rPr>
                <w:rFonts w:cstheme="minorHAnsi"/>
                <w:lang w:val="en-US"/>
              </w:rPr>
            </w:pPr>
            <w:r w:rsidRPr="00B45EA5">
              <w:rPr>
                <w:rFonts w:cstheme="minorHAnsi"/>
                <w:lang w:val="en-US"/>
              </w:rPr>
              <w:t xml:space="preserve">Mean </w:t>
            </w:r>
            <w:r w:rsidR="00230FCD">
              <w:rPr>
                <w:rFonts w:cstheme="minorHAnsi"/>
                <w:lang w:val="en-US"/>
              </w:rPr>
              <w:t xml:space="preserve">annual </w:t>
            </w:r>
            <w:r w:rsidRPr="00B45EA5">
              <w:rPr>
                <w:rFonts w:cstheme="minorHAnsi"/>
                <w:lang w:val="en-US"/>
              </w:rPr>
              <w:t>Temperature</w:t>
            </w:r>
            <w:r w:rsidR="00230FCD">
              <w:rPr>
                <w:rFonts w:cstheme="minorHAnsi"/>
                <w:lang w:val="en-US"/>
              </w:rPr>
              <w:t xml:space="preserve"> in the soil (5 cm depth)</w:t>
            </w:r>
            <w:del w:id="31" w:author="FRANCISCO DE BORJA JIMENEZ-ALFARO GONZALEZ" w:date="2023-08-02T10:01:00Z">
              <w:r w:rsidRPr="00B45EA5" w:rsidDel="00230FCD">
                <w:rPr>
                  <w:rFonts w:cstheme="minorHAnsi"/>
                  <w:lang w:val="en-US"/>
                </w:rPr>
                <w:delText xml:space="preserve"> </w:delText>
              </w:r>
            </w:del>
          </w:p>
        </w:tc>
        <w:tc>
          <w:tcPr>
            <w:tcW w:w="2835" w:type="dxa"/>
          </w:tcPr>
          <w:p w14:paraId="1853ED58" w14:textId="51D50432" w:rsidR="00323F1B" w:rsidRPr="00B45EA5" w:rsidRDefault="00543A56" w:rsidP="00D53DCE">
            <w:pPr>
              <w:spacing w:line="360" w:lineRule="auto"/>
              <w:jc w:val="both"/>
              <w:rPr>
                <w:rFonts w:cstheme="minorHAnsi"/>
                <w:lang w:val="en-US"/>
              </w:rPr>
            </w:pPr>
            <w:r w:rsidRPr="00B45EA5">
              <w:rPr>
                <w:rFonts w:cstheme="minorHAnsi"/>
                <w:lang w:val="en-US"/>
              </w:rPr>
              <w:t xml:space="preserve">8.08 </w:t>
            </w:r>
            <w:r w:rsidR="00B45EA5" w:rsidRPr="00B45EA5">
              <w:rPr>
                <w:rFonts w:cstheme="minorHAnsi"/>
                <w:lang w:val="en-US"/>
              </w:rPr>
              <w:t>ºC</w:t>
            </w:r>
          </w:p>
        </w:tc>
        <w:tc>
          <w:tcPr>
            <w:tcW w:w="2835" w:type="dxa"/>
          </w:tcPr>
          <w:p w14:paraId="66C5092E" w14:textId="26AE4888" w:rsidR="00323F1B" w:rsidRPr="00B45EA5" w:rsidRDefault="00C6017B" w:rsidP="00D53DCE">
            <w:pPr>
              <w:spacing w:line="360" w:lineRule="auto"/>
              <w:jc w:val="both"/>
              <w:rPr>
                <w:rFonts w:cstheme="minorHAnsi"/>
                <w:lang w:val="en-US"/>
              </w:rPr>
            </w:pPr>
            <w:r w:rsidRPr="00B45EA5">
              <w:rPr>
                <w:rFonts w:cstheme="minorHAnsi"/>
                <w:lang w:val="en-US"/>
              </w:rPr>
              <w:t>5.13</w:t>
            </w:r>
            <w:r w:rsidR="00B45EA5" w:rsidRPr="00B45EA5">
              <w:rPr>
                <w:rFonts w:cstheme="minorHAnsi"/>
                <w:lang w:val="en-US"/>
              </w:rPr>
              <w:t xml:space="preserve"> ºC</w:t>
            </w:r>
          </w:p>
        </w:tc>
      </w:tr>
      <w:tr w:rsidR="00543A56" w:rsidRPr="00B45EA5" w14:paraId="6F79AE68" w14:textId="77777777" w:rsidTr="00AA5AD3">
        <w:tc>
          <w:tcPr>
            <w:tcW w:w="2830" w:type="dxa"/>
          </w:tcPr>
          <w:p w14:paraId="637E8EBD" w14:textId="37A74445" w:rsidR="00543A56" w:rsidRPr="00B45EA5" w:rsidRDefault="00C6017B" w:rsidP="00D53DCE">
            <w:pPr>
              <w:spacing w:line="360" w:lineRule="auto"/>
              <w:jc w:val="both"/>
              <w:rPr>
                <w:rFonts w:cstheme="minorHAnsi"/>
                <w:lang w:val="en-US"/>
              </w:rPr>
            </w:pPr>
            <w:commentRangeStart w:id="32"/>
            <w:r w:rsidRPr="00B45EA5">
              <w:rPr>
                <w:rFonts w:cstheme="minorHAnsi"/>
                <w:lang w:val="en-US"/>
              </w:rPr>
              <w:t>Temperature annual range</w:t>
            </w:r>
            <w:commentRangeEnd w:id="32"/>
            <w:r w:rsidR="00997F69">
              <w:rPr>
                <w:rStyle w:val="Refdecomentario"/>
                <w:rFonts w:ascii="Calibri" w:eastAsia="Calibri" w:hAnsi="Calibri" w:cs="Calibri"/>
              </w:rPr>
              <w:commentReference w:id="32"/>
            </w:r>
          </w:p>
        </w:tc>
        <w:tc>
          <w:tcPr>
            <w:tcW w:w="2835" w:type="dxa"/>
          </w:tcPr>
          <w:p w14:paraId="0936C8A6" w14:textId="0259172D" w:rsidR="00543A56" w:rsidRPr="00B45EA5" w:rsidRDefault="00C6017B" w:rsidP="00D53DCE">
            <w:pPr>
              <w:spacing w:line="360" w:lineRule="auto"/>
              <w:jc w:val="both"/>
              <w:rPr>
                <w:rFonts w:cstheme="minorHAnsi"/>
                <w:lang w:val="en-US"/>
              </w:rPr>
            </w:pPr>
            <w:r w:rsidRPr="00B45EA5">
              <w:rPr>
                <w:rFonts w:cstheme="minorHAnsi"/>
                <w:lang w:val="en-US"/>
              </w:rPr>
              <w:t xml:space="preserve">21.77 </w:t>
            </w:r>
            <w:r w:rsidR="00B45EA5" w:rsidRPr="00B45EA5">
              <w:rPr>
                <w:rFonts w:cstheme="minorHAnsi"/>
                <w:lang w:val="en-US"/>
              </w:rPr>
              <w:t>ºC</w:t>
            </w:r>
          </w:p>
        </w:tc>
        <w:tc>
          <w:tcPr>
            <w:tcW w:w="2835" w:type="dxa"/>
          </w:tcPr>
          <w:p w14:paraId="15BC2F92" w14:textId="1FF4CED2" w:rsidR="00543A56" w:rsidRPr="00B45EA5" w:rsidRDefault="00C6017B" w:rsidP="00D53DCE">
            <w:pPr>
              <w:spacing w:line="360" w:lineRule="auto"/>
              <w:jc w:val="both"/>
              <w:rPr>
                <w:rFonts w:cstheme="minorHAnsi"/>
                <w:lang w:val="en-US"/>
              </w:rPr>
            </w:pPr>
            <w:r w:rsidRPr="00B45EA5">
              <w:rPr>
                <w:rFonts w:cstheme="minorHAnsi"/>
                <w:lang w:val="en-US"/>
              </w:rPr>
              <w:t xml:space="preserve">30.66 </w:t>
            </w:r>
            <w:r w:rsidR="00B45EA5" w:rsidRPr="00B45EA5">
              <w:rPr>
                <w:rFonts w:cstheme="minorHAnsi"/>
                <w:lang w:val="en-US"/>
              </w:rPr>
              <w:t>ºC</w:t>
            </w:r>
          </w:p>
        </w:tc>
      </w:tr>
      <w:tr w:rsidR="004A0D9D" w:rsidRPr="007A6983" w14:paraId="10FED566" w14:textId="77777777" w:rsidTr="00AA5AD3">
        <w:tc>
          <w:tcPr>
            <w:tcW w:w="2830" w:type="dxa"/>
          </w:tcPr>
          <w:p w14:paraId="5A47D46C" w14:textId="5FBF2C13" w:rsidR="004A0D9D" w:rsidRPr="00B45EA5" w:rsidRDefault="00997F69" w:rsidP="00D459F7">
            <w:pPr>
              <w:spacing w:line="360" w:lineRule="auto"/>
              <w:rPr>
                <w:rFonts w:cstheme="minorHAnsi"/>
                <w:lang w:val="en-US"/>
              </w:rPr>
            </w:pPr>
            <w:r>
              <w:rPr>
                <w:rFonts w:cstheme="minorHAnsi"/>
                <w:lang w:val="en-US"/>
              </w:rPr>
              <w:t>Annual</w:t>
            </w:r>
            <w:r w:rsidR="0036650F" w:rsidRPr="00B45EA5">
              <w:rPr>
                <w:rFonts w:cstheme="minorHAnsi"/>
                <w:lang w:val="en-US"/>
              </w:rPr>
              <w:t xml:space="preserve"> precipitation (mm)</w:t>
            </w:r>
            <w:r w:rsidR="00E63AC7">
              <w:rPr>
                <w:rFonts w:cstheme="minorHAnsi"/>
                <w:lang w:val="en-US"/>
              </w:rPr>
              <w:t xml:space="preserve"> from nearest station</w:t>
            </w:r>
          </w:p>
        </w:tc>
        <w:tc>
          <w:tcPr>
            <w:tcW w:w="2835" w:type="dxa"/>
          </w:tcPr>
          <w:p w14:paraId="10AD21E8" w14:textId="66C6D05B" w:rsidR="004A0D9D" w:rsidRPr="00B45EA5" w:rsidRDefault="00C6017B" w:rsidP="00D53DCE">
            <w:pPr>
              <w:spacing w:line="360" w:lineRule="auto"/>
              <w:jc w:val="both"/>
              <w:rPr>
                <w:rFonts w:cstheme="minorHAnsi"/>
                <w:lang w:val="es-ES"/>
              </w:rPr>
            </w:pPr>
            <w:r w:rsidRPr="00B45EA5">
              <w:rPr>
                <w:rFonts w:cstheme="minorHAnsi"/>
                <w:highlight w:val="yellow"/>
                <w:lang w:val="es-ES"/>
              </w:rPr>
              <w:t>1058 mm</w:t>
            </w:r>
            <w:r w:rsidR="00A11A65" w:rsidRPr="00B45EA5">
              <w:rPr>
                <w:rFonts w:cstheme="minorHAnsi"/>
                <w:highlight w:val="yellow"/>
                <w:lang w:val="es-ES"/>
              </w:rPr>
              <w:t xml:space="preserve"> (mean 2010-2022</w:t>
            </w:r>
            <w:r w:rsidR="00A11A65" w:rsidRPr="00B45EA5">
              <w:rPr>
                <w:rFonts w:cstheme="minorHAnsi"/>
                <w:lang w:val="es-ES"/>
              </w:rPr>
              <w:t xml:space="preserve"> </w:t>
            </w:r>
            <w:proofErr w:type="spellStart"/>
            <w:r w:rsidR="00A11A65" w:rsidRPr="00B45EA5">
              <w:rPr>
                <w:rFonts w:cstheme="minorHAnsi"/>
                <w:lang w:val="es-ES"/>
              </w:rPr>
              <w:t>from</w:t>
            </w:r>
            <w:proofErr w:type="spellEnd"/>
            <w:r w:rsidR="00A11A65" w:rsidRPr="00B45EA5">
              <w:rPr>
                <w:rFonts w:cstheme="minorHAnsi"/>
                <w:lang w:val="es-ES"/>
              </w:rPr>
              <w:t xml:space="preserve"> </w:t>
            </w:r>
            <w:commentRangeStart w:id="33"/>
            <w:r w:rsidR="00A11A65" w:rsidRPr="00B45EA5">
              <w:rPr>
                <w:rFonts w:cstheme="minorHAnsi"/>
                <w:lang w:val="es-ES"/>
              </w:rPr>
              <w:t>Barrios de Luna</w:t>
            </w:r>
            <w:commentRangeEnd w:id="33"/>
            <w:r w:rsidR="00A11A65" w:rsidRPr="00B45EA5">
              <w:rPr>
                <w:rStyle w:val="Refdecomentario"/>
                <w:rFonts w:ascii="Calibri" w:eastAsia="Calibri" w:hAnsi="Calibri" w:cs="Calibri"/>
                <w:sz w:val="14"/>
                <w:szCs w:val="14"/>
              </w:rPr>
              <w:commentReference w:id="33"/>
            </w:r>
            <w:r w:rsidR="00A11A65" w:rsidRPr="00B45EA5">
              <w:rPr>
                <w:rFonts w:cstheme="minorHAnsi"/>
                <w:lang w:val="es-ES"/>
              </w:rPr>
              <w:t>)</w:t>
            </w:r>
          </w:p>
        </w:tc>
        <w:tc>
          <w:tcPr>
            <w:tcW w:w="2835" w:type="dxa"/>
          </w:tcPr>
          <w:p w14:paraId="5CFA7F9F" w14:textId="311AD12F" w:rsidR="004A0D9D" w:rsidRPr="00B45EA5" w:rsidRDefault="00C6017B" w:rsidP="00D53DCE">
            <w:pPr>
              <w:spacing w:line="360" w:lineRule="auto"/>
              <w:jc w:val="both"/>
              <w:rPr>
                <w:rFonts w:cstheme="minorHAnsi"/>
                <w:lang w:val="es-ES"/>
              </w:rPr>
            </w:pPr>
            <w:r w:rsidRPr="00B45EA5">
              <w:rPr>
                <w:rFonts w:cstheme="minorHAnsi"/>
                <w:highlight w:val="yellow"/>
                <w:lang w:val="es-ES"/>
              </w:rPr>
              <w:t>3004.79 mm</w:t>
            </w:r>
            <w:r w:rsidR="00A11A65" w:rsidRPr="00B45EA5">
              <w:rPr>
                <w:rFonts w:cstheme="minorHAnsi"/>
                <w:highlight w:val="yellow"/>
                <w:lang w:val="es-ES"/>
              </w:rPr>
              <w:t xml:space="preserve"> (Vega de </w:t>
            </w:r>
            <w:proofErr w:type="spellStart"/>
            <w:r w:rsidR="00A11A65" w:rsidRPr="00B45EA5">
              <w:rPr>
                <w:rFonts w:cstheme="minorHAnsi"/>
                <w:highlight w:val="yellow"/>
                <w:lang w:val="es-ES"/>
              </w:rPr>
              <w:t>Urriellu</w:t>
            </w:r>
            <w:proofErr w:type="spellEnd"/>
            <w:r w:rsidR="00A11A65" w:rsidRPr="00B45EA5">
              <w:rPr>
                <w:rFonts w:cstheme="minorHAnsi"/>
                <w:highlight w:val="yellow"/>
                <w:lang w:val="es-ES"/>
              </w:rPr>
              <w:t xml:space="preserve">, </w:t>
            </w:r>
            <w:commentRangeStart w:id="34"/>
            <w:r w:rsidR="00A11A65" w:rsidRPr="00B45EA5">
              <w:rPr>
                <w:rFonts w:cstheme="minorHAnsi"/>
                <w:highlight w:val="yellow"/>
                <w:lang w:val="es-ES"/>
              </w:rPr>
              <w:t>mean 2008-2014</w:t>
            </w:r>
            <w:commentRangeEnd w:id="34"/>
            <w:r w:rsidR="00A11A65" w:rsidRPr="00B45EA5">
              <w:rPr>
                <w:rStyle w:val="Refdecomentario"/>
                <w:rFonts w:ascii="Calibri" w:eastAsia="Calibri" w:hAnsi="Calibri" w:cs="Calibri"/>
                <w:sz w:val="14"/>
                <w:szCs w:val="14"/>
                <w:highlight w:val="yellow"/>
              </w:rPr>
              <w:commentReference w:id="34"/>
            </w:r>
            <w:r w:rsidR="00A11A65" w:rsidRPr="00B45EA5">
              <w:rPr>
                <w:rFonts w:cstheme="minorHAnsi"/>
                <w:lang w:val="es-ES"/>
              </w:rPr>
              <w:t>).</w:t>
            </w:r>
          </w:p>
        </w:tc>
      </w:tr>
      <w:tr w:rsidR="00952168" w:rsidRPr="00B45EA5" w14:paraId="130ED48D" w14:textId="77777777" w:rsidTr="00AA5AD3">
        <w:tc>
          <w:tcPr>
            <w:tcW w:w="2830" w:type="dxa"/>
          </w:tcPr>
          <w:p w14:paraId="3299B2BD" w14:textId="35B6C348" w:rsidR="00952168" w:rsidRPr="00B45EA5" w:rsidRDefault="00952168" w:rsidP="00D459F7">
            <w:pPr>
              <w:spacing w:line="360" w:lineRule="auto"/>
              <w:rPr>
                <w:rFonts w:cstheme="minorHAnsi"/>
                <w:lang w:val="en-US"/>
              </w:rPr>
            </w:pPr>
            <w:commentRangeStart w:id="35"/>
            <w:commentRangeStart w:id="36"/>
            <w:r w:rsidRPr="00B45EA5">
              <w:rPr>
                <w:rFonts w:cstheme="minorHAnsi"/>
                <w:lang w:val="en-US"/>
              </w:rPr>
              <w:t>Dominant species</w:t>
            </w:r>
            <w:r w:rsidR="001E5B9A">
              <w:rPr>
                <w:rFonts w:cstheme="minorHAnsi"/>
                <w:lang w:val="en-US"/>
              </w:rPr>
              <w:t xml:space="preserve"> </w:t>
            </w:r>
            <w:commentRangeEnd w:id="35"/>
            <w:r w:rsidR="00814812">
              <w:rPr>
                <w:rStyle w:val="Refdecomentario"/>
                <w:rFonts w:ascii="Calibri" w:eastAsia="Calibri" w:hAnsi="Calibri" w:cs="Calibri"/>
              </w:rPr>
              <w:commentReference w:id="35"/>
            </w:r>
            <w:commentRangeEnd w:id="36"/>
            <w:r w:rsidR="004A14A6">
              <w:rPr>
                <w:rStyle w:val="Refdecomentario"/>
                <w:rFonts w:ascii="Calibri" w:eastAsia="Calibri" w:hAnsi="Calibri" w:cs="Calibri"/>
              </w:rPr>
              <w:commentReference w:id="36"/>
            </w:r>
            <w:r w:rsidR="001E5B9A">
              <w:rPr>
                <w:rFonts w:cstheme="minorHAnsi"/>
                <w:lang w:val="en-US"/>
              </w:rPr>
              <w:t xml:space="preserve">(mean cover from </w:t>
            </w:r>
            <w:r w:rsidR="00814812">
              <w:rPr>
                <w:rFonts w:cstheme="minorHAnsi"/>
                <w:lang w:val="en-US"/>
              </w:rPr>
              <w:t>80 plots)</w:t>
            </w:r>
          </w:p>
        </w:tc>
        <w:tc>
          <w:tcPr>
            <w:tcW w:w="2835" w:type="dxa"/>
          </w:tcPr>
          <w:p w14:paraId="4D6ABD06" w14:textId="070521E6" w:rsidR="00952168" w:rsidRPr="00B45EA5" w:rsidRDefault="001B6862" w:rsidP="00D53DCE">
            <w:pPr>
              <w:spacing w:line="360" w:lineRule="auto"/>
              <w:jc w:val="both"/>
              <w:rPr>
                <w:rFonts w:cstheme="minorHAnsi"/>
                <w:highlight w:val="yellow"/>
                <w:lang w:val="es-ES"/>
              </w:rPr>
            </w:pPr>
            <w:proofErr w:type="spellStart"/>
            <w:r w:rsidRPr="00B45EA5">
              <w:rPr>
                <w:rFonts w:cstheme="minorHAnsi"/>
                <w:i/>
                <w:iCs/>
                <w:lang w:val="es-ES"/>
              </w:rPr>
              <w:t>Festuca</w:t>
            </w:r>
            <w:proofErr w:type="spellEnd"/>
            <w:r w:rsidRPr="00B45EA5">
              <w:rPr>
                <w:rFonts w:cstheme="minorHAnsi"/>
                <w:i/>
                <w:iCs/>
                <w:lang w:val="es-ES"/>
              </w:rPr>
              <w:t xml:space="preserve"> </w:t>
            </w:r>
            <w:proofErr w:type="spellStart"/>
            <w:r w:rsidRPr="00B45EA5">
              <w:rPr>
                <w:rFonts w:cstheme="minorHAnsi"/>
                <w:i/>
                <w:iCs/>
                <w:lang w:val="es-ES"/>
              </w:rPr>
              <w:t>summilusitana</w:t>
            </w:r>
            <w:proofErr w:type="spellEnd"/>
            <w:r w:rsidRPr="00B45EA5">
              <w:rPr>
                <w:rFonts w:cstheme="minorHAnsi"/>
                <w:lang w:val="es-ES"/>
              </w:rPr>
              <w:t xml:space="preserve"> and </w:t>
            </w:r>
            <w:r w:rsidRPr="00B45EA5">
              <w:rPr>
                <w:rFonts w:cstheme="minorHAnsi"/>
                <w:i/>
                <w:iCs/>
                <w:lang w:val="es-ES"/>
              </w:rPr>
              <w:t xml:space="preserve">Luzula </w:t>
            </w:r>
            <w:proofErr w:type="spellStart"/>
            <w:r w:rsidRPr="00B45EA5">
              <w:rPr>
                <w:rFonts w:cstheme="minorHAnsi"/>
                <w:i/>
                <w:iCs/>
                <w:lang w:val="es-ES"/>
              </w:rPr>
              <w:t>caespitosa</w:t>
            </w:r>
            <w:proofErr w:type="spellEnd"/>
          </w:p>
        </w:tc>
        <w:tc>
          <w:tcPr>
            <w:tcW w:w="2835" w:type="dxa"/>
          </w:tcPr>
          <w:p w14:paraId="12E26A25" w14:textId="134B5ABD" w:rsidR="00952168" w:rsidRPr="00B45EA5" w:rsidRDefault="00CD406F" w:rsidP="00D53DCE">
            <w:pPr>
              <w:spacing w:line="360" w:lineRule="auto"/>
              <w:jc w:val="both"/>
              <w:rPr>
                <w:rFonts w:cstheme="minorHAnsi"/>
                <w:lang w:val="en-US"/>
              </w:rPr>
            </w:pPr>
            <w:proofErr w:type="spellStart"/>
            <w:r w:rsidRPr="00B45EA5">
              <w:rPr>
                <w:rFonts w:cstheme="minorHAnsi"/>
                <w:i/>
                <w:iCs/>
                <w:lang w:val="en-US"/>
              </w:rPr>
              <w:t>Carex</w:t>
            </w:r>
            <w:proofErr w:type="spellEnd"/>
            <w:r w:rsidRPr="00B45EA5">
              <w:rPr>
                <w:rFonts w:cstheme="minorHAnsi"/>
                <w:i/>
                <w:iCs/>
                <w:lang w:val="en-US"/>
              </w:rPr>
              <w:t xml:space="preserve"> sempervirens</w:t>
            </w:r>
            <w:r w:rsidRPr="00B45EA5">
              <w:rPr>
                <w:rFonts w:cstheme="minorHAnsi"/>
                <w:lang w:val="en-US"/>
              </w:rPr>
              <w:t xml:space="preserve"> and </w:t>
            </w:r>
            <w:r w:rsidR="002A0B75" w:rsidRPr="00B45EA5">
              <w:rPr>
                <w:rFonts w:cstheme="minorHAnsi"/>
                <w:i/>
                <w:iCs/>
                <w:lang w:val="en-US"/>
              </w:rPr>
              <w:t xml:space="preserve">Helianthemum </w:t>
            </w:r>
            <w:proofErr w:type="spellStart"/>
            <w:r w:rsidR="002A0B75" w:rsidRPr="00B45EA5">
              <w:rPr>
                <w:rFonts w:cstheme="minorHAnsi"/>
                <w:i/>
                <w:iCs/>
                <w:lang w:val="en-US"/>
              </w:rPr>
              <w:t>urrielense</w:t>
            </w:r>
            <w:proofErr w:type="spellEnd"/>
          </w:p>
        </w:tc>
      </w:tr>
    </w:tbl>
    <w:p w14:paraId="0383A419" w14:textId="1A43B385" w:rsidR="00A250BD" w:rsidRPr="00B45EA5" w:rsidRDefault="00A250BD" w:rsidP="00D53DCE">
      <w:pPr>
        <w:tabs>
          <w:tab w:val="left" w:pos="3780"/>
        </w:tabs>
        <w:spacing w:line="360" w:lineRule="auto"/>
        <w:jc w:val="both"/>
        <w:rPr>
          <w:rFonts w:cstheme="minorHAnsi"/>
          <w:lang w:val="en-US"/>
        </w:rPr>
      </w:pPr>
    </w:p>
    <w:p w14:paraId="5B0853D9" w14:textId="7D293BA5" w:rsidR="00E17267" w:rsidRPr="00B45EA5" w:rsidRDefault="00F424F0" w:rsidP="00D53DCE">
      <w:pPr>
        <w:tabs>
          <w:tab w:val="left" w:pos="3780"/>
        </w:tabs>
        <w:spacing w:line="360" w:lineRule="auto"/>
        <w:jc w:val="both"/>
        <w:rPr>
          <w:rFonts w:cstheme="minorHAnsi"/>
          <w:lang w:val="en-US"/>
        </w:rPr>
      </w:pPr>
      <w:r w:rsidRPr="00B45EA5">
        <w:rPr>
          <w:rFonts w:cstheme="minorHAnsi"/>
          <w:noProof/>
          <w:lang w:val="en-US"/>
        </w:rPr>
        <w:lastRenderedPageBreak/>
        <w:drawing>
          <wp:inline distT="0" distB="0" distL="0" distR="0" wp14:anchorId="31E21570" wp14:editId="75FE3C12">
            <wp:extent cx="5319423" cy="4950617"/>
            <wp:effectExtent l="0" t="0" r="0" b="2540"/>
            <wp:docPr id="10271733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3337" name="Imagen 1027173337"/>
                    <pic:cNvPicPr/>
                  </pic:nvPicPr>
                  <pic:blipFill rotWithShape="1">
                    <a:blip r:embed="rId10">
                      <a:extLst>
                        <a:ext uri="{28A0092B-C50C-407E-A947-70E740481C1C}">
                          <a14:useLocalDpi xmlns:a14="http://schemas.microsoft.com/office/drawing/2010/main" val="0"/>
                        </a:ext>
                      </a:extLst>
                    </a:blip>
                    <a:srcRect l="8541" t="9476" r="8708" b="9278"/>
                    <a:stretch/>
                  </pic:blipFill>
                  <pic:spPr bwMode="auto">
                    <a:xfrm>
                      <a:off x="0" y="0"/>
                      <a:ext cx="5332821" cy="4963086"/>
                    </a:xfrm>
                    <a:prstGeom prst="rect">
                      <a:avLst/>
                    </a:prstGeom>
                    <a:ln>
                      <a:noFill/>
                    </a:ln>
                    <a:extLst>
                      <a:ext uri="{53640926-AAD7-44D8-BBD7-CCE9431645EC}">
                        <a14:shadowObscured xmlns:a14="http://schemas.microsoft.com/office/drawing/2010/main"/>
                      </a:ext>
                    </a:extLst>
                  </pic:spPr>
                </pic:pic>
              </a:graphicData>
            </a:graphic>
          </wp:inline>
        </w:drawing>
      </w:r>
    </w:p>
    <w:p w14:paraId="6546BC80" w14:textId="5CA9F2FF" w:rsidR="00032160" w:rsidRPr="00B45EA5" w:rsidRDefault="00A250BD" w:rsidP="00D467B6">
      <w:pPr>
        <w:spacing w:line="360" w:lineRule="auto"/>
        <w:jc w:val="both"/>
        <w:rPr>
          <w:rFonts w:cstheme="minorHAnsi"/>
        </w:rPr>
      </w:pPr>
      <w:r w:rsidRPr="00B45EA5">
        <w:rPr>
          <w:rFonts w:cstheme="minorHAnsi"/>
        </w:rPr>
        <w:t>Fig 1.</w:t>
      </w:r>
      <w:r w:rsidR="000E6BFD" w:rsidRPr="00B45EA5">
        <w:rPr>
          <w:rFonts w:cstheme="minorHAnsi"/>
        </w:rPr>
        <w:t xml:space="preserve"> </w:t>
      </w:r>
      <w:commentRangeStart w:id="37"/>
      <w:r w:rsidRPr="00B45EA5">
        <w:rPr>
          <w:rFonts w:cstheme="minorHAnsi"/>
        </w:rPr>
        <w:t xml:space="preserve">Map </w:t>
      </w:r>
      <w:commentRangeEnd w:id="37"/>
      <w:r w:rsidR="003701C9">
        <w:rPr>
          <w:rStyle w:val="Refdecomentario"/>
          <w:rFonts w:ascii="Calibri" w:eastAsia="Calibri" w:hAnsi="Calibri" w:cs="Calibri"/>
        </w:rPr>
        <w:commentReference w:id="37"/>
      </w:r>
      <w:r w:rsidRPr="00B45EA5">
        <w:rPr>
          <w:rFonts w:cstheme="minorHAnsi"/>
        </w:rPr>
        <w:t xml:space="preserve">of </w:t>
      </w:r>
      <w:r w:rsidR="00E3349D" w:rsidRPr="00B45EA5">
        <w:rPr>
          <w:rFonts w:cstheme="minorHAnsi"/>
        </w:rPr>
        <w:t xml:space="preserve">the study sites in </w:t>
      </w:r>
      <w:r w:rsidR="00574689" w:rsidRPr="00B45EA5">
        <w:rPr>
          <w:rFonts w:cstheme="minorHAnsi"/>
        </w:rPr>
        <w:t>northwest Spain</w:t>
      </w:r>
      <w:r w:rsidR="008D74C4" w:rsidRPr="00B45EA5">
        <w:rPr>
          <w:rFonts w:cstheme="minorHAnsi"/>
        </w:rPr>
        <w:t xml:space="preserve"> with the Cantabrian </w:t>
      </w:r>
      <w:r w:rsidR="00032160" w:rsidRPr="00B45EA5">
        <w:rPr>
          <w:rFonts w:cstheme="minorHAnsi"/>
        </w:rPr>
        <w:t>Mountain</w:t>
      </w:r>
      <w:r w:rsidR="001E1309" w:rsidRPr="00B45EA5">
        <w:rPr>
          <w:rFonts w:cstheme="minorHAnsi"/>
        </w:rPr>
        <w:t xml:space="preserve">´s </w:t>
      </w:r>
      <w:commentRangeStart w:id="38"/>
      <w:r w:rsidR="001E1309" w:rsidRPr="00B45EA5">
        <w:rPr>
          <w:rFonts w:cstheme="minorHAnsi"/>
          <w:color w:val="FF0000"/>
        </w:rPr>
        <w:t>precipitation gradient</w:t>
      </w:r>
      <w:r w:rsidR="00032160" w:rsidRPr="00B45EA5">
        <w:rPr>
          <w:rFonts w:cstheme="minorHAnsi"/>
          <w:color w:val="FF0000"/>
        </w:rPr>
        <w:t>?</w:t>
      </w:r>
      <w:r w:rsidR="00E61BC6" w:rsidRPr="00B45EA5">
        <w:rPr>
          <w:rFonts w:cstheme="minorHAnsi"/>
          <w:color w:val="FF0000"/>
        </w:rPr>
        <w:t xml:space="preserve"> </w:t>
      </w:r>
      <w:commentRangeEnd w:id="38"/>
      <w:r w:rsidR="006254AB" w:rsidRPr="00B45EA5">
        <w:rPr>
          <w:rStyle w:val="Refdecomentario"/>
          <w:rFonts w:ascii="Calibri" w:eastAsia="Calibri" w:hAnsi="Calibri" w:cs="Calibri"/>
          <w:sz w:val="14"/>
          <w:szCs w:val="14"/>
        </w:rPr>
        <w:commentReference w:id="38"/>
      </w:r>
      <w:r w:rsidR="00E61BC6" w:rsidRPr="00B45EA5">
        <w:rPr>
          <w:rFonts w:cstheme="minorHAnsi"/>
        </w:rPr>
        <w:t>and the location of o</w:t>
      </w:r>
      <w:r w:rsidR="00AC2D3B" w:rsidRPr="00B45EA5">
        <w:rPr>
          <w:rFonts w:cstheme="minorHAnsi"/>
        </w:rPr>
        <w:t>ur two communities</w:t>
      </w:r>
      <w:r w:rsidR="00024831" w:rsidRPr="00B45EA5">
        <w:rPr>
          <w:rFonts w:cstheme="minorHAnsi"/>
        </w:rPr>
        <w:t>:</w:t>
      </w:r>
      <w:r w:rsidR="00AC2D3B" w:rsidRPr="00B45EA5">
        <w:rPr>
          <w:rFonts w:cstheme="minorHAnsi"/>
        </w:rPr>
        <w:t xml:space="preserve"> Mediterranean and Temperate</w:t>
      </w:r>
      <w:r w:rsidR="008D74C4" w:rsidRPr="00B45EA5">
        <w:rPr>
          <w:rFonts w:cstheme="minorHAnsi"/>
        </w:rPr>
        <w:t xml:space="preserve">. </w:t>
      </w:r>
    </w:p>
    <w:p w14:paraId="2C1BCADE" w14:textId="55EEF95C" w:rsidR="00A250BD" w:rsidRPr="00B45EA5" w:rsidRDefault="0030724D" w:rsidP="00D467B6">
      <w:pPr>
        <w:spacing w:line="360" w:lineRule="auto"/>
        <w:jc w:val="both"/>
        <w:rPr>
          <w:rFonts w:cstheme="minorHAnsi"/>
        </w:rPr>
      </w:pPr>
      <w:r w:rsidRPr="00B45EA5">
        <w:rPr>
          <w:rFonts w:cstheme="minorHAnsi"/>
        </w:rPr>
        <w:t>For</w:t>
      </w:r>
      <w:r w:rsidR="00A250BD" w:rsidRPr="00B45EA5">
        <w:rPr>
          <w:rFonts w:cstheme="minorHAnsi"/>
        </w:rPr>
        <w:t xml:space="preserve"> each </w:t>
      </w:r>
      <w:r w:rsidRPr="00B45EA5">
        <w:rPr>
          <w:rFonts w:cstheme="minorHAnsi"/>
        </w:rPr>
        <w:t>community</w:t>
      </w:r>
      <w:r w:rsidR="00A250BD" w:rsidRPr="00B45EA5">
        <w:rPr>
          <w:rFonts w:cstheme="minorHAnsi"/>
        </w:rPr>
        <w:t xml:space="preserve"> we established </w:t>
      </w:r>
      <w:commentRangeStart w:id="39"/>
      <w:r w:rsidR="004438E3">
        <w:rPr>
          <w:rFonts w:cstheme="minorHAnsi"/>
        </w:rPr>
        <w:t>four</w:t>
      </w:r>
      <w:r w:rsidR="004438E3" w:rsidRPr="00B45EA5">
        <w:rPr>
          <w:rFonts w:cstheme="minorHAnsi"/>
        </w:rPr>
        <w:t xml:space="preserve"> </w:t>
      </w:r>
      <w:commentRangeEnd w:id="39"/>
      <w:r w:rsidR="004438E3">
        <w:rPr>
          <w:rStyle w:val="Refdecomentario"/>
          <w:rFonts w:ascii="Calibri" w:eastAsia="Calibri" w:hAnsi="Calibri" w:cs="Calibri"/>
        </w:rPr>
        <w:commentReference w:id="39"/>
      </w:r>
      <w:r w:rsidR="00A250BD" w:rsidRPr="00B45EA5">
        <w:rPr>
          <w:rFonts w:cstheme="minorHAnsi"/>
        </w:rPr>
        <w:t>collection sites</w:t>
      </w:r>
      <w:r w:rsidR="00207A61" w:rsidRPr="00B45EA5">
        <w:rPr>
          <w:rFonts w:cstheme="minorHAnsi"/>
        </w:rPr>
        <w:t xml:space="preserve">, </w:t>
      </w:r>
      <w:r w:rsidR="007108C1" w:rsidRPr="00B45EA5">
        <w:rPr>
          <w:rFonts w:cstheme="minorHAnsi"/>
        </w:rPr>
        <w:t xml:space="preserve">treated </w:t>
      </w:r>
      <w:commentRangeStart w:id="40"/>
      <w:r w:rsidR="007108C1" w:rsidRPr="00B45EA5">
        <w:rPr>
          <w:rFonts w:cstheme="minorHAnsi"/>
        </w:rPr>
        <w:t>as different populations</w:t>
      </w:r>
      <w:commentRangeEnd w:id="40"/>
      <w:r w:rsidR="008C5E2E">
        <w:rPr>
          <w:rStyle w:val="Refdecomentario"/>
          <w:rFonts w:ascii="Calibri" w:eastAsia="Calibri" w:hAnsi="Calibri" w:cs="Calibri"/>
        </w:rPr>
        <w:commentReference w:id="40"/>
      </w:r>
      <w:r w:rsidR="00207A61" w:rsidRPr="00B45EA5">
        <w:rPr>
          <w:rFonts w:cstheme="minorHAnsi"/>
        </w:rPr>
        <w:t>,</w:t>
      </w:r>
      <w:r w:rsidR="00A250BD" w:rsidRPr="00B45EA5">
        <w:rPr>
          <w:rFonts w:cstheme="minorHAnsi"/>
        </w:rPr>
        <w:t xml:space="preserve"> separated at least 500</w:t>
      </w:r>
      <w:r w:rsidR="002E3FBF" w:rsidRPr="00B45EA5">
        <w:rPr>
          <w:rFonts w:cstheme="minorHAnsi"/>
        </w:rPr>
        <w:t xml:space="preserve"> </w:t>
      </w:r>
      <w:r w:rsidR="00A250BD" w:rsidRPr="00B45EA5">
        <w:rPr>
          <w:rFonts w:cstheme="minorHAnsi"/>
        </w:rPr>
        <w:t>m</w:t>
      </w:r>
      <w:r w:rsidR="00011B7A" w:rsidRPr="00B45EA5">
        <w:rPr>
          <w:rFonts w:cstheme="minorHAnsi"/>
        </w:rPr>
        <w:t xml:space="preserve"> from each other</w:t>
      </w:r>
      <w:r w:rsidR="00207A61" w:rsidRPr="00B45EA5">
        <w:rPr>
          <w:rFonts w:cstheme="minorHAnsi"/>
        </w:rPr>
        <w:t>.</w:t>
      </w:r>
      <w:r w:rsidR="00A250BD" w:rsidRPr="00B45EA5">
        <w:rPr>
          <w:rFonts w:cstheme="minorHAnsi"/>
        </w:rPr>
        <w:t xml:space="preserve"> </w:t>
      </w:r>
      <w:r w:rsidR="00011B7A" w:rsidRPr="00B45EA5">
        <w:rPr>
          <w:rFonts w:cstheme="minorHAnsi"/>
        </w:rPr>
        <w:t>In each site</w:t>
      </w:r>
      <w:r w:rsidR="000E6D9B" w:rsidRPr="00B45EA5">
        <w:rPr>
          <w:rFonts w:cstheme="minorHAnsi"/>
        </w:rPr>
        <w:t>, we</w:t>
      </w:r>
      <w:r w:rsidR="00B762CE" w:rsidRPr="00B45EA5">
        <w:rPr>
          <w:rFonts w:cstheme="minorHAnsi"/>
        </w:rPr>
        <w:t xml:space="preserve"> recorded</w:t>
      </w:r>
      <w:r w:rsidR="00EF285B" w:rsidRPr="00B45EA5">
        <w:rPr>
          <w:rFonts w:cstheme="minorHAnsi"/>
        </w:rPr>
        <w:t xml:space="preserve"> </w:t>
      </w:r>
      <w:r w:rsidR="00A250BD" w:rsidRPr="00B45EA5">
        <w:rPr>
          <w:rFonts w:cstheme="minorHAnsi"/>
        </w:rPr>
        <w:t xml:space="preserve">all vascular plant species </w:t>
      </w:r>
      <w:r w:rsidR="00FB646A" w:rsidRPr="00B45EA5">
        <w:rPr>
          <w:rFonts w:cstheme="minorHAnsi"/>
        </w:rPr>
        <w:t xml:space="preserve">co-occurring in </w:t>
      </w:r>
      <w:r w:rsidR="00A250BD" w:rsidRPr="00B45EA5">
        <w:rPr>
          <w:rFonts w:cstheme="minorHAnsi"/>
        </w:rPr>
        <w:t>a central representative plot of 3</w:t>
      </w:r>
      <w:r w:rsidR="00962933" w:rsidRPr="00B45EA5">
        <w:rPr>
          <w:rFonts w:cstheme="minorHAnsi"/>
        </w:rPr>
        <w:t xml:space="preserve"> </w:t>
      </w:r>
      <w:r w:rsidR="00A250BD" w:rsidRPr="00B45EA5">
        <w:rPr>
          <w:rFonts w:cstheme="minorHAnsi"/>
        </w:rPr>
        <w:t>m radius</w:t>
      </w:r>
      <w:r w:rsidR="00913901" w:rsidRPr="00B45EA5">
        <w:rPr>
          <w:rFonts w:cstheme="minorHAnsi"/>
        </w:rPr>
        <w:t>. The species recorded</w:t>
      </w:r>
      <w:r w:rsidR="00277FA2" w:rsidRPr="00B45EA5">
        <w:rPr>
          <w:rFonts w:cstheme="minorHAnsi"/>
        </w:rPr>
        <w:t xml:space="preserve"> in the four </w:t>
      </w:r>
      <w:r w:rsidR="00640690" w:rsidRPr="00B45EA5">
        <w:rPr>
          <w:rFonts w:cstheme="minorHAnsi"/>
        </w:rPr>
        <w:t>sites</w:t>
      </w:r>
      <w:r w:rsidR="00277FA2" w:rsidRPr="00B45EA5">
        <w:rPr>
          <w:rFonts w:cstheme="minorHAnsi"/>
        </w:rPr>
        <w:t xml:space="preserve"> were considered</w:t>
      </w:r>
      <w:r w:rsidR="000E6D9B" w:rsidRPr="00B45EA5">
        <w:rPr>
          <w:rFonts w:cstheme="minorHAnsi"/>
        </w:rPr>
        <w:t xml:space="preserve"> </w:t>
      </w:r>
      <w:r w:rsidR="00AD29A7" w:rsidRPr="00B45EA5">
        <w:rPr>
          <w:rFonts w:cstheme="minorHAnsi"/>
        </w:rPr>
        <w:t>the</w:t>
      </w:r>
      <w:r w:rsidR="00A250BD" w:rsidRPr="00B45EA5">
        <w:rPr>
          <w:rFonts w:cstheme="minorHAnsi"/>
        </w:rPr>
        <w:t xml:space="preserve"> target </w:t>
      </w:r>
      <w:r w:rsidR="00E67561">
        <w:rPr>
          <w:rFonts w:cstheme="minorHAnsi"/>
        </w:rPr>
        <w:t>community</w:t>
      </w:r>
      <w:r w:rsidR="00833E48" w:rsidRPr="00B45EA5">
        <w:rPr>
          <w:rFonts w:cstheme="minorHAnsi"/>
        </w:rPr>
        <w:t xml:space="preserve"> </w:t>
      </w:r>
      <w:r w:rsidR="00277FA2" w:rsidRPr="00B45EA5">
        <w:rPr>
          <w:rFonts w:cstheme="minorHAnsi"/>
        </w:rPr>
        <w:t xml:space="preserve">in </w:t>
      </w:r>
      <w:r w:rsidR="00AD29A7" w:rsidRPr="00B45EA5">
        <w:rPr>
          <w:rFonts w:cstheme="minorHAnsi"/>
        </w:rPr>
        <w:t xml:space="preserve">our experiment </w:t>
      </w:r>
      <w:r w:rsidR="00833E48" w:rsidRPr="00B45EA5">
        <w:rPr>
          <w:rFonts w:cstheme="minorHAnsi"/>
        </w:rPr>
        <w:t>(</w:t>
      </w:r>
      <w:r w:rsidR="00F13ACD" w:rsidRPr="00B45EA5">
        <w:rPr>
          <w:rFonts w:cstheme="minorHAnsi"/>
        </w:rPr>
        <w:t>2</w:t>
      </w:r>
      <w:r w:rsidR="00EA07CF" w:rsidRPr="00B45EA5">
        <w:rPr>
          <w:rFonts w:cstheme="minorHAnsi"/>
        </w:rPr>
        <w:t>2</w:t>
      </w:r>
      <w:r w:rsidR="00F13ACD" w:rsidRPr="00B45EA5">
        <w:rPr>
          <w:rFonts w:cstheme="minorHAnsi"/>
        </w:rPr>
        <w:t xml:space="preserve"> </w:t>
      </w:r>
      <w:r w:rsidR="00E17886" w:rsidRPr="00B45EA5">
        <w:rPr>
          <w:rFonts w:cstheme="minorHAnsi"/>
        </w:rPr>
        <w:t>sp</w:t>
      </w:r>
      <w:r w:rsidR="00E67561">
        <w:rPr>
          <w:rFonts w:cstheme="minorHAnsi"/>
        </w:rPr>
        <w:t>ec</w:t>
      </w:r>
      <w:r w:rsidR="00AD5070">
        <w:rPr>
          <w:rFonts w:cstheme="minorHAnsi"/>
        </w:rPr>
        <w:t>i</w:t>
      </w:r>
      <w:r w:rsidR="00E67561">
        <w:rPr>
          <w:rFonts w:cstheme="minorHAnsi"/>
        </w:rPr>
        <w:t>es</w:t>
      </w:r>
      <w:r w:rsidR="00E17886"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FC2DBE" w:rsidRPr="00B45EA5">
        <w:rPr>
          <w:rFonts w:cstheme="minorHAnsi"/>
        </w:rPr>
        <w:t>m</w:t>
      </w:r>
      <w:r w:rsidR="00E17886" w:rsidRPr="00B45EA5">
        <w:rPr>
          <w:rFonts w:cstheme="minorHAnsi"/>
        </w:rPr>
        <w:t>editerranean</w:t>
      </w:r>
      <w:r w:rsidR="00D51C22" w:rsidRPr="00B45EA5">
        <w:rPr>
          <w:rFonts w:cstheme="minorHAnsi"/>
        </w:rPr>
        <w:t xml:space="preserve"> </w:t>
      </w:r>
      <w:r w:rsidR="00F13ACD" w:rsidRPr="00B45EA5">
        <w:rPr>
          <w:rFonts w:cstheme="minorHAnsi"/>
        </w:rPr>
        <w:t>and</w:t>
      </w:r>
      <w:r w:rsidR="00A250BD" w:rsidRPr="00B45EA5">
        <w:rPr>
          <w:rFonts w:cstheme="minorHAnsi"/>
        </w:rPr>
        <w:t xml:space="preserve"> 4</w:t>
      </w:r>
      <w:r w:rsidR="00601113" w:rsidRPr="00B45EA5">
        <w:rPr>
          <w:rFonts w:cstheme="minorHAnsi"/>
        </w:rPr>
        <w:t>9</w:t>
      </w:r>
      <w:r w:rsidR="00A250BD" w:rsidRPr="00B45EA5">
        <w:rPr>
          <w:rFonts w:cstheme="minorHAnsi"/>
        </w:rPr>
        <w:t xml:space="preserve"> </w:t>
      </w:r>
      <w:r w:rsidR="00F13ACD" w:rsidRPr="00B45EA5">
        <w:rPr>
          <w:rFonts w:cstheme="minorHAnsi"/>
        </w:rPr>
        <w:t>sp</w:t>
      </w:r>
      <w:r w:rsidR="00E67561">
        <w:rPr>
          <w:rFonts w:cstheme="minorHAnsi"/>
        </w:rPr>
        <w:t>ecies</w:t>
      </w:r>
      <w:r w:rsidR="00E67561"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FC2DBE" w:rsidRPr="00B45EA5">
        <w:rPr>
          <w:rFonts w:cstheme="minorHAnsi"/>
        </w:rPr>
        <w:t>t</w:t>
      </w:r>
      <w:r w:rsidR="00A250BD" w:rsidRPr="00B45EA5">
        <w:rPr>
          <w:rFonts w:cstheme="minorHAnsi"/>
        </w:rPr>
        <w:t>emperate</w:t>
      </w:r>
      <w:r w:rsidR="00681DD8" w:rsidRPr="00B45EA5">
        <w:rPr>
          <w:rFonts w:cstheme="minorHAnsi"/>
        </w:rPr>
        <w:t xml:space="preserve"> communities</w:t>
      </w:r>
      <w:r w:rsidR="00A250BD" w:rsidRPr="00B45EA5">
        <w:rPr>
          <w:rFonts w:cstheme="minorHAnsi"/>
        </w:rPr>
        <w:t>)</w:t>
      </w:r>
      <w:r w:rsidR="00833E48" w:rsidRPr="00B45EA5">
        <w:rPr>
          <w:rFonts w:cstheme="minorHAnsi"/>
        </w:rPr>
        <w:t>.</w:t>
      </w:r>
      <w:r w:rsidR="00EE2EFB" w:rsidRPr="00B45EA5">
        <w:rPr>
          <w:rFonts w:cstheme="minorHAnsi"/>
        </w:rPr>
        <w:t xml:space="preserve"> </w:t>
      </w:r>
      <w:r w:rsidR="00AD29A7" w:rsidRPr="00B45EA5">
        <w:rPr>
          <w:rFonts w:cstheme="minorHAnsi"/>
        </w:rPr>
        <w:t>During August-September 2021 w</w:t>
      </w:r>
      <w:r w:rsidR="00A95040" w:rsidRPr="00B45EA5">
        <w:rPr>
          <w:rFonts w:cstheme="minorHAnsi"/>
        </w:rPr>
        <w:t xml:space="preserve">e </w:t>
      </w:r>
      <w:r w:rsidR="00D467B6" w:rsidRPr="00B45EA5">
        <w:rPr>
          <w:rFonts w:cstheme="minorHAnsi"/>
        </w:rPr>
        <w:t xml:space="preserve">visited the sites several times and </w:t>
      </w:r>
      <w:r w:rsidR="006C6A18" w:rsidRPr="00B45EA5">
        <w:rPr>
          <w:rFonts w:cstheme="minorHAnsi"/>
        </w:rPr>
        <w:t xml:space="preserve">gathered </w:t>
      </w:r>
      <w:r w:rsidR="00A250BD" w:rsidRPr="00B45EA5">
        <w:rPr>
          <w:rFonts w:cstheme="minorHAnsi"/>
        </w:rPr>
        <w:t xml:space="preserve">ripe </w:t>
      </w:r>
      <w:r w:rsidR="00A95040" w:rsidRPr="00B45EA5">
        <w:rPr>
          <w:rFonts w:cstheme="minorHAnsi"/>
        </w:rPr>
        <w:t>seeds</w:t>
      </w:r>
      <w:r w:rsidR="00A250BD" w:rsidRPr="00B45EA5">
        <w:rPr>
          <w:rFonts w:cstheme="minorHAnsi"/>
        </w:rPr>
        <w:t xml:space="preserve"> directly from </w:t>
      </w:r>
      <w:r w:rsidR="00A95040" w:rsidRPr="00B45EA5">
        <w:rPr>
          <w:rFonts w:cstheme="minorHAnsi"/>
        </w:rPr>
        <w:t xml:space="preserve">the </w:t>
      </w:r>
      <w:r w:rsidR="00A250BD" w:rsidRPr="00B45EA5">
        <w:rPr>
          <w:rFonts w:cstheme="minorHAnsi"/>
        </w:rPr>
        <w:t xml:space="preserve">mother plants </w:t>
      </w:r>
      <w:r w:rsidR="0078316F" w:rsidRPr="00B45EA5">
        <w:rPr>
          <w:rFonts w:cstheme="minorHAnsi"/>
        </w:rPr>
        <w:t xml:space="preserve">according to </w:t>
      </w:r>
      <w:r w:rsidR="0078316F" w:rsidRPr="00B45EA5">
        <w:rPr>
          <w:rFonts w:eastAsia="Times New Roman" w:cstheme="minorHAnsi"/>
          <w:color w:val="000000"/>
          <w:lang w:eastAsia="ca-ES"/>
        </w:rPr>
        <w:t>species maturity peak</w:t>
      </w:r>
      <w:r w:rsidR="00A250BD" w:rsidRPr="00B45EA5">
        <w:rPr>
          <w:rFonts w:cstheme="minorHAnsi"/>
        </w:rPr>
        <w:t xml:space="preserve">. </w:t>
      </w:r>
      <w:r w:rsidR="001520EA" w:rsidRPr="00B45EA5">
        <w:rPr>
          <w:rFonts w:cstheme="minorHAnsi"/>
        </w:rPr>
        <w:t>Sampling took place within a 50</w:t>
      </w:r>
      <w:r w:rsidR="00D467B6" w:rsidRPr="00B45EA5">
        <w:rPr>
          <w:rFonts w:cstheme="minorHAnsi"/>
        </w:rPr>
        <w:t xml:space="preserve"> </w:t>
      </w:r>
      <w:r w:rsidR="001520EA" w:rsidRPr="00B45EA5">
        <w:rPr>
          <w:rFonts w:cstheme="minorHAnsi"/>
        </w:rPr>
        <w:t xml:space="preserve">m radius from the central plot </w:t>
      </w:r>
      <w:r w:rsidR="002448C2" w:rsidRPr="00B45EA5">
        <w:rPr>
          <w:rFonts w:cstheme="minorHAnsi"/>
        </w:rPr>
        <w:t xml:space="preserve">of each site </w:t>
      </w:r>
      <w:r w:rsidR="00A95040" w:rsidRPr="00B45EA5">
        <w:rPr>
          <w:rFonts w:cstheme="minorHAnsi"/>
        </w:rPr>
        <w:t xml:space="preserve">and seeds </w:t>
      </w:r>
      <w:r w:rsidR="00BA0D7A" w:rsidRPr="00B45EA5">
        <w:rPr>
          <w:rFonts w:cstheme="minorHAnsi"/>
        </w:rPr>
        <w:t xml:space="preserve">were </w:t>
      </w:r>
      <w:r w:rsidR="00A76540" w:rsidRPr="00B45EA5">
        <w:rPr>
          <w:rFonts w:cstheme="minorHAnsi"/>
        </w:rPr>
        <w:t xml:space="preserve">collected </w:t>
      </w:r>
      <w:r w:rsidR="001520EA" w:rsidRPr="00B45EA5">
        <w:rPr>
          <w:rFonts w:cstheme="minorHAnsi"/>
        </w:rPr>
        <w:t>from at least 20</w:t>
      </w:r>
      <w:r w:rsidR="00577D75" w:rsidRPr="00B45EA5">
        <w:rPr>
          <w:rFonts w:cstheme="minorHAnsi"/>
        </w:rPr>
        <w:t xml:space="preserve"> - </w:t>
      </w:r>
      <w:r w:rsidR="00131049" w:rsidRPr="00B45EA5">
        <w:rPr>
          <w:rFonts w:cstheme="minorHAnsi"/>
        </w:rPr>
        <w:t>50</w:t>
      </w:r>
      <w:r w:rsidR="001520EA" w:rsidRPr="00B45EA5">
        <w:rPr>
          <w:rFonts w:cstheme="minorHAnsi"/>
        </w:rPr>
        <w:t xml:space="preserve"> individual</w:t>
      </w:r>
      <w:r w:rsidR="007108C1" w:rsidRPr="00B45EA5">
        <w:rPr>
          <w:rFonts w:cstheme="minorHAnsi"/>
        </w:rPr>
        <w:t>s</w:t>
      </w:r>
      <w:r w:rsidR="000F31FA" w:rsidRPr="00B45EA5">
        <w:rPr>
          <w:rFonts w:cstheme="minorHAnsi"/>
        </w:rPr>
        <w:t xml:space="preserve"> chosen at random</w:t>
      </w:r>
      <w:r w:rsidR="001520EA" w:rsidRPr="00B45EA5">
        <w:rPr>
          <w:rFonts w:cstheme="minorHAnsi"/>
        </w:rPr>
        <w:t>.</w:t>
      </w:r>
      <w:r w:rsidR="00EE275C" w:rsidRPr="00B45EA5">
        <w:rPr>
          <w:rFonts w:cstheme="minorHAnsi"/>
        </w:rPr>
        <w:t xml:space="preserve"> </w:t>
      </w:r>
      <w:r w:rsidR="0033142B" w:rsidRPr="00B45EA5">
        <w:rPr>
          <w:rFonts w:cstheme="minorHAnsi"/>
        </w:rPr>
        <w:t>The goal was to collect at least 200 seeds from each target species</w:t>
      </w:r>
      <w:r w:rsidR="002D113A">
        <w:rPr>
          <w:rFonts w:cstheme="minorHAnsi"/>
        </w:rPr>
        <w:t>, by maximizing spatial sampling within t</w:t>
      </w:r>
      <w:r w:rsidR="008502EE">
        <w:rPr>
          <w:rFonts w:cstheme="minorHAnsi"/>
        </w:rPr>
        <w:t>he community</w:t>
      </w:r>
      <w:r w:rsidR="0033142B" w:rsidRPr="00B45EA5">
        <w:rPr>
          <w:rFonts w:cstheme="minorHAnsi"/>
        </w:rPr>
        <w:t xml:space="preserve">. </w:t>
      </w:r>
      <w:r w:rsidR="001A30C0" w:rsidRPr="00B45EA5">
        <w:rPr>
          <w:rFonts w:cstheme="minorHAnsi"/>
        </w:rPr>
        <w:t>In</w:t>
      </w:r>
      <w:r w:rsidR="009876BE" w:rsidRPr="00B45EA5">
        <w:rPr>
          <w:rFonts w:cstheme="minorHAnsi"/>
        </w:rPr>
        <w:t xml:space="preserve"> the </w:t>
      </w:r>
      <w:r w:rsidR="00FC2DBE" w:rsidRPr="00B45EA5">
        <w:rPr>
          <w:rFonts w:cstheme="minorHAnsi"/>
        </w:rPr>
        <w:t>m</w:t>
      </w:r>
      <w:r w:rsidR="009876BE" w:rsidRPr="00B45EA5">
        <w:rPr>
          <w:rFonts w:cstheme="minorHAnsi"/>
        </w:rPr>
        <w:t xml:space="preserve">editerranean community </w:t>
      </w:r>
      <w:r w:rsidR="00A250BD" w:rsidRPr="00B45EA5">
        <w:rPr>
          <w:rFonts w:cstheme="minorHAnsi"/>
        </w:rPr>
        <w:t xml:space="preserve">we </w:t>
      </w:r>
      <w:r w:rsidR="00215BBA" w:rsidRPr="00B45EA5">
        <w:rPr>
          <w:rFonts w:cstheme="minorHAnsi"/>
        </w:rPr>
        <w:t>obtained</w:t>
      </w:r>
      <w:r w:rsidR="00A250BD" w:rsidRPr="00B45EA5">
        <w:rPr>
          <w:rFonts w:cstheme="minorHAnsi"/>
        </w:rPr>
        <w:t xml:space="preserve"> </w:t>
      </w:r>
      <w:r w:rsidR="006C6A18" w:rsidRPr="00B45EA5">
        <w:rPr>
          <w:rFonts w:cstheme="minorHAnsi"/>
        </w:rPr>
        <w:t xml:space="preserve">enough </w:t>
      </w:r>
      <w:r w:rsidR="00A250BD" w:rsidRPr="00B45EA5">
        <w:rPr>
          <w:rFonts w:cstheme="minorHAnsi"/>
        </w:rPr>
        <w:t xml:space="preserve">seeds </w:t>
      </w:r>
      <w:r w:rsidR="00191BD3" w:rsidRPr="00B45EA5">
        <w:rPr>
          <w:rFonts w:cstheme="minorHAnsi"/>
        </w:rPr>
        <w:t xml:space="preserve">from </w:t>
      </w:r>
      <w:r w:rsidR="00EA07CF" w:rsidRPr="00B45EA5">
        <w:rPr>
          <w:rFonts w:cstheme="minorHAnsi"/>
        </w:rPr>
        <w:t>21</w:t>
      </w:r>
      <w:r w:rsidR="00BA0D7A" w:rsidRPr="00B45EA5">
        <w:rPr>
          <w:rFonts w:cstheme="minorHAnsi"/>
        </w:rPr>
        <w:t xml:space="preserve"> </w:t>
      </w:r>
      <w:r w:rsidR="00EA07CF" w:rsidRPr="00B45EA5">
        <w:rPr>
          <w:rFonts w:cstheme="minorHAnsi"/>
        </w:rPr>
        <w:t xml:space="preserve">target </w:t>
      </w:r>
      <w:r w:rsidR="009876BE" w:rsidRPr="00B45EA5">
        <w:rPr>
          <w:rFonts w:cstheme="minorHAnsi"/>
        </w:rPr>
        <w:t>sp</w:t>
      </w:r>
      <w:r w:rsidR="001A30C0" w:rsidRPr="00B45EA5">
        <w:rPr>
          <w:rFonts w:cstheme="minorHAnsi"/>
        </w:rPr>
        <w:t xml:space="preserve">ecies, covering </w:t>
      </w:r>
      <w:r w:rsidR="009E1750" w:rsidRPr="00B45EA5">
        <w:rPr>
          <w:rFonts w:cstheme="minorHAnsi"/>
        </w:rPr>
        <w:t xml:space="preserve">two </w:t>
      </w:r>
      <w:commentRangeStart w:id="41"/>
      <w:ins w:id="42" w:author="FRANCISCO DE BORJA JIMENEZ-ALFARO GONZALEZ" w:date="2023-08-02T10:35:00Z">
        <w:r w:rsidR="008502EE">
          <w:rPr>
            <w:rFonts w:cstheme="minorHAnsi"/>
          </w:rPr>
          <w:t>sites</w:t>
        </w:r>
        <w:r w:rsidR="008502EE" w:rsidRPr="00B45EA5">
          <w:rPr>
            <w:rFonts w:cstheme="minorHAnsi"/>
          </w:rPr>
          <w:t xml:space="preserve"> </w:t>
        </w:r>
        <w:commentRangeEnd w:id="41"/>
        <w:r w:rsidR="008502EE">
          <w:rPr>
            <w:rStyle w:val="Refdecomentario"/>
            <w:rFonts w:ascii="Calibri" w:eastAsia="Calibri" w:hAnsi="Calibri" w:cs="Calibri"/>
          </w:rPr>
          <w:commentReference w:id="41"/>
        </w:r>
      </w:ins>
      <w:r w:rsidR="009E1750" w:rsidRPr="00B45EA5">
        <w:rPr>
          <w:rFonts w:cstheme="minorHAnsi"/>
        </w:rPr>
        <w:t xml:space="preserve">for each </w:t>
      </w:r>
      <w:r w:rsidR="001A30C0" w:rsidRPr="00B45EA5">
        <w:rPr>
          <w:rFonts w:cstheme="minorHAnsi"/>
        </w:rPr>
        <w:t xml:space="preserve">species </w:t>
      </w:r>
      <w:r w:rsidR="009E1750" w:rsidRPr="00B45EA5">
        <w:rPr>
          <w:rFonts w:cstheme="minorHAnsi"/>
        </w:rPr>
        <w:t xml:space="preserve">except in 2 </w:t>
      </w:r>
      <w:r w:rsidR="001A30C0" w:rsidRPr="00B45EA5">
        <w:rPr>
          <w:rFonts w:cstheme="minorHAnsi"/>
        </w:rPr>
        <w:t>cases</w:t>
      </w:r>
      <w:r w:rsidR="00A250BD" w:rsidRPr="00B45EA5">
        <w:rPr>
          <w:rFonts w:cstheme="minorHAnsi"/>
        </w:rPr>
        <w:t xml:space="preserve">. </w:t>
      </w:r>
      <w:r w:rsidR="009876BE" w:rsidRPr="00B45EA5">
        <w:rPr>
          <w:rFonts w:cstheme="minorHAnsi"/>
        </w:rPr>
        <w:t xml:space="preserve">In the </w:t>
      </w:r>
      <w:r w:rsidR="00FC2DBE" w:rsidRPr="00B45EA5">
        <w:rPr>
          <w:rFonts w:cstheme="minorHAnsi"/>
        </w:rPr>
        <w:t>t</w:t>
      </w:r>
      <w:r w:rsidR="009876BE" w:rsidRPr="00B45EA5">
        <w:rPr>
          <w:rFonts w:cstheme="minorHAnsi"/>
        </w:rPr>
        <w:t xml:space="preserve">emperate community we </w:t>
      </w:r>
      <w:r w:rsidR="00215BBA" w:rsidRPr="00B45EA5">
        <w:rPr>
          <w:rFonts w:cstheme="minorHAnsi"/>
        </w:rPr>
        <w:t xml:space="preserve">obtained </w:t>
      </w:r>
      <w:r w:rsidR="009876BE" w:rsidRPr="00B45EA5">
        <w:rPr>
          <w:rFonts w:cstheme="minorHAnsi"/>
        </w:rPr>
        <w:t xml:space="preserve">seeds from </w:t>
      </w:r>
      <w:r w:rsidR="00A75164" w:rsidRPr="00B45EA5">
        <w:rPr>
          <w:rFonts w:cstheme="minorHAnsi"/>
        </w:rPr>
        <w:t>3</w:t>
      </w:r>
      <w:r w:rsidR="00601113" w:rsidRPr="00B45EA5">
        <w:rPr>
          <w:rFonts w:cstheme="minorHAnsi"/>
        </w:rPr>
        <w:t>8</w:t>
      </w:r>
      <w:r w:rsidR="009A75DD" w:rsidRPr="00B45EA5">
        <w:rPr>
          <w:rFonts w:cstheme="minorHAnsi"/>
        </w:rPr>
        <w:t xml:space="preserve"> </w:t>
      </w:r>
      <w:r w:rsidR="0080540A" w:rsidRPr="00B45EA5">
        <w:rPr>
          <w:rFonts w:cstheme="minorHAnsi"/>
        </w:rPr>
        <w:t>target sp</w:t>
      </w:r>
      <w:r w:rsidR="001A30C0" w:rsidRPr="00B45EA5">
        <w:rPr>
          <w:rFonts w:cstheme="minorHAnsi"/>
        </w:rPr>
        <w:t>ecies, from which</w:t>
      </w:r>
      <w:r w:rsidR="00A250BD" w:rsidRPr="00B45EA5">
        <w:rPr>
          <w:rFonts w:cstheme="minorHAnsi"/>
        </w:rPr>
        <w:t xml:space="preserve"> </w:t>
      </w:r>
      <w:r w:rsidR="0017088A" w:rsidRPr="00B45EA5">
        <w:rPr>
          <w:rFonts w:cstheme="minorHAnsi"/>
        </w:rPr>
        <w:t>19</w:t>
      </w:r>
      <w:r w:rsidR="00C97C23" w:rsidRPr="00B45EA5">
        <w:rPr>
          <w:rFonts w:cstheme="minorHAnsi"/>
        </w:rPr>
        <w:t xml:space="preserve"> </w:t>
      </w:r>
      <w:r w:rsidR="0080540A" w:rsidRPr="00B45EA5">
        <w:rPr>
          <w:rFonts w:cstheme="minorHAnsi"/>
        </w:rPr>
        <w:t>sp</w:t>
      </w:r>
      <w:r w:rsidR="001A30C0" w:rsidRPr="00B45EA5">
        <w:rPr>
          <w:rFonts w:cstheme="minorHAnsi"/>
        </w:rPr>
        <w:t>ecies</w:t>
      </w:r>
      <w:r w:rsidR="00F74B09" w:rsidRPr="00B45EA5">
        <w:rPr>
          <w:rFonts w:cstheme="minorHAnsi"/>
        </w:rPr>
        <w:t xml:space="preserve"> </w:t>
      </w:r>
      <w:r w:rsidR="001A30C0" w:rsidRPr="00B45EA5">
        <w:rPr>
          <w:rFonts w:cstheme="minorHAnsi"/>
        </w:rPr>
        <w:t>were represented with</w:t>
      </w:r>
      <w:r w:rsidR="00F74B09" w:rsidRPr="00B45EA5">
        <w:rPr>
          <w:rFonts w:cstheme="minorHAnsi"/>
        </w:rPr>
        <w:t xml:space="preserve"> </w:t>
      </w:r>
      <w:r w:rsidR="0017088A" w:rsidRPr="00B45EA5">
        <w:rPr>
          <w:rFonts w:cstheme="minorHAnsi"/>
        </w:rPr>
        <w:t xml:space="preserve">2 </w:t>
      </w:r>
      <w:del w:id="43" w:author="FRANCISCO DE BORJA JIMENEZ-ALFARO GONZALEZ" w:date="2023-08-02T10:35:00Z">
        <w:r w:rsidR="0017088A" w:rsidRPr="00B45EA5" w:rsidDel="003B61A6">
          <w:rPr>
            <w:rFonts w:cstheme="minorHAnsi"/>
          </w:rPr>
          <w:delText>populations</w:delText>
        </w:r>
      </w:del>
      <w:ins w:id="44" w:author="FRANCISCO DE BORJA JIMENEZ-ALFARO GONZALEZ" w:date="2023-08-02T10:35:00Z">
        <w:r w:rsidR="003B61A6">
          <w:rPr>
            <w:rFonts w:cstheme="minorHAnsi"/>
          </w:rPr>
          <w:t>sites</w:t>
        </w:r>
      </w:ins>
      <w:r w:rsidR="0017088A" w:rsidRPr="00B45EA5">
        <w:rPr>
          <w:rFonts w:cstheme="minorHAnsi"/>
        </w:rPr>
        <w:t xml:space="preserve">. </w:t>
      </w:r>
      <w:r w:rsidR="0017088A" w:rsidRPr="00B45EA5">
        <w:rPr>
          <w:rFonts w:cstheme="minorHAnsi"/>
        </w:rPr>
        <w:lastRenderedPageBreak/>
        <w:t xml:space="preserve">Only three species </w:t>
      </w:r>
      <w:r w:rsidR="00A250BD" w:rsidRPr="00B45EA5">
        <w:rPr>
          <w:rFonts w:cstheme="minorHAnsi"/>
        </w:rPr>
        <w:t>(</w:t>
      </w:r>
      <w:proofErr w:type="spellStart"/>
      <w:r w:rsidR="00A250BD" w:rsidRPr="00B45EA5">
        <w:rPr>
          <w:rFonts w:cstheme="minorHAnsi"/>
          <w:i/>
          <w:iCs/>
        </w:rPr>
        <w:t>Jurinea</w:t>
      </w:r>
      <w:proofErr w:type="spellEnd"/>
      <w:r w:rsidR="00A250BD" w:rsidRPr="00B45EA5">
        <w:rPr>
          <w:rFonts w:cstheme="minorHAnsi"/>
          <w:i/>
          <w:iCs/>
        </w:rPr>
        <w:t xml:space="preserve"> humilis</w:t>
      </w:r>
      <w:r w:rsidR="00A250BD" w:rsidRPr="00B45EA5">
        <w:rPr>
          <w:rFonts w:cstheme="minorHAnsi"/>
        </w:rPr>
        <w:t xml:space="preserve">, </w:t>
      </w:r>
      <w:r w:rsidR="00A250BD" w:rsidRPr="00B45EA5">
        <w:rPr>
          <w:rFonts w:cstheme="minorHAnsi"/>
          <w:i/>
          <w:iCs/>
        </w:rPr>
        <w:t>Thymus praecox</w:t>
      </w:r>
      <w:r w:rsidR="00A250BD" w:rsidRPr="00B45EA5">
        <w:rPr>
          <w:rFonts w:cstheme="minorHAnsi"/>
        </w:rPr>
        <w:t xml:space="preserve"> and </w:t>
      </w:r>
      <w:r w:rsidR="00A250BD" w:rsidRPr="00B45EA5">
        <w:rPr>
          <w:rFonts w:cstheme="minorHAnsi"/>
          <w:i/>
          <w:iCs/>
        </w:rPr>
        <w:t xml:space="preserve">Silene </w:t>
      </w:r>
      <w:proofErr w:type="spellStart"/>
      <w:r w:rsidR="00A250BD" w:rsidRPr="00B45EA5">
        <w:rPr>
          <w:rFonts w:cstheme="minorHAnsi"/>
          <w:i/>
          <w:iCs/>
        </w:rPr>
        <w:t>ciliata</w:t>
      </w:r>
      <w:proofErr w:type="spellEnd"/>
      <w:r w:rsidR="00A250BD" w:rsidRPr="00B45EA5">
        <w:rPr>
          <w:rFonts w:cstheme="minorHAnsi"/>
        </w:rPr>
        <w:t>) were present</w:t>
      </w:r>
      <w:r w:rsidR="00B51B01" w:rsidRPr="00B45EA5">
        <w:rPr>
          <w:rFonts w:cstheme="minorHAnsi"/>
        </w:rPr>
        <w:t xml:space="preserve"> </w:t>
      </w:r>
      <w:r w:rsidR="00E34B6C" w:rsidRPr="00B45EA5">
        <w:rPr>
          <w:rFonts w:cstheme="minorHAnsi"/>
        </w:rPr>
        <w:t xml:space="preserve">in </w:t>
      </w:r>
      <w:r w:rsidR="00E830BA" w:rsidRPr="00B45EA5">
        <w:rPr>
          <w:rFonts w:cstheme="minorHAnsi"/>
        </w:rPr>
        <w:t>both</w:t>
      </w:r>
      <w:r w:rsidR="00A250BD" w:rsidRPr="00B45EA5">
        <w:rPr>
          <w:rFonts w:cstheme="minorHAnsi"/>
        </w:rPr>
        <w:t xml:space="preserve"> </w:t>
      </w:r>
      <w:r w:rsidR="0017088A" w:rsidRPr="00B45EA5">
        <w:rPr>
          <w:rFonts w:cstheme="minorHAnsi"/>
        </w:rPr>
        <w:t>communities</w:t>
      </w:r>
      <w:r w:rsidR="00F74B09" w:rsidRPr="00B45EA5">
        <w:rPr>
          <w:rFonts w:cstheme="minorHAnsi"/>
        </w:rPr>
        <w:t xml:space="preserve"> </w:t>
      </w:r>
      <w:r w:rsidR="00E34B6C" w:rsidRPr="00B45EA5">
        <w:rPr>
          <w:rFonts w:cstheme="minorHAnsi"/>
        </w:rPr>
        <w:t>(with two</w:t>
      </w:r>
      <w:r w:rsidR="00F74B09" w:rsidRPr="00B45EA5">
        <w:rPr>
          <w:rFonts w:cstheme="minorHAnsi"/>
        </w:rPr>
        <w:t xml:space="preserve"> </w:t>
      </w:r>
      <w:del w:id="45" w:author="FRANCISCO DE BORJA JIMENEZ-ALFARO GONZALEZ" w:date="2023-08-02T10:36:00Z">
        <w:r w:rsidR="00F74B09" w:rsidRPr="00B45EA5" w:rsidDel="003B61A6">
          <w:rPr>
            <w:rFonts w:cstheme="minorHAnsi"/>
          </w:rPr>
          <w:delText xml:space="preserve">populations </w:delText>
        </w:r>
      </w:del>
      <w:ins w:id="46" w:author="FRANCISCO DE BORJA JIMENEZ-ALFARO GONZALEZ" w:date="2023-08-02T10:36:00Z">
        <w:r w:rsidR="003B61A6">
          <w:rPr>
            <w:rFonts w:cstheme="minorHAnsi"/>
          </w:rPr>
          <w:t>sites</w:t>
        </w:r>
        <w:r w:rsidR="003B61A6" w:rsidRPr="00B45EA5">
          <w:rPr>
            <w:rFonts w:cstheme="minorHAnsi"/>
          </w:rPr>
          <w:t xml:space="preserve"> </w:t>
        </w:r>
      </w:ins>
      <w:r w:rsidR="00E34B6C" w:rsidRPr="00B45EA5">
        <w:rPr>
          <w:rFonts w:cstheme="minorHAnsi"/>
        </w:rPr>
        <w:t xml:space="preserve">sampled </w:t>
      </w:r>
      <w:r w:rsidR="00F74B09" w:rsidRPr="00B45EA5">
        <w:rPr>
          <w:rFonts w:cstheme="minorHAnsi"/>
        </w:rPr>
        <w:t>in each community</w:t>
      </w:r>
      <w:r w:rsidR="00E34B6C" w:rsidRPr="00B45EA5">
        <w:rPr>
          <w:rFonts w:cstheme="minorHAnsi"/>
        </w:rPr>
        <w:t>)</w:t>
      </w:r>
      <w:r w:rsidR="00A250BD" w:rsidRPr="00B45EA5">
        <w:rPr>
          <w:rFonts w:cstheme="minorHAnsi"/>
        </w:rPr>
        <w:t>.</w:t>
      </w:r>
      <w:r w:rsidR="00456EB4" w:rsidRPr="00B45EA5">
        <w:rPr>
          <w:rFonts w:cstheme="minorHAnsi"/>
        </w:rPr>
        <w:t xml:space="preserve"> </w:t>
      </w:r>
    </w:p>
    <w:p w14:paraId="3D434854" w14:textId="67D33712" w:rsidR="00A250BD" w:rsidRPr="00B45EA5" w:rsidRDefault="00BF4BF7" w:rsidP="00245D41">
      <w:pPr>
        <w:pStyle w:val="Ttulo3"/>
        <w:rPr>
          <w:rFonts w:eastAsia="Times New Roman"/>
          <w:lang w:eastAsia="ca-ES"/>
        </w:rPr>
      </w:pPr>
      <w:r w:rsidRPr="00B45EA5">
        <w:rPr>
          <w:rFonts w:eastAsia="Times New Roman"/>
          <w:lang w:eastAsia="ca-ES"/>
        </w:rPr>
        <w:t>2.</w:t>
      </w:r>
      <w:r w:rsidR="004E6B72" w:rsidRPr="00B45EA5">
        <w:rPr>
          <w:rFonts w:eastAsia="Times New Roman"/>
          <w:lang w:eastAsia="ca-ES"/>
        </w:rPr>
        <w:t>2</w:t>
      </w:r>
      <w:r w:rsidRPr="00B45EA5">
        <w:rPr>
          <w:rFonts w:eastAsia="Times New Roman"/>
          <w:lang w:eastAsia="ca-ES"/>
        </w:rPr>
        <w:t xml:space="preserve"> </w:t>
      </w:r>
      <w:r w:rsidR="000F07CD" w:rsidRPr="00B45EA5">
        <w:rPr>
          <w:rFonts w:eastAsia="Times New Roman"/>
          <w:lang w:eastAsia="ca-ES"/>
        </w:rPr>
        <w:t xml:space="preserve">Experimental </w:t>
      </w:r>
      <w:r w:rsidR="001A1B67" w:rsidRPr="00B45EA5">
        <w:rPr>
          <w:rFonts w:eastAsia="Times New Roman"/>
          <w:lang w:eastAsia="ca-ES"/>
        </w:rPr>
        <w:t>setting</w:t>
      </w:r>
    </w:p>
    <w:p w14:paraId="3BD75FA4" w14:textId="0C315DFE" w:rsidR="00042F1A" w:rsidRPr="00B45EA5" w:rsidRDefault="003437E0" w:rsidP="00D53DCE">
      <w:pPr>
        <w:autoSpaceDE w:val="0"/>
        <w:autoSpaceDN w:val="0"/>
        <w:adjustRightInd w:val="0"/>
        <w:spacing w:after="0" w:line="360" w:lineRule="auto"/>
        <w:jc w:val="both"/>
        <w:rPr>
          <w:rFonts w:eastAsia="Times New Roman" w:cstheme="minorHAnsi"/>
          <w:color w:val="000000"/>
          <w:lang w:eastAsia="ca-ES"/>
        </w:rPr>
      </w:pPr>
      <w:r w:rsidRPr="00B45EA5">
        <w:rPr>
          <w:rFonts w:cstheme="minorHAnsi"/>
          <w:lang w:val="en-US"/>
        </w:rPr>
        <w:t>We</w:t>
      </w:r>
      <w:r w:rsidR="00511F7F" w:rsidRPr="00B45EA5">
        <w:rPr>
          <w:rFonts w:cstheme="minorHAnsi"/>
          <w:lang w:val="en-US"/>
        </w:rPr>
        <w:t xml:space="preserve"> </w:t>
      </w:r>
      <w:r w:rsidR="00A86507" w:rsidRPr="00B45EA5">
        <w:rPr>
          <w:rFonts w:cstheme="minorHAnsi"/>
          <w:lang w:val="en-US"/>
        </w:rPr>
        <w:t>performed</w:t>
      </w:r>
      <w:r w:rsidR="00104765" w:rsidRPr="00B45EA5">
        <w:rPr>
          <w:rFonts w:cstheme="minorHAnsi"/>
          <w:lang w:val="en-US"/>
        </w:rPr>
        <w:t xml:space="preserve"> a </w:t>
      </w:r>
      <w:commentRangeStart w:id="47"/>
      <w:r w:rsidR="00A250BD" w:rsidRPr="00B45EA5">
        <w:rPr>
          <w:rFonts w:cstheme="minorHAnsi"/>
          <w:lang w:val="en-US"/>
        </w:rPr>
        <w:t xml:space="preserve">continuous germination </w:t>
      </w:r>
      <w:r w:rsidR="00104765" w:rsidRPr="00B45EA5">
        <w:rPr>
          <w:rFonts w:cstheme="minorHAnsi"/>
          <w:lang w:val="en-US"/>
        </w:rPr>
        <w:t>experiment</w:t>
      </w:r>
      <w:r w:rsidR="008742F3" w:rsidRPr="00B45EA5">
        <w:rPr>
          <w:rFonts w:cstheme="minorHAnsi"/>
          <w:lang w:val="en-US"/>
        </w:rPr>
        <w:t xml:space="preserve"> </w:t>
      </w:r>
      <w:commentRangeEnd w:id="47"/>
      <w:r w:rsidR="00DD5DC2">
        <w:rPr>
          <w:rStyle w:val="Refdecomentario"/>
          <w:rFonts w:ascii="Calibri" w:eastAsia="Calibri" w:hAnsi="Calibri" w:cs="Calibri"/>
        </w:rPr>
        <w:commentReference w:id="47"/>
      </w:r>
      <w:proofErr w:type="spellStart"/>
      <w:r w:rsidR="00B74EB0">
        <w:rPr>
          <w:rFonts w:cstheme="minorHAnsi"/>
          <w:lang w:val="en-US"/>
        </w:rPr>
        <w:t>D</w:t>
      </w:r>
      <w:r w:rsidR="008742F3" w:rsidRPr="00B45EA5">
        <w:rPr>
          <w:rFonts w:cstheme="minorHAnsi"/>
          <w:lang w:val="en-US"/>
        </w:rPr>
        <w:t>to</w:t>
      </w:r>
      <w:proofErr w:type="spellEnd"/>
      <w:r w:rsidR="008742F3" w:rsidRPr="00B45EA5">
        <w:rPr>
          <w:rFonts w:cstheme="minorHAnsi"/>
          <w:lang w:val="en-US"/>
        </w:rPr>
        <w:t xml:space="preserve"> </w:t>
      </w:r>
      <w:r w:rsidR="00F70895" w:rsidRPr="00B45EA5">
        <w:rPr>
          <w:rFonts w:cstheme="minorHAnsi"/>
          <w:lang w:val="en-US"/>
        </w:rPr>
        <w:t>mimic</w:t>
      </w:r>
      <w:r w:rsidR="008742F3" w:rsidRPr="00B45EA5">
        <w:rPr>
          <w:rFonts w:cstheme="minorHAnsi"/>
          <w:lang w:val="en-US"/>
        </w:rPr>
        <w:t xml:space="preserve"> </w:t>
      </w:r>
      <w:r w:rsidR="00EE275C" w:rsidRPr="00B45EA5">
        <w:rPr>
          <w:rFonts w:cstheme="minorHAnsi"/>
          <w:lang w:val="en-US"/>
        </w:rPr>
        <w:t xml:space="preserve">one </w:t>
      </w:r>
      <w:r w:rsidR="008742F3" w:rsidRPr="00B45EA5">
        <w:rPr>
          <w:rFonts w:cstheme="minorHAnsi"/>
          <w:lang w:val="en-US"/>
        </w:rPr>
        <w:t>year of temperature regimes</w:t>
      </w:r>
      <w:r w:rsidR="00A75A3E" w:rsidRPr="00B45EA5">
        <w:rPr>
          <w:rFonts w:cstheme="minorHAnsi"/>
          <w:lang w:val="en-US"/>
        </w:rPr>
        <w:t xml:space="preserve"> </w:t>
      </w:r>
      <w:r w:rsidR="00D14C97" w:rsidRPr="00B45EA5">
        <w:rPr>
          <w:rFonts w:cstheme="minorHAnsi"/>
          <w:lang w:val="en-US"/>
        </w:rPr>
        <w:t xml:space="preserve">previously recorded </w:t>
      </w:r>
      <w:r w:rsidR="00A75A3E" w:rsidRPr="00B45EA5">
        <w:rPr>
          <w:rFonts w:cstheme="minorHAnsi"/>
          <w:lang w:val="en-US"/>
        </w:rPr>
        <w:t xml:space="preserve">in </w:t>
      </w:r>
      <w:r w:rsidR="00515E27">
        <w:rPr>
          <w:rFonts w:cstheme="minorHAnsi"/>
          <w:lang w:val="en-US"/>
        </w:rPr>
        <w:t xml:space="preserve">the </w:t>
      </w:r>
      <w:r w:rsidR="003907B5">
        <w:rPr>
          <w:rFonts w:cstheme="minorHAnsi"/>
          <w:lang w:val="en-US"/>
        </w:rPr>
        <w:t>study</w:t>
      </w:r>
      <w:r w:rsidR="00A75A3E" w:rsidRPr="00B45EA5">
        <w:rPr>
          <w:rFonts w:cstheme="minorHAnsi"/>
          <w:lang w:val="en-US"/>
        </w:rPr>
        <w:t xml:space="preserve"> </w:t>
      </w:r>
      <w:r w:rsidR="00511F7F" w:rsidRPr="00B45EA5">
        <w:rPr>
          <w:rFonts w:cstheme="minorHAnsi"/>
          <w:lang w:val="en-US"/>
        </w:rPr>
        <w:t>communities</w:t>
      </w:r>
      <w:r w:rsidR="00104765" w:rsidRPr="00B45EA5">
        <w:rPr>
          <w:rFonts w:cstheme="minorHAnsi"/>
          <w:lang w:val="en-US"/>
        </w:rPr>
        <w:t xml:space="preserve">. </w:t>
      </w:r>
      <w:r w:rsidR="00D14C97" w:rsidRPr="00B45EA5">
        <w:rPr>
          <w:rFonts w:cstheme="minorHAnsi"/>
          <w:lang w:val="en-US"/>
        </w:rPr>
        <w:t xml:space="preserve">For </w:t>
      </w:r>
      <w:r w:rsidR="003665BD">
        <w:rPr>
          <w:rFonts w:cstheme="minorHAnsi"/>
          <w:lang w:val="en-US"/>
        </w:rPr>
        <w:t>this</w:t>
      </w:r>
      <w:r w:rsidR="00D14C97" w:rsidRPr="00B45EA5">
        <w:rPr>
          <w:rFonts w:cstheme="minorHAnsi"/>
          <w:lang w:val="en-US"/>
        </w:rPr>
        <w:t>, w</w:t>
      </w:r>
      <w:r w:rsidR="000652E8" w:rsidRPr="00B45EA5">
        <w:rPr>
          <w:rFonts w:cstheme="minorHAnsi"/>
          <w:lang w:val="en-US"/>
        </w:rPr>
        <w:t>e took 10 years o</w:t>
      </w:r>
      <w:r w:rsidR="00B54D32" w:rsidRPr="00B45EA5">
        <w:rPr>
          <w:rFonts w:cstheme="minorHAnsi"/>
          <w:lang w:val="en-US"/>
        </w:rPr>
        <w:t>f</w:t>
      </w:r>
      <w:r w:rsidR="00B241FE" w:rsidRPr="00B45EA5">
        <w:rPr>
          <w:rFonts w:cstheme="minorHAnsi"/>
          <w:lang w:val="en-US"/>
        </w:rPr>
        <w:t xml:space="preserve"> hourly</w:t>
      </w:r>
      <w:r w:rsidR="000652E8" w:rsidRPr="00B45EA5">
        <w:rPr>
          <w:rFonts w:cstheme="minorHAnsi"/>
          <w:lang w:val="en-US"/>
        </w:rPr>
        <w:t xml:space="preserve"> </w:t>
      </w:r>
      <w:r w:rsidR="0008697B" w:rsidRPr="00B45EA5">
        <w:rPr>
          <w:rFonts w:cstheme="minorHAnsi"/>
          <w:lang w:val="en-US"/>
        </w:rPr>
        <w:t xml:space="preserve">temperature </w:t>
      </w:r>
      <w:r w:rsidR="000652E8" w:rsidRPr="00B45EA5">
        <w:rPr>
          <w:rFonts w:cstheme="minorHAnsi"/>
          <w:lang w:val="en-US"/>
        </w:rPr>
        <w:t>data</w:t>
      </w:r>
      <w:r w:rsidR="0037354A" w:rsidRPr="00B45EA5">
        <w:rPr>
          <w:rFonts w:cstheme="minorHAnsi"/>
          <w:lang w:val="en-US"/>
        </w:rPr>
        <w:t xml:space="preserve"> </w:t>
      </w:r>
      <w:r w:rsidR="000652E8" w:rsidRPr="00B45EA5">
        <w:rPr>
          <w:rFonts w:cstheme="minorHAnsi"/>
          <w:lang w:val="en-US"/>
        </w:rPr>
        <w:t>(2008-2019</w:t>
      </w:r>
      <w:r w:rsidR="002E1343" w:rsidRPr="00B45EA5">
        <w:rPr>
          <w:rFonts w:cstheme="minorHAnsi"/>
          <w:lang w:val="en-US"/>
        </w:rPr>
        <w:t xml:space="preserve"> </w:t>
      </w:r>
      <w:r w:rsidR="00EA46E1" w:rsidRPr="00B45EA5">
        <w:rPr>
          <w:rFonts w:cstheme="minorHAnsi"/>
          <w:lang w:val="en-US"/>
        </w:rPr>
        <w:t xml:space="preserve">field </w:t>
      </w:r>
      <w:r w:rsidR="002E1343" w:rsidRPr="00B45EA5">
        <w:rPr>
          <w:rFonts w:cstheme="minorHAnsi"/>
          <w:lang w:val="en-US"/>
        </w:rPr>
        <w:t>data</w:t>
      </w:r>
      <w:r w:rsidR="00355A39" w:rsidRPr="00B45EA5">
        <w:rPr>
          <w:rFonts w:cstheme="minorHAnsi"/>
          <w:lang w:val="en-US"/>
        </w:rPr>
        <w:t xml:space="preserve"> collected </w:t>
      </w:r>
      <w:r w:rsidR="00607764" w:rsidRPr="00B45EA5">
        <w:rPr>
          <w:rFonts w:cstheme="minorHAnsi"/>
          <w:lang w:val="en-US"/>
        </w:rPr>
        <w:t xml:space="preserve">in </w:t>
      </w:r>
      <w:r w:rsidR="007E0487">
        <w:rPr>
          <w:rFonts w:cstheme="minorHAnsi"/>
          <w:lang w:val="en-US"/>
        </w:rPr>
        <w:t>alpine soils</w:t>
      </w:r>
      <w:r w:rsidR="00885DCF">
        <w:rPr>
          <w:rFonts w:cstheme="minorHAnsi"/>
          <w:lang w:val="en-US"/>
        </w:rPr>
        <w:t xml:space="preserve"> </w:t>
      </w:r>
      <w:r w:rsidR="007E0487">
        <w:rPr>
          <w:rFonts w:cstheme="minorHAnsi"/>
          <w:lang w:val="en-US"/>
        </w:rPr>
        <w:t>of Picos de Europa National Park</w:t>
      </w:r>
      <w:r w:rsidR="00607764">
        <w:rPr>
          <w:rFonts w:cstheme="minorHAnsi"/>
          <w:lang w:val="en-US"/>
        </w:rPr>
        <w:t>,</w:t>
      </w:r>
      <w:r w:rsidR="00DD10C1" w:rsidRPr="00B45EA5">
        <w:rPr>
          <w:rFonts w:cstheme="minorHAnsi"/>
          <w:lang w:val="en-US"/>
        </w:rPr>
        <w:t xml:space="preserve"> M-Log5W, </w:t>
      </w:r>
      <w:proofErr w:type="spellStart"/>
      <w:r w:rsidR="00DD10C1" w:rsidRPr="00B45EA5">
        <w:rPr>
          <w:rFonts w:cstheme="minorHAnsi"/>
          <w:lang w:val="en-US"/>
        </w:rPr>
        <w:t>GeoPrecision</w:t>
      </w:r>
      <w:proofErr w:type="spellEnd"/>
      <w:r w:rsidR="00DD10C1" w:rsidRPr="00B45EA5">
        <w:rPr>
          <w:rFonts w:cstheme="minorHAnsi"/>
          <w:lang w:val="en-US"/>
        </w:rPr>
        <w:t xml:space="preserve">, </w:t>
      </w:r>
      <w:proofErr w:type="spellStart"/>
      <w:r w:rsidR="00DD10C1" w:rsidRPr="00B45EA5">
        <w:rPr>
          <w:rFonts w:cstheme="minorHAnsi"/>
          <w:lang w:val="en-US"/>
        </w:rPr>
        <w:t>Ettlingen</w:t>
      </w:r>
      <w:proofErr w:type="spellEnd"/>
      <w:r w:rsidR="00DD10C1" w:rsidRPr="00B45EA5">
        <w:rPr>
          <w:rFonts w:cstheme="minorHAnsi"/>
          <w:lang w:val="en-US"/>
        </w:rPr>
        <w:t>, Germany; accuracy: +/- 0.1 ºC at 0 ºC, resolution: 0.01 ºC</w:t>
      </w:r>
      <w:r w:rsidR="000652E8" w:rsidRPr="00B45EA5">
        <w:rPr>
          <w:rFonts w:cstheme="minorHAnsi"/>
          <w:lang w:val="en-US"/>
        </w:rPr>
        <w:t>)</w:t>
      </w:r>
      <w:r w:rsidR="00F340D1" w:rsidRPr="00B45EA5">
        <w:rPr>
          <w:rFonts w:cstheme="minorHAnsi"/>
          <w:lang w:val="en-US"/>
        </w:rPr>
        <w:t xml:space="preserve"> and </w:t>
      </w:r>
      <w:r w:rsidR="00A320BB" w:rsidRPr="00B45EA5">
        <w:rPr>
          <w:rFonts w:cstheme="minorHAnsi"/>
          <w:lang w:val="en-US"/>
        </w:rPr>
        <w:t xml:space="preserve">transformed it into </w:t>
      </w:r>
      <w:r w:rsidR="00F340D1" w:rsidRPr="00B45EA5">
        <w:rPr>
          <w:rFonts w:cstheme="minorHAnsi"/>
          <w:lang w:val="en-US"/>
        </w:rPr>
        <w:t xml:space="preserve">weekly </w:t>
      </w:r>
      <w:r w:rsidR="0008697B" w:rsidRPr="00B45EA5">
        <w:rPr>
          <w:rFonts w:cstheme="minorHAnsi"/>
          <w:lang w:val="en-US"/>
        </w:rPr>
        <w:t>maximum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max</w:t>
      </w:r>
      <w:r w:rsidR="0008697B" w:rsidRPr="00B45EA5">
        <w:rPr>
          <w:rFonts w:cstheme="minorHAnsi"/>
          <w:lang w:val="en-US"/>
        </w:rPr>
        <w:t>)</w:t>
      </w:r>
      <w:r w:rsidR="00F340D1" w:rsidRPr="00B45EA5">
        <w:rPr>
          <w:rFonts w:cstheme="minorHAnsi"/>
          <w:lang w:val="en-US"/>
        </w:rPr>
        <w:t xml:space="preserve"> and </w:t>
      </w:r>
      <w:r w:rsidR="000705EB" w:rsidRPr="00B45EA5">
        <w:rPr>
          <w:rFonts w:cstheme="minorHAnsi"/>
          <w:lang w:val="en-US"/>
        </w:rPr>
        <w:t>minimum temperature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min</w:t>
      </w:r>
      <w:r w:rsidR="000705EB" w:rsidRPr="00B45EA5">
        <w:rPr>
          <w:rFonts w:cstheme="minorHAnsi"/>
          <w:lang w:val="en-US"/>
        </w:rPr>
        <w:t>)</w:t>
      </w:r>
      <w:r w:rsidR="00586E4B" w:rsidRPr="00B45EA5">
        <w:rPr>
          <w:rFonts w:cstheme="minorHAnsi"/>
          <w:lang w:val="en-US"/>
        </w:rPr>
        <w:t>. W</w:t>
      </w:r>
      <w:r w:rsidR="00357722" w:rsidRPr="00B45EA5">
        <w:rPr>
          <w:rFonts w:cstheme="minorHAnsi"/>
          <w:lang w:val="en-US"/>
        </w:rPr>
        <w:t>e also use</w:t>
      </w:r>
      <w:r w:rsidR="004F2D67" w:rsidRPr="00B45EA5">
        <w:rPr>
          <w:rFonts w:cstheme="minorHAnsi"/>
          <w:lang w:val="en-US"/>
        </w:rPr>
        <w:t>d</w:t>
      </w:r>
      <w:r w:rsidR="00357722" w:rsidRPr="00B45EA5">
        <w:rPr>
          <w:rFonts w:cstheme="minorHAnsi"/>
          <w:lang w:val="en-US"/>
        </w:rPr>
        <w:t xml:space="preserve"> </w:t>
      </w:r>
      <w:r w:rsidR="005C4368" w:rsidRPr="00B45EA5">
        <w:rPr>
          <w:rFonts w:cstheme="minorHAnsi"/>
          <w:lang w:val="en-US"/>
        </w:rPr>
        <w:t xml:space="preserve">the </w:t>
      </w:r>
      <w:r w:rsidR="004F2D67" w:rsidRPr="00B45EA5">
        <w:rPr>
          <w:rFonts w:cstheme="minorHAnsi"/>
          <w:lang w:val="en-US"/>
        </w:rPr>
        <w:t xml:space="preserve">registered </w:t>
      </w:r>
      <w:r w:rsidR="005C4368" w:rsidRPr="00B45EA5">
        <w:rPr>
          <w:rFonts w:cstheme="minorHAnsi"/>
          <w:lang w:val="en-US"/>
        </w:rPr>
        <w:t xml:space="preserve">temperatures to </w:t>
      </w:r>
      <w:r w:rsidR="0017392C" w:rsidRPr="00B45EA5">
        <w:rPr>
          <w:rFonts w:cstheme="minorHAnsi"/>
          <w:lang w:val="en-US"/>
        </w:rPr>
        <w:t>calculate</w:t>
      </w:r>
      <w:r w:rsidR="005C4368" w:rsidRPr="00B45EA5">
        <w:rPr>
          <w:rFonts w:cstheme="minorHAnsi"/>
          <w:lang w:val="en-US"/>
        </w:rPr>
        <w:t xml:space="preserve"> the number of days with snow cover</w:t>
      </w:r>
      <w:r w:rsidR="004F2D67" w:rsidRPr="00B45EA5">
        <w:rPr>
          <w:rFonts w:cstheme="minorHAnsi"/>
          <w:lang w:val="en-US"/>
        </w:rPr>
        <w:t>,</w:t>
      </w:r>
      <w:r w:rsidR="001129F3" w:rsidRPr="00B45EA5">
        <w:rPr>
          <w:rFonts w:cstheme="minorHAnsi"/>
          <w:lang w:val="en-US"/>
        </w:rPr>
        <w:t xml:space="preserve"> </w:t>
      </w:r>
      <w:r w:rsidR="0017392C" w:rsidRPr="00B45EA5">
        <w:rPr>
          <w:rFonts w:cstheme="minorHAnsi"/>
          <w:lang w:val="en-US"/>
        </w:rPr>
        <w:t xml:space="preserve">estimated as days with </w:t>
      </w:r>
      <w:r w:rsidR="001129F3" w:rsidRPr="00B45EA5">
        <w:rPr>
          <w:rFonts w:cstheme="minorHAnsi"/>
          <w:lang w:val="en-US"/>
        </w:rPr>
        <w:t>no temperature variation between night and day</w:t>
      </w:r>
      <w:r w:rsidR="00C4585B" w:rsidRPr="00B45EA5">
        <w:rPr>
          <w:rFonts w:cstheme="minorHAnsi"/>
          <w:lang w:val="en-US"/>
        </w:rPr>
        <w:t xml:space="preserve"> </w:t>
      </w:r>
      <w:r w:rsidR="009D262F" w:rsidRPr="00B45EA5">
        <w:rPr>
          <w:rFonts w:cstheme="minorHAnsi"/>
          <w:lang w:val="en-US"/>
        </w:rPr>
        <w:fldChar w:fldCharType="begin" w:fldLock="1"/>
      </w:r>
      <w:r w:rsidR="00C4585B" w:rsidRPr="00B45EA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B45EA5">
        <w:rPr>
          <w:rFonts w:cstheme="minorHAnsi"/>
          <w:lang w:val="en-US"/>
        </w:rPr>
        <w:fldChar w:fldCharType="separate"/>
      </w:r>
      <w:r w:rsidR="009D262F" w:rsidRPr="00B45EA5">
        <w:rPr>
          <w:rFonts w:cstheme="minorHAnsi"/>
          <w:noProof/>
          <w:lang w:val="en-US"/>
        </w:rPr>
        <w:t>(Zhang et al., 2005)</w:t>
      </w:r>
      <w:r w:rsidR="009D262F" w:rsidRPr="00B45EA5">
        <w:rPr>
          <w:rFonts w:cstheme="minorHAnsi"/>
          <w:lang w:val="en-US"/>
        </w:rPr>
        <w:fldChar w:fldCharType="end"/>
      </w:r>
      <w:r w:rsidR="0037354A" w:rsidRPr="00B45EA5">
        <w:rPr>
          <w:rFonts w:cstheme="minorHAnsi"/>
          <w:lang w:val="en-US"/>
        </w:rPr>
        <w:t xml:space="preserve">. </w:t>
      </w:r>
      <w:r w:rsidR="00E1405A" w:rsidRPr="00B45EA5">
        <w:rPr>
          <w:rFonts w:cstheme="minorHAnsi"/>
          <w:lang w:val="en-US"/>
        </w:rPr>
        <w:t>T</w:t>
      </w:r>
      <w:r w:rsidR="0037354A" w:rsidRPr="00B45EA5">
        <w:rPr>
          <w:rFonts w:cstheme="minorHAnsi"/>
          <w:lang w:val="en-US"/>
        </w:rPr>
        <w:t>hen</w:t>
      </w:r>
      <w:r w:rsidR="00EB6EAB" w:rsidRPr="00B45EA5">
        <w:rPr>
          <w:rFonts w:cstheme="minorHAnsi"/>
          <w:lang w:val="en-US"/>
        </w:rPr>
        <w:t>,</w:t>
      </w:r>
      <w:r w:rsidR="0037354A" w:rsidRPr="00B45EA5">
        <w:rPr>
          <w:rFonts w:cstheme="minorHAnsi"/>
          <w:lang w:val="en-US"/>
        </w:rPr>
        <w:t xml:space="preserve"> </w:t>
      </w:r>
      <w:r w:rsidR="00E1405A" w:rsidRPr="00B45EA5">
        <w:rPr>
          <w:rFonts w:cstheme="minorHAnsi"/>
          <w:lang w:val="en-US"/>
        </w:rPr>
        <w:t xml:space="preserve">we </w:t>
      </w:r>
      <w:r w:rsidR="0037354A" w:rsidRPr="00B45EA5">
        <w:rPr>
          <w:rFonts w:cstheme="minorHAnsi"/>
          <w:lang w:val="en-US"/>
        </w:rPr>
        <w:t>chose</w:t>
      </w:r>
      <w:r w:rsidR="00E1405A" w:rsidRPr="00B45EA5">
        <w:rPr>
          <w:rFonts w:cstheme="minorHAnsi"/>
          <w:lang w:val="en-US"/>
        </w:rPr>
        <w:t xml:space="preserve"> </w:t>
      </w:r>
      <w:r w:rsidR="00DF651B" w:rsidRPr="00B45EA5">
        <w:rPr>
          <w:rFonts w:cstheme="minorHAnsi"/>
          <w:lang w:val="en-US"/>
        </w:rPr>
        <w:t>the t</w:t>
      </w:r>
      <w:r w:rsidR="00355A39" w:rsidRPr="00B45EA5">
        <w:rPr>
          <w:rFonts w:cstheme="minorHAnsi"/>
          <w:lang w:val="en-US"/>
        </w:rPr>
        <w:t xml:space="preserve">wo </w:t>
      </w:r>
      <w:commentRangeStart w:id="48"/>
      <w:r w:rsidR="008C192D">
        <w:rPr>
          <w:rFonts w:cstheme="minorHAnsi"/>
          <w:lang w:val="en-US"/>
        </w:rPr>
        <w:t>most contrasting</w:t>
      </w:r>
      <w:r w:rsidR="008C192D" w:rsidRPr="00B45EA5">
        <w:rPr>
          <w:rFonts w:cstheme="minorHAnsi"/>
          <w:lang w:val="en-US"/>
        </w:rPr>
        <w:t xml:space="preserve"> </w:t>
      </w:r>
      <w:commentRangeEnd w:id="48"/>
      <w:r w:rsidR="00516EAC">
        <w:rPr>
          <w:rStyle w:val="Refdecomentario"/>
          <w:rFonts w:ascii="Calibri" w:eastAsia="Calibri" w:hAnsi="Calibri" w:cs="Calibri"/>
        </w:rPr>
        <w:commentReference w:id="48"/>
      </w:r>
      <w:r w:rsidR="008F6F75" w:rsidRPr="00B45EA5">
        <w:rPr>
          <w:rFonts w:cstheme="minorHAnsi"/>
          <w:lang w:val="en-US"/>
        </w:rPr>
        <w:t xml:space="preserve">regimes </w:t>
      </w:r>
      <w:r w:rsidR="00E1405A" w:rsidRPr="00B45EA5">
        <w:rPr>
          <w:rFonts w:cstheme="minorHAnsi"/>
          <w:lang w:val="en-US"/>
        </w:rPr>
        <w:t>in</w:t>
      </w:r>
      <w:r w:rsidR="00355A39" w:rsidRPr="00B45EA5">
        <w:rPr>
          <w:rFonts w:cstheme="minorHAnsi"/>
          <w:lang w:val="en-US"/>
        </w:rPr>
        <w:t xml:space="preserve"> </w:t>
      </w:r>
      <w:r w:rsidR="00EB6EAB" w:rsidRPr="00B45EA5">
        <w:rPr>
          <w:rFonts w:cstheme="minorHAnsi"/>
          <w:lang w:val="en-US"/>
        </w:rPr>
        <w:t>snow cover</w:t>
      </w:r>
      <w:r w:rsidR="00DF651B" w:rsidRPr="00B45EA5">
        <w:rPr>
          <w:rFonts w:cstheme="minorHAnsi"/>
          <w:lang w:val="en-US"/>
        </w:rPr>
        <w:t xml:space="preserve"> </w:t>
      </w:r>
      <w:r w:rsidR="008E3B4D" w:rsidRPr="00B45EA5">
        <w:rPr>
          <w:rFonts w:cstheme="minorHAnsi"/>
          <w:lang w:val="en-US"/>
        </w:rPr>
        <w:t xml:space="preserve">period </w:t>
      </w:r>
      <w:r w:rsidR="00DF651B" w:rsidRPr="00B45EA5">
        <w:rPr>
          <w:rFonts w:cstheme="minorHAnsi"/>
          <w:lang w:val="en-US"/>
        </w:rPr>
        <w:t>and temperature</w:t>
      </w:r>
      <w:r w:rsidR="00015E56" w:rsidRPr="00B45EA5">
        <w:rPr>
          <w:rFonts w:cstheme="minorHAnsi"/>
          <w:lang w:val="en-US"/>
        </w:rPr>
        <w:t xml:space="preserve">s </w:t>
      </w:r>
      <w:r w:rsidR="003A0677" w:rsidRPr="00B45EA5">
        <w:rPr>
          <w:rFonts w:cstheme="minorHAnsi"/>
          <w:lang w:val="en-US"/>
        </w:rPr>
        <w:t xml:space="preserve">to </w:t>
      </w:r>
      <w:r w:rsidR="008867CD" w:rsidRPr="00B45EA5">
        <w:rPr>
          <w:rFonts w:cstheme="minorHAnsi"/>
          <w:lang w:val="en-US"/>
        </w:rPr>
        <w:t xml:space="preserve">recreate </w:t>
      </w:r>
      <w:r w:rsidR="008F6F75" w:rsidRPr="00B45EA5">
        <w:rPr>
          <w:rFonts w:cstheme="minorHAnsi"/>
          <w:lang w:val="en-US"/>
        </w:rPr>
        <w:t xml:space="preserve">the </w:t>
      </w:r>
      <w:r w:rsidR="008867CD" w:rsidRPr="00B45EA5">
        <w:rPr>
          <w:rFonts w:cstheme="minorHAnsi"/>
          <w:lang w:val="en-US"/>
        </w:rPr>
        <w:t xml:space="preserve">same conditions in </w:t>
      </w:r>
      <w:r w:rsidR="00C7080F" w:rsidRPr="00B45EA5">
        <w:rPr>
          <w:rFonts w:cstheme="minorHAnsi"/>
          <w:lang w:val="en-US"/>
        </w:rPr>
        <w:t>incubation chambers</w:t>
      </w:r>
      <w:r w:rsidR="002E5BAD" w:rsidRPr="00B45EA5">
        <w:rPr>
          <w:rFonts w:cstheme="minorHAnsi"/>
          <w:lang w:val="en-US"/>
        </w:rPr>
        <w:t>.</w:t>
      </w:r>
      <w:r w:rsidR="00A250BD" w:rsidRPr="00B45EA5">
        <w:rPr>
          <w:rFonts w:cstheme="minorHAnsi"/>
          <w:lang w:val="en-US"/>
        </w:rPr>
        <w:t xml:space="preserve"> </w:t>
      </w:r>
      <w:r w:rsidR="00D07978" w:rsidRPr="00B45EA5">
        <w:rPr>
          <w:rFonts w:cstheme="minorHAnsi"/>
          <w:lang w:val="en-US"/>
        </w:rPr>
        <w:t xml:space="preserve">The final </w:t>
      </w:r>
      <w:r w:rsidR="007A1B4C" w:rsidRPr="00B45EA5">
        <w:rPr>
          <w:rFonts w:cstheme="minorHAnsi"/>
          <w:lang w:val="en-US"/>
        </w:rPr>
        <w:t xml:space="preserve">experimental </w:t>
      </w:r>
      <w:r w:rsidR="00D07978" w:rsidRPr="00B45EA5">
        <w:rPr>
          <w:rFonts w:cstheme="minorHAnsi"/>
          <w:lang w:val="en-US"/>
        </w:rPr>
        <w:t>programs consisted of weekly</w:t>
      </w:r>
      <w:r w:rsidR="00891506" w:rsidRPr="00B45EA5">
        <w:rPr>
          <w:rFonts w:cstheme="minorHAnsi"/>
          <w:lang w:val="en-US"/>
        </w:rPr>
        <w:t xml:space="preserve"> temperature </w:t>
      </w:r>
      <w:r w:rsidR="00C7080F" w:rsidRPr="00B45EA5">
        <w:rPr>
          <w:rFonts w:cstheme="minorHAnsi"/>
          <w:lang w:val="en-US"/>
        </w:rPr>
        <w:t xml:space="preserve">regimes </w:t>
      </w:r>
      <w:r w:rsidR="00870A83" w:rsidRPr="00B45EA5">
        <w:rPr>
          <w:rFonts w:cstheme="minorHAnsi"/>
          <w:lang w:val="en-US"/>
        </w:rPr>
        <w:t xml:space="preserve">(fig 2) </w:t>
      </w:r>
      <w:r w:rsidR="00891506" w:rsidRPr="00B45EA5">
        <w:rPr>
          <w:rFonts w:cstheme="minorHAnsi"/>
          <w:lang w:val="en-US"/>
        </w:rPr>
        <w:t xml:space="preserve">with </w:t>
      </w:r>
      <w:r w:rsidR="007F257F">
        <w:rPr>
          <w:rFonts w:cstheme="minorHAnsi"/>
          <w:lang w:val="en-US"/>
        </w:rPr>
        <w:t>daily</w:t>
      </w:r>
      <w:r w:rsidR="00D0727A">
        <w:rPr>
          <w:rFonts w:cstheme="minorHAnsi"/>
          <w:lang w:val="en-US"/>
        </w:rPr>
        <w:t xml:space="preserve"> temperature ramps and</w:t>
      </w:r>
      <w:r w:rsidR="007F257F">
        <w:rPr>
          <w:rFonts w:cstheme="minorHAnsi"/>
          <w:lang w:val="en-US"/>
        </w:rPr>
        <w:t xml:space="preserve"> photoperiod </w:t>
      </w:r>
      <w:r w:rsidR="00250A2E">
        <w:rPr>
          <w:rFonts w:cstheme="minorHAnsi"/>
          <w:lang w:val="en-US"/>
        </w:rPr>
        <w:t xml:space="preserve">of light adapted to </w:t>
      </w:r>
      <w:r w:rsidR="00891506" w:rsidRPr="00B45EA5">
        <w:rPr>
          <w:rFonts w:cstheme="minorHAnsi"/>
          <w:lang w:val="en-US"/>
        </w:rPr>
        <w:t>monthly variation</w:t>
      </w:r>
      <w:r w:rsidR="00AB753F" w:rsidRPr="00B45EA5">
        <w:rPr>
          <w:rFonts w:cstheme="minorHAnsi"/>
          <w:lang w:val="en-US"/>
        </w:rPr>
        <w:t>.</w:t>
      </w:r>
      <w:r w:rsidR="005C4368" w:rsidRPr="00B45EA5">
        <w:rPr>
          <w:rFonts w:cstheme="minorHAnsi"/>
          <w:lang w:val="en-US"/>
        </w:rPr>
        <w:t xml:space="preserve"> </w:t>
      </w:r>
      <w:r w:rsidR="00560143" w:rsidRPr="00B45EA5">
        <w:rPr>
          <w:rFonts w:cstheme="minorHAnsi"/>
          <w:lang w:val="en-US"/>
        </w:rPr>
        <w:t xml:space="preserve">Each </w:t>
      </w:r>
      <w:r w:rsidR="002A1BCE" w:rsidRPr="00B45EA5">
        <w:rPr>
          <w:rFonts w:cstheme="minorHAnsi"/>
          <w:lang w:val="en-US"/>
        </w:rPr>
        <w:t>experimental program</w:t>
      </w:r>
      <w:r w:rsidR="00560143" w:rsidRPr="00B45EA5">
        <w:rPr>
          <w:rFonts w:cstheme="minorHAnsi"/>
          <w:lang w:val="en-US"/>
        </w:rPr>
        <w:t xml:space="preserve"> was </w:t>
      </w:r>
      <w:r w:rsidR="002A1BCE" w:rsidRPr="00B45EA5">
        <w:rPr>
          <w:rFonts w:cstheme="minorHAnsi"/>
          <w:lang w:val="en-US"/>
        </w:rPr>
        <w:t xml:space="preserve">configured using </w:t>
      </w:r>
      <w:proofErr w:type="spellStart"/>
      <w:r w:rsidR="002A1BCE" w:rsidRPr="00B45EA5">
        <w:rPr>
          <w:rFonts w:cstheme="minorHAnsi"/>
          <w:lang w:val="en-US"/>
        </w:rPr>
        <w:t>Fitolog</w:t>
      </w:r>
      <w:proofErr w:type="spellEnd"/>
      <w:r w:rsidR="002A1BCE" w:rsidRPr="00B45EA5">
        <w:rPr>
          <w:rFonts w:cstheme="minorHAnsi"/>
          <w:lang w:val="en-US"/>
        </w:rPr>
        <w:t xml:space="preserve"> 9000 software (version 9308, </w:t>
      </w:r>
      <w:proofErr w:type="spellStart"/>
      <w:r w:rsidR="002A1BCE" w:rsidRPr="00B45EA5">
        <w:rPr>
          <w:rFonts w:cstheme="minorHAnsi"/>
          <w:lang w:val="en-US"/>
        </w:rPr>
        <w:t>Aralab</w:t>
      </w:r>
      <w:proofErr w:type="spellEnd"/>
      <w:r w:rsidR="002A1BCE" w:rsidRPr="00B45EA5">
        <w:rPr>
          <w:rFonts w:cstheme="minorHAnsi"/>
          <w:lang w:val="en-US"/>
        </w:rPr>
        <w:t xml:space="preserve"> Pharmaceutical Stability software) </w:t>
      </w:r>
      <w:r w:rsidR="00560143" w:rsidRPr="00B45EA5">
        <w:rPr>
          <w:rFonts w:cstheme="minorHAnsi"/>
          <w:lang w:val="en-US"/>
        </w:rPr>
        <w:t xml:space="preserve">in </w:t>
      </w:r>
      <w:proofErr w:type="spellStart"/>
      <w:r w:rsidR="00560143" w:rsidRPr="00B45EA5">
        <w:rPr>
          <w:rFonts w:cstheme="minorHAnsi"/>
          <w:lang w:val="en-US"/>
        </w:rPr>
        <w:t>Aralab</w:t>
      </w:r>
      <w:proofErr w:type="spellEnd"/>
      <w:r w:rsidR="00560143" w:rsidRPr="00B45EA5">
        <w:rPr>
          <w:rFonts w:cstheme="minorHAnsi"/>
          <w:lang w:val="en-US"/>
        </w:rPr>
        <w:t xml:space="preserve"> incubator</w:t>
      </w:r>
      <w:r w:rsidR="00870A83" w:rsidRPr="00B45EA5">
        <w:rPr>
          <w:rFonts w:cstheme="minorHAnsi"/>
          <w:lang w:val="en-US"/>
        </w:rPr>
        <w:t>s</w:t>
      </w:r>
      <w:r w:rsidR="00560143" w:rsidRPr="00B45EA5">
        <w:rPr>
          <w:rFonts w:cstheme="minorHAnsi"/>
          <w:lang w:val="en-US"/>
        </w:rPr>
        <w:t xml:space="preserve"> (</w:t>
      </w:r>
      <w:proofErr w:type="spellStart"/>
      <w:r w:rsidR="00560143" w:rsidRPr="00B45EA5">
        <w:rPr>
          <w:rFonts w:cstheme="minorHAnsi"/>
          <w:lang w:val="en-US"/>
        </w:rPr>
        <w:t>Aralab</w:t>
      </w:r>
      <w:proofErr w:type="spellEnd"/>
      <w:r w:rsidR="00560143" w:rsidRPr="00B45EA5">
        <w:rPr>
          <w:rFonts w:cstheme="minorHAnsi"/>
          <w:lang w:val="en-US"/>
        </w:rPr>
        <w:t xml:space="preserve"> climatic chamber </w:t>
      </w:r>
      <w:proofErr w:type="spellStart"/>
      <w:r w:rsidR="00560143" w:rsidRPr="00B45EA5">
        <w:rPr>
          <w:rFonts w:cstheme="minorHAnsi"/>
          <w:lang w:val="en-US"/>
        </w:rPr>
        <w:t>Fitoclima</w:t>
      </w:r>
      <w:proofErr w:type="spellEnd"/>
      <w:r w:rsidR="00560143" w:rsidRPr="00B45EA5">
        <w:rPr>
          <w:rFonts w:cstheme="minorHAnsi"/>
          <w:lang w:val="en-US"/>
        </w:rPr>
        <w:t xml:space="preserve"> S600 PL</w:t>
      </w:r>
      <w:r w:rsidR="00303AE3" w:rsidRPr="00B45EA5">
        <w:rPr>
          <w:rFonts w:cstheme="minorHAnsi"/>
          <w:lang w:val="en-US"/>
        </w:rPr>
        <w:t xml:space="preserve">, equipped with </w:t>
      </w:r>
      <w:r w:rsidR="00DA7B74" w:rsidRPr="00B45EA5">
        <w:rPr>
          <w:rFonts w:cstheme="minorHAnsi"/>
          <w:lang w:val="en-US"/>
        </w:rPr>
        <w:t>4 led modu</w:t>
      </w:r>
      <w:r w:rsidR="000C58E1" w:rsidRPr="00B45EA5">
        <w:rPr>
          <w:rFonts w:cstheme="minorHAnsi"/>
          <w:lang w:val="en-US"/>
        </w:rPr>
        <w:t>les 11W 350mA</w:t>
      </w:r>
      <w:r w:rsidR="00742F75" w:rsidRPr="00B45EA5">
        <w:rPr>
          <w:rFonts w:cstheme="minorHAnsi"/>
          <w:lang w:val="en-US"/>
        </w:rPr>
        <w:t xml:space="preserve"> at 20</w:t>
      </w:r>
      <w:r w:rsidR="00443B3A" w:rsidRPr="00B45EA5">
        <w:rPr>
          <w:rFonts w:cstheme="minorHAnsi"/>
          <w:lang w:val="en-US"/>
        </w:rPr>
        <w:t>%</w:t>
      </w:r>
      <w:r w:rsidR="00C634F6" w:rsidRPr="00B45EA5">
        <w:rPr>
          <w:rFonts w:cstheme="minorHAnsi"/>
          <w:lang w:val="en-US"/>
        </w:rPr>
        <w:t>)</w:t>
      </w:r>
      <w:r w:rsidR="005E6AD4" w:rsidRPr="00B45EA5">
        <w:rPr>
          <w:rFonts w:cstheme="minorHAnsi"/>
          <w:lang w:val="en-US"/>
        </w:rPr>
        <w:t>.</w:t>
      </w:r>
      <w:r w:rsidR="004F406C" w:rsidRPr="00B45EA5">
        <w:rPr>
          <w:rFonts w:cstheme="minorHAnsi"/>
          <w:lang w:val="en-US"/>
        </w:rPr>
        <w:t xml:space="preserve"> </w:t>
      </w:r>
      <w:r w:rsidR="00490273" w:rsidRPr="00B45EA5">
        <w:rPr>
          <w:rFonts w:cstheme="minorHAnsi"/>
          <w:lang w:val="en-US"/>
        </w:rPr>
        <w:t xml:space="preserve">This </w:t>
      </w:r>
      <w:r w:rsidR="002A1BCE" w:rsidRPr="00B45EA5">
        <w:rPr>
          <w:rFonts w:cstheme="minorHAnsi"/>
          <w:lang w:val="en-US"/>
        </w:rPr>
        <w:t>software allowed us to use ramp setting</w:t>
      </w:r>
      <w:r w:rsidR="00490273" w:rsidRPr="00B45EA5">
        <w:rPr>
          <w:rFonts w:cstheme="minorHAnsi"/>
          <w:lang w:val="en-US"/>
        </w:rPr>
        <w:t>s</w:t>
      </w:r>
      <w:r w:rsidR="002A1BCE" w:rsidRPr="00B45EA5">
        <w:rPr>
          <w:rFonts w:cstheme="minorHAnsi"/>
          <w:lang w:val="en-US"/>
        </w:rPr>
        <w:t xml:space="preserve"> for gradual temperature changes along each day and to monitor the incubators remotely. </w:t>
      </w:r>
      <w:r w:rsidR="005E6AD4" w:rsidRPr="00B45EA5">
        <w:rPr>
          <w:rFonts w:cstheme="minorHAnsi"/>
          <w:lang w:val="en-US"/>
        </w:rPr>
        <w:t>Bot</w:t>
      </w:r>
      <w:r w:rsidR="00361DFD" w:rsidRPr="00B45EA5">
        <w:rPr>
          <w:rFonts w:cstheme="minorHAnsi"/>
          <w:lang w:val="en-US"/>
        </w:rPr>
        <w:t>h</w:t>
      </w:r>
      <w:r w:rsidR="005E6AD4" w:rsidRPr="00B45EA5">
        <w:rPr>
          <w:rFonts w:cstheme="minorHAnsi"/>
          <w:lang w:val="en-US"/>
        </w:rPr>
        <w:t xml:space="preserve"> incubators</w:t>
      </w:r>
      <w:r w:rsidR="00C634F6" w:rsidRPr="00B45EA5">
        <w:rPr>
          <w:rFonts w:cstheme="minorHAnsi"/>
          <w:lang w:val="en-US"/>
        </w:rPr>
        <w:t xml:space="preserve"> run simultaneously from July 2021 to September 2022</w:t>
      </w:r>
      <w:r w:rsidR="00090D6F" w:rsidRPr="00B45EA5">
        <w:rPr>
          <w:rFonts w:cstheme="minorHAnsi"/>
          <w:lang w:val="en-US"/>
        </w:rPr>
        <w:t>. T</w:t>
      </w:r>
      <w:r w:rsidR="007A1B4C" w:rsidRPr="00B45EA5">
        <w:rPr>
          <w:rFonts w:cstheme="minorHAnsi"/>
          <w:lang w:val="en-US"/>
        </w:rPr>
        <w:t xml:space="preserve">he </w:t>
      </w:r>
      <w:r w:rsidR="00090D6F" w:rsidRPr="00B45EA5">
        <w:rPr>
          <w:rFonts w:cstheme="minorHAnsi"/>
          <w:lang w:val="en-US"/>
        </w:rPr>
        <w:t xml:space="preserve">experiment </w:t>
      </w:r>
      <w:r w:rsidR="007A1B4C" w:rsidRPr="00B45EA5">
        <w:rPr>
          <w:rFonts w:cstheme="minorHAnsi"/>
          <w:lang w:val="en-US"/>
        </w:rPr>
        <w:t xml:space="preserve">with </w:t>
      </w:r>
      <w:r w:rsidR="00361DFD" w:rsidRPr="00B45EA5">
        <w:rPr>
          <w:rFonts w:cstheme="minorHAnsi"/>
          <w:lang w:val="en-US"/>
        </w:rPr>
        <w:t>warmer</w:t>
      </w:r>
      <w:r w:rsidR="007A1B4C" w:rsidRPr="00B45EA5">
        <w:rPr>
          <w:rFonts w:cstheme="minorHAnsi"/>
          <w:lang w:val="en-US"/>
        </w:rPr>
        <w:t xml:space="preserve">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no snow </w:t>
      </w:r>
      <w:r w:rsidR="002A1BCE" w:rsidRPr="00B45EA5">
        <w:rPr>
          <w:rFonts w:cstheme="minorHAnsi"/>
          <w:lang w:val="en-US"/>
        </w:rPr>
        <w:t xml:space="preserve">period will be </w:t>
      </w:r>
      <w:r w:rsidR="00C634F6" w:rsidRPr="00B45EA5">
        <w:rPr>
          <w:rFonts w:cstheme="minorHAnsi"/>
          <w:lang w:val="en-US"/>
        </w:rPr>
        <w:t>referred as “</w:t>
      </w:r>
      <w:r w:rsidR="00C0778B" w:rsidRPr="00B45EA5">
        <w:rPr>
          <w:rFonts w:cstheme="minorHAnsi"/>
          <w:lang w:val="en-US"/>
        </w:rPr>
        <w:t>f</w:t>
      </w:r>
      <w:r w:rsidR="00C634F6" w:rsidRPr="00B45EA5">
        <w:rPr>
          <w:rFonts w:cstheme="minorHAnsi"/>
          <w:lang w:val="en-US"/>
        </w:rPr>
        <w:t>ellfie</w:t>
      </w:r>
      <w:r w:rsidR="00090D6F" w:rsidRPr="00B45EA5">
        <w:rPr>
          <w:rFonts w:cstheme="minorHAnsi"/>
          <w:lang w:val="en-US"/>
        </w:rPr>
        <w:t>l</w:t>
      </w:r>
      <w:r w:rsidR="00C634F6" w:rsidRPr="00B45EA5">
        <w:rPr>
          <w:rFonts w:cstheme="minorHAnsi"/>
          <w:lang w:val="en-US"/>
        </w:rPr>
        <w:t xml:space="preserve">d incubator” and </w:t>
      </w:r>
      <w:r w:rsidR="007A1B4C" w:rsidRPr="00B45EA5">
        <w:rPr>
          <w:rFonts w:cstheme="minorHAnsi"/>
          <w:lang w:val="en-US"/>
        </w:rPr>
        <w:t xml:space="preserve">the </w:t>
      </w:r>
      <w:r w:rsidR="00090D6F" w:rsidRPr="00B45EA5">
        <w:rPr>
          <w:rFonts w:cstheme="minorHAnsi"/>
          <w:lang w:val="en-US"/>
        </w:rPr>
        <w:t xml:space="preserve">experiment </w:t>
      </w:r>
      <w:r w:rsidR="007A1B4C" w:rsidRPr="00B45EA5">
        <w:rPr>
          <w:rFonts w:cstheme="minorHAnsi"/>
          <w:lang w:val="en-US"/>
        </w:rPr>
        <w:t xml:space="preserve">with </w:t>
      </w:r>
      <w:r w:rsidR="00361DFD" w:rsidRPr="00B45EA5">
        <w:rPr>
          <w:rFonts w:cstheme="minorHAnsi"/>
          <w:lang w:val="en-US"/>
        </w:rPr>
        <w:t xml:space="preserve">cooler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w:t>
      </w:r>
      <w:r w:rsidR="00584800" w:rsidRPr="00B45EA5">
        <w:rPr>
          <w:rFonts w:cstheme="minorHAnsi"/>
          <w:lang w:val="en-US"/>
        </w:rPr>
        <w:t xml:space="preserve">long snow period </w:t>
      </w:r>
      <w:r w:rsidR="00B9572D" w:rsidRPr="00B45EA5">
        <w:rPr>
          <w:rFonts w:cstheme="minorHAnsi"/>
          <w:lang w:val="en-US"/>
        </w:rPr>
        <w:t xml:space="preserve">program </w:t>
      </w:r>
      <w:r w:rsidR="002A1BCE" w:rsidRPr="00B45EA5">
        <w:rPr>
          <w:rFonts w:cstheme="minorHAnsi"/>
          <w:lang w:val="en-US"/>
        </w:rPr>
        <w:t xml:space="preserve">will be </w:t>
      </w:r>
      <w:r w:rsidR="00584800" w:rsidRPr="00B45EA5">
        <w:rPr>
          <w:rFonts w:cstheme="minorHAnsi"/>
          <w:lang w:val="en-US"/>
        </w:rPr>
        <w:t xml:space="preserve">referred as </w:t>
      </w:r>
      <w:r w:rsidR="00C634F6" w:rsidRPr="00B45EA5">
        <w:rPr>
          <w:rFonts w:cstheme="minorHAnsi"/>
          <w:lang w:val="en-US"/>
        </w:rPr>
        <w:t>“</w:t>
      </w:r>
      <w:r w:rsidR="00C0778B" w:rsidRPr="00B45EA5">
        <w:rPr>
          <w:rFonts w:cstheme="minorHAnsi"/>
          <w:lang w:val="en-US"/>
        </w:rPr>
        <w:t>s</w:t>
      </w:r>
      <w:r w:rsidR="00C634F6" w:rsidRPr="00B45EA5">
        <w:rPr>
          <w:rFonts w:cstheme="minorHAnsi"/>
          <w:lang w:val="en-US"/>
        </w:rPr>
        <w:t>nowbed incubator”</w:t>
      </w:r>
      <w:r w:rsidR="007A1B4C" w:rsidRPr="00B45EA5">
        <w:rPr>
          <w:rFonts w:cstheme="minorHAnsi"/>
          <w:lang w:val="en-US"/>
        </w:rPr>
        <w:t>.</w:t>
      </w:r>
      <w:r w:rsidR="006F0FE9" w:rsidRPr="00B45EA5">
        <w:rPr>
          <w:rFonts w:cstheme="minorHAnsi"/>
          <w:lang w:val="en-US"/>
        </w:rPr>
        <w:t xml:space="preserve"> </w:t>
      </w:r>
      <w:r w:rsidR="00181756">
        <w:rPr>
          <w:rFonts w:cstheme="minorHAnsi"/>
          <w:lang w:val="en-US"/>
        </w:rPr>
        <w:t>I</w:t>
      </w:r>
      <w:r w:rsidR="00F063D5">
        <w:rPr>
          <w:rFonts w:cstheme="minorHAnsi"/>
          <w:lang w:val="en-US"/>
        </w:rPr>
        <w:t>ncubators remained closed during the whole winter period to avoid temperature changes</w:t>
      </w:r>
      <w:r w:rsidR="00A250BD" w:rsidRPr="00B45EA5">
        <w:rPr>
          <w:rFonts w:cstheme="minorHAnsi"/>
          <w:lang w:val="en-US"/>
        </w:rPr>
        <w:t xml:space="preserve">. </w:t>
      </w:r>
    </w:p>
    <w:p w14:paraId="34E3F481" w14:textId="3A8FD47D" w:rsidR="00A250BD" w:rsidRPr="00B45EA5" w:rsidRDefault="00A250BD" w:rsidP="00D53DCE">
      <w:pPr>
        <w:autoSpaceDE w:val="0"/>
        <w:autoSpaceDN w:val="0"/>
        <w:adjustRightInd w:val="0"/>
        <w:spacing w:after="0" w:line="360" w:lineRule="auto"/>
        <w:jc w:val="both"/>
        <w:rPr>
          <w:rFonts w:cstheme="minorHAnsi"/>
          <w:color w:val="000000"/>
          <w:lang w:val="en-US"/>
        </w:rPr>
      </w:pPr>
    </w:p>
    <w:p w14:paraId="64DB2006" w14:textId="60A18021" w:rsidR="00F345E8" w:rsidRPr="00B45EA5" w:rsidRDefault="007A1B4C" w:rsidP="00D53DCE">
      <w:pPr>
        <w:spacing w:line="360" w:lineRule="auto"/>
        <w:jc w:val="both"/>
        <w:rPr>
          <w:rFonts w:cstheme="minorHAnsi"/>
          <w:color w:val="000000"/>
          <w:highlight w:val="yellow"/>
          <w:lang w:val="en-US"/>
        </w:rPr>
      </w:pPr>
      <w:r w:rsidRPr="00B45EA5">
        <w:rPr>
          <w:rFonts w:cstheme="minorHAnsi"/>
          <w:noProof/>
          <w:color w:val="000000"/>
          <w:lang w:val="en-US"/>
        </w:rPr>
        <w:drawing>
          <wp:inline distT="0" distB="0" distL="0" distR="0" wp14:anchorId="2EBD6AF5" wp14:editId="5DF42863">
            <wp:extent cx="5400040" cy="2804160"/>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06403FEC" w14:textId="59A544FF" w:rsidR="00862D59" w:rsidRPr="00B45EA5" w:rsidRDefault="00A250BD" w:rsidP="00D53DCE">
      <w:pPr>
        <w:spacing w:line="360" w:lineRule="auto"/>
        <w:jc w:val="both"/>
        <w:rPr>
          <w:rFonts w:cstheme="minorHAnsi"/>
          <w:color w:val="000000"/>
          <w:lang w:val="en-US"/>
        </w:rPr>
      </w:pPr>
      <w:commentRangeStart w:id="49"/>
      <w:r w:rsidRPr="00B45EA5">
        <w:rPr>
          <w:rFonts w:cstheme="minorHAnsi"/>
          <w:color w:val="000000"/>
          <w:lang w:val="en-US"/>
        </w:rPr>
        <w:lastRenderedPageBreak/>
        <w:t>Fig 2</w:t>
      </w:r>
      <w:commentRangeEnd w:id="49"/>
      <w:r w:rsidR="00D0727A">
        <w:rPr>
          <w:rStyle w:val="Refdecomentario"/>
          <w:rFonts w:ascii="Calibri" w:eastAsia="Calibri" w:hAnsi="Calibri" w:cs="Calibri"/>
        </w:rPr>
        <w:commentReference w:id="49"/>
      </w:r>
      <w:r w:rsidRPr="00B45EA5">
        <w:rPr>
          <w:rFonts w:cstheme="minorHAnsi"/>
          <w:color w:val="000000"/>
          <w:lang w:val="en-US"/>
        </w:rPr>
        <w:t>.</w:t>
      </w:r>
      <w:r w:rsidR="00C5267D" w:rsidRPr="00B45EA5">
        <w:rPr>
          <w:rFonts w:cstheme="minorHAnsi"/>
          <w:color w:val="000000"/>
          <w:lang w:val="en-US"/>
        </w:rPr>
        <w:t xml:space="preserve"> </w:t>
      </w:r>
      <w:r w:rsidR="00DF4016">
        <w:rPr>
          <w:rFonts w:cstheme="minorHAnsi"/>
          <w:color w:val="000000"/>
          <w:lang w:val="en-US"/>
        </w:rPr>
        <w:t xml:space="preserve">Seasonal temperature experiments </w:t>
      </w:r>
      <w:r w:rsidR="007149C8">
        <w:rPr>
          <w:rFonts w:cstheme="minorHAnsi"/>
          <w:color w:val="000000"/>
          <w:lang w:val="en-US"/>
        </w:rPr>
        <w:t xml:space="preserve">performed </w:t>
      </w:r>
      <w:r w:rsidR="00604104">
        <w:rPr>
          <w:rFonts w:cstheme="minorHAnsi"/>
          <w:color w:val="000000"/>
          <w:lang w:val="en-US"/>
        </w:rPr>
        <w:t>at</w:t>
      </w:r>
      <w:r w:rsidR="00A35B5C">
        <w:rPr>
          <w:rFonts w:cstheme="minorHAnsi"/>
          <w:color w:val="000000"/>
          <w:lang w:val="en-US"/>
        </w:rPr>
        <w:t xml:space="preserve"> weekly resolution</w:t>
      </w:r>
      <w:r w:rsidR="00604104">
        <w:rPr>
          <w:rFonts w:cstheme="minorHAnsi"/>
          <w:color w:val="000000"/>
          <w:lang w:val="en-US"/>
        </w:rPr>
        <w:t xml:space="preserve"> </w:t>
      </w:r>
      <w:r w:rsidR="00A43E4C">
        <w:rPr>
          <w:rFonts w:cstheme="minorHAnsi"/>
          <w:color w:val="000000"/>
          <w:lang w:val="en-US"/>
        </w:rPr>
        <w:t>with</w:t>
      </w:r>
      <w:r w:rsidR="009E2B60">
        <w:rPr>
          <w:rFonts w:cstheme="minorHAnsi"/>
          <w:color w:val="000000"/>
          <w:lang w:val="en-US"/>
        </w:rPr>
        <w:t xml:space="preserve"> daily </w:t>
      </w:r>
      <w:r w:rsidR="00604104">
        <w:rPr>
          <w:rFonts w:cstheme="minorHAnsi"/>
          <w:color w:val="000000"/>
          <w:lang w:val="en-US"/>
        </w:rPr>
        <w:t xml:space="preserve">temperature </w:t>
      </w:r>
      <w:r w:rsidR="009E2B60">
        <w:rPr>
          <w:rFonts w:cstheme="minorHAnsi"/>
          <w:color w:val="000000"/>
          <w:lang w:val="en-US"/>
        </w:rPr>
        <w:t>ramp</w:t>
      </w:r>
      <w:r w:rsidR="00604104">
        <w:rPr>
          <w:rFonts w:cstheme="minorHAnsi"/>
          <w:color w:val="000000"/>
          <w:lang w:val="en-US"/>
        </w:rPr>
        <w:t>s</w:t>
      </w:r>
      <w:r w:rsidR="007A6B23">
        <w:rPr>
          <w:rFonts w:cstheme="minorHAnsi"/>
          <w:color w:val="000000"/>
          <w:lang w:val="en-US"/>
        </w:rPr>
        <w:t xml:space="preserve"> and monthly</w:t>
      </w:r>
      <w:r w:rsidR="00A35B5C">
        <w:rPr>
          <w:rFonts w:cstheme="minorHAnsi"/>
          <w:color w:val="000000"/>
          <w:lang w:val="en-US"/>
        </w:rPr>
        <w:t xml:space="preserve"> </w:t>
      </w:r>
      <w:r w:rsidR="00973FA8">
        <w:rPr>
          <w:rFonts w:cstheme="minorHAnsi"/>
          <w:color w:val="000000"/>
          <w:lang w:val="en-US"/>
        </w:rPr>
        <w:t>photoperiod</w:t>
      </w:r>
      <w:r w:rsidR="007A6B23">
        <w:rPr>
          <w:rFonts w:cstheme="minorHAnsi"/>
          <w:color w:val="000000"/>
          <w:lang w:val="en-US"/>
        </w:rPr>
        <w:t>s</w:t>
      </w:r>
      <w:r w:rsidR="00973FA8">
        <w:rPr>
          <w:rFonts w:cstheme="minorHAnsi"/>
          <w:color w:val="000000"/>
          <w:lang w:val="en-US"/>
        </w:rPr>
        <w:t xml:space="preserve"> </w:t>
      </w:r>
      <w:r w:rsidR="00D0727A">
        <w:rPr>
          <w:rFonts w:cstheme="minorHAnsi"/>
          <w:color w:val="000000"/>
          <w:lang w:val="en-US"/>
        </w:rPr>
        <w:t>to represent</w:t>
      </w:r>
      <w:r w:rsidR="00A35B5C">
        <w:rPr>
          <w:rFonts w:cstheme="minorHAnsi"/>
          <w:color w:val="000000"/>
          <w:lang w:val="en-US"/>
        </w:rPr>
        <w:t xml:space="preserve"> fellfie</w:t>
      </w:r>
      <w:r w:rsidR="00A4468A">
        <w:rPr>
          <w:rFonts w:cstheme="minorHAnsi"/>
          <w:color w:val="000000"/>
          <w:lang w:val="en-US"/>
        </w:rPr>
        <w:t>l</w:t>
      </w:r>
      <w:r w:rsidR="00A35B5C">
        <w:rPr>
          <w:rFonts w:cstheme="minorHAnsi"/>
          <w:color w:val="000000"/>
          <w:lang w:val="en-US"/>
        </w:rPr>
        <w:t>d and snowbed conditions in laboratory incubators.</w:t>
      </w:r>
      <w:r w:rsidR="007149C8">
        <w:rPr>
          <w:rFonts w:cstheme="minorHAnsi"/>
          <w:color w:val="000000"/>
          <w:lang w:val="en-US"/>
        </w:rPr>
        <w:t xml:space="preserve"> </w:t>
      </w:r>
      <w:r w:rsidR="00227FCA">
        <w:rPr>
          <w:rFonts w:cstheme="minorHAnsi"/>
          <w:color w:val="000000"/>
          <w:lang w:val="en-US"/>
        </w:rPr>
        <w:t>The experimental settings were</w:t>
      </w:r>
      <w:r w:rsidR="00227FCA" w:rsidRPr="00B45EA5">
        <w:rPr>
          <w:rFonts w:cstheme="minorHAnsi"/>
          <w:color w:val="000000"/>
          <w:lang w:val="en-US"/>
        </w:rPr>
        <w:t xml:space="preserve"> </w:t>
      </w:r>
      <w:r w:rsidR="00C5267D" w:rsidRPr="00B45EA5">
        <w:rPr>
          <w:rFonts w:cstheme="minorHAnsi"/>
          <w:color w:val="000000"/>
          <w:lang w:val="en-US"/>
        </w:rPr>
        <w:t xml:space="preserve">based on </w:t>
      </w:r>
      <w:r w:rsidR="00B74EB0">
        <w:rPr>
          <w:rFonts w:cstheme="minorHAnsi"/>
          <w:color w:val="000000"/>
          <w:lang w:val="en-US"/>
        </w:rPr>
        <w:t>soil</w:t>
      </w:r>
      <w:r w:rsidR="00227FCA">
        <w:rPr>
          <w:rFonts w:cstheme="minorHAnsi"/>
          <w:color w:val="000000"/>
          <w:lang w:val="en-US"/>
        </w:rPr>
        <w:t xml:space="preserve"> </w:t>
      </w:r>
      <w:r w:rsidR="00B74EB0">
        <w:rPr>
          <w:rFonts w:cstheme="minorHAnsi"/>
          <w:color w:val="000000"/>
          <w:lang w:val="en-US"/>
        </w:rPr>
        <w:t xml:space="preserve">temperatures measured during </w:t>
      </w:r>
      <w:r w:rsidR="00C5267D" w:rsidRPr="00B45EA5">
        <w:rPr>
          <w:rFonts w:cstheme="minorHAnsi"/>
          <w:color w:val="000000"/>
          <w:lang w:val="en-US"/>
        </w:rPr>
        <w:t>10 years</w:t>
      </w:r>
      <w:r w:rsidR="00F66789" w:rsidRPr="00B45EA5">
        <w:rPr>
          <w:rFonts w:cstheme="minorHAnsi"/>
          <w:color w:val="000000"/>
          <w:lang w:val="en-US"/>
        </w:rPr>
        <w:t xml:space="preserve"> </w:t>
      </w:r>
      <w:r w:rsidR="00B74EB0">
        <w:rPr>
          <w:rFonts w:cstheme="minorHAnsi"/>
          <w:color w:val="000000"/>
          <w:lang w:val="en-US"/>
        </w:rPr>
        <w:t>in alpine communities of</w:t>
      </w:r>
      <w:r w:rsidR="00B74EB0" w:rsidRPr="00B45EA5">
        <w:rPr>
          <w:rFonts w:cstheme="minorHAnsi"/>
          <w:color w:val="000000"/>
          <w:lang w:val="en-US"/>
        </w:rPr>
        <w:t xml:space="preserve"> </w:t>
      </w:r>
      <w:r w:rsidR="009A72A7" w:rsidRPr="00B45EA5">
        <w:rPr>
          <w:rFonts w:cstheme="minorHAnsi"/>
          <w:color w:val="000000"/>
          <w:lang w:val="en-US"/>
        </w:rPr>
        <w:t xml:space="preserve">Picos de Europa </w:t>
      </w:r>
      <w:r w:rsidR="00F63306" w:rsidRPr="00B45EA5">
        <w:rPr>
          <w:rFonts w:cstheme="minorHAnsi"/>
          <w:color w:val="000000"/>
          <w:lang w:val="en-US"/>
        </w:rPr>
        <w:t>National Park</w:t>
      </w:r>
      <w:r w:rsidR="00B74EB0">
        <w:rPr>
          <w:rFonts w:cstheme="minorHAnsi"/>
          <w:color w:val="000000"/>
          <w:lang w:val="en-US"/>
        </w:rPr>
        <w:t>, Cantabrian Mountains, Spain</w:t>
      </w:r>
      <w:r w:rsidR="009A72A7" w:rsidRPr="00B45EA5">
        <w:rPr>
          <w:rFonts w:cstheme="minorHAnsi"/>
          <w:color w:val="000000"/>
          <w:lang w:val="en-US"/>
        </w:rPr>
        <w:t xml:space="preserve">. </w:t>
      </w:r>
      <w:r w:rsidR="00C00480" w:rsidRPr="00B45EA5">
        <w:rPr>
          <w:rFonts w:cstheme="minorHAnsi"/>
          <w:color w:val="000000"/>
          <w:lang w:val="en-US"/>
        </w:rPr>
        <w:t xml:space="preserve">Both incubators were </w:t>
      </w:r>
      <w:r w:rsidR="002A1BCE" w:rsidRPr="00B45EA5">
        <w:rPr>
          <w:rFonts w:cstheme="minorHAnsi"/>
          <w:color w:val="000000"/>
          <w:lang w:val="en-US"/>
        </w:rPr>
        <w:t>configured</w:t>
      </w:r>
      <w:r w:rsidR="00C00480" w:rsidRPr="00B45EA5">
        <w:rPr>
          <w:rFonts w:cstheme="minorHAnsi"/>
          <w:color w:val="000000"/>
          <w:lang w:val="en-US"/>
        </w:rPr>
        <w:t xml:space="preserve"> with weekly mean of maximum and minimum </w:t>
      </w:r>
      <w:r w:rsidR="00F03E0C" w:rsidRPr="00B45EA5">
        <w:rPr>
          <w:rFonts w:cstheme="minorHAnsi"/>
          <w:color w:val="000000"/>
          <w:lang w:val="en-US"/>
        </w:rPr>
        <w:t xml:space="preserve">soil </w:t>
      </w:r>
      <w:r w:rsidR="00C00480" w:rsidRPr="00B45EA5">
        <w:rPr>
          <w:rFonts w:cstheme="minorHAnsi"/>
          <w:color w:val="000000"/>
          <w:lang w:val="en-US"/>
        </w:rPr>
        <w:t>temperatures</w:t>
      </w:r>
      <w:r w:rsidR="007A1B4C" w:rsidRPr="00B45EA5">
        <w:rPr>
          <w:rFonts w:cstheme="minorHAnsi"/>
          <w:color w:val="000000"/>
          <w:lang w:val="en-US"/>
        </w:rPr>
        <w:t>.</w:t>
      </w:r>
      <w:r w:rsidR="003749B0" w:rsidRPr="00B45EA5">
        <w:rPr>
          <w:rFonts w:cstheme="minorHAnsi"/>
          <w:color w:val="000000"/>
          <w:lang w:val="en-US"/>
        </w:rPr>
        <w:t xml:space="preserve"> Vertical lines mark</w:t>
      </w:r>
      <w:r w:rsidR="0061319B" w:rsidRPr="00B45EA5">
        <w:rPr>
          <w:rFonts w:cstheme="minorHAnsi"/>
          <w:color w:val="000000"/>
          <w:lang w:val="en-US"/>
        </w:rPr>
        <w:t xml:space="preserve"> germination timing traits calculated in our study.</w:t>
      </w:r>
      <w:r w:rsidR="00717FEA" w:rsidRPr="00B45EA5">
        <w:rPr>
          <w:rFonts w:cstheme="minorHAnsi"/>
          <w:color w:val="000000"/>
          <w:lang w:val="en-US"/>
        </w:rPr>
        <w:t xml:space="preserve"> Horizontal line</w:t>
      </w:r>
      <w:r w:rsidR="00F90843" w:rsidRPr="00B45EA5">
        <w:rPr>
          <w:rFonts w:cstheme="minorHAnsi"/>
          <w:color w:val="000000"/>
          <w:lang w:val="en-US"/>
        </w:rPr>
        <w:t>s</w:t>
      </w:r>
      <w:r w:rsidR="00717FEA" w:rsidRPr="00B45EA5">
        <w:rPr>
          <w:rFonts w:cstheme="minorHAnsi"/>
          <w:color w:val="000000"/>
          <w:lang w:val="en-US"/>
        </w:rPr>
        <w:t xml:space="preserve"> represent the length of winter conditions (T</w:t>
      </w:r>
      <w:r w:rsidR="00A66EC4" w:rsidRPr="00B45EA5">
        <w:rPr>
          <w:rFonts w:cstheme="minorHAnsi"/>
          <w:color w:val="000000"/>
          <w:lang w:val="en-US"/>
        </w:rPr>
        <w:t xml:space="preserve"> </w:t>
      </w:r>
      <w:r w:rsidR="00717FEA" w:rsidRPr="00B45EA5">
        <w:rPr>
          <w:rFonts w:cstheme="minorHAnsi"/>
          <w:color w:val="000000"/>
          <w:lang w:val="en-US"/>
        </w:rPr>
        <w:t>m</w:t>
      </w:r>
      <w:r w:rsidR="002A1BCE" w:rsidRPr="00B45EA5">
        <w:rPr>
          <w:rFonts w:cstheme="minorHAnsi"/>
          <w:color w:val="000000"/>
          <w:lang w:val="en-US"/>
        </w:rPr>
        <w:t>ean</w:t>
      </w:r>
      <w:r w:rsidR="00967373" w:rsidRPr="00B45EA5">
        <w:rPr>
          <w:rFonts w:cstheme="minorHAnsi"/>
          <w:color w:val="000000"/>
          <w:lang w:val="en-US"/>
        </w:rPr>
        <w:t xml:space="preserve"> &lt;</w:t>
      </w:r>
      <w:r w:rsidR="00C25B7B" w:rsidRPr="00B45EA5">
        <w:rPr>
          <w:rFonts w:cstheme="minorHAnsi"/>
          <w:color w:val="000000"/>
          <w:lang w:val="en-US"/>
        </w:rPr>
        <w:t xml:space="preserve"> </w:t>
      </w:r>
      <w:r w:rsidR="00967373" w:rsidRPr="00B45EA5">
        <w:rPr>
          <w:rFonts w:cstheme="minorHAnsi"/>
          <w:color w:val="000000"/>
          <w:lang w:val="en-US"/>
        </w:rPr>
        <w:t>3</w:t>
      </w:r>
      <w:r w:rsidR="002A1BCE" w:rsidRPr="00B45EA5">
        <w:rPr>
          <w:rFonts w:cstheme="minorHAnsi"/>
          <w:lang w:val="en-US"/>
        </w:rPr>
        <w:t xml:space="preserve"> </w:t>
      </w:r>
      <w:r w:rsidR="00B45EA5" w:rsidRPr="00B45EA5">
        <w:rPr>
          <w:rFonts w:cstheme="minorHAnsi"/>
          <w:lang w:val="en-US"/>
        </w:rPr>
        <w:t>ºC</w:t>
      </w:r>
      <w:r w:rsidR="00967373" w:rsidRPr="00B45EA5">
        <w:rPr>
          <w:rFonts w:cstheme="minorHAnsi"/>
          <w:color w:val="000000"/>
          <w:lang w:val="en-US"/>
        </w:rPr>
        <w:t>)</w:t>
      </w:r>
      <w:r w:rsidR="00717FEA" w:rsidRPr="00B45EA5">
        <w:rPr>
          <w:rFonts w:cstheme="minorHAnsi"/>
          <w:color w:val="000000"/>
          <w:lang w:val="en-US"/>
        </w:rPr>
        <w:t xml:space="preserve"> in both </w:t>
      </w:r>
      <w:r w:rsidR="00862D59" w:rsidRPr="00B45EA5">
        <w:rPr>
          <w:rFonts w:cstheme="minorHAnsi"/>
          <w:color w:val="000000"/>
          <w:lang w:val="en-US"/>
        </w:rPr>
        <w:t xml:space="preserve">fellfield and snowbed </w:t>
      </w:r>
      <w:r w:rsidR="00717FEA" w:rsidRPr="00B45EA5">
        <w:rPr>
          <w:rFonts w:cstheme="minorHAnsi"/>
          <w:color w:val="000000"/>
          <w:lang w:val="en-US"/>
        </w:rPr>
        <w:t>incubators</w:t>
      </w:r>
      <w:r w:rsidR="00862D59" w:rsidRPr="00B45EA5">
        <w:rPr>
          <w:rFonts w:cstheme="minorHAnsi"/>
          <w:color w:val="000000"/>
          <w:lang w:val="en-US"/>
        </w:rPr>
        <w:t xml:space="preserve">. </w:t>
      </w:r>
      <w:r w:rsidR="0061319B" w:rsidRPr="00B45EA5">
        <w:rPr>
          <w:rFonts w:cstheme="minorHAnsi"/>
          <w:color w:val="000000"/>
          <w:lang w:val="en-US"/>
        </w:rPr>
        <w:t xml:space="preserve"> </w:t>
      </w:r>
      <w:r w:rsidR="00A47401" w:rsidRPr="00B45EA5">
        <w:rPr>
          <w:rFonts w:cstheme="minorHAnsi"/>
          <w:color w:val="000000"/>
          <w:lang w:val="en-US"/>
        </w:rPr>
        <w:t>Additionally</w:t>
      </w:r>
      <w:r w:rsidR="000F73C6" w:rsidRPr="00B45EA5">
        <w:rPr>
          <w:rFonts w:cstheme="minorHAnsi"/>
          <w:color w:val="000000"/>
          <w:lang w:val="en-US"/>
        </w:rPr>
        <w:t>,</w:t>
      </w:r>
      <w:r w:rsidR="00A47401" w:rsidRPr="00B45EA5">
        <w:rPr>
          <w:rFonts w:cstheme="minorHAnsi"/>
          <w:color w:val="000000"/>
          <w:lang w:val="en-US"/>
        </w:rPr>
        <w:t xml:space="preserve"> photoperiod was modified every month according to our </w:t>
      </w:r>
      <w:r w:rsidR="00857365" w:rsidRPr="00B45EA5">
        <w:rPr>
          <w:rFonts w:cstheme="minorHAnsi"/>
          <w:color w:val="000000"/>
          <w:lang w:val="en-US"/>
        </w:rPr>
        <w:t xml:space="preserve">study region. </w:t>
      </w:r>
    </w:p>
    <w:p w14:paraId="11B52A06" w14:textId="562BC7B3" w:rsidR="00A250BD" w:rsidRPr="00B45EA5" w:rsidRDefault="00F00124" w:rsidP="00ED2F7B">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The </w:t>
      </w:r>
      <w:r w:rsidR="00AA0A3F" w:rsidRPr="00B45EA5">
        <w:rPr>
          <w:rFonts w:eastAsia="Times New Roman" w:cstheme="minorHAnsi"/>
          <w:color w:val="000000"/>
          <w:lang w:eastAsia="ca-ES"/>
        </w:rPr>
        <w:t xml:space="preserve">two </w:t>
      </w:r>
      <w:r w:rsidRPr="00B45EA5">
        <w:rPr>
          <w:rFonts w:eastAsia="Times New Roman" w:cstheme="minorHAnsi"/>
          <w:color w:val="000000"/>
          <w:lang w:eastAsia="ca-ES"/>
        </w:rPr>
        <w:t>m</w:t>
      </w:r>
      <w:r w:rsidR="00A250BD" w:rsidRPr="00B45EA5">
        <w:rPr>
          <w:rFonts w:eastAsia="Times New Roman" w:cstheme="minorHAnsi"/>
          <w:color w:val="000000"/>
          <w:lang w:eastAsia="ca-ES"/>
        </w:rPr>
        <w:t>ain differences between incubators</w:t>
      </w:r>
      <w:r w:rsidRPr="00B45EA5">
        <w:rPr>
          <w:rFonts w:eastAsia="Times New Roman" w:cstheme="minorHAnsi"/>
          <w:color w:val="000000"/>
          <w:lang w:eastAsia="ca-ES"/>
        </w:rPr>
        <w:t xml:space="preserve"> were </w:t>
      </w:r>
      <w:r w:rsidR="00654C53" w:rsidRPr="00B45EA5">
        <w:rPr>
          <w:rFonts w:eastAsia="Times New Roman" w:cstheme="minorHAnsi"/>
          <w:color w:val="000000"/>
          <w:lang w:eastAsia="ca-ES"/>
        </w:rPr>
        <w:t xml:space="preserve">the temperature regimes and </w:t>
      </w:r>
      <w:r w:rsidRPr="00B45EA5">
        <w:rPr>
          <w:rFonts w:eastAsia="Times New Roman" w:cstheme="minorHAnsi"/>
          <w:color w:val="000000"/>
          <w:lang w:eastAsia="ca-ES"/>
        </w:rPr>
        <w:t xml:space="preserve">the </w:t>
      </w:r>
      <w:r w:rsidR="007B204F" w:rsidRPr="00B45EA5">
        <w:rPr>
          <w:rFonts w:eastAsia="Times New Roman" w:cstheme="minorHAnsi"/>
          <w:color w:val="000000"/>
          <w:lang w:eastAsia="ca-ES"/>
        </w:rPr>
        <w:t>length</w:t>
      </w:r>
      <w:r w:rsidRPr="00B45EA5">
        <w:rPr>
          <w:rFonts w:eastAsia="Times New Roman" w:cstheme="minorHAnsi"/>
          <w:color w:val="000000"/>
          <w:lang w:eastAsia="ca-ES"/>
        </w:rPr>
        <w:t xml:space="preserve"> and </w:t>
      </w:r>
      <w:r w:rsidR="007B204F" w:rsidRPr="00B45EA5">
        <w:rPr>
          <w:rFonts w:eastAsia="Times New Roman" w:cstheme="minorHAnsi"/>
          <w:color w:val="000000"/>
          <w:lang w:eastAsia="ca-ES"/>
        </w:rPr>
        <w:t xml:space="preserve">climatic </w:t>
      </w:r>
      <w:r w:rsidRPr="00B45EA5">
        <w:rPr>
          <w:rFonts w:eastAsia="Times New Roman" w:cstheme="minorHAnsi"/>
          <w:color w:val="000000"/>
          <w:lang w:eastAsia="ca-ES"/>
        </w:rPr>
        <w:t>conditions during the winter period (de</w:t>
      </w:r>
      <w:r w:rsidR="00A250BD" w:rsidRPr="00B45EA5">
        <w:rPr>
          <w:rFonts w:eastAsia="Times New Roman" w:cstheme="minorHAnsi"/>
          <w:color w:val="000000"/>
          <w:lang w:eastAsia="ca-ES"/>
        </w:rPr>
        <w:t xml:space="preserve">fined as </w:t>
      </w:r>
      <w:r w:rsidR="007B204F"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 xml:space="preserve">period with </w:t>
      </w:r>
      <w:r w:rsidR="00C0778B" w:rsidRPr="00B45EA5">
        <w:rPr>
          <w:rFonts w:cstheme="minorHAnsi"/>
          <w:color w:val="000000"/>
          <w:lang w:val="en-US"/>
        </w:rPr>
        <w:t>T</w:t>
      </w:r>
      <w:r w:rsidR="00D965BF" w:rsidRPr="00B45EA5">
        <w:rPr>
          <w:rFonts w:cstheme="minorHAnsi"/>
          <w:color w:val="000000"/>
          <w:lang w:val="en-US"/>
        </w:rPr>
        <w:t xml:space="preserve"> </w:t>
      </w:r>
      <w:r w:rsidR="00C0778B" w:rsidRPr="00B45EA5">
        <w:rPr>
          <w:rFonts w:cstheme="minorHAnsi"/>
          <w:color w:val="000000"/>
          <w:lang w:val="en-US"/>
        </w:rPr>
        <w:t>mean &lt;</w:t>
      </w:r>
      <w:r w:rsidR="00D965BF" w:rsidRPr="00B45EA5">
        <w:rPr>
          <w:rFonts w:cstheme="minorHAnsi"/>
          <w:color w:val="000000"/>
          <w:lang w:val="en-US"/>
        </w:rPr>
        <w:t xml:space="preserve"> </w:t>
      </w:r>
      <w:r w:rsidR="00C0778B" w:rsidRPr="00B45EA5">
        <w:rPr>
          <w:rFonts w:cstheme="minorHAnsi"/>
          <w:color w:val="000000"/>
          <w:lang w:val="en-US"/>
        </w:rPr>
        <w:t>3</w:t>
      </w:r>
      <w:r w:rsidR="00C0778B" w:rsidRPr="00B45EA5">
        <w:rPr>
          <w:rFonts w:cstheme="minorHAnsi"/>
          <w:lang w:val="en-US"/>
        </w:rPr>
        <w:t xml:space="preserve"> </w:t>
      </w:r>
      <w:r w:rsidR="00B45EA5" w:rsidRPr="00B45EA5">
        <w:rPr>
          <w:rFonts w:cstheme="minorHAnsi"/>
          <w:lang w:val="en-US"/>
        </w:rPr>
        <w:t>ºC</w:t>
      </w:r>
      <w:r w:rsidRPr="00B45EA5">
        <w:rPr>
          <w:rFonts w:eastAsia="Times New Roman" w:cstheme="minorHAnsi"/>
          <w:color w:val="000000"/>
          <w:lang w:eastAsia="ca-ES"/>
        </w:rPr>
        <w:t>)</w:t>
      </w:r>
      <w:r w:rsidR="007B204F"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I</w:t>
      </w:r>
      <w:r w:rsidR="00A250BD" w:rsidRPr="00B45EA5">
        <w:rPr>
          <w:rFonts w:eastAsia="Times New Roman" w:cstheme="minorHAnsi"/>
          <w:color w:val="000000"/>
          <w:lang w:eastAsia="ca-ES"/>
        </w:rPr>
        <w:t xml:space="preserve">n </w:t>
      </w:r>
      <w:r w:rsidR="001856FA" w:rsidRPr="00B45EA5">
        <w:rPr>
          <w:rFonts w:eastAsia="Times New Roman" w:cstheme="minorHAnsi"/>
          <w:color w:val="000000"/>
          <w:lang w:eastAsia="ca-ES"/>
        </w:rPr>
        <w:t xml:space="preserve">the </w:t>
      </w:r>
      <w:r w:rsidR="00F85BED" w:rsidRPr="00B45EA5">
        <w:rPr>
          <w:rFonts w:eastAsia="Times New Roman" w:cstheme="minorHAnsi"/>
          <w:color w:val="000000"/>
          <w:lang w:eastAsia="ca-ES"/>
        </w:rPr>
        <w:t>f</w:t>
      </w:r>
      <w:r w:rsidR="00A250BD" w:rsidRPr="00B45EA5">
        <w:rPr>
          <w:rFonts w:eastAsia="Times New Roman" w:cstheme="minorHAnsi"/>
          <w:color w:val="000000"/>
          <w:lang w:eastAsia="ca-ES"/>
        </w:rPr>
        <w:t xml:space="preserve">ellfield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77F11" w:rsidRPr="00B45EA5">
        <w:rPr>
          <w:rFonts w:eastAsia="Times New Roman" w:cstheme="minorHAnsi"/>
          <w:color w:val="000000"/>
          <w:lang w:eastAsia="ca-ES"/>
        </w:rPr>
        <w:t xml:space="preserve"> </w:t>
      </w:r>
      <w:r w:rsidR="00B37358" w:rsidRPr="00B45EA5">
        <w:rPr>
          <w:rFonts w:eastAsia="Times New Roman" w:cstheme="minorHAnsi"/>
          <w:color w:val="000000"/>
          <w:lang w:eastAsia="ca-ES"/>
        </w:rPr>
        <w:t xml:space="preserve">winter with </w:t>
      </w:r>
      <w:r w:rsidR="00A250BD" w:rsidRPr="00B45EA5">
        <w:rPr>
          <w:rFonts w:eastAsia="Times New Roman" w:cstheme="minorHAnsi"/>
          <w:color w:val="000000"/>
          <w:lang w:eastAsia="ca-ES"/>
        </w:rPr>
        <w:t>below 0</w:t>
      </w:r>
      <w:r w:rsidR="008A618D"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temperatures</w:t>
      </w:r>
      <w:r w:rsidR="00F85BED"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with daily temperature and photoperiod </w:t>
      </w:r>
      <w:r w:rsidR="00723555">
        <w:rPr>
          <w:rFonts w:eastAsia="Times New Roman" w:cstheme="minorHAnsi"/>
          <w:color w:val="000000"/>
          <w:lang w:eastAsia="ca-ES"/>
        </w:rPr>
        <w:t>fluctuation</w:t>
      </w:r>
      <w:r w:rsidR="00A250BD" w:rsidRPr="00B45EA5">
        <w:rPr>
          <w:rFonts w:eastAsia="Times New Roman" w:cstheme="minorHAnsi"/>
          <w:color w:val="000000"/>
          <w:lang w:eastAsia="ca-ES"/>
        </w:rPr>
        <w:t xml:space="preserve"> for 126 days while in snowbed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250BD" w:rsidRPr="00B45EA5">
        <w:rPr>
          <w:rFonts w:eastAsia="Times New Roman" w:cstheme="minorHAnsi"/>
          <w:color w:val="000000"/>
          <w:lang w:eastAsia="ca-ES"/>
        </w:rPr>
        <w:t xml:space="preserve"> </w:t>
      </w:r>
      <w:r w:rsidR="00E61802" w:rsidRPr="00B45EA5">
        <w:rPr>
          <w:rFonts w:eastAsia="Times New Roman" w:cstheme="minorHAnsi"/>
          <w:color w:val="000000"/>
          <w:lang w:eastAsia="ca-ES"/>
        </w:rPr>
        <w:t xml:space="preserve">constant </w:t>
      </w:r>
      <w:r w:rsidR="00A250BD" w:rsidRPr="00B45EA5">
        <w:rPr>
          <w:rFonts w:eastAsia="Times New Roman" w:cstheme="minorHAnsi"/>
          <w:color w:val="000000"/>
          <w:lang w:eastAsia="ca-ES"/>
        </w:rPr>
        <w:t>0</w:t>
      </w:r>
      <w:r w:rsidR="00AA0A3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and darkness for 168 days</w:t>
      </w:r>
      <w:r w:rsidR="00151519" w:rsidRPr="00B45EA5">
        <w:rPr>
          <w:rFonts w:eastAsia="Times New Roman" w:cstheme="minorHAnsi"/>
          <w:color w:val="000000"/>
          <w:lang w:eastAsia="ca-ES"/>
        </w:rPr>
        <w:t xml:space="preserve"> (see winter period in </w:t>
      </w:r>
      <w:r w:rsidR="00E61802">
        <w:rPr>
          <w:rFonts w:eastAsia="Times New Roman" w:cstheme="minorHAnsi"/>
          <w:color w:val="000000"/>
          <w:lang w:eastAsia="ca-ES"/>
        </w:rPr>
        <w:t>F</w:t>
      </w:r>
      <w:r w:rsidR="00151519" w:rsidRPr="00B45EA5">
        <w:rPr>
          <w:rFonts w:eastAsia="Times New Roman" w:cstheme="minorHAnsi"/>
          <w:color w:val="000000"/>
          <w:lang w:eastAsia="ca-ES"/>
        </w:rPr>
        <w:t>ig 2)</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C</w:t>
      </w:r>
      <w:r w:rsidR="00ED2F7B" w:rsidRPr="00B45EA5">
        <w:rPr>
          <w:rFonts w:eastAsia="Times New Roman" w:cstheme="minorHAnsi"/>
          <w:color w:val="000000"/>
          <w:lang w:eastAsia="ca-ES"/>
        </w:rPr>
        <w:t>onsequently</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the growing season</w:t>
      </w:r>
      <w:r w:rsidR="00E104FE" w:rsidRPr="00B45EA5">
        <w:rPr>
          <w:rFonts w:eastAsia="Times New Roman" w:cstheme="minorHAnsi"/>
          <w:color w:val="000000"/>
          <w:lang w:eastAsia="ca-ES"/>
        </w:rPr>
        <w:t xml:space="preserve"> after</w:t>
      </w:r>
      <w:r w:rsidR="00D02064" w:rsidRPr="00B45EA5">
        <w:rPr>
          <w:rFonts w:eastAsia="Times New Roman" w:cstheme="minorHAnsi"/>
          <w:color w:val="000000"/>
          <w:lang w:eastAsia="ca-ES"/>
        </w:rPr>
        <w:t xml:space="preserve"> winter</w:t>
      </w:r>
      <w:r w:rsidR="00ED2F7B" w:rsidRPr="00B45EA5">
        <w:rPr>
          <w:rFonts w:eastAsia="Times New Roman" w:cstheme="minorHAnsi"/>
          <w:color w:val="000000"/>
          <w:lang w:eastAsia="ca-ES"/>
        </w:rPr>
        <w:t xml:space="preserve"> also differed with 172 days in fellfield incubator and 122 days in snowbed incubator</w:t>
      </w:r>
      <w:r w:rsidR="00A77F11" w:rsidRPr="00B45EA5">
        <w:rPr>
          <w:rFonts w:eastAsia="Times New Roman" w:cstheme="minorHAnsi"/>
          <w:color w:val="000000"/>
          <w:lang w:eastAsia="ca-ES"/>
        </w:rPr>
        <w:t xml:space="preserve">. </w:t>
      </w:r>
      <w:r w:rsidR="00402C77" w:rsidRPr="00B45EA5">
        <w:rPr>
          <w:rFonts w:eastAsia="Times New Roman" w:cstheme="minorHAnsi"/>
          <w:color w:val="000000"/>
          <w:lang w:eastAsia="ca-ES"/>
        </w:rPr>
        <w:t xml:space="preserve"> </w:t>
      </w:r>
      <w:r w:rsidR="00AB3350" w:rsidRPr="00B45EA5">
        <w:rPr>
          <w:rFonts w:eastAsia="Times New Roman" w:cstheme="minorHAnsi"/>
          <w:color w:val="000000"/>
          <w:lang w:eastAsia="ca-ES"/>
        </w:rPr>
        <w:t>Mean temperature differences between our two incubators</w:t>
      </w:r>
      <w:r w:rsidR="00C0778B" w:rsidRPr="00B45EA5">
        <w:rPr>
          <w:rFonts w:eastAsia="Times New Roman" w:cstheme="minorHAnsi"/>
          <w:color w:val="000000"/>
          <w:lang w:eastAsia="ca-ES"/>
        </w:rPr>
        <w:t xml:space="preserve"> during growing season</w:t>
      </w:r>
      <w:r w:rsidR="00AB3350" w:rsidRPr="00B45EA5">
        <w:rPr>
          <w:rFonts w:eastAsia="Times New Roman" w:cstheme="minorHAnsi"/>
          <w:color w:val="000000"/>
          <w:lang w:eastAsia="ca-ES"/>
        </w:rPr>
        <w:t xml:space="preserve"> was around </w:t>
      </w:r>
      <w:r w:rsidR="00A8352F" w:rsidRPr="00B45EA5">
        <w:rPr>
          <w:rFonts w:eastAsia="Times New Roman" w:cstheme="minorHAnsi"/>
          <w:color w:val="000000"/>
          <w:lang w:eastAsia="ca-ES"/>
        </w:rPr>
        <w:t>three degrees Celsius</w:t>
      </w:r>
      <w:r w:rsidR="00AB3350" w:rsidRPr="00B45EA5">
        <w:rPr>
          <w:rFonts w:eastAsia="Times New Roman" w:cstheme="minorHAnsi"/>
          <w:color w:val="000000"/>
          <w:lang w:eastAsia="ca-ES"/>
        </w:rPr>
        <w:t xml:space="preserve"> each week (more </w:t>
      </w:r>
      <w:r w:rsidR="00F85BED" w:rsidRPr="00B45EA5">
        <w:rPr>
          <w:rFonts w:eastAsia="Times New Roman" w:cstheme="minorHAnsi"/>
          <w:color w:val="000000"/>
          <w:lang w:eastAsia="ca-ES"/>
        </w:rPr>
        <w:t xml:space="preserve">detailed </w:t>
      </w:r>
      <w:r w:rsidR="00AB3350" w:rsidRPr="00B45EA5">
        <w:rPr>
          <w:rFonts w:eastAsia="Times New Roman" w:cstheme="minorHAnsi"/>
          <w:color w:val="000000"/>
          <w:lang w:eastAsia="ca-ES"/>
        </w:rPr>
        <w:t xml:space="preserve">information about weekly programs in </w:t>
      </w:r>
      <w:r w:rsidR="00AB3350" w:rsidRPr="00B45EA5">
        <w:rPr>
          <w:rFonts w:eastAsia="Times New Roman" w:cstheme="minorHAnsi"/>
          <w:color w:val="000000"/>
          <w:highlight w:val="yellow"/>
          <w:lang w:eastAsia="ca-ES"/>
        </w:rPr>
        <w:t xml:space="preserve">Appendix table </w:t>
      </w:r>
      <w:proofErr w:type="spellStart"/>
      <w:r w:rsidR="00AB3350" w:rsidRPr="00B45EA5">
        <w:rPr>
          <w:rFonts w:eastAsia="Times New Roman" w:cstheme="minorHAnsi"/>
          <w:color w:val="000000"/>
          <w:highlight w:val="yellow"/>
          <w:lang w:eastAsia="ca-ES"/>
        </w:rPr>
        <w:t>Xx</w:t>
      </w:r>
      <w:proofErr w:type="spellEnd"/>
      <w:r w:rsidR="00AB3350" w:rsidRPr="00B45EA5">
        <w:rPr>
          <w:rFonts w:eastAsia="Times New Roman" w:cstheme="minorHAnsi"/>
          <w:color w:val="000000"/>
          <w:lang w:eastAsia="ca-ES"/>
        </w:rPr>
        <w:t>)</w:t>
      </w:r>
      <w:r w:rsidR="009D7B10" w:rsidRPr="00B45EA5">
        <w:rPr>
          <w:rFonts w:eastAsia="Times New Roman" w:cstheme="minorHAnsi"/>
          <w:color w:val="000000"/>
          <w:lang w:eastAsia="ca-ES"/>
        </w:rPr>
        <w:t xml:space="preserve"> reaching a maximum </w:t>
      </w:r>
      <w:r w:rsidR="00F85BED" w:rsidRPr="00B45EA5">
        <w:rPr>
          <w:rFonts w:eastAsia="Times New Roman" w:cstheme="minorHAnsi"/>
          <w:color w:val="000000"/>
          <w:lang w:eastAsia="ca-ES"/>
        </w:rPr>
        <w:t xml:space="preserve">mean temperature </w:t>
      </w:r>
      <w:r w:rsidR="009D7B10" w:rsidRPr="00B45EA5">
        <w:rPr>
          <w:rFonts w:eastAsia="Times New Roman" w:cstheme="minorHAnsi"/>
          <w:color w:val="000000"/>
          <w:lang w:eastAsia="ca-ES"/>
        </w:rPr>
        <w:t>of 18.5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9D7B10" w:rsidRPr="00B45EA5">
        <w:rPr>
          <w:rFonts w:eastAsia="Times New Roman" w:cstheme="minorHAnsi"/>
          <w:color w:val="000000"/>
          <w:lang w:eastAsia="ca-ES"/>
        </w:rPr>
        <w:t>in fellfield incubator and 15.5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ED2F7B" w:rsidRPr="00B45EA5">
        <w:rPr>
          <w:rFonts w:eastAsia="Times New Roman" w:cstheme="minorHAnsi"/>
          <w:color w:val="000000"/>
          <w:lang w:eastAsia="ca-ES"/>
        </w:rPr>
        <w:t>in snowbed incubator</w:t>
      </w:r>
      <w:r w:rsidR="00402EBD" w:rsidRPr="00B45EA5">
        <w:rPr>
          <w:rFonts w:eastAsia="Times New Roman" w:cstheme="minorHAnsi"/>
          <w:color w:val="000000"/>
          <w:lang w:eastAsia="ca-ES"/>
        </w:rPr>
        <w:t>,</w:t>
      </w:r>
      <w:r w:rsidR="00D02064" w:rsidRPr="00B45EA5">
        <w:rPr>
          <w:rFonts w:eastAsia="Times New Roman" w:cstheme="minorHAnsi"/>
          <w:color w:val="000000"/>
          <w:lang w:eastAsia="ca-ES"/>
        </w:rPr>
        <w:t xml:space="preserve"> </w:t>
      </w:r>
      <w:r w:rsidR="00654C53" w:rsidRPr="00B45EA5">
        <w:rPr>
          <w:rFonts w:eastAsia="Times New Roman" w:cstheme="minorHAnsi"/>
          <w:color w:val="000000"/>
          <w:lang w:eastAsia="ca-ES"/>
        </w:rPr>
        <w:t xml:space="preserve">both </w:t>
      </w:r>
      <w:r w:rsidR="00D02064" w:rsidRPr="00B45EA5">
        <w:rPr>
          <w:rFonts w:eastAsia="Times New Roman" w:cstheme="minorHAnsi"/>
          <w:color w:val="000000"/>
          <w:lang w:eastAsia="ca-ES"/>
        </w:rPr>
        <w:t>during last week of August</w:t>
      </w:r>
      <w:r w:rsidR="00AB3350" w:rsidRPr="00B45EA5">
        <w:rPr>
          <w:rFonts w:eastAsia="Times New Roman" w:cstheme="minorHAnsi"/>
          <w:color w:val="000000"/>
          <w:lang w:eastAsia="ca-ES"/>
        </w:rPr>
        <w:t xml:space="preserve">. </w:t>
      </w:r>
    </w:p>
    <w:p w14:paraId="36E1AF64" w14:textId="58D90B63" w:rsidR="00BF4BF7" w:rsidRPr="00B45EA5" w:rsidRDefault="00BF4BF7" w:rsidP="00245D41">
      <w:pPr>
        <w:pStyle w:val="Ttulo3"/>
        <w:rPr>
          <w:rFonts w:eastAsia="Times New Roman"/>
          <w:lang w:eastAsia="ca-ES"/>
        </w:rPr>
      </w:pPr>
      <w:r w:rsidRPr="00B45EA5">
        <w:rPr>
          <w:rFonts w:eastAsia="Times New Roman"/>
          <w:lang w:eastAsia="ca-ES"/>
        </w:rPr>
        <w:t>2.</w:t>
      </w:r>
      <w:r w:rsidR="00E17233" w:rsidRPr="00B45EA5">
        <w:rPr>
          <w:rFonts w:eastAsia="Times New Roman"/>
          <w:lang w:eastAsia="ca-ES"/>
        </w:rPr>
        <w:t>3</w:t>
      </w:r>
      <w:r w:rsidRPr="00B45EA5">
        <w:rPr>
          <w:rFonts w:eastAsia="Times New Roman"/>
          <w:lang w:eastAsia="ca-ES"/>
        </w:rPr>
        <w:t xml:space="preserve"> </w:t>
      </w:r>
      <w:r w:rsidR="0022441C" w:rsidRPr="00B45EA5">
        <w:rPr>
          <w:rFonts w:eastAsia="Times New Roman"/>
          <w:lang w:eastAsia="ca-ES"/>
        </w:rPr>
        <w:t>Germination trials</w:t>
      </w:r>
    </w:p>
    <w:p w14:paraId="6E19DB34" w14:textId="21686EBE" w:rsidR="00A250BD" w:rsidRPr="00B45EA5" w:rsidRDefault="00A14F6C" w:rsidP="00D53DCE">
      <w:pPr>
        <w:shd w:val="clear" w:color="auto" w:fill="FFFFFF"/>
        <w:spacing w:line="360" w:lineRule="auto"/>
        <w:jc w:val="both"/>
        <w:textAlignment w:val="baseline"/>
        <w:rPr>
          <w:rFonts w:eastAsia="Times New Roman" w:cstheme="minorHAnsi"/>
          <w:color w:val="000000"/>
          <w:lang w:eastAsia="ca-ES"/>
        </w:rPr>
      </w:pPr>
      <w:r>
        <w:rPr>
          <w:rFonts w:eastAsia="Times New Roman" w:cstheme="minorHAnsi"/>
          <w:color w:val="000000"/>
          <w:lang w:eastAsia="ca-ES"/>
        </w:rPr>
        <w:t>Fresh</w:t>
      </w:r>
      <w:r w:rsidR="00A250BD" w:rsidRPr="00B45EA5">
        <w:rPr>
          <w:rFonts w:eastAsia="Times New Roman" w:cstheme="minorHAnsi"/>
          <w:color w:val="000000"/>
          <w:lang w:eastAsia="ca-ES"/>
        </w:rPr>
        <w:t xml:space="preserve"> seeds were cleaned manually and sown within 20 days</w:t>
      </w:r>
      <w:r>
        <w:rPr>
          <w:rFonts w:eastAsia="Times New Roman" w:cstheme="minorHAnsi"/>
          <w:color w:val="000000"/>
          <w:lang w:eastAsia="ca-ES"/>
        </w:rPr>
        <w:t xml:space="preserve"> after collection</w:t>
      </w:r>
      <w:r w:rsidR="00A250BD" w:rsidRPr="00B45EA5">
        <w:rPr>
          <w:rFonts w:eastAsia="Times New Roman" w:cstheme="minorHAnsi"/>
          <w:color w:val="000000"/>
          <w:lang w:eastAsia="ca-ES"/>
        </w:rPr>
        <w:t>. We followed a sequential sowing according to species maturity peak in the field</w:t>
      </w:r>
      <w:r w:rsidR="00F80504" w:rsidRPr="00B45EA5">
        <w:rPr>
          <w:rFonts w:eastAsia="Times New Roman" w:cstheme="minorHAnsi"/>
          <w:color w:val="000000"/>
          <w:lang w:eastAsia="ca-ES"/>
        </w:rPr>
        <w:t xml:space="preserve">, </w:t>
      </w:r>
      <w:r w:rsidR="0062654A" w:rsidRPr="00B45EA5">
        <w:rPr>
          <w:rFonts w:eastAsia="Times New Roman" w:cstheme="minorHAnsi"/>
          <w:color w:val="000000"/>
          <w:lang w:eastAsia="ca-ES"/>
        </w:rPr>
        <w:t>meaning that</w:t>
      </w:r>
      <w:r w:rsidR="00F80504" w:rsidRPr="00B45EA5">
        <w:rPr>
          <w:rFonts w:eastAsia="Times New Roman" w:cstheme="minorHAnsi"/>
          <w:color w:val="000000"/>
          <w:lang w:eastAsia="ca-ES"/>
        </w:rPr>
        <w:t xml:space="preserve"> the seeds </w:t>
      </w:r>
      <w:r w:rsidR="00AA444B" w:rsidRPr="00B45EA5">
        <w:rPr>
          <w:rFonts w:eastAsia="Times New Roman" w:cstheme="minorHAnsi"/>
          <w:color w:val="000000"/>
          <w:lang w:eastAsia="ca-ES"/>
        </w:rPr>
        <w:t xml:space="preserve">were </w:t>
      </w:r>
      <w:r>
        <w:rPr>
          <w:rFonts w:eastAsia="Times New Roman" w:cstheme="minorHAnsi"/>
          <w:color w:val="000000"/>
          <w:lang w:eastAsia="ca-ES"/>
        </w:rPr>
        <w:t xml:space="preserve">placed </w:t>
      </w:r>
      <w:r w:rsidR="00AA444B" w:rsidRPr="00B45EA5">
        <w:rPr>
          <w:rFonts w:eastAsia="Times New Roman" w:cstheme="minorHAnsi"/>
          <w:color w:val="000000"/>
          <w:lang w:eastAsia="ca-ES"/>
        </w:rPr>
        <w:t>in the incubators</w:t>
      </w:r>
      <w:r w:rsidR="00055D7A" w:rsidRPr="00B45EA5">
        <w:rPr>
          <w:rFonts w:eastAsia="Times New Roman" w:cstheme="minorHAnsi"/>
          <w:color w:val="000000"/>
          <w:lang w:eastAsia="ca-ES"/>
        </w:rPr>
        <w:t xml:space="preserve"> in their optimum dispersal</w:t>
      </w:r>
      <w:r w:rsidR="0062654A" w:rsidRPr="00B45EA5">
        <w:rPr>
          <w:rFonts w:eastAsia="Times New Roman" w:cstheme="minorHAnsi"/>
          <w:color w:val="000000"/>
          <w:lang w:eastAsia="ca-ES"/>
        </w:rPr>
        <w:t xml:space="preserve"> time</w:t>
      </w:r>
      <w:r w:rsidR="00A250BD" w:rsidRPr="00B45EA5">
        <w:rPr>
          <w:rFonts w:eastAsia="Times New Roman" w:cstheme="minorHAnsi"/>
          <w:color w:val="000000"/>
          <w:lang w:eastAsia="ca-ES"/>
        </w:rPr>
        <w:t xml:space="preserve">. Each </w:t>
      </w:r>
      <w:r>
        <w:rPr>
          <w:rFonts w:eastAsia="Times New Roman" w:cstheme="minorHAnsi"/>
          <w:color w:val="000000"/>
          <w:lang w:eastAsia="ca-ES"/>
        </w:rPr>
        <w:t>seed lot</w:t>
      </w:r>
      <w:r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w:t>
      </w:r>
      <w:r>
        <w:rPr>
          <w:rFonts w:eastAsia="Times New Roman" w:cstheme="minorHAnsi"/>
          <w:color w:val="000000"/>
          <w:lang w:eastAsia="ca-ES"/>
        </w:rPr>
        <w:t xml:space="preserve">species per site, </w:t>
      </w:r>
      <w:r w:rsidR="00A17381" w:rsidRPr="00B45EA5">
        <w:rPr>
          <w:rFonts w:eastAsia="Times New Roman" w:cstheme="minorHAnsi"/>
          <w:color w:val="000000"/>
          <w:lang w:eastAsia="ca-ES"/>
        </w:rPr>
        <w:t>N</w:t>
      </w:r>
      <w:r w:rsidR="00613B79"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 xml:space="preserve">= </w:t>
      </w:r>
      <w:r w:rsidR="00BC5C5D" w:rsidRPr="00B45EA5">
        <w:rPr>
          <w:rFonts w:eastAsia="Times New Roman" w:cstheme="minorHAnsi"/>
          <w:color w:val="000000"/>
          <w:lang w:eastAsia="ca-ES"/>
        </w:rPr>
        <w:t>97)</w:t>
      </w:r>
      <w:r w:rsidR="00A250BD" w:rsidRPr="00B45EA5">
        <w:rPr>
          <w:rFonts w:eastAsia="Times New Roman" w:cstheme="minorHAnsi"/>
          <w:color w:val="000000"/>
          <w:lang w:eastAsia="ca-ES"/>
        </w:rPr>
        <w:t xml:space="preserve"> was </w:t>
      </w:r>
      <w:r w:rsidR="00E967E7" w:rsidRPr="00B45EA5">
        <w:rPr>
          <w:rFonts w:eastAsia="Times New Roman" w:cstheme="minorHAnsi"/>
          <w:color w:val="000000"/>
          <w:lang w:eastAsia="ca-ES"/>
        </w:rPr>
        <w:t xml:space="preserve">placed </w:t>
      </w:r>
      <w:r w:rsidR="00A250BD" w:rsidRPr="00B45EA5">
        <w:rPr>
          <w:rFonts w:eastAsia="Times New Roman" w:cstheme="minorHAnsi"/>
          <w:color w:val="000000"/>
          <w:lang w:eastAsia="ca-ES"/>
        </w:rPr>
        <w:t>in both incubators</w:t>
      </w:r>
      <w:r w:rsidR="00892CA4" w:rsidRPr="00B45EA5">
        <w:rPr>
          <w:rFonts w:eastAsia="Times New Roman" w:cstheme="minorHAnsi"/>
          <w:color w:val="000000"/>
          <w:lang w:eastAsia="ca-ES"/>
        </w:rPr>
        <w:t xml:space="preserve"> simultaneously</w:t>
      </w:r>
      <w:r w:rsidR="00064BBE" w:rsidRPr="00B45EA5">
        <w:rPr>
          <w:rFonts w:eastAsia="Times New Roman" w:cstheme="minorHAnsi"/>
          <w:color w:val="000000"/>
          <w:lang w:eastAsia="ca-ES"/>
        </w:rPr>
        <w:t xml:space="preserve">, </w:t>
      </w:r>
      <w:r w:rsidR="00E967E7" w:rsidRPr="00B45EA5">
        <w:rPr>
          <w:rFonts w:eastAsia="Times New Roman" w:cstheme="minorHAnsi"/>
          <w:color w:val="000000"/>
          <w:lang w:eastAsia="ca-ES"/>
        </w:rPr>
        <w:t xml:space="preserve">sowing </w:t>
      </w:r>
      <w:r w:rsidR="00A250BD" w:rsidRPr="00B45EA5">
        <w:rPr>
          <w:rFonts w:eastAsia="Times New Roman" w:cstheme="minorHAnsi"/>
          <w:color w:val="000000"/>
          <w:lang w:eastAsia="ca-ES"/>
        </w:rPr>
        <w:t xml:space="preserve">four replicates of 25 seeds in 9 cm diameter Petri dishes (numbers were </w:t>
      </w:r>
      <w:r w:rsidR="008E4A29">
        <w:rPr>
          <w:rFonts w:eastAsia="Times New Roman" w:cstheme="minorHAnsi"/>
          <w:color w:val="000000"/>
          <w:lang w:eastAsia="ca-ES"/>
        </w:rPr>
        <w:t>adapted for</w:t>
      </w:r>
      <w:r w:rsidR="00A250BD" w:rsidRPr="00B45EA5">
        <w:rPr>
          <w:rFonts w:eastAsia="Times New Roman" w:cstheme="minorHAnsi"/>
          <w:color w:val="000000"/>
          <w:lang w:eastAsia="ca-ES"/>
        </w:rPr>
        <w:t xml:space="preserve"> </w:t>
      </w:r>
      <w:r>
        <w:rPr>
          <w:rFonts w:eastAsia="Times New Roman" w:cstheme="minorHAnsi"/>
          <w:color w:val="000000"/>
          <w:lang w:eastAsia="ca-ES"/>
        </w:rPr>
        <w:t>seed lots</w:t>
      </w:r>
      <w:r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with fewer seeds</w:t>
      </w:r>
      <w:r w:rsidR="00FF2E8B" w:rsidRPr="00B45EA5">
        <w:rPr>
          <w:rFonts w:eastAsia="Times New Roman" w:cstheme="minorHAnsi"/>
          <w:color w:val="000000"/>
          <w:lang w:eastAsia="ca-ES"/>
        </w:rPr>
        <w:t xml:space="preserve"> available</w:t>
      </w:r>
      <w:r w:rsidR="00A250BD" w:rsidRPr="00B45EA5">
        <w:rPr>
          <w:rFonts w:eastAsia="Times New Roman" w:cstheme="minorHAnsi"/>
          <w:color w:val="000000"/>
          <w:lang w:eastAsia="ca-ES"/>
        </w:rPr>
        <w:t>) with germination filter paper</w:t>
      </w:r>
      <w:r w:rsidR="002A5FE6" w:rsidRPr="00B45EA5">
        <w:rPr>
          <w:rFonts w:eastAsia="Times New Roman" w:cstheme="minorHAnsi"/>
          <w:color w:val="000000"/>
          <w:lang w:eastAsia="ca-ES"/>
        </w:rPr>
        <w:t xml:space="preserve"> (</w:t>
      </w:r>
      <w:proofErr w:type="spellStart"/>
      <w:r w:rsidR="00C14B74" w:rsidRPr="00B45EA5">
        <w:rPr>
          <w:rFonts w:eastAsia="Times New Roman" w:cstheme="minorHAnsi"/>
          <w:color w:val="000000"/>
          <w:lang w:eastAsia="ca-ES"/>
        </w:rPr>
        <w:t>F</w:t>
      </w:r>
      <w:r w:rsidR="00B04C7C" w:rsidRPr="00B45EA5">
        <w:rPr>
          <w:rFonts w:eastAsia="Times New Roman" w:cstheme="minorHAnsi"/>
          <w:color w:val="000000"/>
          <w:lang w:eastAsia="ca-ES"/>
        </w:rPr>
        <w:t>iltros</w:t>
      </w:r>
      <w:proofErr w:type="spellEnd"/>
      <w:r w:rsidR="00B04C7C" w:rsidRPr="00B45EA5">
        <w:rPr>
          <w:rFonts w:eastAsia="Times New Roman" w:cstheme="minorHAnsi"/>
          <w:color w:val="000000"/>
          <w:lang w:eastAsia="ca-ES"/>
        </w:rPr>
        <w:t xml:space="preserve"> A</w:t>
      </w:r>
      <w:r w:rsidR="00C14B74" w:rsidRPr="00B45EA5">
        <w:rPr>
          <w:rFonts w:eastAsia="Times New Roman" w:cstheme="minorHAnsi"/>
          <w:color w:val="000000"/>
          <w:lang w:eastAsia="ca-ES"/>
        </w:rPr>
        <w:t>noia</w:t>
      </w:r>
      <w:r w:rsidR="00FF2E8B" w:rsidRPr="00B45EA5">
        <w:rPr>
          <w:rFonts w:eastAsia="Times New Roman" w:cstheme="minorHAnsi"/>
          <w:color w:val="000000"/>
          <w:lang w:eastAsia="ca-ES"/>
        </w:rPr>
        <w:t xml:space="preserve"> S.A.</w:t>
      </w:r>
      <w:r w:rsidR="00C14B74" w:rsidRPr="00B45EA5">
        <w:rPr>
          <w:rFonts w:eastAsia="Times New Roman" w:cstheme="minorHAnsi"/>
          <w:color w:val="000000"/>
          <w:lang w:eastAsia="ca-ES"/>
        </w:rPr>
        <w:t xml:space="preserve"> </w:t>
      </w:r>
      <w:r w:rsidR="00D6278A" w:rsidRPr="00B45EA5">
        <w:rPr>
          <w:rFonts w:eastAsia="Times New Roman" w:cstheme="minorHAnsi"/>
          <w:color w:val="000000"/>
          <w:lang w:eastAsia="ca-ES"/>
        </w:rPr>
        <w:t>paper for germination assays</w:t>
      </w:r>
      <w:r w:rsidR="00B04C7C" w:rsidRPr="00B45EA5">
        <w:rPr>
          <w:rFonts w:eastAsia="Times New Roman" w:cstheme="minorHAnsi"/>
          <w:color w:val="000000"/>
          <w:lang w:eastAsia="ca-ES"/>
        </w:rPr>
        <w:t>,</w:t>
      </w:r>
      <w:r w:rsidR="00D6278A" w:rsidRPr="00B45EA5">
        <w:rPr>
          <w:rFonts w:eastAsia="Times New Roman" w:cstheme="minorHAnsi"/>
          <w:color w:val="000000"/>
          <w:lang w:eastAsia="ca-ES"/>
        </w:rPr>
        <w:t xml:space="preserve"> </w:t>
      </w:r>
      <w:r w:rsidR="00C14B74" w:rsidRPr="00B45EA5">
        <w:rPr>
          <w:rFonts w:eastAsia="Times New Roman" w:cstheme="minorHAnsi"/>
          <w:color w:val="000000"/>
          <w:lang w:eastAsia="ca-ES"/>
        </w:rPr>
        <w:t>Ref.518G</w:t>
      </w:r>
      <w:r w:rsidR="00D67DDD" w:rsidRPr="00B45EA5">
        <w:rPr>
          <w:rFonts w:eastAsia="Times New Roman" w:cstheme="minorHAnsi"/>
          <w:color w:val="000000"/>
          <w:lang w:eastAsia="ca-ES"/>
        </w:rPr>
        <w:t>085)</w:t>
      </w:r>
      <w:r w:rsidR="002F0049"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Filter papers were kept soaked </w:t>
      </w:r>
      <w:r>
        <w:rPr>
          <w:rFonts w:eastAsia="Times New Roman" w:cstheme="minorHAnsi"/>
          <w:color w:val="000000"/>
          <w:lang w:eastAsia="ca-ES"/>
        </w:rPr>
        <w:t xml:space="preserve">by </w:t>
      </w:r>
      <w:r w:rsidR="00A250BD" w:rsidRPr="00B45EA5">
        <w:rPr>
          <w:rFonts w:eastAsia="Times New Roman" w:cstheme="minorHAnsi"/>
          <w:color w:val="000000"/>
          <w:lang w:eastAsia="ca-ES"/>
        </w:rPr>
        <w:t xml:space="preserve">adding </w:t>
      </w:r>
      <w:r w:rsidR="00B30B3A" w:rsidRPr="00B45EA5">
        <w:rPr>
          <w:rFonts w:eastAsia="Times New Roman" w:cstheme="minorHAnsi"/>
          <w:color w:val="000000"/>
          <w:lang w:eastAsia="ca-ES"/>
        </w:rPr>
        <w:t>two or three millilitre</w:t>
      </w:r>
      <w:r w:rsidR="00A250BD" w:rsidRPr="00B45EA5">
        <w:rPr>
          <w:rFonts w:eastAsia="Times New Roman" w:cstheme="minorHAnsi"/>
          <w:color w:val="000000"/>
          <w:lang w:eastAsia="ca-ES"/>
        </w:rPr>
        <w:t xml:space="preserve"> of distilled water every </w:t>
      </w:r>
      <w:r w:rsidR="00B30B3A" w:rsidRPr="00B45EA5">
        <w:rPr>
          <w:rFonts w:eastAsia="Times New Roman" w:cstheme="minorHAnsi"/>
          <w:color w:val="000000"/>
          <w:lang w:eastAsia="ca-ES"/>
        </w:rPr>
        <w:t>two or three</w:t>
      </w:r>
      <w:r w:rsidR="00A250BD" w:rsidRPr="00B45EA5">
        <w:rPr>
          <w:rFonts w:eastAsia="Times New Roman" w:cstheme="minorHAnsi"/>
          <w:color w:val="000000"/>
          <w:lang w:eastAsia="ca-ES"/>
        </w:rPr>
        <w:t xml:space="preserve"> weeks</w:t>
      </w:r>
      <w:r w:rsidR="003644BB" w:rsidRPr="00B45EA5">
        <w:rPr>
          <w:rFonts w:eastAsia="Times New Roman" w:cstheme="minorHAnsi"/>
          <w:color w:val="000000"/>
          <w:lang w:eastAsia="ca-ES"/>
        </w:rPr>
        <w:t xml:space="preserve"> and </w:t>
      </w:r>
      <w:r w:rsidR="005A7876" w:rsidRPr="00B45EA5">
        <w:rPr>
          <w:rFonts w:eastAsia="Times New Roman" w:cstheme="minorHAnsi"/>
          <w:color w:val="000000"/>
          <w:lang w:eastAsia="ca-ES"/>
        </w:rPr>
        <w:t>sealed with parafilm to maintain the moisture content</w:t>
      </w:r>
      <w:r w:rsidR="00A250BD" w:rsidRPr="00B45EA5">
        <w:rPr>
          <w:rFonts w:eastAsia="Times New Roman" w:cstheme="minorHAnsi"/>
          <w:color w:val="000000"/>
          <w:lang w:eastAsia="ca-ES"/>
        </w:rPr>
        <w:t xml:space="preserve">, avoiding water stress </w:t>
      </w:r>
      <w:r w:rsidR="00D10834" w:rsidRPr="00B45EA5">
        <w:rPr>
          <w:rFonts w:eastAsia="Times New Roman" w:cstheme="minorHAnsi"/>
          <w:color w:val="000000"/>
          <w:lang w:eastAsia="ca-ES"/>
        </w:rPr>
        <w:t xml:space="preserve">throughout </w:t>
      </w:r>
      <w:commentRangeStart w:id="50"/>
      <w:r w:rsidR="004D0362"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growing season</w:t>
      </w:r>
      <w:commentRangeEnd w:id="50"/>
      <w:r w:rsidR="004D0362" w:rsidRPr="00B45EA5">
        <w:rPr>
          <w:rStyle w:val="Refdecomentario"/>
          <w:rFonts w:ascii="Calibri" w:eastAsia="Calibri" w:hAnsi="Calibri" w:cs="Calibri"/>
          <w:sz w:val="14"/>
          <w:szCs w:val="14"/>
        </w:rPr>
        <w:commentReference w:id="50"/>
      </w:r>
      <w:r w:rsidR="00D11BC1" w:rsidRPr="00B45EA5">
        <w:rPr>
          <w:rFonts w:eastAsia="Times New Roman" w:cstheme="minorHAnsi"/>
          <w:color w:val="000000"/>
          <w:lang w:eastAsia="ca-ES"/>
        </w:rPr>
        <w:t>.</w:t>
      </w:r>
      <w:r w:rsidR="00A250BD" w:rsidRPr="00B45EA5">
        <w:rPr>
          <w:rFonts w:eastAsia="Times New Roman" w:cstheme="minorHAnsi"/>
          <w:color w:val="000000"/>
          <w:lang w:eastAsia="ca-ES"/>
        </w:rPr>
        <w:t xml:space="preserve"> </w:t>
      </w:r>
      <w:r w:rsidR="00D11BC1" w:rsidRPr="00B45EA5">
        <w:rPr>
          <w:rFonts w:eastAsia="Times New Roman" w:cstheme="minorHAnsi"/>
          <w:color w:val="000000"/>
          <w:lang w:eastAsia="ca-ES"/>
        </w:rPr>
        <w:t>D</w:t>
      </w:r>
      <w:r w:rsidR="00D10834" w:rsidRPr="00B45EA5">
        <w:rPr>
          <w:rFonts w:eastAsia="Times New Roman" w:cstheme="minorHAnsi"/>
          <w:color w:val="000000"/>
          <w:lang w:eastAsia="ca-ES"/>
        </w:rPr>
        <w:t>uring</w:t>
      </w:r>
      <w:r w:rsidR="00E97AFA" w:rsidRPr="00B45EA5">
        <w:rPr>
          <w:rFonts w:eastAsia="Times New Roman" w:cstheme="minorHAnsi"/>
          <w:color w:val="000000"/>
          <w:lang w:eastAsia="ca-ES"/>
        </w:rPr>
        <w:t xml:space="preserve"> winter period</w:t>
      </w:r>
      <w:r w:rsidR="00197C8E" w:rsidRPr="00B45EA5">
        <w:rPr>
          <w:rFonts w:eastAsia="Times New Roman" w:cstheme="minorHAnsi"/>
          <w:color w:val="000000"/>
          <w:lang w:eastAsia="ca-ES"/>
        </w:rPr>
        <w:t xml:space="preserve"> </w:t>
      </w:r>
      <w:r w:rsidR="007018B7" w:rsidRPr="00B45EA5">
        <w:rPr>
          <w:rFonts w:eastAsia="Times New Roman" w:cstheme="minorHAnsi"/>
          <w:color w:val="000000"/>
          <w:lang w:eastAsia="ca-ES"/>
        </w:rPr>
        <w:t xml:space="preserve">incubators remained closed to </w:t>
      </w:r>
      <w:r w:rsidR="005411D4" w:rsidRPr="00B45EA5">
        <w:rPr>
          <w:rFonts w:eastAsia="Times New Roman" w:cstheme="minorHAnsi"/>
          <w:color w:val="000000"/>
          <w:lang w:eastAsia="ca-ES"/>
        </w:rPr>
        <w:t xml:space="preserve">avoid </w:t>
      </w:r>
      <w:r w:rsidR="007018B7" w:rsidRPr="00B45EA5">
        <w:rPr>
          <w:rFonts w:eastAsia="Times New Roman" w:cstheme="minorHAnsi"/>
          <w:color w:val="000000"/>
          <w:lang w:eastAsia="ca-ES"/>
        </w:rPr>
        <w:t>increases of temperature</w:t>
      </w:r>
      <w:r w:rsidR="00D11BC1" w:rsidRPr="00B45EA5">
        <w:rPr>
          <w:rFonts w:eastAsia="Times New Roman" w:cstheme="minorHAnsi"/>
          <w:color w:val="000000"/>
          <w:lang w:eastAsia="ca-ES"/>
        </w:rPr>
        <w:t xml:space="preserve"> that could trigger </w:t>
      </w:r>
      <w:r w:rsidR="001E5A2C">
        <w:rPr>
          <w:rFonts w:eastAsia="Times New Roman" w:cstheme="minorHAnsi"/>
          <w:color w:val="000000"/>
          <w:lang w:eastAsia="ca-ES"/>
        </w:rPr>
        <w:t xml:space="preserve">seed </w:t>
      </w:r>
      <w:r w:rsidR="00D11BC1" w:rsidRPr="00B45EA5">
        <w:rPr>
          <w:rFonts w:eastAsia="Times New Roman" w:cstheme="minorHAnsi"/>
          <w:color w:val="000000"/>
          <w:lang w:eastAsia="ca-ES"/>
        </w:rPr>
        <w:t>germination</w:t>
      </w:r>
      <w:r w:rsidR="001E5A2C">
        <w:rPr>
          <w:rFonts w:eastAsia="Times New Roman" w:cstheme="minorHAnsi"/>
          <w:color w:val="000000"/>
          <w:lang w:eastAsia="ca-ES"/>
        </w:rPr>
        <w:t xml:space="preserve"> and therefore no water </w:t>
      </w:r>
      <w:r w:rsidR="00574270">
        <w:rPr>
          <w:rFonts w:eastAsia="Times New Roman" w:cstheme="minorHAnsi"/>
          <w:color w:val="000000"/>
          <w:lang w:eastAsia="ca-ES"/>
        </w:rPr>
        <w:t>could be</w:t>
      </w:r>
      <w:r w:rsidR="001E5A2C">
        <w:rPr>
          <w:rFonts w:eastAsia="Times New Roman" w:cstheme="minorHAnsi"/>
          <w:color w:val="000000"/>
          <w:lang w:eastAsia="ca-ES"/>
        </w:rPr>
        <w:t xml:space="preserve"> added</w:t>
      </w:r>
      <w:r w:rsidR="00D11BC1" w:rsidRPr="00B45EA5">
        <w:rPr>
          <w:rFonts w:eastAsia="Times New Roman" w:cstheme="minorHAnsi"/>
          <w:color w:val="000000"/>
          <w:lang w:eastAsia="ca-ES"/>
        </w:rPr>
        <w:t>.</w:t>
      </w:r>
      <w:r w:rsidR="007018B7" w:rsidRPr="00B45EA5">
        <w:rPr>
          <w:rFonts w:eastAsia="Times New Roman" w:cstheme="minorHAnsi"/>
          <w:color w:val="000000"/>
          <w:lang w:eastAsia="ca-ES"/>
        </w:rPr>
        <w:t xml:space="preserve">  </w:t>
      </w:r>
    </w:p>
    <w:p w14:paraId="4C0F0E96" w14:textId="7D838BD0" w:rsidR="00A250BD" w:rsidRPr="00B45EA5" w:rsidRDefault="00A250BD" w:rsidP="007228D3">
      <w:pPr>
        <w:shd w:val="clear" w:color="auto" w:fill="FFFFFF"/>
        <w:spacing w:line="360" w:lineRule="auto"/>
        <w:jc w:val="both"/>
        <w:textAlignment w:val="baseline"/>
        <w:rPr>
          <w:rFonts w:cstheme="minorHAnsi"/>
          <w:color w:val="000000"/>
        </w:rPr>
      </w:pPr>
      <w:r w:rsidRPr="00B45EA5">
        <w:rPr>
          <w:rFonts w:eastAsia="Times New Roman" w:cstheme="minorHAnsi"/>
          <w:color w:val="000000"/>
          <w:lang w:eastAsia="ca-ES"/>
        </w:rPr>
        <w:t>First sow</w:t>
      </w:r>
      <w:r w:rsidR="002A432C" w:rsidRPr="00B45EA5">
        <w:rPr>
          <w:rFonts w:eastAsia="Times New Roman" w:cstheme="minorHAnsi"/>
          <w:color w:val="000000"/>
          <w:lang w:eastAsia="ca-ES"/>
        </w:rPr>
        <w:t>ing</w:t>
      </w:r>
      <w:r w:rsidRPr="00B45EA5">
        <w:rPr>
          <w:rFonts w:eastAsia="Times New Roman" w:cstheme="minorHAnsi"/>
          <w:color w:val="000000"/>
          <w:lang w:eastAsia="ca-ES"/>
        </w:rPr>
        <w:t xml:space="preserve"> took place between weeks </w:t>
      </w:r>
      <w:commentRangeStart w:id="51"/>
      <w:r w:rsidRPr="00B45EA5">
        <w:rPr>
          <w:rFonts w:eastAsia="Times New Roman" w:cstheme="minorHAnsi"/>
          <w:color w:val="000000"/>
          <w:lang w:eastAsia="ca-ES"/>
        </w:rPr>
        <w:t xml:space="preserve">36 and 41 </w:t>
      </w:r>
      <w:commentRangeEnd w:id="51"/>
      <w:r w:rsidR="00E43A24" w:rsidRPr="00B45EA5">
        <w:rPr>
          <w:rStyle w:val="Refdecomentario"/>
          <w:rFonts w:ascii="Calibri" w:eastAsia="Calibri" w:hAnsi="Calibri" w:cs="Calibri"/>
          <w:sz w:val="14"/>
          <w:szCs w:val="14"/>
        </w:rPr>
        <w:commentReference w:id="51"/>
      </w:r>
      <w:r w:rsidR="00F5794B" w:rsidRPr="00B45EA5">
        <w:rPr>
          <w:rFonts w:eastAsia="Times New Roman" w:cstheme="minorHAnsi"/>
          <w:color w:val="000000"/>
          <w:lang w:eastAsia="ca-ES"/>
        </w:rPr>
        <w:t xml:space="preserve">of </w:t>
      </w:r>
      <w:r w:rsidR="000E3D97" w:rsidRPr="00B45EA5">
        <w:rPr>
          <w:rFonts w:eastAsia="Times New Roman" w:cstheme="minorHAnsi"/>
          <w:color w:val="000000"/>
          <w:lang w:eastAsia="ca-ES"/>
        </w:rPr>
        <w:t>Julian</w:t>
      </w:r>
      <w:r w:rsidR="00102437" w:rsidRPr="00B45EA5">
        <w:rPr>
          <w:rFonts w:eastAsia="Times New Roman" w:cstheme="minorHAnsi"/>
          <w:color w:val="000000"/>
          <w:lang w:eastAsia="ca-ES"/>
        </w:rPr>
        <w:t xml:space="preserve"> calendar </w:t>
      </w:r>
      <w:r w:rsidRPr="00B45EA5">
        <w:rPr>
          <w:rFonts w:eastAsia="Times New Roman" w:cstheme="minorHAnsi"/>
          <w:color w:val="000000"/>
          <w:lang w:eastAsia="ca-ES"/>
        </w:rPr>
        <w:t xml:space="preserve">(except </w:t>
      </w:r>
      <w:r w:rsidR="00CC79C6" w:rsidRPr="00B45EA5">
        <w:rPr>
          <w:rFonts w:eastAsia="Times New Roman" w:cstheme="minorHAnsi"/>
          <w:color w:val="000000"/>
          <w:lang w:eastAsia="ca-ES"/>
        </w:rPr>
        <w:t xml:space="preserve">for </w:t>
      </w:r>
      <w:r w:rsidRPr="00B45EA5">
        <w:rPr>
          <w:rFonts w:eastAsia="Times New Roman" w:cstheme="minorHAnsi"/>
          <w:color w:val="000000"/>
          <w:lang w:eastAsia="ca-ES"/>
        </w:rPr>
        <w:t xml:space="preserve">2 annual species sowed in week 31). </w:t>
      </w:r>
      <w:r w:rsidR="002A432C" w:rsidRPr="00B45EA5">
        <w:rPr>
          <w:rFonts w:eastAsia="Times New Roman" w:cstheme="minorHAnsi"/>
          <w:color w:val="000000"/>
          <w:lang w:eastAsia="ca-ES"/>
        </w:rPr>
        <w:t xml:space="preserve">By week </w:t>
      </w:r>
      <w:r w:rsidR="00267B5C" w:rsidRPr="00B45EA5">
        <w:rPr>
          <w:rFonts w:eastAsia="Times New Roman" w:cstheme="minorHAnsi"/>
          <w:color w:val="000000"/>
          <w:lang w:eastAsia="ca-ES"/>
        </w:rPr>
        <w:t xml:space="preserve">40 </w:t>
      </w:r>
      <w:r w:rsidR="0044689F" w:rsidRPr="00B45EA5">
        <w:rPr>
          <w:rFonts w:eastAsia="Times New Roman" w:cstheme="minorHAnsi"/>
          <w:color w:val="000000"/>
          <w:lang w:eastAsia="ca-ES"/>
        </w:rPr>
        <w:t>some</w:t>
      </w:r>
      <w:r w:rsidR="00267B5C" w:rsidRPr="00B45EA5">
        <w:rPr>
          <w:rFonts w:eastAsia="Times New Roman" w:cstheme="minorHAnsi"/>
          <w:color w:val="000000"/>
          <w:lang w:eastAsia="ca-ES"/>
        </w:rPr>
        <w:t xml:space="preserve"> species</w:t>
      </w:r>
      <w:r w:rsidR="00922758" w:rsidRPr="00B45EA5">
        <w:rPr>
          <w:rFonts w:eastAsia="Times New Roman" w:cstheme="minorHAnsi"/>
          <w:color w:val="000000"/>
          <w:lang w:eastAsia="ca-ES"/>
        </w:rPr>
        <w:t xml:space="preserve"> </w:t>
      </w:r>
      <w:r w:rsidR="00267B5C" w:rsidRPr="00B45EA5">
        <w:rPr>
          <w:rFonts w:eastAsia="Times New Roman" w:cstheme="minorHAnsi"/>
          <w:color w:val="000000"/>
          <w:lang w:eastAsia="ca-ES"/>
        </w:rPr>
        <w:t xml:space="preserve">had already germinated more than 65% </w:t>
      </w:r>
      <w:r w:rsidR="00574270">
        <w:rPr>
          <w:rFonts w:eastAsia="Times New Roman" w:cstheme="minorHAnsi"/>
          <w:color w:val="000000"/>
          <w:lang w:eastAsia="ca-ES"/>
        </w:rPr>
        <w:t xml:space="preserve">(specially from the mediterranean community) </w:t>
      </w:r>
      <w:r w:rsidR="00267B5C" w:rsidRPr="00B45EA5">
        <w:rPr>
          <w:rFonts w:eastAsia="Times New Roman" w:cstheme="minorHAnsi"/>
          <w:color w:val="000000"/>
          <w:lang w:eastAsia="ca-ES"/>
        </w:rPr>
        <w:t xml:space="preserve">or were highly affected by </w:t>
      </w:r>
      <w:r w:rsidR="00E04B31" w:rsidRPr="00B45EA5">
        <w:rPr>
          <w:rFonts w:eastAsia="Times New Roman" w:cstheme="minorHAnsi"/>
          <w:color w:val="000000"/>
          <w:lang w:eastAsia="ca-ES"/>
        </w:rPr>
        <w:t>fungus</w:t>
      </w:r>
      <w:r w:rsidR="001E57F8"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(N</w:t>
      </w:r>
      <w:r w:rsidR="005411D4"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w:t>
      </w:r>
      <w:r w:rsidR="00A17381" w:rsidRPr="00B45EA5">
        <w:rPr>
          <w:rFonts w:eastAsia="Times New Roman" w:cstheme="minorHAnsi"/>
          <w:color w:val="000000"/>
          <w:lang w:eastAsia="ca-ES"/>
        </w:rPr>
        <w:t xml:space="preserve"> 38 </w:t>
      </w:r>
      <w:commentRangeStart w:id="52"/>
      <w:commentRangeStart w:id="53"/>
      <w:del w:id="54" w:author="FRANCISCO DE BORJA JIMENEZ-ALFARO GONZALEZ" w:date="2023-08-02T11:49:00Z">
        <w:r w:rsidR="00040BD4" w:rsidRPr="00B45EA5" w:rsidDel="00A14F6C">
          <w:rPr>
            <w:rFonts w:eastAsia="Times New Roman" w:cstheme="minorHAnsi"/>
            <w:color w:val="000000"/>
            <w:lang w:eastAsia="ca-ES"/>
          </w:rPr>
          <w:delText>populations</w:delText>
        </w:r>
      </w:del>
      <w:ins w:id="55" w:author="FRANCISCO DE BORJA JIMENEZ-ALFARO GONZALEZ" w:date="2023-08-02T11:49:00Z">
        <w:r w:rsidR="00A14F6C">
          <w:rPr>
            <w:rFonts w:eastAsia="Times New Roman" w:cstheme="minorHAnsi"/>
            <w:color w:val="000000"/>
            <w:lang w:eastAsia="ca-ES"/>
          </w:rPr>
          <w:t>seed lots</w:t>
        </w:r>
      </w:ins>
      <w:commentRangeEnd w:id="52"/>
      <w:ins w:id="56" w:author="FRANCISCO DE BORJA JIMENEZ-ALFARO GONZALEZ" w:date="2023-08-02T11:50:00Z">
        <w:r w:rsidR="00A14F6C">
          <w:rPr>
            <w:rStyle w:val="Refdecomentario"/>
            <w:rFonts w:ascii="Calibri" w:eastAsia="Calibri" w:hAnsi="Calibri" w:cs="Calibri"/>
          </w:rPr>
          <w:commentReference w:id="52"/>
        </w:r>
      </w:ins>
      <w:commentRangeEnd w:id="53"/>
      <w:r w:rsidR="008B560A">
        <w:rPr>
          <w:rStyle w:val="Refdecomentario"/>
          <w:rFonts w:ascii="Calibri" w:eastAsia="Calibri" w:hAnsi="Calibri" w:cs="Calibri"/>
        </w:rPr>
        <w:commentReference w:id="53"/>
      </w:r>
      <w:r w:rsidR="00922758" w:rsidRPr="00B45EA5">
        <w:rPr>
          <w:rFonts w:eastAsia="Times New Roman" w:cstheme="minorHAnsi"/>
          <w:color w:val="000000"/>
          <w:lang w:eastAsia="ca-ES"/>
        </w:rPr>
        <w:t>)</w:t>
      </w:r>
      <w:r w:rsidR="00574270">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574270">
        <w:rPr>
          <w:rFonts w:eastAsia="Times New Roman" w:cstheme="minorHAnsi"/>
          <w:color w:val="000000"/>
          <w:lang w:eastAsia="ca-ES"/>
        </w:rPr>
        <w:t>T</w:t>
      </w:r>
      <w:r w:rsidR="00E04B31" w:rsidRPr="00B45EA5">
        <w:rPr>
          <w:rFonts w:eastAsia="Times New Roman" w:cstheme="minorHAnsi"/>
          <w:color w:val="000000"/>
          <w:lang w:eastAsia="ca-ES"/>
        </w:rPr>
        <w:t>h</w:t>
      </w:r>
      <w:r w:rsidR="00574270">
        <w:rPr>
          <w:rFonts w:eastAsia="Times New Roman" w:cstheme="minorHAnsi"/>
          <w:color w:val="000000"/>
          <w:lang w:eastAsia="ca-ES"/>
        </w:rPr>
        <w:t>erefore</w:t>
      </w:r>
      <w:r w:rsidR="000E3D97"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0E3D97" w:rsidRPr="00B45EA5">
        <w:rPr>
          <w:rFonts w:eastAsia="Times New Roman" w:cstheme="minorHAnsi"/>
          <w:color w:val="000000"/>
          <w:lang w:eastAsia="ca-ES"/>
        </w:rPr>
        <w:t xml:space="preserve">to keep track of germination timing across a </w:t>
      </w:r>
      <w:r w:rsidR="00C75F4F">
        <w:rPr>
          <w:rFonts w:eastAsia="Times New Roman" w:cstheme="minorHAnsi"/>
          <w:color w:val="000000"/>
          <w:lang w:eastAsia="ca-ES"/>
        </w:rPr>
        <w:t>full</w:t>
      </w:r>
      <w:r w:rsidR="000E3D97" w:rsidRPr="00B45EA5">
        <w:rPr>
          <w:rFonts w:eastAsia="Times New Roman" w:cstheme="minorHAnsi"/>
          <w:color w:val="000000"/>
          <w:lang w:eastAsia="ca-ES"/>
        </w:rPr>
        <w:t xml:space="preserve"> year</w:t>
      </w:r>
      <w:commentRangeStart w:id="57"/>
      <w:commentRangeEnd w:id="57"/>
      <w:r w:rsidR="000E3D97" w:rsidRPr="00B45EA5">
        <w:rPr>
          <w:rStyle w:val="Refdecomentario"/>
          <w:rFonts w:ascii="Calibri" w:eastAsia="Calibri" w:hAnsi="Calibri" w:cs="Calibri"/>
          <w:sz w:val="14"/>
          <w:szCs w:val="14"/>
        </w:rPr>
        <w:commentReference w:id="57"/>
      </w:r>
      <w:r w:rsidR="000E3D97" w:rsidRPr="00B45EA5">
        <w:rPr>
          <w:rFonts w:eastAsia="Times New Roman" w:cstheme="minorHAnsi"/>
          <w:color w:val="000000"/>
          <w:lang w:eastAsia="ca-ES"/>
        </w:rPr>
        <w:t xml:space="preserve"> </w:t>
      </w:r>
      <w:r w:rsidR="00E04B31" w:rsidRPr="00B45EA5">
        <w:rPr>
          <w:rFonts w:eastAsia="Times New Roman" w:cstheme="minorHAnsi"/>
          <w:color w:val="000000"/>
          <w:lang w:eastAsia="ca-ES"/>
        </w:rPr>
        <w:t>we decided</w:t>
      </w:r>
      <w:r w:rsidR="00874CA6" w:rsidRPr="00B45EA5">
        <w:rPr>
          <w:rFonts w:eastAsia="Times New Roman" w:cstheme="minorHAnsi"/>
          <w:color w:val="000000"/>
          <w:lang w:eastAsia="ca-ES"/>
        </w:rPr>
        <w:t xml:space="preserve">, only for these </w:t>
      </w:r>
      <w:r w:rsidR="00574270">
        <w:rPr>
          <w:rFonts w:eastAsia="Times New Roman" w:cstheme="minorHAnsi"/>
          <w:color w:val="000000"/>
          <w:lang w:eastAsia="ca-ES"/>
        </w:rPr>
        <w:lastRenderedPageBreak/>
        <w:t>populations</w:t>
      </w:r>
      <w:r w:rsidR="00874CA6"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to </w:t>
      </w:r>
      <w:r w:rsidR="00922758" w:rsidRPr="00B45EA5">
        <w:rPr>
          <w:rFonts w:eastAsia="Times New Roman" w:cstheme="minorHAnsi"/>
          <w:color w:val="000000"/>
          <w:lang w:eastAsia="ca-ES"/>
        </w:rPr>
        <w:t>make a second sow</w:t>
      </w:r>
      <w:r w:rsidR="00874CA6" w:rsidRPr="00B45EA5">
        <w:rPr>
          <w:rFonts w:eastAsia="Times New Roman" w:cstheme="minorHAnsi"/>
          <w:color w:val="000000"/>
          <w:lang w:eastAsia="ca-ES"/>
        </w:rPr>
        <w:t xml:space="preserve"> from the same seed lot </w:t>
      </w:r>
      <w:r w:rsidR="00922758" w:rsidRPr="00B45EA5">
        <w:rPr>
          <w:rFonts w:eastAsia="Times New Roman" w:cstheme="minorHAnsi"/>
          <w:color w:val="000000"/>
          <w:lang w:eastAsia="ca-ES"/>
        </w:rPr>
        <w:t>in week 42</w:t>
      </w:r>
      <w:r w:rsidR="00DA615C">
        <w:rPr>
          <w:rFonts w:eastAsia="Times New Roman" w:cstheme="minorHAnsi"/>
          <w:color w:val="000000"/>
          <w:lang w:eastAsia="ca-ES"/>
        </w:rPr>
        <w:t>.</w:t>
      </w:r>
      <w:r w:rsidR="00256A05" w:rsidRPr="00B45EA5">
        <w:rPr>
          <w:rFonts w:eastAsia="Times New Roman" w:cstheme="minorHAnsi"/>
          <w:color w:val="000000"/>
          <w:lang w:eastAsia="ca-ES"/>
        </w:rPr>
        <w:t xml:space="preserve"> </w:t>
      </w:r>
      <w:r w:rsidR="00DA615C">
        <w:rPr>
          <w:rFonts w:eastAsia="Times New Roman" w:cstheme="minorHAnsi"/>
          <w:color w:val="000000"/>
          <w:lang w:eastAsia="ca-ES"/>
        </w:rPr>
        <w:t>S</w:t>
      </w:r>
      <w:r w:rsidR="00256A05" w:rsidRPr="00B45EA5">
        <w:rPr>
          <w:rFonts w:eastAsia="Times New Roman" w:cstheme="minorHAnsi"/>
          <w:color w:val="000000"/>
          <w:lang w:eastAsia="ca-ES"/>
        </w:rPr>
        <w:t xml:space="preserve">eed lots </w:t>
      </w:r>
      <w:r w:rsidR="00DA615C">
        <w:rPr>
          <w:rFonts w:eastAsia="Times New Roman" w:cstheme="minorHAnsi"/>
          <w:color w:val="000000"/>
          <w:lang w:eastAsia="ca-ES"/>
        </w:rPr>
        <w:t>remained</w:t>
      </w:r>
      <w:r w:rsidR="00256A05" w:rsidRPr="00B45EA5">
        <w:rPr>
          <w:rFonts w:eastAsia="Times New Roman" w:cstheme="minorHAnsi"/>
          <w:color w:val="000000"/>
          <w:lang w:eastAsia="ca-ES"/>
        </w:rPr>
        <w:t xml:space="preserve"> in room conditions</w:t>
      </w:r>
      <w:r w:rsidR="00DA615C">
        <w:rPr>
          <w:rFonts w:eastAsia="Times New Roman" w:cstheme="minorHAnsi"/>
          <w:color w:val="000000"/>
          <w:lang w:eastAsia="ca-ES"/>
        </w:rPr>
        <w:t xml:space="preserve"> since collection and during the whole experiment length</w:t>
      </w:r>
      <w:r w:rsidR="00922758" w:rsidRPr="00B45EA5">
        <w:rPr>
          <w:rFonts w:eastAsia="Times New Roman" w:cstheme="minorHAnsi"/>
          <w:color w:val="000000"/>
          <w:lang w:eastAsia="ca-ES"/>
        </w:rPr>
        <w:t>.</w:t>
      </w:r>
      <w:r w:rsidR="001E57F8" w:rsidRPr="00B45EA5">
        <w:rPr>
          <w:rFonts w:eastAsia="Times New Roman" w:cstheme="minorHAnsi"/>
          <w:color w:val="000000"/>
          <w:lang w:eastAsia="ca-ES"/>
        </w:rPr>
        <w:t xml:space="preserve"> </w:t>
      </w:r>
      <w:r w:rsidR="00312AD9" w:rsidRPr="00B45EA5">
        <w:rPr>
          <w:rFonts w:eastAsia="Times New Roman" w:cstheme="minorHAnsi"/>
          <w:color w:val="000000"/>
          <w:lang w:eastAsia="ca-ES"/>
        </w:rPr>
        <w:t xml:space="preserve">Since most </w:t>
      </w:r>
      <w:r w:rsidR="00CC79C6" w:rsidRPr="00B45EA5">
        <w:rPr>
          <w:rFonts w:eastAsia="Times New Roman" w:cstheme="minorHAnsi"/>
          <w:color w:val="000000"/>
          <w:lang w:eastAsia="ca-ES"/>
        </w:rPr>
        <w:t>alpine species require cold stratification and warm cues to germinate</w:t>
      </w:r>
      <w:r w:rsidR="00DA615C">
        <w:rPr>
          <w:rFonts w:eastAsia="Times New Roman" w:cstheme="minorHAnsi"/>
          <w:color w:val="000000"/>
          <w:lang w:eastAsia="ca-ES"/>
        </w:rPr>
        <w:t xml:space="preserve"> </w:t>
      </w:r>
      <w:r w:rsidR="00E158F0">
        <w:rPr>
          <w:rFonts w:eastAsia="Times New Roman" w:cstheme="minorHAnsi"/>
          <w:color w:val="000000"/>
          <w:lang w:eastAsia="ca-ES"/>
        </w:rPr>
        <w:fldChar w:fldCharType="begin" w:fldLock="1"/>
      </w:r>
      <w:r w:rsidR="00683CE7">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E158F0">
        <w:rPr>
          <w:rFonts w:eastAsia="Times New Roman" w:cstheme="minorHAnsi"/>
          <w:color w:val="000000"/>
          <w:lang w:eastAsia="ca-ES"/>
        </w:rPr>
        <w:fldChar w:fldCharType="separate"/>
      </w:r>
      <w:r w:rsidR="00E158F0" w:rsidRPr="00E158F0">
        <w:rPr>
          <w:rFonts w:eastAsia="Times New Roman" w:cstheme="minorHAnsi"/>
          <w:noProof/>
          <w:color w:val="000000"/>
          <w:lang w:eastAsia="ca-ES"/>
        </w:rPr>
        <w:t>(Fernández-Pascual et al., 2021)</w:t>
      </w:r>
      <w:r w:rsidR="00E158F0">
        <w:rPr>
          <w:rFonts w:eastAsia="Times New Roman" w:cstheme="minorHAnsi"/>
          <w:color w:val="000000"/>
          <w:lang w:eastAsia="ca-ES"/>
        </w:rPr>
        <w:fldChar w:fldCharType="end"/>
      </w:r>
      <w:r w:rsidR="00E158F0">
        <w:rPr>
          <w:rFonts w:eastAsia="Times New Roman" w:cstheme="minorHAnsi"/>
          <w:color w:val="000000"/>
          <w:lang w:eastAsia="ca-ES"/>
        </w:rPr>
        <w:t>,</w:t>
      </w:r>
      <w:r w:rsidR="00CC79C6" w:rsidRPr="00B45EA5">
        <w:rPr>
          <w:rFonts w:cstheme="minorHAnsi"/>
          <w:lang w:val="en-US"/>
        </w:rPr>
        <w:t xml:space="preserve"> we check</w:t>
      </w:r>
      <w:r w:rsidR="004103ED" w:rsidRPr="00B45EA5">
        <w:rPr>
          <w:rFonts w:cstheme="minorHAnsi"/>
          <w:lang w:val="en-US"/>
        </w:rPr>
        <w:t>ed</w:t>
      </w:r>
      <w:r w:rsidR="00CC79C6" w:rsidRPr="00B45EA5">
        <w:rPr>
          <w:rFonts w:cstheme="minorHAnsi"/>
          <w:lang w:val="en-US"/>
        </w:rPr>
        <w:t xml:space="preserve"> </w:t>
      </w:r>
      <w:r w:rsidR="00177167" w:rsidRPr="00B45EA5">
        <w:rPr>
          <w:rFonts w:cstheme="minorHAnsi"/>
          <w:lang w:val="en-US"/>
        </w:rPr>
        <w:t>germination</w:t>
      </w:r>
      <w:r w:rsidR="000C2D58" w:rsidRPr="00B45EA5">
        <w:rPr>
          <w:rFonts w:eastAsia="Times New Roman" w:cstheme="minorHAnsi"/>
          <w:color w:val="000000"/>
          <w:lang w:eastAsia="ca-ES"/>
        </w:rPr>
        <w:t xml:space="preserve"> </w:t>
      </w:r>
      <w:r w:rsidR="000C2D58" w:rsidRPr="00B45EA5">
        <w:rPr>
          <w:rFonts w:cstheme="minorHAnsi"/>
          <w:lang w:val="en-US"/>
        </w:rPr>
        <w:t xml:space="preserve">every </w:t>
      </w:r>
      <w:r w:rsidR="00CC79C6" w:rsidRPr="00B45EA5">
        <w:rPr>
          <w:rFonts w:cstheme="minorHAnsi"/>
          <w:lang w:val="en-US"/>
        </w:rPr>
        <w:t>two</w:t>
      </w:r>
      <w:r w:rsidR="000C2D58" w:rsidRPr="00B45EA5">
        <w:rPr>
          <w:rFonts w:cstheme="minorHAnsi"/>
          <w:lang w:val="en-US"/>
        </w:rPr>
        <w:t xml:space="preserve"> weeks before winter</w:t>
      </w:r>
      <w:r w:rsidR="00177167" w:rsidRPr="00B45EA5">
        <w:rPr>
          <w:rFonts w:cstheme="minorHAnsi"/>
          <w:lang w:val="en-US"/>
        </w:rPr>
        <w:t>,</w:t>
      </w:r>
      <w:r w:rsidR="000C2D58" w:rsidRPr="00B45EA5">
        <w:rPr>
          <w:rFonts w:cstheme="minorHAnsi"/>
          <w:lang w:val="en-US"/>
        </w:rPr>
        <w:t xml:space="preserve"> and weekly after winter</w:t>
      </w:r>
      <w:r w:rsidR="00CC79C6" w:rsidRPr="00B45EA5">
        <w:rPr>
          <w:rFonts w:cstheme="minorHAnsi"/>
          <w:lang w:val="en-US"/>
        </w:rPr>
        <w:t xml:space="preserve"> until the end of the experiment</w:t>
      </w:r>
      <w:r w:rsidR="00256A05" w:rsidRPr="00B45EA5">
        <w:rPr>
          <w:rFonts w:cstheme="minorHAnsi"/>
          <w:lang w:val="en-US"/>
        </w:rPr>
        <w:t>.</w:t>
      </w:r>
      <w:r w:rsidR="005411D4" w:rsidRPr="00B45EA5">
        <w:rPr>
          <w:rFonts w:cstheme="minorHAnsi"/>
          <w:lang w:val="en-US"/>
        </w:rPr>
        <w:t xml:space="preserve"> </w:t>
      </w:r>
      <w:r w:rsidR="00256A05" w:rsidRPr="00B45EA5">
        <w:rPr>
          <w:rFonts w:cstheme="minorHAnsi"/>
          <w:lang w:val="en-US"/>
        </w:rPr>
        <w:t>A</w:t>
      </w:r>
      <w:r w:rsidR="005411D4" w:rsidRPr="00B45EA5">
        <w:rPr>
          <w:rFonts w:cstheme="minorHAnsi"/>
          <w:lang w:val="en-US"/>
        </w:rPr>
        <w:t>s mentioned above</w:t>
      </w:r>
      <w:r w:rsidR="00C75F4F">
        <w:rPr>
          <w:rFonts w:cstheme="minorHAnsi"/>
          <w:lang w:val="en-US"/>
        </w:rPr>
        <w:t>, incubators remained closed</w:t>
      </w:r>
      <w:r w:rsidR="00C90E97">
        <w:rPr>
          <w:rFonts w:cstheme="minorHAnsi"/>
          <w:lang w:val="en-US"/>
        </w:rPr>
        <w:t xml:space="preserve"> during winter period thus</w:t>
      </w:r>
      <w:r w:rsidR="005411D4" w:rsidRPr="00B45EA5">
        <w:rPr>
          <w:rFonts w:cstheme="minorHAnsi"/>
          <w:lang w:val="en-US"/>
        </w:rPr>
        <w:t xml:space="preserve"> no germination checks were performed</w:t>
      </w:r>
      <w:r w:rsidR="00CC79C6" w:rsidRPr="00B45EA5">
        <w:rPr>
          <w:rFonts w:cstheme="minorHAnsi"/>
          <w:lang w:val="en-US"/>
        </w:rPr>
        <w:t xml:space="preserve">. </w:t>
      </w:r>
      <w:r w:rsidR="000B038D" w:rsidRPr="00B45EA5">
        <w:rPr>
          <w:rFonts w:cstheme="minorHAnsi"/>
          <w:lang w:val="en-US"/>
        </w:rPr>
        <w:t>Seed</w:t>
      </w:r>
      <w:ins w:id="58" w:author="FRANCISCO DE BORJA JIMENEZ-ALFARO GONZALEZ" w:date="2023-08-02T11:50:00Z">
        <w:r w:rsidR="00A14F6C">
          <w:rPr>
            <w:rFonts w:cstheme="minorHAnsi"/>
            <w:lang w:val="en-US"/>
          </w:rPr>
          <w:t>s</w:t>
        </w:r>
      </w:ins>
      <w:r w:rsidR="000B038D" w:rsidRPr="00B45EA5">
        <w:rPr>
          <w:rFonts w:cstheme="minorHAnsi"/>
          <w:lang w:val="en-US"/>
        </w:rPr>
        <w:t xml:space="preserve"> were removed from the petri dishes once </w:t>
      </w:r>
      <w:r w:rsidR="00FC32F6" w:rsidRPr="00B45EA5">
        <w:rPr>
          <w:rFonts w:eastAsia="Times New Roman" w:cstheme="minorHAnsi"/>
          <w:color w:val="000000"/>
          <w:lang w:eastAsia="ca-ES"/>
        </w:rPr>
        <w:t>g</w:t>
      </w:r>
      <w:r w:rsidRPr="00B45EA5">
        <w:rPr>
          <w:rFonts w:eastAsia="Times New Roman" w:cstheme="minorHAnsi"/>
          <w:color w:val="000000"/>
          <w:lang w:eastAsia="ca-ES"/>
        </w:rPr>
        <w:t xml:space="preserve">ermination </w:t>
      </w:r>
      <w:r w:rsidR="00FC32F6" w:rsidRPr="00B45EA5">
        <w:rPr>
          <w:rFonts w:eastAsia="Times New Roman" w:cstheme="minorHAnsi"/>
          <w:color w:val="000000"/>
          <w:lang w:eastAsia="ca-ES"/>
        </w:rPr>
        <w:t>occurred (</w:t>
      </w:r>
      <w:r w:rsidRPr="00B45EA5">
        <w:rPr>
          <w:rFonts w:eastAsia="Times New Roman" w:cstheme="minorHAnsi"/>
          <w:color w:val="000000"/>
          <w:lang w:eastAsia="ca-ES"/>
        </w:rPr>
        <w:t xml:space="preserve">radicle </w:t>
      </w:r>
      <w:r w:rsidR="00024B86" w:rsidRPr="00B45EA5">
        <w:rPr>
          <w:rFonts w:eastAsia="Times New Roman" w:cstheme="minorHAnsi"/>
          <w:color w:val="000000"/>
          <w:lang w:eastAsia="ca-ES"/>
        </w:rPr>
        <w:t>&gt;</w:t>
      </w:r>
      <w:r w:rsidR="00FC32F6" w:rsidRPr="00B45EA5">
        <w:rPr>
          <w:rFonts w:eastAsia="Times New Roman" w:cstheme="minorHAnsi"/>
          <w:color w:val="000000"/>
          <w:lang w:eastAsia="ca-ES"/>
        </w:rPr>
        <w:t xml:space="preserve"> </w:t>
      </w:r>
      <w:r w:rsidRPr="00B45EA5">
        <w:rPr>
          <w:rFonts w:eastAsia="Times New Roman" w:cstheme="minorHAnsi"/>
          <w:color w:val="000000"/>
          <w:lang w:eastAsia="ca-ES"/>
        </w:rPr>
        <w:t>1</w:t>
      </w:r>
      <w:r w:rsidR="00C0778B" w:rsidRPr="00B45EA5">
        <w:rPr>
          <w:rFonts w:eastAsia="Times New Roman" w:cstheme="minorHAnsi"/>
          <w:color w:val="000000"/>
          <w:lang w:eastAsia="ca-ES"/>
        </w:rPr>
        <w:t>.5</w:t>
      </w:r>
      <w:r w:rsidR="0061126F" w:rsidRPr="00B45EA5">
        <w:rPr>
          <w:rFonts w:eastAsia="Times New Roman" w:cstheme="minorHAnsi"/>
          <w:color w:val="000000"/>
          <w:lang w:eastAsia="ca-ES"/>
        </w:rPr>
        <w:t xml:space="preserve"> </w:t>
      </w:r>
      <w:r w:rsidRPr="00B45EA5">
        <w:rPr>
          <w:rFonts w:eastAsia="Times New Roman" w:cstheme="minorHAnsi"/>
          <w:color w:val="000000"/>
          <w:lang w:eastAsia="ca-ES"/>
        </w:rPr>
        <w:t>mm long</w:t>
      </w:r>
      <w:r w:rsidR="006A17ED">
        <w:rPr>
          <w:rFonts w:eastAsia="Times New Roman" w:cstheme="minorHAnsi"/>
          <w:color w:val="000000"/>
          <w:lang w:eastAsia="ca-ES"/>
        </w:rPr>
        <w:t>)</w:t>
      </w:r>
      <w:r w:rsidRPr="00B45EA5">
        <w:rPr>
          <w:rFonts w:eastAsia="Times New Roman" w:cstheme="minorHAnsi"/>
          <w:color w:val="000000"/>
          <w:lang w:eastAsia="ca-ES"/>
        </w:rPr>
        <w:t>.</w:t>
      </w:r>
      <w:r w:rsidR="004D6EB2" w:rsidRPr="00B45EA5">
        <w:rPr>
          <w:rFonts w:eastAsia="Times New Roman" w:cstheme="minorHAnsi"/>
          <w:color w:val="000000"/>
          <w:lang w:eastAsia="ca-ES"/>
        </w:rPr>
        <w:t xml:space="preserve"> Non-germinated</w:t>
      </w:r>
      <w:r w:rsidRPr="00B45EA5">
        <w:rPr>
          <w:rFonts w:eastAsia="Times New Roman" w:cstheme="minorHAnsi"/>
          <w:color w:val="000000"/>
          <w:lang w:eastAsia="ca-ES"/>
        </w:rPr>
        <w:t xml:space="preserve"> seeds </w:t>
      </w:r>
      <w:r w:rsidR="000B038D" w:rsidRPr="00B45EA5">
        <w:rPr>
          <w:rFonts w:eastAsia="Times New Roman" w:cstheme="minorHAnsi"/>
          <w:color w:val="000000"/>
          <w:lang w:eastAsia="ca-ES"/>
        </w:rPr>
        <w:t xml:space="preserve">by the end of the experiment </w:t>
      </w:r>
      <w:r w:rsidRPr="00B45EA5">
        <w:rPr>
          <w:rFonts w:eastAsia="Times New Roman" w:cstheme="minorHAnsi"/>
          <w:color w:val="000000"/>
          <w:lang w:eastAsia="ca-ES"/>
        </w:rPr>
        <w:t>were cut open under the</w:t>
      </w:r>
      <w:r w:rsidR="007D7BCF" w:rsidRPr="00B45EA5">
        <w:rPr>
          <w:rFonts w:eastAsia="Times New Roman" w:cstheme="minorHAnsi"/>
          <w:color w:val="000000"/>
          <w:lang w:eastAsia="ca-ES"/>
        </w:rPr>
        <w:t xml:space="preserve"> binocular loupe </w:t>
      </w:r>
      <w:r w:rsidRPr="00B45EA5">
        <w:rPr>
          <w:rFonts w:eastAsia="Times New Roman" w:cstheme="minorHAnsi"/>
          <w:color w:val="000000"/>
          <w:lang w:eastAsia="ca-ES"/>
        </w:rPr>
        <w:t xml:space="preserve">to </w:t>
      </w:r>
      <w:r w:rsidR="00C0778B" w:rsidRPr="00B45EA5">
        <w:rPr>
          <w:rFonts w:eastAsia="Times New Roman" w:cstheme="minorHAnsi"/>
          <w:color w:val="000000"/>
          <w:lang w:eastAsia="ca-ES"/>
        </w:rPr>
        <w:t xml:space="preserve">visually </w:t>
      </w:r>
      <w:r w:rsidRPr="00B45EA5">
        <w:rPr>
          <w:rFonts w:eastAsia="Times New Roman" w:cstheme="minorHAnsi"/>
          <w:color w:val="000000"/>
          <w:lang w:eastAsia="ca-ES"/>
        </w:rPr>
        <w:t xml:space="preserve">assess if they were empty, infected, or looked normal. </w:t>
      </w:r>
      <w:r w:rsidRPr="00B45EA5">
        <w:rPr>
          <w:rFonts w:cstheme="minorHAnsi"/>
          <w:color w:val="000000"/>
          <w:lang w:val="en-US"/>
        </w:rPr>
        <w:t xml:space="preserve">Seeds with white and firm embryos were considered viable </w:t>
      </w:r>
      <w:r w:rsidR="009904BD" w:rsidRPr="00B45EA5">
        <w:rPr>
          <w:rFonts w:cstheme="minorHAnsi"/>
          <w:color w:val="000000"/>
          <w:lang w:val="en-US"/>
        </w:rPr>
        <w:fldChar w:fldCharType="begin" w:fldLock="1"/>
      </w:r>
      <w:r w:rsidR="0081444B" w:rsidRPr="00B45EA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B45EA5">
        <w:rPr>
          <w:rFonts w:cstheme="minorHAnsi"/>
          <w:color w:val="000000"/>
          <w:lang w:val="en-US"/>
        </w:rPr>
        <w:fldChar w:fldCharType="separate"/>
      </w:r>
      <w:r w:rsidR="009904BD" w:rsidRPr="00B45EA5">
        <w:rPr>
          <w:rFonts w:cstheme="minorHAnsi"/>
          <w:noProof/>
          <w:color w:val="000000"/>
          <w:lang w:val="en-US"/>
        </w:rPr>
        <w:t>(Baskin &amp; Baskin, 2014)</w:t>
      </w:r>
      <w:r w:rsidR="009904BD" w:rsidRPr="00B45EA5">
        <w:rPr>
          <w:rFonts w:cstheme="minorHAnsi"/>
          <w:color w:val="000000"/>
          <w:lang w:val="en-US"/>
        </w:rPr>
        <w:fldChar w:fldCharType="end"/>
      </w:r>
      <w:r w:rsidRPr="00B45EA5">
        <w:rPr>
          <w:rFonts w:cstheme="minorHAnsi"/>
          <w:color w:val="000000"/>
          <w:lang w:val="en-US"/>
        </w:rPr>
        <w:t xml:space="preserve">. </w:t>
      </w:r>
      <w:r w:rsidRPr="00B45EA5">
        <w:rPr>
          <w:rFonts w:eastAsia="Times New Roman" w:cstheme="minorHAnsi"/>
          <w:color w:val="000000"/>
          <w:lang w:eastAsia="ca-ES"/>
        </w:rPr>
        <w:t>Empty</w:t>
      </w:r>
      <w:r w:rsidR="005B2CEB" w:rsidRPr="00B45EA5">
        <w:rPr>
          <w:rFonts w:eastAsia="Times New Roman" w:cstheme="minorHAnsi"/>
          <w:color w:val="000000"/>
          <w:lang w:eastAsia="ca-ES"/>
        </w:rPr>
        <w:t xml:space="preserve"> or infected</w:t>
      </w:r>
      <w:r w:rsidRPr="00B45EA5">
        <w:rPr>
          <w:rFonts w:eastAsia="Times New Roman" w:cstheme="minorHAnsi"/>
          <w:color w:val="000000"/>
          <w:lang w:eastAsia="ca-ES"/>
        </w:rPr>
        <w:t xml:space="preserve"> seeds were not </w:t>
      </w:r>
      <w:r w:rsidR="00A14F6C">
        <w:rPr>
          <w:rFonts w:eastAsia="Times New Roman" w:cstheme="minorHAnsi"/>
          <w:color w:val="000000"/>
          <w:lang w:eastAsia="ca-ES"/>
        </w:rPr>
        <w:t>consider</w:t>
      </w:r>
      <w:r w:rsidR="008B560A">
        <w:rPr>
          <w:rFonts w:eastAsia="Times New Roman" w:cstheme="minorHAnsi"/>
          <w:color w:val="000000"/>
          <w:lang w:eastAsia="ca-ES"/>
        </w:rPr>
        <w:t>ed</w:t>
      </w:r>
      <w:r w:rsidR="00A14F6C"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for further analysis. </w:t>
      </w:r>
      <w:r w:rsidR="00177167" w:rsidRPr="00B45EA5">
        <w:rPr>
          <w:rFonts w:eastAsia="Times New Roman" w:cstheme="minorHAnsi"/>
          <w:color w:val="000000"/>
          <w:lang w:eastAsia="ca-ES"/>
        </w:rPr>
        <w:t>The experiment was terminated after 14 months (July 2021 - September 2022), for a total of 28 germination scorings.</w:t>
      </w:r>
      <w:r w:rsidR="00C76A4B" w:rsidRPr="00B45EA5">
        <w:rPr>
          <w:rFonts w:eastAsia="Times New Roman" w:cstheme="minorHAnsi"/>
          <w:color w:val="000000"/>
          <w:lang w:eastAsia="ca-ES"/>
        </w:rPr>
        <w:t xml:space="preserve"> We removed from analysis populations with zero germination and those that had less than 25</w:t>
      </w:r>
      <w:r w:rsidR="00B45EA5" w:rsidRPr="00B45EA5">
        <w:rPr>
          <w:rFonts w:eastAsia="Times New Roman" w:cstheme="minorHAnsi"/>
          <w:color w:val="000000"/>
          <w:lang w:eastAsia="ca-ES"/>
        </w:rPr>
        <w:t xml:space="preserve"> </w:t>
      </w:r>
      <w:r w:rsidR="00C76A4B" w:rsidRPr="00B45EA5">
        <w:rPr>
          <w:rFonts w:eastAsia="Times New Roman" w:cstheme="minorHAnsi"/>
          <w:color w:val="000000"/>
          <w:lang w:eastAsia="ca-ES"/>
        </w:rPr>
        <w:t>% of viable seeds (assuming they were not able to break dormancy or the seed quality during collection was not optimal).</w:t>
      </w:r>
    </w:p>
    <w:p w14:paraId="78AF67DB" w14:textId="65706115" w:rsidR="00A250BD" w:rsidRPr="00B45EA5" w:rsidRDefault="00A250BD" w:rsidP="00245D41">
      <w:pPr>
        <w:pStyle w:val="Ttulo3"/>
        <w:rPr>
          <w:rFonts w:eastAsia="Times New Roman"/>
          <w:lang w:eastAsia="ca-ES"/>
        </w:rPr>
      </w:pPr>
      <w:r w:rsidRPr="00B45EA5">
        <w:rPr>
          <w:rFonts w:eastAsia="Times New Roman"/>
          <w:lang w:eastAsia="ca-ES"/>
        </w:rPr>
        <w:t xml:space="preserve">2.4 </w:t>
      </w:r>
      <w:r w:rsidR="0061126F" w:rsidRPr="00B45EA5">
        <w:rPr>
          <w:rFonts w:eastAsia="Times New Roman"/>
          <w:lang w:eastAsia="ca-ES"/>
        </w:rPr>
        <w:t>Data analysis</w:t>
      </w:r>
    </w:p>
    <w:p w14:paraId="039E899F" w14:textId="0F958FD1" w:rsidR="00A32193" w:rsidRPr="00B45EA5" w:rsidRDefault="00A32193" w:rsidP="00A32193">
      <w:pPr>
        <w:spacing w:line="360" w:lineRule="auto"/>
        <w:jc w:val="both"/>
        <w:rPr>
          <w:rFonts w:cstheme="minorHAnsi"/>
        </w:rPr>
      </w:pPr>
      <w:r w:rsidRPr="00B45EA5">
        <w:rPr>
          <w:rFonts w:cstheme="minorHAnsi"/>
        </w:rPr>
        <w:t xml:space="preserve">The final dataset </w:t>
      </w:r>
      <w:r w:rsidR="00B21D15">
        <w:rPr>
          <w:rFonts w:cstheme="minorHAnsi"/>
        </w:rPr>
        <w:t>consisted of</w:t>
      </w:r>
      <w:r w:rsidR="00B21D15" w:rsidRPr="00B45EA5">
        <w:rPr>
          <w:rFonts w:cstheme="minorHAnsi"/>
        </w:rPr>
        <w:t xml:space="preserve"> </w:t>
      </w:r>
      <w:r w:rsidRPr="00B45EA5">
        <w:rPr>
          <w:rFonts w:cstheme="minorHAnsi"/>
        </w:rPr>
        <w:t xml:space="preserve">the raw scoring data </w:t>
      </w:r>
      <w:r w:rsidR="00B21D15">
        <w:rPr>
          <w:rFonts w:cstheme="minorHAnsi"/>
        </w:rPr>
        <w:t>for</w:t>
      </w:r>
      <w:r w:rsidR="00B21D15" w:rsidRPr="00B45EA5">
        <w:rPr>
          <w:rFonts w:cstheme="minorHAnsi"/>
        </w:rPr>
        <w:t xml:space="preserve"> </w:t>
      </w:r>
      <w:r w:rsidRPr="00B45EA5">
        <w:rPr>
          <w:rFonts w:cstheme="minorHAnsi"/>
        </w:rPr>
        <w:t xml:space="preserve">54 species and 96 </w:t>
      </w:r>
      <w:r w:rsidR="00B21D15">
        <w:rPr>
          <w:rFonts w:cstheme="minorHAnsi"/>
        </w:rPr>
        <w:t>seed lots</w:t>
      </w:r>
      <w:r w:rsidRPr="00B45EA5">
        <w:rPr>
          <w:rFonts w:cstheme="minorHAnsi"/>
        </w:rPr>
        <w:t xml:space="preserve">, representing 21 plant families. </w:t>
      </w:r>
      <w:r w:rsidR="00B21D15">
        <w:rPr>
          <w:rFonts w:cstheme="minorHAnsi"/>
        </w:rPr>
        <w:t>A total of</w:t>
      </w:r>
      <w:r w:rsidR="00B21D15" w:rsidRPr="00B45EA5">
        <w:rPr>
          <w:rFonts w:cstheme="minorHAnsi"/>
        </w:rPr>
        <w:t xml:space="preserve"> </w:t>
      </w:r>
      <w:r w:rsidRPr="00B45EA5">
        <w:rPr>
          <w:rFonts w:cstheme="minorHAnsi"/>
        </w:rPr>
        <w:t xml:space="preserve">total </w:t>
      </w:r>
      <w:r w:rsidR="00B21D15" w:rsidRPr="00B45EA5">
        <w:rPr>
          <w:rFonts w:cstheme="minorHAnsi"/>
        </w:rPr>
        <w:t>16120</w:t>
      </w:r>
      <w:r w:rsidR="00B21D15">
        <w:rPr>
          <w:rFonts w:cstheme="minorHAnsi"/>
        </w:rPr>
        <w:t xml:space="preserve"> </w:t>
      </w:r>
      <w:r w:rsidRPr="00B45EA5">
        <w:rPr>
          <w:rFonts w:cstheme="minorHAnsi"/>
        </w:rPr>
        <w:t xml:space="preserve">viable seeds </w:t>
      </w:r>
      <w:r w:rsidR="00B21D15">
        <w:rPr>
          <w:rFonts w:cstheme="minorHAnsi"/>
        </w:rPr>
        <w:t xml:space="preserve">were </w:t>
      </w:r>
      <w:r w:rsidRPr="00B45EA5">
        <w:rPr>
          <w:rFonts w:cstheme="minorHAnsi"/>
        </w:rPr>
        <w:t xml:space="preserve">used in the experiment. </w:t>
      </w:r>
    </w:p>
    <w:p w14:paraId="7BB59FEB" w14:textId="6F2637FF" w:rsidR="000E7007" w:rsidRDefault="000E7007" w:rsidP="000E700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We defined a set of traits related to germination </w:t>
      </w:r>
      <w:r w:rsidR="00B21D15">
        <w:rPr>
          <w:rFonts w:eastAsia="Times New Roman" w:cstheme="minorHAnsi"/>
          <w:color w:val="000000"/>
          <w:lang w:eastAsia="ca-ES"/>
        </w:rPr>
        <w:t>phenology</w:t>
      </w:r>
      <w:r w:rsidR="00B21D15" w:rsidRPr="00B45EA5">
        <w:rPr>
          <w:rFonts w:eastAsia="Times New Roman" w:cstheme="minorHAnsi"/>
          <w:color w:val="000000"/>
          <w:lang w:eastAsia="ca-ES"/>
        </w:rPr>
        <w:t xml:space="preserve"> </w:t>
      </w:r>
      <w:r w:rsidRPr="00B45EA5">
        <w:rPr>
          <w:rFonts w:eastAsia="Times New Roman" w:cstheme="minorHAnsi"/>
          <w:color w:val="000000"/>
          <w:lang w:eastAsia="ca-ES"/>
        </w:rPr>
        <w:t>(</w:t>
      </w:r>
      <w:r w:rsidR="00E6489B" w:rsidRPr="00B45EA5">
        <w:rPr>
          <w:rFonts w:eastAsia="Times New Roman" w:cstheme="minorHAnsi"/>
          <w:color w:val="000000"/>
          <w:lang w:eastAsia="ca-ES"/>
        </w:rPr>
        <w:t xml:space="preserve">see </w:t>
      </w:r>
      <w:r w:rsidR="00A32193">
        <w:rPr>
          <w:rFonts w:eastAsia="Times New Roman" w:cstheme="minorHAnsi"/>
          <w:color w:val="000000"/>
          <w:lang w:eastAsia="ca-ES"/>
        </w:rPr>
        <w:t>T</w:t>
      </w:r>
      <w:r w:rsidRPr="00B45EA5">
        <w:rPr>
          <w:rFonts w:eastAsia="Times New Roman" w:cstheme="minorHAnsi"/>
          <w:color w:val="000000"/>
          <w:lang w:eastAsia="ca-ES"/>
        </w:rPr>
        <w:t xml:space="preserve">able </w:t>
      </w:r>
      <w:r w:rsidR="00E6489B" w:rsidRPr="00B45EA5">
        <w:rPr>
          <w:rFonts w:eastAsia="Times New Roman" w:cstheme="minorHAnsi"/>
          <w:color w:val="000000"/>
          <w:lang w:eastAsia="ca-ES"/>
        </w:rPr>
        <w:t>2</w:t>
      </w:r>
      <w:r w:rsidRPr="00B45EA5">
        <w:rPr>
          <w:rFonts w:eastAsia="Times New Roman" w:cstheme="minorHAnsi"/>
          <w:color w:val="000000"/>
          <w:lang w:eastAsia="ca-ES"/>
        </w:rPr>
        <w:t xml:space="preserve">). These traits were chosen </w:t>
      </w:r>
      <w:r w:rsidR="00B21D15">
        <w:rPr>
          <w:rFonts w:eastAsia="Times New Roman" w:cstheme="minorHAnsi"/>
          <w:color w:val="000000"/>
          <w:lang w:eastAsia="ca-ES"/>
        </w:rPr>
        <w:t xml:space="preserve">to </w:t>
      </w:r>
      <w:r w:rsidR="00117D9A" w:rsidRPr="00B45EA5">
        <w:rPr>
          <w:rFonts w:eastAsia="Times New Roman" w:cstheme="minorHAnsi"/>
          <w:color w:val="000000"/>
          <w:lang w:eastAsia="ca-ES"/>
        </w:rPr>
        <w:t xml:space="preserve">synthetise the </w:t>
      </w:r>
      <w:r w:rsidR="00CF489A" w:rsidRPr="00B45EA5">
        <w:rPr>
          <w:rFonts w:eastAsia="Times New Roman" w:cstheme="minorHAnsi"/>
          <w:color w:val="000000"/>
          <w:lang w:eastAsia="ca-ES"/>
        </w:rPr>
        <w:t xml:space="preserve">patterns observed </w:t>
      </w:r>
      <w:r w:rsidR="00C046B8">
        <w:rPr>
          <w:rFonts w:eastAsia="Times New Roman" w:cstheme="minorHAnsi"/>
          <w:color w:val="000000"/>
          <w:lang w:eastAsia="ca-ES"/>
        </w:rPr>
        <w:t>during</w:t>
      </w:r>
      <w:r w:rsidR="00CF489A" w:rsidRPr="00B45EA5">
        <w:rPr>
          <w:rFonts w:eastAsia="Times New Roman" w:cstheme="minorHAnsi"/>
          <w:color w:val="000000"/>
          <w:lang w:eastAsia="ca-ES"/>
        </w:rPr>
        <w:t xml:space="preserve"> one-year experiment</w:t>
      </w:r>
      <w:r w:rsidR="00FA6017">
        <w:rPr>
          <w:rFonts w:eastAsia="Times New Roman" w:cstheme="minorHAnsi"/>
          <w:color w:val="000000"/>
          <w:lang w:eastAsia="ca-ES"/>
        </w:rPr>
        <w:t>, by considering their ecological significance in germination strategies (Table 2)</w:t>
      </w:r>
      <w:r w:rsidR="00CF489A" w:rsidRPr="00B45EA5">
        <w:rPr>
          <w:rFonts w:eastAsia="Times New Roman" w:cstheme="minorHAnsi"/>
          <w:color w:val="000000"/>
          <w:lang w:eastAsia="ca-ES"/>
        </w:rPr>
        <w:t xml:space="preserve">. </w:t>
      </w:r>
      <w:r w:rsidR="008105EC">
        <w:rPr>
          <w:rFonts w:eastAsia="Times New Roman" w:cstheme="minorHAnsi"/>
          <w:color w:val="000000"/>
          <w:lang w:eastAsia="ca-ES"/>
        </w:rPr>
        <w:t xml:space="preserve">Germination rate and Total germination consider </w:t>
      </w:r>
      <w:r w:rsidR="00D24317">
        <w:rPr>
          <w:rFonts w:eastAsia="Times New Roman" w:cstheme="minorHAnsi"/>
          <w:color w:val="000000"/>
          <w:lang w:eastAsia="ca-ES"/>
        </w:rPr>
        <w:t xml:space="preserve">the </w:t>
      </w:r>
      <w:r w:rsidR="00B21D15">
        <w:rPr>
          <w:rFonts w:eastAsia="Times New Roman" w:cstheme="minorHAnsi"/>
          <w:color w:val="000000"/>
          <w:lang w:eastAsia="ca-ES"/>
        </w:rPr>
        <w:t xml:space="preserve">germination scores for the </w:t>
      </w:r>
      <w:r w:rsidR="00D24317">
        <w:rPr>
          <w:rFonts w:eastAsia="Times New Roman" w:cstheme="minorHAnsi"/>
          <w:color w:val="000000"/>
          <w:lang w:eastAsia="ca-ES"/>
        </w:rPr>
        <w:t>whole raw data set; Autumn, Spring and Summer germination consider consecutive periods of time</w:t>
      </w:r>
      <w:r w:rsidR="00DA0FB1">
        <w:rPr>
          <w:rFonts w:eastAsia="Times New Roman" w:cstheme="minorHAnsi"/>
          <w:color w:val="000000"/>
          <w:lang w:eastAsia="ca-ES"/>
        </w:rPr>
        <w:t xml:space="preserve"> </w:t>
      </w:r>
      <w:r w:rsidR="00475DA3">
        <w:rPr>
          <w:rFonts w:eastAsia="Times New Roman" w:cstheme="minorHAnsi"/>
          <w:color w:val="000000"/>
          <w:lang w:eastAsia="ca-ES"/>
        </w:rPr>
        <w:t xml:space="preserve">(calendar dates) </w:t>
      </w:r>
      <w:r w:rsidR="00DA0FB1">
        <w:rPr>
          <w:rFonts w:eastAsia="Times New Roman" w:cstheme="minorHAnsi"/>
          <w:color w:val="000000"/>
          <w:lang w:eastAsia="ca-ES"/>
        </w:rPr>
        <w:t xml:space="preserve">while germination in Winter </w:t>
      </w:r>
      <w:r w:rsidR="00F71C72">
        <w:rPr>
          <w:rFonts w:eastAsia="Times New Roman" w:cstheme="minorHAnsi"/>
          <w:color w:val="000000"/>
          <w:lang w:eastAsia="ca-ES"/>
        </w:rPr>
        <w:t xml:space="preserve">conditions </w:t>
      </w:r>
      <w:proofErr w:type="gramStart"/>
      <w:r w:rsidR="00F71C72">
        <w:rPr>
          <w:rFonts w:eastAsia="Times New Roman" w:cstheme="minorHAnsi"/>
          <w:color w:val="000000"/>
          <w:lang w:eastAsia="ca-ES"/>
        </w:rPr>
        <w:t>takes</w:t>
      </w:r>
      <w:r w:rsidR="00DA0FB1">
        <w:rPr>
          <w:rFonts w:eastAsia="Times New Roman" w:cstheme="minorHAnsi"/>
          <w:color w:val="000000"/>
          <w:lang w:eastAsia="ca-ES"/>
        </w:rPr>
        <w:t xml:space="preserve"> into account</w:t>
      </w:r>
      <w:proofErr w:type="gramEnd"/>
      <w:r w:rsidR="00DA0FB1">
        <w:rPr>
          <w:rFonts w:eastAsia="Times New Roman" w:cstheme="minorHAnsi"/>
          <w:color w:val="000000"/>
          <w:lang w:eastAsia="ca-ES"/>
        </w:rPr>
        <w:t xml:space="preserve"> </w:t>
      </w:r>
      <w:r w:rsidR="00F85BF9">
        <w:rPr>
          <w:rFonts w:eastAsia="Times New Roman" w:cstheme="minorHAnsi"/>
          <w:color w:val="000000"/>
          <w:lang w:eastAsia="ca-ES"/>
        </w:rPr>
        <w:t xml:space="preserve">the </w:t>
      </w:r>
      <w:r w:rsidR="00475DA3">
        <w:rPr>
          <w:rFonts w:eastAsia="Times New Roman" w:cstheme="minorHAnsi"/>
          <w:color w:val="000000"/>
          <w:lang w:eastAsia="ca-ES"/>
        </w:rPr>
        <w:t>period with</w:t>
      </w:r>
      <w:r w:rsidR="00F85BF9">
        <w:rPr>
          <w:rFonts w:eastAsia="Times New Roman" w:cstheme="minorHAnsi"/>
          <w:color w:val="000000"/>
          <w:lang w:eastAsia="ca-ES"/>
        </w:rPr>
        <w:t xml:space="preserve"> temperatures under specific threshold (T mean &lt; 3 ªC)</w:t>
      </w:r>
      <w:r w:rsidR="00B621DC">
        <w:rPr>
          <w:rFonts w:eastAsia="Times New Roman" w:cstheme="minorHAnsi"/>
          <w:color w:val="000000"/>
          <w:lang w:eastAsia="ca-ES"/>
        </w:rPr>
        <w:t xml:space="preserve">, thus in this last case the length of the period between incubators differ (see Fig 2).  Finally, t50 and Environmental heat sum </w:t>
      </w:r>
      <w:r w:rsidR="00F71C72">
        <w:rPr>
          <w:rFonts w:eastAsia="Times New Roman" w:cstheme="minorHAnsi"/>
          <w:color w:val="000000"/>
          <w:lang w:eastAsia="ca-ES"/>
        </w:rPr>
        <w:t xml:space="preserve">focus on how much days and degrees the seeds experienced before reaching 50 % germination. </w:t>
      </w:r>
    </w:p>
    <w:p w14:paraId="0A6FEDBB" w14:textId="29A55D0C" w:rsidR="00A32193" w:rsidRPr="00B45EA5" w:rsidRDefault="00A32193" w:rsidP="00A32193">
      <w:pPr>
        <w:spacing w:after="0"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Table 2: Description of the </w:t>
      </w:r>
      <w:r w:rsidR="009C2710">
        <w:rPr>
          <w:rFonts w:eastAsia="Times New Roman" w:cstheme="minorHAnsi"/>
          <w:color w:val="000000"/>
          <w:lang w:eastAsia="ca-ES"/>
        </w:rPr>
        <w:t>seed</w:t>
      </w:r>
      <w:r w:rsidR="0045385B">
        <w:rPr>
          <w:rFonts w:eastAsia="Times New Roman" w:cstheme="minorHAnsi"/>
          <w:color w:val="000000"/>
          <w:lang w:eastAsia="ca-ES"/>
        </w:rPr>
        <w:t xml:space="preserve"> </w:t>
      </w:r>
      <w:r w:rsidRPr="00B45EA5">
        <w:rPr>
          <w:rFonts w:eastAsia="Times New Roman" w:cstheme="minorHAnsi"/>
          <w:color w:val="000000"/>
          <w:lang w:eastAsia="ca-ES"/>
        </w:rPr>
        <w:t xml:space="preserve">germination </w:t>
      </w:r>
      <w:r w:rsidR="009C2710">
        <w:rPr>
          <w:rFonts w:eastAsia="Times New Roman" w:cstheme="minorHAnsi"/>
          <w:color w:val="000000"/>
          <w:lang w:eastAsia="ca-ES"/>
        </w:rPr>
        <w:t>traits</w:t>
      </w:r>
      <w:r w:rsidR="009C2710" w:rsidRPr="00B45EA5">
        <w:rPr>
          <w:rFonts w:eastAsia="Times New Roman" w:cstheme="minorHAnsi"/>
          <w:color w:val="000000"/>
          <w:lang w:eastAsia="ca-ES"/>
        </w:rPr>
        <w:t xml:space="preserve"> </w:t>
      </w:r>
      <w:r w:rsidRPr="00B45EA5">
        <w:rPr>
          <w:rFonts w:eastAsia="Times New Roman" w:cstheme="minorHAnsi"/>
          <w:color w:val="000000"/>
          <w:lang w:eastAsia="ca-ES"/>
        </w:rPr>
        <w:t>calculated in our study along with their ecological significance. Traits were calculated for petri dish and used as replicates per each population.</w:t>
      </w:r>
    </w:p>
    <w:tbl>
      <w:tblPr>
        <w:tblStyle w:val="Tablaconcuadrcula"/>
        <w:tblW w:w="8484" w:type="dxa"/>
        <w:tblLayout w:type="fixed"/>
        <w:tblLook w:val="04A0" w:firstRow="1" w:lastRow="0" w:firstColumn="1" w:lastColumn="0" w:noHBand="0" w:noVBand="1"/>
      </w:tblPr>
      <w:tblGrid>
        <w:gridCol w:w="1696"/>
        <w:gridCol w:w="3119"/>
        <w:gridCol w:w="3669"/>
      </w:tblGrid>
      <w:tr w:rsidR="00A32193" w:rsidRPr="00B45EA5" w14:paraId="704E9B2B" w14:textId="77777777" w:rsidTr="000C33F6">
        <w:trPr>
          <w:trHeight w:val="539"/>
        </w:trPr>
        <w:tc>
          <w:tcPr>
            <w:tcW w:w="1696" w:type="dxa"/>
          </w:tcPr>
          <w:p w14:paraId="02FFE5D2" w14:textId="2608BBB1" w:rsidR="00A32193" w:rsidRPr="00B45EA5" w:rsidRDefault="00A32193" w:rsidP="000C33F6">
            <w:pPr>
              <w:jc w:val="both"/>
            </w:pPr>
          </w:p>
        </w:tc>
        <w:tc>
          <w:tcPr>
            <w:tcW w:w="3119" w:type="dxa"/>
          </w:tcPr>
          <w:p w14:paraId="2E205653" w14:textId="77777777" w:rsidR="00A32193" w:rsidRPr="00B45EA5" w:rsidRDefault="00A32193" w:rsidP="000C33F6">
            <w:pPr>
              <w:jc w:val="both"/>
            </w:pPr>
            <w:r w:rsidRPr="00B45EA5">
              <w:t>Description</w:t>
            </w:r>
          </w:p>
        </w:tc>
        <w:tc>
          <w:tcPr>
            <w:tcW w:w="3669" w:type="dxa"/>
          </w:tcPr>
          <w:p w14:paraId="299C6800" w14:textId="77777777" w:rsidR="00A32193" w:rsidRPr="00B45EA5" w:rsidRDefault="00A32193" w:rsidP="000C33F6">
            <w:pPr>
              <w:jc w:val="both"/>
            </w:pPr>
            <w:r w:rsidRPr="00B45EA5">
              <w:t>Ecological significance</w:t>
            </w:r>
          </w:p>
        </w:tc>
      </w:tr>
      <w:tr w:rsidR="00A32193" w:rsidRPr="00B45EA5" w14:paraId="625F7A46" w14:textId="77777777" w:rsidTr="000C33F6">
        <w:trPr>
          <w:trHeight w:val="539"/>
        </w:trPr>
        <w:tc>
          <w:tcPr>
            <w:tcW w:w="1696" w:type="dxa"/>
          </w:tcPr>
          <w:p w14:paraId="12A3B24A" w14:textId="77777777" w:rsidR="00A32193" w:rsidRPr="00B45EA5" w:rsidRDefault="00A32193" w:rsidP="000C33F6">
            <w:pPr>
              <w:jc w:val="both"/>
            </w:pPr>
            <w:r w:rsidRPr="00B45EA5">
              <w:t xml:space="preserve">Germination rate </w:t>
            </w:r>
          </w:p>
        </w:tc>
        <w:tc>
          <w:tcPr>
            <w:tcW w:w="3119" w:type="dxa"/>
          </w:tcPr>
          <w:p w14:paraId="2CFB897D" w14:textId="77777777" w:rsidR="00A32193" w:rsidRPr="00B45EA5" w:rsidRDefault="00A32193" w:rsidP="000C33F6">
            <w:pPr>
              <w:jc w:val="both"/>
            </w:pPr>
            <w:r w:rsidRPr="00B45EA5">
              <w:t xml:space="preserve">Cumulative germination by time passed (days). </w:t>
            </w:r>
          </w:p>
        </w:tc>
        <w:tc>
          <w:tcPr>
            <w:tcW w:w="3669" w:type="dxa"/>
          </w:tcPr>
          <w:p w14:paraId="48D65AA0" w14:textId="77777777" w:rsidR="00A32193" w:rsidRPr="00B45EA5" w:rsidRDefault="00A32193" w:rsidP="000C33F6">
            <w:pPr>
              <w:jc w:val="both"/>
            </w:pPr>
            <w:r w:rsidRPr="00B45EA5">
              <w:t xml:space="preserve">Fast germination means more time to grow before winter but also higher vulnerability to early frosts. </w:t>
            </w:r>
          </w:p>
        </w:tc>
      </w:tr>
      <w:tr w:rsidR="00A32193" w:rsidRPr="00B45EA5" w14:paraId="3793D0CA" w14:textId="77777777" w:rsidTr="000C33F6">
        <w:trPr>
          <w:trHeight w:val="581"/>
        </w:trPr>
        <w:tc>
          <w:tcPr>
            <w:tcW w:w="1696" w:type="dxa"/>
          </w:tcPr>
          <w:p w14:paraId="03E2BA95" w14:textId="77777777" w:rsidR="00A32193" w:rsidRPr="00B45EA5" w:rsidRDefault="00A32193" w:rsidP="000C33F6">
            <w:pPr>
              <w:jc w:val="both"/>
            </w:pPr>
            <w:r w:rsidRPr="00B45EA5">
              <w:lastRenderedPageBreak/>
              <w:t>Total germination</w:t>
            </w:r>
          </w:p>
        </w:tc>
        <w:tc>
          <w:tcPr>
            <w:tcW w:w="3119" w:type="dxa"/>
          </w:tcPr>
          <w:p w14:paraId="2C1C8FDE" w14:textId="66171528" w:rsidR="00A32193" w:rsidRPr="00B45EA5" w:rsidRDefault="00A32193" w:rsidP="000C33F6">
            <w:pPr>
              <w:jc w:val="both"/>
            </w:pPr>
            <w:r w:rsidRPr="00B45EA5">
              <w:t>Total amount of seeds germinated (from 31/07/2021 to 19/09/2022).</w:t>
            </w:r>
          </w:p>
        </w:tc>
        <w:tc>
          <w:tcPr>
            <w:tcW w:w="3669" w:type="dxa"/>
          </w:tcPr>
          <w:p w14:paraId="5EC7F1CB" w14:textId="77777777" w:rsidR="00A32193" w:rsidRPr="00B45EA5" w:rsidRDefault="00A32193" w:rsidP="000C33F6">
            <w:pPr>
              <w:jc w:val="both"/>
            </w:pPr>
            <w:r w:rsidRPr="00B45EA5">
              <w:t xml:space="preserve">Higher total germination means high potential of regeneration by seeds. </w:t>
            </w:r>
          </w:p>
        </w:tc>
      </w:tr>
      <w:tr w:rsidR="00A32193" w:rsidRPr="00B45EA5" w14:paraId="0869644E" w14:textId="77777777" w:rsidTr="000C33F6">
        <w:trPr>
          <w:trHeight w:val="791"/>
        </w:trPr>
        <w:tc>
          <w:tcPr>
            <w:tcW w:w="1696" w:type="dxa"/>
          </w:tcPr>
          <w:p w14:paraId="3CBD9945" w14:textId="77777777" w:rsidR="00A32193" w:rsidRPr="00B45EA5" w:rsidRDefault="00A32193" w:rsidP="000C33F6">
            <w:pPr>
              <w:jc w:val="both"/>
            </w:pPr>
            <w:r w:rsidRPr="00B45EA5">
              <w:t xml:space="preserve">Autumn germination </w:t>
            </w:r>
          </w:p>
        </w:tc>
        <w:tc>
          <w:tcPr>
            <w:tcW w:w="3119" w:type="dxa"/>
          </w:tcPr>
          <w:p w14:paraId="50ADB545" w14:textId="77777777" w:rsidR="00A32193" w:rsidRPr="00B45EA5" w:rsidRDefault="00A32193" w:rsidP="000C33F6">
            <w:pPr>
              <w:jc w:val="both"/>
            </w:pPr>
            <w:r w:rsidRPr="00B45EA5">
              <w:t>Germination at mid-November (from 31/07/21 to 12/11/21.</w:t>
            </w:r>
          </w:p>
        </w:tc>
        <w:tc>
          <w:tcPr>
            <w:tcW w:w="3669" w:type="dxa"/>
          </w:tcPr>
          <w:p w14:paraId="331003AA" w14:textId="77777777" w:rsidR="00A32193" w:rsidRPr="00B45EA5" w:rsidRDefault="00A32193" w:rsidP="000C33F6">
            <w:pPr>
              <w:jc w:val="both"/>
            </w:pPr>
            <w:r w:rsidRPr="00B45EA5">
              <w:t>Germination of species without physiological dormancy. Strategy to germinate fast and grow before winter ‘s adverse conditions.</w:t>
            </w:r>
          </w:p>
        </w:tc>
      </w:tr>
      <w:tr w:rsidR="00A32193" w:rsidRPr="00B45EA5" w14:paraId="3321399D" w14:textId="77777777" w:rsidTr="000C33F6">
        <w:trPr>
          <w:trHeight w:val="602"/>
        </w:trPr>
        <w:tc>
          <w:tcPr>
            <w:tcW w:w="1696" w:type="dxa"/>
          </w:tcPr>
          <w:p w14:paraId="4E39CC1E" w14:textId="77777777" w:rsidR="00A32193" w:rsidRPr="00B45EA5" w:rsidRDefault="00A32193" w:rsidP="000C33F6">
            <w:pPr>
              <w:jc w:val="both"/>
            </w:pPr>
            <w:r w:rsidRPr="00B45EA5">
              <w:t>Spring germination (relative)</w:t>
            </w:r>
          </w:p>
        </w:tc>
        <w:tc>
          <w:tcPr>
            <w:tcW w:w="3119" w:type="dxa"/>
          </w:tcPr>
          <w:p w14:paraId="1A587531" w14:textId="77777777" w:rsidR="00A32193" w:rsidRPr="00B45EA5" w:rsidRDefault="00A32193" w:rsidP="000C33F6">
            <w:pPr>
              <w:jc w:val="both"/>
            </w:pPr>
            <w:r w:rsidRPr="00B45EA5">
              <w:t>Germination at mid-June relative to end of autumn (from 13/11/21 to 16/06/22.</w:t>
            </w:r>
          </w:p>
        </w:tc>
        <w:tc>
          <w:tcPr>
            <w:tcW w:w="3669" w:type="dxa"/>
          </w:tcPr>
          <w:p w14:paraId="4E94878E" w14:textId="77777777" w:rsidR="00A32193" w:rsidRPr="00B45EA5" w:rsidRDefault="00A32193" w:rsidP="000C33F6">
            <w:pPr>
              <w:jc w:val="both"/>
            </w:pPr>
            <w:r w:rsidRPr="00B45EA5">
              <w:t>Germination of species with cold stratification requirement but no need for high temperatures. Rapid onset of germination following snowmelt.</w:t>
            </w:r>
          </w:p>
        </w:tc>
      </w:tr>
      <w:tr w:rsidR="00A32193" w:rsidRPr="00B45EA5" w14:paraId="41FD7FA1" w14:textId="77777777" w:rsidTr="000C33F6">
        <w:trPr>
          <w:trHeight w:val="522"/>
        </w:trPr>
        <w:tc>
          <w:tcPr>
            <w:tcW w:w="1696" w:type="dxa"/>
          </w:tcPr>
          <w:p w14:paraId="1CAC0C83" w14:textId="77777777" w:rsidR="00A32193" w:rsidRPr="00B45EA5" w:rsidRDefault="00A32193" w:rsidP="000C33F6">
            <w:r w:rsidRPr="00B45EA5">
              <w:t>Summer germination (relative)</w:t>
            </w:r>
          </w:p>
        </w:tc>
        <w:tc>
          <w:tcPr>
            <w:tcW w:w="3119" w:type="dxa"/>
          </w:tcPr>
          <w:p w14:paraId="0F68B437" w14:textId="77777777" w:rsidR="00A32193" w:rsidRPr="00B45EA5" w:rsidRDefault="00A32193" w:rsidP="000C33F6">
            <w:pPr>
              <w:jc w:val="both"/>
            </w:pPr>
            <w:r w:rsidRPr="00B45EA5">
              <w:t>Germination at mid-September relative to spring (from 17/06/22 to 19/09/22.</w:t>
            </w:r>
          </w:p>
        </w:tc>
        <w:tc>
          <w:tcPr>
            <w:tcW w:w="3669" w:type="dxa"/>
          </w:tcPr>
          <w:p w14:paraId="3ED6656B" w14:textId="77777777" w:rsidR="00A32193" w:rsidRPr="00B45EA5" w:rsidRDefault="00A32193" w:rsidP="000C33F6">
            <w:pPr>
              <w:jc w:val="both"/>
            </w:pPr>
            <w:r w:rsidRPr="00B45EA5">
              <w:t>Germination of species with cold stratification and warm cued germination.</w:t>
            </w:r>
          </w:p>
        </w:tc>
      </w:tr>
      <w:tr w:rsidR="00A32193" w:rsidRPr="00B45EA5" w14:paraId="7E3D5191" w14:textId="77777777" w:rsidTr="000C33F6">
        <w:trPr>
          <w:trHeight w:val="729"/>
        </w:trPr>
        <w:tc>
          <w:tcPr>
            <w:tcW w:w="1696" w:type="dxa"/>
          </w:tcPr>
          <w:p w14:paraId="35162173" w14:textId="77777777" w:rsidR="00A32193" w:rsidRPr="00B45EA5" w:rsidRDefault="00A32193" w:rsidP="000C33F6">
            <w:r w:rsidRPr="00B45EA5">
              <w:t xml:space="preserve">Germination </w:t>
            </w:r>
          </w:p>
          <w:p w14:paraId="2D0E0A13" w14:textId="0D20D433" w:rsidR="00A32193" w:rsidRPr="00B45EA5" w:rsidRDefault="00A32193" w:rsidP="000C33F6">
            <w:r w:rsidRPr="00B45EA5">
              <w:t xml:space="preserve">in </w:t>
            </w:r>
            <w:commentRangeStart w:id="59"/>
            <w:r w:rsidR="007A0EBD">
              <w:t>W</w:t>
            </w:r>
            <w:r w:rsidRPr="00B45EA5">
              <w:t>inter conditions</w:t>
            </w:r>
            <w:commentRangeEnd w:id="59"/>
            <w:r w:rsidR="00204618">
              <w:rPr>
                <w:rStyle w:val="Refdecomentario"/>
                <w:rFonts w:ascii="Calibri" w:eastAsia="Calibri" w:hAnsi="Calibri" w:cs="Calibri"/>
              </w:rPr>
              <w:commentReference w:id="59"/>
            </w:r>
          </w:p>
        </w:tc>
        <w:tc>
          <w:tcPr>
            <w:tcW w:w="3119" w:type="dxa"/>
          </w:tcPr>
          <w:p w14:paraId="0EA557D1" w14:textId="77777777" w:rsidR="00A32193" w:rsidRPr="00B45EA5" w:rsidRDefault="00A32193" w:rsidP="000C33F6">
            <w:pPr>
              <w:jc w:val="both"/>
            </w:pPr>
            <w:r w:rsidRPr="00B45EA5">
              <w:t>Germination during winter period (from T</w:t>
            </w:r>
            <w:r>
              <w:t xml:space="preserve"> </w:t>
            </w:r>
            <w:r w:rsidRPr="00B45EA5">
              <w:t xml:space="preserve">mean </w:t>
            </w:r>
            <w:r w:rsidRPr="00B45EA5">
              <w:rPr>
                <w:rFonts w:cstheme="minorHAnsi"/>
              </w:rPr>
              <w:t xml:space="preserve">≤ </w:t>
            </w:r>
            <w:r w:rsidRPr="00B45EA5">
              <w:t>3 ºC until T</w:t>
            </w:r>
            <w:r>
              <w:t xml:space="preserve"> </w:t>
            </w:r>
            <w:r w:rsidRPr="00B45EA5">
              <w:t>mean &gt; 3 ºC).</w:t>
            </w:r>
          </w:p>
        </w:tc>
        <w:tc>
          <w:tcPr>
            <w:tcW w:w="3669" w:type="dxa"/>
          </w:tcPr>
          <w:p w14:paraId="7826A964" w14:textId="77777777" w:rsidR="00A32193" w:rsidRPr="00B45EA5" w:rsidRDefault="00A32193" w:rsidP="000C33F6">
            <w:pPr>
              <w:jc w:val="both"/>
            </w:pPr>
            <w:r w:rsidRPr="00B45EA5">
              <w:t>Germination of species able to germinate at very low temperatures (even under snow</w:t>
            </w:r>
            <w:r>
              <w:t>-like conditions</w:t>
            </w:r>
            <w:r w:rsidRPr="00B45EA5">
              <w:t>) expanding their growing season and taking advantage of snowmelt water availability.</w:t>
            </w:r>
          </w:p>
        </w:tc>
      </w:tr>
      <w:tr w:rsidR="00A32193" w:rsidRPr="00B45EA5" w14:paraId="08BA7F95" w14:textId="77777777" w:rsidTr="000C33F6">
        <w:trPr>
          <w:trHeight w:val="134"/>
        </w:trPr>
        <w:tc>
          <w:tcPr>
            <w:tcW w:w="1696" w:type="dxa"/>
          </w:tcPr>
          <w:p w14:paraId="116F2BC7" w14:textId="77777777" w:rsidR="00A32193" w:rsidRPr="00B45EA5" w:rsidRDefault="00A32193" w:rsidP="000C33F6">
            <w:pPr>
              <w:jc w:val="both"/>
            </w:pPr>
            <w:r w:rsidRPr="00B45EA5">
              <w:t xml:space="preserve">t50 </w:t>
            </w:r>
          </w:p>
        </w:tc>
        <w:tc>
          <w:tcPr>
            <w:tcW w:w="3119" w:type="dxa"/>
          </w:tcPr>
          <w:p w14:paraId="70EF2DC2" w14:textId="77777777" w:rsidR="00A32193" w:rsidRPr="00B45EA5" w:rsidRDefault="00A32193" w:rsidP="000C33F6">
            <w:pPr>
              <w:jc w:val="both"/>
            </w:pPr>
            <w:r w:rsidRPr="00B45EA5">
              <w:t>Time to reach 50% germination. Species under 50% germination were excluded from analysis (n</w:t>
            </w:r>
            <w:r>
              <w:t xml:space="preserve"> </w:t>
            </w:r>
            <w:r w:rsidRPr="00B45EA5">
              <w:t>= 72 populations).</w:t>
            </w:r>
          </w:p>
        </w:tc>
        <w:tc>
          <w:tcPr>
            <w:tcW w:w="3669" w:type="dxa"/>
          </w:tcPr>
          <w:p w14:paraId="22BB5BB9" w14:textId="46782143" w:rsidR="00A32193" w:rsidRPr="00B45EA5" w:rsidRDefault="00A32193" w:rsidP="000C33F6">
            <w:pPr>
              <w:jc w:val="both"/>
            </w:pPr>
            <w:commentRangeStart w:id="60"/>
            <w:r w:rsidRPr="00B45EA5">
              <w:t xml:space="preserve">Specific germination speed metric, </w:t>
            </w:r>
            <w:del w:id="61" w:author="FRANCISCO DE BORJA JIMENEZ-ALFARO GONZALEZ" w:date="2023-08-02T12:08:00Z">
              <w:r w:rsidRPr="00B45EA5" w:rsidDel="00FA6017">
                <w:delText xml:space="preserve">highly </w:delText>
              </w:r>
            </w:del>
            <w:ins w:id="62" w:author="FRANCISCO DE BORJA JIMENEZ-ALFARO GONZALEZ" w:date="2023-08-02T12:08:00Z">
              <w:r w:rsidR="00FA6017">
                <w:t>broadly</w:t>
              </w:r>
              <w:r w:rsidR="00FA6017" w:rsidRPr="00B45EA5">
                <w:t xml:space="preserve"> </w:t>
              </w:r>
            </w:ins>
            <w:r w:rsidRPr="00B45EA5">
              <w:t>comparable with other studies in the field.</w:t>
            </w:r>
            <w:commentRangeEnd w:id="60"/>
            <w:r w:rsidR="00204618">
              <w:rPr>
                <w:rStyle w:val="Refdecomentario"/>
                <w:rFonts w:ascii="Calibri" w:eastAsia="Calibri" w:hAnsi="Calibri" w:cs="Calibri"/>
              </w:rPr>
              <w:commentReference w:id="60"/>
            </w:r>
          </w:p>
        </w:tc>
      </w:tr>
      <w:tr w:rsidR="00A32193" w:rsidRPr="00B45EA5" w14:paraId="566550B4" w14:textId="77777777" w:rsidTr="000C33F6">
        <w:trPr>
          <w:trHeight w:val="134"/>
        </w:trPr>
        <w:tc>
          <w:tcPr>
            <w:tcW w:w="1696" w:type="dxa"/>
          </w:tcPr>
          <w:p w14:paraId="75BD3385" w14:textId="77777777" w:rsidR="00A32193" w:rsidRPr="00B45EA5" w:rsidRDefault="00A32193" w:rsidP="000C33F6">
            <w:pPr>
              <w:jc w:val="both"/>
            </w:pPr>
            <w:r w:rsidRPr="00B45EA5">
              <w:t xml:space="preserve">Environmental heat sum </w:t>
            </w:r>
          </w:p>
        </w:tc>
        <w:tc>
          <w:tcPr>
            <w:tcW w:w="3119" w:type="dxa"/>
          </w:tcPr>
          <w:p w14:paraId="766E5E96" w14:textId="77777777" w:rsidR="00A32193" w:rsidRPr="00B45EA5" w:rsidRDefault="00A32193" w:rsidP="000C33F6">
            <w:pPr>
              <w:jc w:val="both"/>
            </w:pPr>
            <w:r w:rsidRPr="00B45EA5">
              <w:t>Sum of degrees (T</w:t>
            </w:r>
            <w:r>
              <w:t xml:space="preserve"> </w:t>
            </w:r>
            <w:r w:rsidRPr="00B45EA5">
              <w:t>mean) needed to reach t50. Species under 50% germination were excluded from analysis (n</w:t>
            </w:r>
            <w:r>
              <w:t xml:space="preserve"> </w:t>
            </w:r>
            <w:r w:rsidRPr="00B45EA5">
              <w:t>= 72 populations).</w:t>
            </w:r>
          </w:p>
        </w:tc>
        <w:tc>
          <w:tcPr>
            <w:tcW w:w="3669" w:type="dxa"/>
          </w:tcPr>
          <w:p w14:paraId="032FA8A4" w14:textId="77777777" w:rsidR="00A32193" w:rsidRPr="00B45EA5" w:rsidRDefault="00A32193" w:rsidP="000C33F6">
            <w:pPr>
              <w:jc w:val="both"/>
            </w:pPr>
            <w:r w:rsidRPr="00B45EA5">
              <w:t>Number of degrees that species need to accumulate before germination. Strategy to avoid too early season germination after winter when frost events can still happen.</w:t>
            </w:r>
          </w:p>
        </w:tc>
      </w:tr>
    </w:tbl>
    <w:p w14:paraId="2B618A0C" w14:textId="77777777" w:rsidR="00A32193" w:rsidRDefault="00A32193" w:rsidP="000E7007">
      <w:pPr>
        <w:shd w:val="clear" w:color="auto" w:fill="FFFFFF"/>
        <w:spacing w:line="360" w:lineRule="auto"/>
        <w:jc w:val="both"/>
        <w:textAlignment w:val="baseline"/>
        <w:rPr>
          <w:rFonts w:eastAsia="Times New Roman" w:cstheme="minorHAnsi"/>
          <w:color w:val="000000"/>
          <w:lang w:eastAsia="ca-ES"/>
        </w:rPr>
      </w:pPr>
    </w:p>
    <w:p w14:paraId="67086FCA" w14:textId="0D9DDD9B" w:rsidR="00AA3F40" w:rsidRPr="00B45EA5"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B45EA5">
        <w:rPr>
          <w:rFonts w:eastAsia="Times New Roman" w:cstheme="minorHAnsi"/>
          <w:color w:val="000000"/>
          <w:lang w:val="en-US" w:eastAsia="ca-ES"/>
        </w:rPr>
        <w:t xml:space="preserve">We performed the analysis of the raw data by fitting </w:t>
      </w:r>
      <w:r w:rsidR="00230354" w:rsidRPr="00B45EA5">
        <w:rPr>
          <w:rFonts w:eastAsia="Times New Roman" w:cstheme="minorHAnsi"/>
          <w:color w:val="000000"/>
          <w:lang w:val="en-US" w:eastAsia="ca-ES"/>
        </w:rPr>
        <w:t>Markov Chain Monte Carlo generalized linear mixed models</w:t>
      </w:r>
      <w:r w:rsidR="00576B72" w:rsidRPr="00B45EA5">
        <w:rPr>
          <w:rFonts w:eastAsia="Times New Roman" w:cstheme="minorHAnsi"/>
          <w:color w:val="000000"/>
          <w:lang w:val="en-US" w:eastAsia="ca-ES"/>
        </w:rPr>
        <w:t xml:space="preserve"> </w:t>
      </w:r>
      <w:r w:rsidR="00230354" w:rsidRPr="00B45EA5">
        <w:rPr>
          <w:rFonts w:eastAsia="Times New Roman" w:cstheme="minorHAnsi"/>
          <w:color w:val="000000"/>
          <w:lang w:val="en-US" w:eastAsia="ca-ES"/>
        </w:rPr>
        <w:t>(</w:t>
      </w:r>
      <w:proofErr w:type="spellStart"/>
      <w:r w:rsidR="00230354" w:rsidRPr="00B45EA5">
        <w:rPr>
          <w:rFonts w:eastAsia="Times New Roman" w:cstheme="minorHAnsi"/>
          <w:color w:val="000000"/>
          <w:lang w:val="en-US" w:eastAsia="ca-ES"/>
        </w:rPr>
        <w:t>MCMC</w:t>
      </w:r>
      <w:r w:rsidR="00576B72" w:rsidRPr="00B45EA5">
        <w:rPr>
          <w:rFonts w:eastAsia="Times New Roman" w:cstheme="minorHAnsi"/>
          <w:color w:val="000000"/>
          <w:lang w:val="en-US" w:eastAsia="ca-ES"/>
        </w:rPr>
        <w:t>glmm</w:t>
      </w:r>
      <w:proofErr w:type="spellEnd"/>
      <w:r w:rsidR="00576B72" w:rsidRPr="00B45EA5">
        <w:rPr>
          <w:rFonts w:eastAsia="Times New Roman" w:cstheme="minorHAnsi"/>
          <w:color w:val="000000"/>
          <w:lang w:val="en-US" w:eastAsia="ca-ES"/>
        </w:rPr>
        <w:t>)</w:t>
      </w:r>
      <w:r w:rsidR="00230354" w:rsidRPr="00B45EA5">
        <w:rPr>
          <w:rFonts w:eastAsia="Times New Roman" w:cstheme="minorHAnsi"/>
          <w:color w:val="000000"/>
          <w:lang w:val="en-US" w:eastAsia="ca-ES"/>
        </w:rPr>
        <w:t xml:space="preserve"> </w:t>
      </w:r>
      <w:r w:rsidRPr="00B45EA5">
        <w:rPr>
          <w:rFonts w:eastAsia="Times New Roman" w:cstheme="minorHAnsi"/>
          <w:color w:val="000000"/>
          <w:lang w:val="en-US" w:eastAsia="ca-ES"/>
        </w:rPr>
        <w:t xml:space="preserve">with Bayesian estimation </w:t>
      </w:r>
      <w:r w:rsidR="00E32E91" w:rsidRPr="00B45EA5">
        <w:rPr>
          <w:rFonts w:eastAsia="Times New Roman" w:cstheme="minorHAnsi"/>
          <w:color w:val="000000"/>
          <w:lang w:val="en-US" w:eastAsia="ca-ES"/>
        </w:rPr>
        <w:t>using the R package MCMC</w:t>
      </w:r>
      <w:r w:rsidR="00205BEE" w:rsidRPr="00B45EA5">
        <w:rPr>
          <w:rFonts w:eastAsia="Times New Roman" w:cstheme="minorHAnsi"/>
          <w:color w:val="000000"/>
          <w:sz w:val="14"/>
          <w:szCs w:val="14"/>
          <w:lang w:val="en-US" w:eastAsia="ca-ES"/>
        </w:rPr>
        <w:t>GLMM</w:t>
      </w:r>
      <w:r w:rsidR="00205BEE" w:rsidRPr="00B45EA5">
        <w:rPr>
          <w:rFonts w:eastAsia="Times New Roman" w:cstheme="minorHAnsi"/>
          <w:color w:val="000000"/>
          <w:lang w:val="en-US" w:eastAsia="ca-ES"/>
        </w:rPr>
        <w:t xml:space="preserve"> </w:t>
      </w:r>
      <w:r w:rsidR="0081444B" w:rsidRPr="00B45EA5">
        <w:rPr>
          <w:rFonts w:eastAsia="Times New Roman" w:cstheme="minorHAnsi"/>
          <w:color w:val="000000"/>
          <w:lang w:val="en-US" w:eastAsia="ca-ES"/>
        </w:rPr>
        <w:fldChar w:fldCharType="begin" w:fldLock="1"/>
      </w:r>
      <w:r w:rsidR="0081444B" w:rsidRPr="00B45EA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B45EA5">
        <w:rPr>
          <w:rFonts w:eastAsia="Times New Roman" w:cstheme="minorHAnsi"/>
          <w:color w:val="000000"/>
          <w:lang w:val="en-US" w:eastAsia="ca-ES"/>
        </w:rPr>
        <w:fldChar w:fldCharType="separate"/>
      </w:r>
      <w:r w:rsidR="0081444B" w:rsidRPr="00B45EA5">
        <w:rPr>
          <w:rFonts w:eastAsia="Times New Roman" w:cstheme="minorHAnsi"/>
          <w:noProof/>
          <w:color w:val="000000"/>
          <w:lang w:val="en-US" w:eastAsia="ca-ES"/>
        </w:rPr>
        <w:t>(Hadfield, 2010)</w:t>
      </w:r>
      <w:r w:rsidR="0081444B" w:rsidRPr="00B45EA5">
        <w:rPr>
          <w:rFonts w:eastAsia="Times New Roman" w:cstheme="minorHAnsi"/>
          <w:color w:val="000000"/>
          <w:lang w:val="en-US" w:eastAsia="ca-ES"/>
        </w:rPr>
        <w:fldChar w:fldCharType="end"/>
      </w:r>
      <w:r w:rsidR="0081444B" w:rsidRPr="00B45EA5">
        <w:rPr>
          <w:rFonts w:eastAsia="Times New Roman" w:cstheme="minorHAnsi"/>
          <w:color w:val="000000"/>
          <w:lang w:val="en-US" w:eastAsia="ca-ES"/>
        </w:rPr>
        <w:t xml:space="preserve">. </w:t>
      </w:r>
      <w:r w:rsidR="00E915C0" w:rsidRPr="00B45EA5">
        <w:rPr>
          <w:rFonts w:eastAsia="Times New Roman" w:cstheme="minorHAnsi"/>
          <w:color w:val="000000"/>
          <w:lang w:val="en-US" w:eastAsia="ca-ES"/>
        </w:rPr>
        <w:t xml:space="preserve">To model germination timing </w:t>
      </w:r>
      <w:r w:rsidR="00C0778B" w:rsidRPr="00B45EA5">
        <w:rPr>
          <w:rFonts w:eastAsia="Times New Roman" w:cstheme="minorHAnsi"/>
          <w:color w:val="000000"/>
          <w:lang w:val="en-US" w:eastAsia="ca-ES"/>
        </w:rPr>
        <w:t>traits,</w:t>
      </w:r>
      <w:r w:rsidR="00E915C0" w:rsidRPr="00B45EA5">
        <w:rPr>
          <w:rFonts w:eastAsia="Times New Roman" w:cstheme="minorHAnsi"/>
          <w:color w:val="000000"/>
          <w:lang w:val="en-US" w:eastAsia="ca-ES"/>
        </w:rPr>
        <w:t xml:space="preserve"> </w:t>
      </w:r>
      <w:r w:rsidR="00320647" w:rsidRPr="00B45EA5">
        <w:rPr>
          <w:rFonts w:eastAsia="Times New Roman" w:cstheme="minorHAnsi"/>
          <w:color w:val="000000"/>
          <w:lang w:val="en-US" w:eastAsia="ca-ES"/>
        </w:rPr>
        <w:t xml:space="preserve">we used binomial </w:t>
      </w:r>
      <w:proofErr w:type="spellStart"/>
      <w:r w:rsidR="00E32E91" w:rsidRPr="00B45EA5">
        <w:rPr>
          <w:rFonts w:eastAsia="Times New Roman" w:cstheme="minorHAnsi"/>
          <w:color w:val="000000"/>
          <w:lang w:val="en-US" w:eastAsia="ca-ES"/>
        </w:rPr>
        <w:t>MCMCglmms</w:t>
      </w:r>
      <w:proofErr w:type="spellEnd"/>
      <w:r w:rsidR="00E32E91" w:rsidRPr="00B45EA5">
        <w:rPr>
          <w:rFonts w:eastAsia="Times New Roman" w:cstheme="minorHAnsi"/>
          <w:color w:val="000000"/>
          <w:lang w:val="en-US" w:eastAsia="ca-ES"/>
        </w:rPr>
        <w:t xml:space="preserve"> (family = multinomial2)</w:t>
      </w:r>
      <w:r w:rsidR="00031C99" w:rsidRPr="00B45EA5">
        <w:rPr>
          <w:rFonts w:eastAsia="Times New Roman" w:cstheme="minorHAnsi"/>
          <w:color w:val="000000"/>
          <w:lang w:val="en-US" w:eastAsia="ca-ES"/>
        </w:rPr>
        <w:t xml:space="preserve"> while </w:t>
      </w:r>
      <w:r w:rsidR="00C0778B" w:rsidRPr="00B45EA5">
        <w:rPr>
          <w:rFonts w:eastAsia="Times New Roman" w:cstheme="minorHAnsi"/>
          <w:color w:val="000000"/>
          <w:lang w:val="en-US" w:eastAsia="ca-ES"/>
        </w:rPr>
        <w:t>for t</w:t>
      </w:r>
      <w:r w:rsidR="00974172" w:rsidRPr="00B45EA5">
        <w:rPr>
          <w:rFonts w:eastAsia="Times New Roman" w:cstheme="minorHAnsi"/>
          <w:color w:val="000000"/>
          <w:lang w:val="en-US" w:eastAsia="ca-ES"/>
        </w:rPr>
        <w:t>ime to reach 50% germination (t</w:t>
      </w:r>
      <w:r w:rsidR="00C0778B" w:rsidRPr="00B45EA5">
        <w:rPr>
          <w:rFonts w:eastAsia="Times New Roman" w:cstheme="minorHAnsi"/>
          <w:color w:val="000000"/>
          <w:lang w:val="en-US" w:eastAsia="ca-ES"/>
        </w:rPr>
        <w:t>50</w:t>
      </w:r>
      <w:r w:rsidR="00974172" w:rsidRPr="00B45EA5">
        <w:rPr>
          <w:rFonts w:eastAsia="Times New Roman" w:cstheme="minorHAnsi"/>
          <w:color w:val="000000"/>
          <w:lang w:val="en-US" w:eastAsia="ca-ES"/>
        </w:rPr>
        <w:t>)</w:t>
      </w:r>
      <w:r w:rsidR="00C0778B" w:rsidRPr="00B45EA5">
        <w:rPr>
          <w:rFonts w:eastAsia="Times New Roman" w:cstheme="minorHAnsi"/>
          <w:color w:val="000000"/>
          <w:lang w:val="en-US" w:eastAsia="ca-ES"/>
        </w:rPr>
        <w:t xml:space="preserve"> and environmental heat sum</w:t>
      </w:r>
      <w:r w:rsidR="006506C8" w:rsidRPr="00B45EA5">
        <w:rPr>
          <w:rFonts w:eastAsia="Times New Roman" w:cstheme="minorHAnsi"/>
          <w:color w:val="000000"/>
          <w:lang w:val="en-US" w:eastAsia="ca-ES"/>
        </w:rPr>
        <w:t xml:space="preserve"> traits</w:t>
      </w:r>
      <w:r w:rsidR="00C0778B" w:rsidRPr="00B45EA5">
        <w:rPr>
          <w:rFonts w:eastAsia="Times New Roman" w:cstheme="minorHAnsi"/>
          <w:color w:val="000000"/>
          <w:lang w:val="en-US" w:eastAsia="ca-ES"/>
        </w:rPr>
        <w:t xml:space="preserve"> </w:t>
      </w:r>
      <w:r w:rsidR="00031C99" w:rsidRPr="00B45EA5">
        <w:rPr>
          <w:rFonts w:eastAsia="Times New Roman" w:cstheme="minorHAnsi"/>
          <w:color w:val="000000"/>
          <w:lang w:val="en-US" w:eastAsia="ca-ES"/>
        </w:rPr>
        <w:t xml:space="preserve">we </w:t>
      </w:r>
      <w:r w:rsidR="00254FAC" w:rsidRPr="00B45EA5">
        <w:rPr>
          <w:rFonts w:eastAsia="Times New Roman" w:cstheme="minorHAnsi"/>
          <w:color w:val="000000"/>
          <w:lang w:val="en-US" w:eastAsia="ca-ES"/>
        </w:rPr>
        <w:t xml:space="preserve">scaled the </w:t>
      </w:r>
      <w:r w:rsidR="006506C8" w:rsidRPr="00B45EA5">
        <w:rPr>
          <w:rFonts w:eastAsia="Times New Roman" w:cstheme="minorHAnsi"/>
          <w:color w:val="000000"/>
          <w:lang w:val="en-US" w:eastAsia="ca-ES"/>
        </w:rPr>
        <w:t>values</w:t>
      </w:r>
      <w:r w:rsidR="00254FAC" w:rsidRPr="00B45EA5">
        <w:rPr>
          <w:rFonts w:eastAsia="Times New Roman" w:cstheme="minorHAnsi"/>
          <w:color w:val="000000"/>
          <w:lang w:val="en-US" w:eastAsia="ca-ES"/>
        </w:rPr>
        <w:t xml:space="preserve"> and </w:t>
      </w:r>
      <w:r w:rsidR="00031C99" w:rsidRPr="00B45EA5">
        <w:rPr>
          <w:rFonts w:eastAsia="Times New Roman" w:cstheme="minorHAnsi"/>
          <w:color w:val="000000"/>
          <w:lang w:val="en-US" w:eastAsia="ca-ES"/>
        </w:rPr>
        <w:t>used gaussian</w:t>
      </w:r>
      <w:r w:rsidR="00A33380" w:rsidRPr="00B45EA5">
        <w:rPr>
          <w:rFonts w:eastAsia="Times New Roman" w:cstheme="minorHAnsi"/>
          <w:color w:val="000000"/>
          <w:lang w:val="en-US" w:eastAsia="ca-ES"/>
        </w:rPr>
        <w:t xml:space="preserve"> </w:t>
      </w:r>
      <w:proofErr w:type="spellStart"/>
      <w:r w:rsidR="00031C99" w:rsidRPr="00B45EA5">
        <w:rPr>
          <w:rFonts w:eastAsia="Times New Roman" w:cstheme="minorHAnsi"/>
          <w:color w:val="000000"/>
          <w:lang w:val="en-US" w:eastAsia="ca-ES"/>
        </w:rPr>
        <w:t>MCMCglmms</w:t>
      </w:r>
      <w:proofErr w:type="spellEnd"/>
      <w:r w:rsidR="00A33380" w:rsidRPr="00B45EA5">
        <w:rPr>
          <w:rFonts w:eastAsia="Times New Roman" w:cstheme="minorHAnsi"/>
          <w:color w:val="000000"/>
          <w:lang w:val="en-US" w:eastAsia="ca-ES"/>
        </w:rPr>
        <w:t xml:space="preserve"> (family = gaussian)</w:t>
      </w:r>
      <w:r w:rsidR="00C0778B" w:rsidRPr="00B45EA5">
        <w:rPr>
          <w:rFonts w:eastAsia="Times New Roman" w:cstheme="minorHAnsi"/>
          <w:color w:val="000000"/>
          <w:lang w:val="en-US" w:eastAsia="ca-ES"/>
        </w:rPr>
        <w:t xml:space="preserve"> (see table </w:t>
      </w:r>
      <w:r w:rsidR="00E6489B" w:rsidRPr="00B45EA5">
        <w:rPr>
          <w:rFonts w:eastAsia="Times New Roman" w:cstheme="minorHAnsi"/>
          <w:color w:val="000000"/>
          <w:lang w:val="en-US" w:eastAsia="ca-ES"/>
        </w:rPr>
        <w:t>2</w:t>
      </w:r>
      <w:r w:rsidR="00C0778B" w:rsidRPr="00B45EA5">
        <w:rPr>
          <w:rFonts w:eastAsia="Times New Roman" w:cstheme="minorHAnsi"/>
          <w:color w:val="000000"/>
          <w:lang w:val="en-US" w:eastAsia="ca-ES"/>
        </w:rPr>
        <w:t xml:space="preserve"> for details)</w:t>
      </w:r>
      <w:r w:rsidR="00031C99" w:rsidRPr="00B45EA5">
        <w:rPr>
          <w:rFonts w:eastAsia="Times New Roman" w:cstheme="minorHAnsi"/>
          <w:color w:val="000000"/>
          <w:lang w:val="en-US" w:eastAsia="ca-ES"/>
        </w:rPr>
        <w:t>.</w:t>
      </w:r>
      <w:r w:rsidR="00E32E91" w:rsidRPr="00B45EA5">
        <w:rPr>
          <w:rFonts w:eastAsia="Times New Roman" w:cstheme="minorHAnsi"/>
          <w:color w:val="000000"/>
          <w:lang w:val="en-US" w:eastAsia="ca-ES"/>
        </w:rPr>
        <w:t xml:space="preserve"> </w:t>
      </w:r>
      <w:r w:rsidR="002C6FD7" w:rsidRPr="002B5733">
        <w:rPr>
          <w:rFonts w:eastAsia="Times New Roman" w:cstheme="minorHAnsi"/>
          <w:color w:val="000000"/>
          <w:highlight w:val="yellow"/>
          <w:lang w:val="en-US" w:eastAsia="ca-ES"/>
        </w:rPr>
        <w:t>To</w:t>
      </w:r>
      <w:r w:rsidR="00AB420C" w:rsidRPr="002B5733">
        <w:rPr>
          <w:rFonts w:eastAsia="Times New Roman" w:cstheme="minorHAnsi"/>
          <w:color w:val="000000"/>
          <w:highlight w:val="yellow"/>
          <w:lang w:val="en-US" w:eastAsia="ca-ES"/>
        </w:rPr>
        <w:t xml:space="preserve"> calculate t50</w:t>
      </w:r>
      <w:r w:rsidR="00666A4B" w:rsidRPr="002B5733">
        <w:rPr>
          <w:rFonts w:eastAsia="Times New Roman" w:cstheme="minorHAnsi"/>
          <w:color w:val="000000"/>
          <w:highlight w:val="yellow"/>
          <w:lang w:val="en-US" w:eastAsia="ca-ES"/>
        </w:rPr>
        <w:t xml:space="preserve"> </w:t>
      </w:r>
      <w:r w:rsidR="00AC1722">
        <w:rPr>
          <w:rFonts w:eastAsia="Times New Roman" w:cstheme="minorHAnsi"/>
          <w:color w:val="000000"/>
          <w:highlight w:val="yellow"/>
          <w:lang w:val="en-US" w:eastAsia="ca-ES"/>
        </w:rPr>
        <w:t xml:space="preserve">trait </w:t>
      </w:r>
      <w:r w:rsidR="00666A4B" w:rsidRPr="002B5733">
        <w:rPr>
          <w:rFonts w:eastAsia="Times New Roman" w:cstheme="minorHAnsi"/>
          <w:color w:val="000000"/>
          <w:highlight w:val="yellow"/>
          <w:lang w:val="en-US" w:eastAsia="ca-ES"/>
        </w:rPr>
        <w:t>in days</w:t>
      </w:r>
      <w:r w:rsidR="00DE56E4" w:rsidRPr="002B5733">
        <w:rPr>
          <w:rFonts w:eastAsia="Times New Roman" w:cstheme="minorHAnsi"/>
          <w:color w:val="000000"/>
          <w:highlight w:val="yellow"/>
          <w:lang w:val="en-US" w:eastAsia="ca-ES"/>
        </w:rPr>
        <w:t xml:space="preserve">, </w:t>
      </w:r>
      <w:r w:rsidR="00974172" w:rsidRPr="002B5733">
        <w:rPr>
          <w:rFonts w:eastAsia="Times New Roman" w:cstheme="minorHAnsi"/>
          <w:color w:val="000000"/>
          <w:highlight w:val="yellow"/>
          <w:lang w:val="en-US" w:eastAsia="ca-ES"/>
        </w:rPr>
        <w:t>we</w:t>
      </w:r>
      <w:r w:rsidR="00AA3F40" w:rsidRPr="002B5733">
        <w:rPr>
          <w:rFonts w:eastAsia="Times New Roman" w:cstheme="minorHAnsi"/>
          <w:color w:val="000000"/>
          <w:highlight w:val="yellow"/>
          <w:lang w:val="en-US" w:eastAsia="ca-ES"/>
        </w:rPr>
        <w:t xml:space="preserve"> fit</w:t>
      </w:r>
      <w:r w:rsidR="00974172" w:rsidRPr="002B5733">
        <w:rPr>
          <w:rFonts w:eastAsia="Times New Roman" w:cstheme="minorHAnsi"/>
          <w:color w:val="000000"/>
          <w:highlight w:val="yellow"/>
          <w:lang w:val="en-US" w:eastAsia="ca-ES"/>
        </w:rPr>
        <w:t>ted</w:t>
      </w:r>
      <w:r w:rsidR="00AA3F40" w:rsidRPr="002B5733">
        <w:rPr>
          <w:rFonts w:eastAsia="Times New Roman" w:cstheme="minorHAnsi"/>
          <w:color w:val="000000"/>
          <w:highlight w:val="yellow"/>
          <w:lang w:val="en-US" w:eastAsia="ca-ES"/>
        </w:rPr>
        <w:t xml:space="preserve"> a linear model between the two </w:t>
      </w:r>
      <w:r w:rsidR="00232EE7">
        <w:rPr>
          <w:rFonts w:eastAsia="Times New Roman" w:cstheme="minorHAnsi"/>
          <w:color w:val="000000"/>
          <w:highlight w:val="yellow"/>
          <w:lang w:val="en-US" w:eastAsia="ca-ES"/>
        </w:rPr>
        <w:t>scores</w:t>
      </w:r>
      <w:r w:rsidR="00232EE7" w:rsidRPr="002B5733">
        <w:rPr>
          <w:rFonts w:eastAsia="Times New Roman" w:cstheme="minorHAnsi"/>
          <w:color w:val="000000"/>
          <w:highlight w:val="yellow"/>
          <w:lang w:val="en-US" w:eastAsia="ca-ES"/>
        </w:rPr>
        <w:t xml:space="preserve"> </w:t>
      </w:r>
      <w:r w:rsidR="00E6489B" w:rsidRPr="002B5733">
        <w:rPr>
          <w:rFonts w:eastAsia="Times New Roman" w:cstheme="minorHAnsi"/>
          <w:color w:val="000000"/>
          <w:highlight w:val="yellow"/>
          <w:lang w:val="en-US" w:eastAsia="ca-ES"/>
        </w:rPr>
        <w:t xml:space="preserve">dates </w:t>
      </w:r>
      <w:r w:rsidR="00F761BD" w:rsidRPr="002B5733">
        <w:rPr>
          <w:rFonts w:eastAsia="Times New Roman" w:cstheme="minorHAnsi"/>
          <w:color w:val="000000"/>
          <w:highlight w:val="yellow"/>
          <w:lang w:val="en-US" w:eastAsia="ca-ES"/>
        </w:rPr>
        <w:t>before and after reaching 50% germinatio</w:t>
      </w:r>
      <w:r w:rsidR="00C50505">
        <w:rPr>
          <w:rFonts w:eastAsia="Times New Roman" w:cstheme="minorHAnsi"/>
          <w:color w:val="000000"/>
          <w:highlight w:val="yellow"/>
          <w:lang w:val="en-US" w:eastAsia="ca-ES"/>
        </w:rPr>
        <w:t>n</w:t>
      </w:r>
      <w:r w:rsidR="00666D95">
        <w:rPr>
          <w:rFonts w:eastAsia="Times New Roman" w:cstheme="minorHAnsi"/>
          <w:color w:val="000000"/>
          <w:highlight w:val="yellow"/>
          <w:lang w:val="en-US" w:eastAsia="ca-ES"/>
        </w:rPr>
        <w:t xml:space="preserve"> (1 week apart)</w:t>
      </w:r>
      <w:r w:rsidR="00CA1FD7">
        <w:rPr>
          <w:rFonts w:eastAsia="Times New Roman" w:cstheme="minorHAnsi"/>
          <w:color w:val="000000"/>
          <w:highlight w:val="yellow"/>
          <w:lang w:val="en-US" w:eastAsia="ca-ES"/>
        </w:rPr>
        <w:t xml:space="preserve"> </w:t>
      </w:r>
      <w:r w:rsidR="009E0037">
        <w:rPr>
          <w:rFonts w:eastAsia="Times New Roman" w:cstheme="minorHAnsi"/>
          <w:color w:val="000000"/>
          <w:highlight w:val="yellow"/>
          <w:lang w:val="en-US" w:eastAsia="ca-ES"/>
        </w:rPr>
        <w:t xml:space="preserve">to model </w:t>
      </w:r>
      <w:r w:rsidR="00C50505">
        <w:rPr>
          <w:rFonts w:eastAsia="Times New Roman" w:cstheme="minorHAnsi"/>
          <w:color w:val="000000"/>
          <w:highlight w:val="yellow"/>
          <w:lang w:val="en-US" w:eastAsia="ca-ES"/>
        </w:rPr>
        <w:t xml:space="preserve">the </w:t>
      </w:r>
      <w:r w:rsidR="00BF2766">
        <w:rPr>
          <w:rFonts w:eastAsia="Times New Roman" w:cstheme="minorHAnsi"/>
          <w:color w:val="000000"/>
          <w:highlight w:val="yellow"/>
          <w:lang w:val="en-US" w:eastAsia="ca-ES"/>
        </w:rPr>
        <w:t>exact da</w:t>
      </w:r>
      <w:r w:rsidR="008D1F1B">
        <w:rPr>
          <w:rFonts w:eastAsia="Times New Roman" w:cstheme="minorHAnsi"/>
          <w:color w:val="000000"/>
          <w:highlight w:val="yellow"/>
          <w:lang w:val="en-US" w:eastAsia="ca-ES"/>
        </w:rPr>
        <w:t>te</w:t>
      </w:r>
      <w:r w:rsidR="00BF2766">
        <w:rPr>
          <w:rFonts w:eastAsia="Times New Roman" w:cstheme="minorHAnsi"/>
          <w:color w:val="000000"/>
          <w:highlight w:val="yellow"/>
          <w:lang w:val="en-US" w:eastAsia="ca-ES"/>
        </w:rPr>
        <w:t xml:space="preserve"> </w:t>
      </w:r>
      <w:r w:rsidR="002B0247" w:rsidRPr="002B5733">
        <w:rPr>
          <w:rFonts w:eastAsia="Times New Roman" w:cstheme="minorHAnsi"/>
          <w:color w:val="000000"/>
          <w:highlight w:val="yellow"/>
          <w:lang w:val="en-US" w:eastAsia="ca-ES"/>
        </w:rPr>
        <w:t xml:space="preserve">and then </w:t>
      </w:r>
      <w:r w:rsidR="008D1F1B">
        <w:rPr>
          <w:rFonts w:eastAsia="Times New Roman" w:cstheme="minorHAnsi"/>
          <w:color w:val="000000"/>
          <w:highlight w:val="yellow"/>
          <w:lang w:val="en-US" w:eastAsia="ca-ES"/>
        </w:rPr>
        <w:t>count number days</w:t>
      </w:r>
      <w:r w:rsidR="00AA7791" w:rsidRPr="002B5733">
        <w:rPr>
          <w:rFonts w:eastAsia="Times New Roman" w:cstheme="minorHAnsi"/>
          <w:color w:val="000000"/>
          <w:highlight w:val="yellow"/>
          <w:lang w:val="en-US" w:eastAsia="ca-ES"/>
        </w:rPr>
        <w:t xml:space="preserve"> from sowin</w:t>
      </w:r>
      <w:r w:rsidR="007B3DF9">
        <w:rPr>
          <w:rFonts w:eastAsia="Times New Roman" w:cstheme="minorHAnsi"/>
          <w:color w:val="000000"/>
          <w:highlight w:val="yellow"/>
          <w:lang w:val="en-US" w:eastAsia="ca-ES"/>
        </w:rPr>
        <w:t>g</w:t>
      </w:r>
      <w:r w:rsidR="00804F76" w:rsidRPr="002B5733">
        <w:rPr>
          <w:rFonts w:eastAsia="Times New Roman" w:cstheme="minorHAnsi"/>
          <w:color w:val="000000"/>
          <w:highlight w:val="yellow"/>
          <w:lang w:val="en-US" w:eastAsia="ca-ES"/>
        </w:rPr>
        <w:t>.</w:t>
      </w:r>
      <w:r w:rsidR="00804F76" w:rsidRPr="00B45EA5">
        <w:rPr>
          <w:rFonts w:eastAsia="Times New Roman" w:cstheme="minorHAnsi"/>
          <w:color w:val="000000"/>
          <w:lang w:val="en-US" w:eastAsia="ca-ES"/>
        </w:rPr>
        <w:t xml:space="preserve"> Environmental heat sum was calculat</w:t>
      </w:r>
      <w:r w:rsidR="007B3DF9">
        <w:rPr>
          <w:rFonts w:eastAsia="Times New Roman" w:cstheme="minorHAnsi"/>
          <w:color w:val="000000"/>
          <w:lang w:val="en-US" w:eastAsia="ca-ES"/>
        </w:rPr>
        <w:t>ed</w:t>
      </w:r>
      <w:r w:rsidR="00804F76" w:rsidRPr="00B45EA5">
        <w:rPr>
          <w:rFonts w:eastAsia="Times New Roman" w:cstheme="minorHAnsi"/>
          <w:color w:val="000000"/>
          <w:lang w:val="en-US" w:eastAsia="ca-ES"/>
        </w:rPr>
        <w:t xml:space="preserve"> summing </w:t>
      </w:r>
      <w:r w:rsidR="000032D9" w:rsidRPr="00B45EA5">
        <w:rPr>
          <w:rFonts w:eastAsia="Times New Roman" w:cstheme="minorHAnsi"/>
          <w:color w:val="000000"/>
          <w:lang w:val="en-US" w:eastAsia="ca-ES"/>
        </w:rPr>
        <w:t>the degrees experienced (considering daily mean temperature) from sowing</w:t>
      </w:r>
      <w:r w:rsidR="001F39C7" w:rsidRPr="00B45EA5">
        <w:rPr>
          <w:rFonts w:eastAsia="Times New Roman" w:cstheme="minorHAnsi"/>
          <w:color w:val="000000"/>
          <w:lang w:val="en-US" w:eastAsia="ca-ES"/>
        </w:rPr>
        <w:t xml:space="preserve"> date</w:t>
      </w:r>
      <w:r w:rsidR="000032D9" w:rsidRPr="00B45EA5">
        <w:rPr>
          <w:rFonts w:eastAsia="Times New Roman" w:cstheme="minorHAnsi"/>
          <w:color w:val="000000"/>
          <w:lang w:val="en-US" w:eastAsia="ca-ES"/>
        </w:rPr>
        <w:t xml:space="preserve"> to t50</w:t>
      </w:r>
      <w:r w:rsidR="001F39C7" w:rsidRPr="00B45EA5">
        <w:rPr>
          <w:rFonts w:eastAsia="Times New Roman" w:cstheme="minorHAnsi"/>
          <w:color w:val="000000"/>
          <w:lang w:val="en-US" w:eastAsia="ca-ES"/>
        </w:rPr>
        <w:t xml:space="preserve"> date</w:t>
      </w:r>
      <w:r w:rsidR="00A62FA4" w:rsidRPr="00B45EA5">
        <w:rPr>
          <w:rFonts w:eastAsia="Times New Roman" w:cstheme="minorHAnsi"/>
          <w:color w:val="000000"/>
          <w:lang w:val="en-US" w:eastAsia="ca-ES"/>
        </w:rPr>
        <w:t xml:space="preserve"> </w:t>
      </w:r>
      <w:r w:rsidR="000032D9" w:rsidRPr="00B45EA5">
        <w:rPr>
          <w:rFonts w:eastAsia="Times New Roman" w:cstheme="minorHAnsi"/>
          <w:color w:val="000000"/>
          <w:lang w:val="en-US" w:eastAsia="ca-ES"/>
        </w:rPr>
        <w:t>for each</w:t>
      </w:r>
      <w:r w:rsidR="001F39C7"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petri</w:t>
      </w:r>
      <w:r w:rsidR="000C6EEE"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dish</w:t>
      </w:r>
      <w:r w:rsidR="000032D9" w:rsidRPr="00B45EA5">
        <w:rPr>
          <w:rFonts w:eastAsia="Times New Roman" w:cstheme="minorHAnsi"/>
          <w:color w:val="000000"/>
          <w:lang w:val="en-US" w:eastAsia="ca-ES"/>
        </w:rPr>
        <w:t>.</w:t>
      </w:r>
    </w:p>
    <w:p w14:paraId="75248957" w14:textId="77F1D484" w:rsidR="00ED167A" w:rsidRDefault="00A91812" w:rsidP="00A075C7">
      <w:pPr>
        <w:shd w:val="clear" w:color="auto" w:fill="FFFFFF"/>
        <w:spacing w:line="360" w:lineRule="auto"/>
        <w:jc w:val="both"/>
        <w:textAlignment w:val="baseline"/>
        <w:rPr>
          <w:rFonts w:eastAsia="Times New Roman" w:cstheme="minorHAnsi"/>
          <w:color w:val="000000"/>
          <w:lang w:eastAsia="ca-ES"/>
        </w:rPr>
      </w:pPr>
      <w:del w:id="63" w:author="FRANCISCO DE BORJA JIMENEZ-ALFARO GONZALEZ" w:date="2023-08-02T12:23:00Z">
        <w:r w:rsidRPr="00B45EA5" w:rsidDel="00204618">
          <w:rPr>
            <w:rFonts w:eastAsia="Times New Roman" w:cstheme="minorHAnsi"/>
            <w:color w:val="000000"/>
            <w:lang w:val="en-US" w:eastAsia="ca-ES"/>
          </w:rPr>
          <w:delText xml:space="preserve">Analysis </w:delText>
        </w:r>
        <w:r w:rsidR="00A33380" w:rsidRPr="00B45EA5" w:rsidDel="00204618">
          <w:rPr>
            <w:rFonts w:eastAsia="Times New Roman" w:cstheme="minorHAnsi"/>
            <w:color w:val="000000"/>
            <w:lang w:val="en-US" w:eastAsia="ca-ES"/>
          </w:rPr>
          <w:delText>w</w:delText>
        </w:r>
        <w:r w:rsidR="00BA60A1" w:rsidDel="00204618">
          <w:rPr>
            <w:rFonts w:eastAsia="Times New Roman" w:cstheme="minorHAnsi"/>
            <w:color w:val="000000"/>
            <w:lang w:val="en-US" w:eastAsia="ca-ES"/>
          </w:rPr>
          <w:delText>as</w:delText>
        </w:r>
        <w:r w:rsidRPr="00B45EA5" w:rsidDel="00204618">
          <w:rPr>
            <w:rFonts w:eastAsia="Times New Roman" w:cstheme="minorHAnsi"/>
            <w:color w:val="000000"/>
            <w:lang w:val="en-US" w:eastAsia="ca-ES"/>
          </w:rPr>
          <w:delText xml:space="preserve"> run separately for</w:delText>
        </w:r>
      </w:del>
      <w:ins w:id="64" w:author="FRANCISCO DE BORJA JIMENEZ-ALFARO GONZALEZ" w:date="2023-08-02T12:23:00Z">
        <w:r w:rsidR="00204618">
          <w:rPr>
            <w:rFonts w:eastAsia="Times New Roman" w:cstheme="minorHAnsi"/>
            <w:color w:val="000000"/>
            <w:lang w:val="en-US" w:eastAsia="ca-ES"/>
          </w:rPr>
          <w:t>For</w:t>
        </w:r>
      </w:ins>
      <w:r w:rsidRPr="00B45EA5">
        <w:rPr>
          <w:rFonts w:eastAsia="Times New Roman" w:cstheme="minorHAnsi"/>
          <w:color w:val="000000"/>
          <w:lang w:val="en-US" w:eastAsia="ca-ES"/>
        </w:rPr>
        <w:t xml:space="preserve"> each community, </w:t>
      </w:r>
      <w:ins w:id="65" w:author="FRANCISCO DE BORJA JIMENEZ-ALFARO GONZALEZ" w:date="2023-08-02T12:23:00Z">
        <w:r w:rsidR="00204618">
          <w:rPr>
            <w:rFonts w:eastAsia="Times New Roman" w:cstheme="minorHAnsi"/>
            <w:color w:val="000000"/>
            <w:lang w:val="en-US" w:eastAsia="ca-ES"/>
          </w:rPr>
          <w:t>we comp</w:t>
        </w:r>
      </w:ins>
      <w:ins w:id="66" w:author="FRANCISCO DE BORJA JIMENEZ-ALFARO GONZALEZ" w:date="2023-08-02T12:24:00Z">
        <w:r w:rsidR="00204618">
          <w:rPr>
            <w:rFonts w:eastAsia="Times New Roman" w:cstheme="minorHAnsi"/>
            <w:color w:val="000000"/>
            <w:lang w:val="en-US" w:eastAsia="ca-ES"/>
          </w:rPr>
          <w:t xml:space="preserve">uted the </w:t>
        </w:r>
      </w:ins>
      <w:r w:rsidR="00CA5FE9" w:rsidRPr="00B45EA5">
        <w:rPr>
          <w:rFonts w:eastAsia="Times New Roman" w:cstheme="minorHAnsi"/>
          <w:color w:val="000000"/>
          <w:lang w:val="en-US" w:eastAsia="ca-ES"/>
        </w:rPr>
        <w:t xml:space="preserve">models </w:t>
      </w:r>
      <w:del w:id="67" w:author="FRANCISCO DE BORJA JIMENEZ-ALFARO GONZALEZ" w:date="2023-08-02T12:24:00Z">
        <w:r w:rsidR="00CA5FE9" w:rsidRPr="00B45EA5" w:rsidDel="00204618">
          <w:rPr>
            <w:rFonts w:eastAsia="Times New Roman" w:cstheme="minorHAnsi"/>
            <w:color w:val="000000"/>
            <w:lang w:val="en-US" w:eastAsia="ca-ES"/>
          </w:rPr>
          <w:delText xml:space="preserve">had </w:delText>
        </w:r>
      </w:del>
      <w:ins w:id="68" w:author="FRANCISCO DE BORJA JIMENEZ-ALFARO GONZALEZ" w:date="2023-08-02T12:24:00Z">
        <w:r w:rsidR="00204618">
          <w:rPr>
            <w:rFonts w:eastAsia="Times New Roman" w:cstheme="minorHAnsi"/>
            <w:color w:val="000000"/>
            <w:lang w:val="en-US" w:eastAsia="ca-ES"/>
          </w:rPr>
          <w:t>with</w:t>
        </w:r>
        <w:r w:rsidR="00204618" w:rsidRPr="00B45EA5">
          <w:rPr>
            <w:rFonts w:eastAsia="Times New Roman" w:cstheme="minorHAnsi"/>
            <w:color w:val="000000"/>
            <w:lang w:val="en-US" w:eastAsia="ca-ES"/>
          </w:rPr>
          <w:t xml:space="preserve"> </w:t>
        </w:r>
      </w:ins>
      <w:r w:rsidRPr="00B45EA5">
        <w:rPr>
          <w:rFonts w:eastAsia="Times New Roman" w:cstheme="minorHAnsi"/>
          <w:color w:val="000000"/>
          <w:lang w:val="en-US" w:eastAsia="ca-ES"/>
        </w:rPr>
        <w:t xml:space="preserve">incubator as </w:t>
      </w:r>
      <w:ins w:id="69" w:author="FRANCISCO DE BORJA JIMENEZ-ALFARO GONZALEZ" w:date="2023-08-02T12:24:00Z">
        <w:r w:rsidR="00204618">
          <w:rPr>
            <w:rFonts w:eastAsia="Times New Roman" w:cstheme="minorHAnsi"/>
            <w:color w:val="000000"/>
            <w:lang w:val="en-US" w:eastAsia="ca-ES"/>
          </w:rPr>
          <w:t xml:space="preserve">a </w:t>
        </w:r>
      </w:ins>
      <w:r w:rsidRPr="00B45EA5">
        <w:rPr>
          <w:rFonts w:eastAsia="Times New Roman" w:cstheme="minorHAnsi"/>
          <w:color w:val="000000"/>
          <w:lang w:val="en-US" w:eastAsia="ca-ES"/>
        </w:rPr>
        <w:t>fixed factor</w:t>
      </w:r>
      <w:ins w:id="70" w:author="FRANCISCO DE BORJA JIMENEZ-ALFARO GONZALEZ" w:date="2023-08-02T12:24:00Z">
        <w:r w:rsidR="00204618">
          <w:rPr>
            <w:rFonts w:eastAsia="Times New Roman" w:cstheme="minorHAnsi"/>
            <w:color w:val="000000"/>
            <w:lang w:val="en-US" w:eastAsia="ca-ES"/>
          </w:rPr>
          <w:t>,</w:t>
        </w:r>
      </w:ins>
      <w:r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while</w:t>
      </w:r>
      <w:r w:rsidR="00BD0CD8"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 xml:space="preserve">phylogeny and </w:t>
      </w:r>
      <w:r w:rsidR="0081444B" w:rsidRPr="00B45EA5">
        <w:rPr>
          <w:rFonts w:eastAsia="Times New Roman" w:cstheme="minorHAnsi"/>
          <w:color w:val="000000"/>
          <w:lang w:val="en-US" w:eastAsia="ca-ES"/>
        </w:rPr>
        <w:t>population</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nested within</w:t>
      </w:r>
      <w:r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species</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were specified </w:t>
      </w:r>
      <w:r w:rsidR="00BD0CD8" w:rsidRPr="00B45EA5">
        <w:rPr>
          <w:rFonts w:eastAsia="Times New Roman" w:cstheme="minorHAnsi"/>
          <w:color w:val="000000"/>
          <w:lang w:val="en-US" w:eastAsia="ca-ES"/>
        </w:rPr>
        <w:t xml:space="preserve">as </w:t>
      </w:r>
      <w:r w:rsidR="00B73435" w:rsidRPr="00B45EA5">
        <w:rPr>
          <w:rFonts w:eastAsia="Times New Roman" w:cstheme="minorHAnsi"/>
          <w:color w:val="000000"/>
          <w:lang w:eastAsia="ca-ES"/>
        </w:rPr>
        <w:t>random</w:t>
      </w:r>
      <w:r w:rsidR="00A250BD" w:rsidRPr="00B45EA5">
        <w:rPr>
          <w:rFonts w:eastAsia="Times New Roman" w:cstheme="minorHAnsi"/>
          <w:color w:val="000000"/>
          <w:lang w:eastAsia="ca-ES"/>
        </w:rPr>
        <w:t xml:space="preserve"> </w:t>
      </w:r>
      <w:r w:rsidR="00BD0CD8" w:rsidRPr="00B45EA5">
        <w:rPr>
          <w:rFonts w:eastAsia="Times New Roman" w:cstheme="minorHAnsi"/>
          <w:color w:val="000000"/>
          <w:lang w:eastAsia="ca-ES"/>
        </w:rPr>
        <w:t>factors</w:t>
      </w:r>
      <w:r w:rsidRPr="00B45EA5">
        <w:rPr>
          <w:rFonts w:eastAsia="Times New Roman" w:cstheme="minorHAnsi"/>
          <w:color w:val="000000"/>
          <w:lang w:eastAsia="ca-ES"/>
        </w:rPr>
        <w:t xml:space="preserve">. </w:t>
      </w:r>
      <w:r w:rsidR="00CA5FE9" w:rsidRPr="00B45EA5">
        <w:rPr>
          <w:rFonts w:eastAsia="Times New Roman" w:cstheme="minorHAnsi"/>
          <w:color w:val="000000"/>
          <w:lang w:eastAsia="ca-ES"/>
        </w:rPr>
        <w:t xml:space="preserve">Phylogeny </w:t>
      </w:r>
      <w:r w:rsidR="00826A74" w:rsidRPr="00B45EA5">
        <w:rPr>
          <w:rFonts w:eastAsia="Times New Roman" w:cstheme="minorHAnsi"/>
          <w:color w:val="000000"/>
          <w:lang w:eastAsia="ca-ES"/>
        </w:rPr>
        <w:t xml:space="preserve">was included using a reconstructed tree for the 54 species, created with </w:t>
      </w:r>
      <w:r w:rsidR="00327481" w:rsidRPr="00B45EA5">
        <w:rPr>
          <w:rFonts w:eastAsia="Times New Roman" w:cstheme="minorHAnsi"/>
          <w:color w:val="000000"/>
          <w:lang w:eastAsia="ca-ES"/>
        </w:rPr>
        <w:t xml:space="preserve">V.PHYLOMAKER R package </w:t>
      </w:r>
      <w:r w:rsidR="0081444B" w:rsidRPr="00B45EA5">
        <w:rPr>
          <w:rFonts w:eastAsia="Times New Roman" w:cstheme="minorHAnsi"/>
          <w:color w:val="000000"/>
          <w:lang w:eastAsia="ca-ES"/>
        </w:rPr>
        <w:fldChar w:fldCharType="begin" w:fldLock="1"/>
      </w:r>
      <w:r w:rsidR="0044479F" w:rsidRPr="00B45EA5">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B45EA5">
        <w:rPr>
          <w:rFonts w:eastAsia="Times New Roman" w:cstheme="minorHAnsi"/>
          <w:color w:val="000000"/>
          <w:lang w:eastAsia="ca-ES"/>
        </w:rPr>
        <w:fldChar w:fldCharType="separate"/>
      </w:r>
      <w:r w:rsidR="0081444B" w:rsidRPr="00B45EA5">
        <w:rPr>
          <w:rFonts w:eastAsia="Times New Roman" w:cstheme="minorHAnsi"/>
          <w:noProof/>
          <w:color w:val="000000"/>
          <w:lang w:eastAsia="ca-ES"/>
        </w:rPr>
        <w:t>(Jin &amp; Qian, 2019)</w:t>
      </w:r>
      <w:r w:rsidR="0081444B" w:rsidRPr="00B45EA5">
        <w:rPr>
          <w:rFonts w:eastAsia="Times New Roman" w:cstheme="minorHAnsi"/>
          <w:color w:val="000000"/>
          <w:lang w:eastAsia="ca-ES"/>
        </w:rPr>
        <w:fldChar w:fldCharType="end"/>
      </w:r>
      <w:r w:rsidR="0081444B" w:rsidRPr="00B45EA5">
        <w:rPr>
          <w:rFonts w:eastAsia="Times New Roman" w:cstheme="minorHAnsi"/>
          <w:color w:val="000000"/>
          <w:lang w:eastAsia="ca-ES"/>
        </w:rPr>
        <w:t xml:space="preserve">. </w:t>
      </w:r>
      <w:r w:rsidR="00767538" w:rsidRPr="00B45EA5">
        <w:rPr>
          <w:rFonts w:eastAsia="Times New Roman" w:cstheme="minorHAnsi"/>
          <w:color w:val="000000"/>
          <w:lang w:eastAsia="ca-ES"/>
        </w:rPr>
        <w:t xml:space="preserve">In all models we used weakly </w:t>
      </w:r>
      <w:r w:rsidR="00767538" w:rsidRPr="00B45EA5">
        <w:rPr>
          <w:rFonts w:eastAsia="Times New Roman" w:cstheme="minorHAnsi"/>
          <w:color w:val="000000"/>
          <w:lang w:eastAsia="ca-ES"/>
        </w:rPr>
        <w:lastRenderedPageBreak/>
        <w:t>informative priors</w:t>
      </w:r>
      <w:r w:rsidR="00DB10B5" w:rsidRPr="00B45EA5">
        <w:rPr>
          <w:rFonts w:eastAsia="Times New Roman" w:cstheme="minorHAnsi"/>
          <w:color w:val="000000"/>
          <w:lang w:eastAsia="ca-ES"/>
        </w:rPr>
        <w:t>, with parameter-expanded priors for the random effects. Each model was run</w:t>
      </w:r>
      <w:r w:rsidR="006D67A5" w:rsidRPr="00B45EA5">
        <w:rPr>
          <w:rFonts w:eastAsia="Times New Roman" w:cstheme="minorHAnsi"/>
          <w:color w:val="000000"/>
          <w:lang w:eastAsia="ca-ES"/>
        </w:rPr>
        <w:t xml:space="preserve"> for </w:t>
      </w:r>
      <w:r w:rsidR="002C4CAC" w:rsidRPr="00B45EA5">
        <w:rPr>
          <w:rFonts w:eastAsia="Times New Roman" w:cstheme="minorHAnsi"/>
          <w:color w:val="000000"/>
          <w:lang w:eastAsia="ca-ES"/>
        </w:rPr>
        <w:t>1 000 000 iterations</w:t>
      </w:r>
      <w:r w:rsidR="006D67A5" w:rsidRPr="00B45EA5">
        <w:rPr>
          <w:rFonts w:eastAsia="Times New Roman" w:cstheme="minorHAnsi"/>
          <w:color w:val="000000"/>
          <w:lang w:eastAsia="ca-ES"/>
        </w:rPr>
        <w:t xml:space="preserve">, </w:t>
      </w:r>
      <w:r w:rsidR="002C4CAC" w:rsidRPr="00B45EA5">
        <w:rPr>
          <w:rFonts w:eastAsia="Times New Roman" w:cstheme="minorHAnsi"/>
          <w:color w:val="000000"/>
          <w:lang w:eastAsia="ca-ES"/>
        </w:rPr>
        <w:t xml:space="preserve">with an initial </w:t>
      </w:r>
      <w:r w:rsidR="007A1C09" w:rsidRPr="00B45EA5">
        <w:rPr>
          <w:rFonts w:eastAsia="Times New Roman" w:cstheme="minorHAnsi"/>
          <w:color w:val="000000"/>
          <w:lang w:eastAsia="ca-ES"/>
        </w:rPr>
        <w:t>burn of</w:t>
      </w:r>
      <w:r w:rsidR="008B5B26" w:rsidRPr="00B45EA5">
        <w:rPr>
          <w:rFonts w:eastAsia="Times New Roman" w:cstheme="minorHAnsi"/>
          <w:color w:val="000000"/>
          <w:lang w:eastAsia="ca-ES"/>
        </w:rPr>
        <w:t xml:space="preserve"> 100 000 and a thin</w:t>
      </w:r>
      <w:r w:rsidR="005255E8" w:rsidRPr="00B45EA5">
        <w:rPr>
          <w:rFonts w:eastAsia="Times New Roman" w:cstheme="minorHAnsi"/>
          <w:color w:val="000000"/>
          <w:lang w:eastAsia="ca-ES"/>
        </w:rPr>
        <w:t>n</w:t>
      </w:r>
      <w:r w:rsidR="008B5B26" w:rsidRPr="00B45EA5">
        <w:rPr>
          <w:rFonts w:eastAsia="Times New Roman" w:cstheme="minorHAnsi"/>
          <w:color w:val="000000"/>
          <w:lang w:eastAsia="ca-ES"/>
        </w:rPr>
        <w:t>ing interval of 100</w:t>
      </w:r>
      <w:r w:rsidR="00B73435">
        <w:rPr>
          <w:rFonts w:eastAsia="Times New Roman" w:cstheme="minorHAnsi"/>
          <w:color w:val="000000"/>
          <w:lang w:eastAsia="ca-ES"/>
        </w:rPr>
        <w:t xml:space="preserve"> (</w:t>
      </w:r>
      <w:r w:rsidR="00B73435" w:rsidRPr="00B73435">
        <w:rPr>
          <w:rFonts w:eastAsia="Times New Roman" w:cstheme="minorHAnsi"/>
          <w:color w:val="000000"/>
          <w:highlight w:val="yellow"/>
          <w:lang w:eastAsia="ca-ES"/>
        </w:rPr>
        <w:t>REF</w:t>
      </w:r>
      <w:r w:rsidR="00B73435">
        <w:rPr>
          <w:rFonts w:eastAsia="Times New Roman" w:cstheme="minorHAnsi"/>
          <w:color w:val="000000"/>
          <w:lang w:eastAsia="ca-ES"/>
        </w:rPr>
        <w:t>?)</w:t>
      </w:r>
      <w:r w:rsidR="008B5B26" w:rsidRPr="00B45EA5">
        <w:rPr>
          <w:rFonts w:eastAsia="Times New Roman" w:cstheme="minorHAnsi"/>
          <w:color w:val="000000"/>
          <w:lang w:eastAsia="ca-ES"/>
        </w:rPr>
        <w:t xml:space="preserve">. </w:t>
      </w:r>
      <w:r w:rsidR="00E05CCB" w:rsidRPr="00B45EA5">
        <w:rPr>
          <w:rFonts w:eastAsia="Times New Roman" w:cstheme="minorHAnsi"/>
          <w:color w:val="000000"/>
          <w:lang w:eastAsia="ca-ES"/>
        </w:rPr>
        <w:t xml:space="preserve">From the </w:t>
      </w:r>
      <w:r w:rsidR="00E05CCB" w:rsidRPr="005C2CD3">
        <w:rPr>
          <w:rFonts w:eastAsia="Times New Roman" w:cstheme="minorHAnsi"/>
          <w:color w:val="000000"/>
          <w:lang w:eastAsia="ca-ES"/>
        </w:rPr>
        <w:t xml:space="preserve">resulting </w:t>
      </w:r>
      <w:r w:rsidR="00E05CCB" w:rsidRPr="005C2CD3">
        <w:rPr>
          <w:rFonts w:eastAsia="Times New Roman" w:cstheme="minorHAnsi"/>
          <w:color w:val="000000"/>
          <w:lang w:eastAsia="ca-ES"/>
        </w:rPr>
        <w:t xml:space="preserve">posterior </w:t>
      </w:r>
      <w:r w:rsidR="00E05CCB" w:rsidRPr="005C2CD3">
        <w:rPr>
          <w:rFonts w:eastAsia="Times New Roman" w:cstheme="minorHAnsi"/>
          <w:color w:val="000000"/>
          <w:lang w:eastAsia="ca-ES"/>
        </w:rPr>
        <w:t>distributions</w:t>
      </w:r>
      <w:r w:rsidR="006225F1" w:rsidRPr="00B45EA5">
        <w:rPr>
          <w:rFonts w:eastAsia="Times New Roman" w:cstheme="minorHAnsi"/>
          <w:color w:val="000000"/>
          <w:lang w:eastAsia="ca-ES"/>
        </w:rPr>
        <w:t xml:space="preserve">, we calculated mean parameter estimates and 95% credible intervals (CI). </w:t>
      </w:r>
      <w:r w:rsidR="002343D1" w:rsidRPr="00B45EA5">
        <w:rPr>
          <w:rFonts w:eastAsia="Times New Roman" w:cstheme="minorHAnsi"/>
          <w:color w:val="000000"/>
          <w:lang w:eastAsia="ca-ES"/>
        </w:rPr>
        <w:t>To estimate phylogenetic signal of seed germination over all variables we used Pagels’s lambda (</w:t>
      </w:r>
      <w:r w:rsidR="00A30796" w:rsidRPr="00B45EA5">
        <w:rPr>
          <w:rFonts w:eastAsia="Times New Roman" w:cstheme="minorHAnsi"/>
          <w:color w:val="000000"/>
          <w:lang w:eastAsia="ca-ES"/>
        </w:rPr>
        <w:t>λ</w:t>
      </w:r>
      <w:r w:rsidR="002343D1" w:rsidRPr="00B45EA5">
        <w:rPr>
          <w:rFonts w:eastAsia="Times New Roman" w:cstheme="minorHAnsi"/>
          <w:color w:val="000000"/>
          <w:lang w:eastAsia="ca-ES"/>
        </w:rPr>
        <w:t xml:space="preserve">) </w:t>
      </w:r>
      <w:r w:rsidR="0044479F" w:rsidRPr="00B45EA5">
        <w:rPr>
          <w:rFonts w:eastAsia="Times New Roman" w:cstheme="minorHAnsi"/>
          <w:color w:val="000000"/>
          <w:lang w:eastAsia="ca-ES"/>
        </w:rPr>
        <w:fldChar w:fldCharType="begin" w:fldLock="1"/>
      </w:r>
      <w:r w:rsidR="00905F3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B45EA5">
        <w:rPr>
          <w:rFonts w:eastAsia="Times New Roman" w:cstheme="minorHAnsi"/>
          <w:color w:val="000000"/>
          <w:lang w:eastAsia="ca-ES"/>
        </w:rPr>
        <w:fldChar w:fldCharType="separate"/>
      </w:r>
      <w:r w:rsidR="0044479F" w:rsidRPr="00B45EA5">
        <w:rPr>
          <w:rFonts w:eastAsia="Times New Roman" w:cstheme="minorHAnsi"/>
          <w:noProof/>
          <w:color w:val="000000"/>
          <w:lang w:eastAsia="ca-ES"/>
        </w:rPr>
        <w:t>(Pagel, 1999)</w:t>
      </w:r>
      <w:r w:rsidR="0044479F" w:rsidRPr="00B45EA5">
        <w:rPr>
          <w:rFonts w:eastAsia="Times New Roman" w:cstheme="minorHAnsi"/>
          <w:color w:val="000000"/>
          <w:lang w:eastAsia="ca-ES"/>
        </w:rPr>
        <w:fldChar w:fldCharType="end"/>
      </w:r>
      <w:r w:rsidR="0044479F"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Additionally, to </w:t>
      </w:r>
      <w:r w:rsidR="00B53D62" w:rsidRPr="00B45EA5">
        <w:rPr>
          <w:rFonts w:eastAsia="Times New Roman" w:cstheme="minorHAnsi"/>
          <w:color w:val="000000"/>
          <w:lang w:eastAsia="ca-ES"/>
        </w:rPr>
        <w:t xml:space="preserve">investigate </w:t>
      </w:r>
      <w:r w:rsidR="00AD5C36" w:rsidRPr="00B45EA5">
        <w:rPr>
          <w:rFonts w:eastAsia="Times New Roman" w:cstheme="minorHAnsi"/>
          <w:color w:val="000000"/>
          <w:lang w:eastAsia="ca-ES"/>
        </w:rPr>
        <w:t xml:space="preserve">the </w:t>
      </w:r>
      <w:r w:rsidR="00EB26C5" w:rsidRPr="00B45EA5">
        <w:rPr>
          <w:rFonts w:eastAsia="Times New Roman" w:cstheme="minorHAnsi"/>
          <w:color w:val="000000"/>
          <w:lang w:eastAsia="ca-ES"/>
        </w:rPr>
        <w:t>patterns</w:t>
      </w:r>
      <w:r w:rsidR="00AD5C36" w:rsidRPr="00B45EA5">
        <w:rPr>
          <w:rFonts w:eastAsia="Times New Roman" w:cstheme="minorHAnsi"/>
          <w:color w:val="000000"/>
          <w:lang w:eastAsia="ca-ES"/>
        </w:rPr>
        <w:t xml:space="preserve"> </w:t>
      </w:r>
      <w:r w:rsidR="00EB26C5" w:rsidRPr="00B45EA5">
        <w:rPr>
          <w:rFonts w:eastAsia="Times New Roman" w:cstheme="minorHAnsi"/>
          <w:color w:val="000000"/>
          <w:lang w:eastAsia="ca-ES"/>
        </w:rPr>
        <w:t>in our study area</w:t>
      </w:r>
      <w:r w:rsidRPr="00B45EA5">
        <w:rPr>
          <w:rFonts w:eastAsia="Times New Roman" w:cstheme="minorHAnsi"/>
          <w:color w:val="000000"/>
          <w:lang w:eastAsia="ca-ES"/>
        </w:rPr>
        <w:t xml:space="preserve"> </w:t>
      </w:r>
      <w:r w:rsidR="00C0778B" w:rsidRPr="00B45EA5">
        <w:rPr>
          <w:rFonts w:eastAsia="Times New Roman" w:cstheme="minorHAnsi"/>
          <w:color w:val="000000"/>
          <w:lang w:eastAsia="ca-ES"/>
        </w:rPr>
        <w:t>we run</w:t>
      </w:r>
      <w:r w:rsidRPr="00B45EA5">
        <w:rPr>
          <w:rFonts w:eastAsia="Times New Roman" w:cstheme="minorHAnsi"/>
          <w:color w:val="000000"/>
          <w:lang w:eastAsia="ca-ES"/>
        </w:rPr>
        <w:t xml:space="preserve"> </w:t>
      </w:r>
      <w:r w:rsidR="00F26E3D" w:rsidRPr="00B45EA5">
        <w:rPr>
          <w:rFonts w:eastAsia="Times New Roman" w:cstheme="minorHAnsi"/>
          <w:color w:val="000000"/>
          <w:lang w:eastAsia="ca-ES"/>
        </w:rPr>
        <w:t xml:space="preserve">a </w:t>
      </w:r>
      <w:r w:rsidRPr="00B45EA5">
        <w:rPr>
          <w:rFonts w:eastAsia="Times New Roman" w:cstheme="minorHAnsi"/>
          <w:color w:val="000000"/>
          <w:lang w:eastAsia="ca-ES"/>
        </w:rPr>
        <w:t>more complex model to include both incubator and community as fixed factors with special interest on their interaction (</w:t>
      </w:r>
      <w:commentRangeStart w:id="71"/>
      <w:r w:rsidRPr="00351087">
        <w:rPr>
          <w:rFonts w:eastAsia="Times New Roman" w:cstheme="minorHAnsi"/>
          <w:color w:val="000000"/>
          <w:highlight w:val="yellow"/>
          <w:lang w:eastAsia="ca-ES"/>
        </w:rPr>
        <w:t>see results in appendix</w:t>
      </w:r>
      <w:r w:rsidR="00AD5C36" w:rsidRPr="00351087">
        <w:rPr>
          <w:rFonts w:eastAsia="Times New Roman" w:cstheme="minorHAnsi"/>
          <w:color w:val="000000"/>
          <w:highlight w:val="yellow"/>
          <w:lang w:eastAsia="ca-ES"/>
        </w:rPr>
        <w:t xml:space="preserve"> table xx</w:t>
      </w:r>
      <w:commentRangeEnd w:id="71"/>
      <w:r w:rsidR="00204618">
        <w:rPr>
          <w:rStyle w:val="Refdecomentario"/>
          <w:rFonts w:ascii="Calibri" w:eastAsia="Calibri" w:hAnsi="Calibri" w:cs="Calibri"/>
        </w:rPr>
        <w:commentReference w:id="71"/>
      </w:r>
      <w:r w:rsidRPr="00B45EA5">
        <w:rPr>
          <w:rFonts w:eastAsia="Times New Roman" w:cstheme="minorHAnsi"/>
          <w:color w:val="000000"/>
          <w:lang w:eastAsia="ca-ES"/>
        </w:rPr>
        <w:t xml:space="preserve">). </w:t>
      </w:r>
    </w:p>
    <w:p w14:paraId="75CB5A25" w14:textId="18C1C411" w:rsidR="007F029D" w:rsidRPr="0056630A" w:rsidRDefault="007F029D" w:rsidP="00A075C7">
      <w:pPr>
        <w:shd w:val="clear" w:color="auto" w:fill="FFFFFF"/>
        <w:spacing w:line="360" w:lineRule="auto"/>
        <w:jc w:val="both"/>
        <w:textAlignment w:val="baseline"/>
        <w:rPr>
          <w:rFonts w:eastAsia="Times New Roman" w:cstheme="minorHAnsi"/>
          <w:color w:val="FF0000"/>
          <w:lang w:eastAsia="ca-ES"/>
        </w:rPr>
      </w:pPr>
      <w:commentRangeStart w:id="72"/>
      <w:r w:rsidRPr="0056630A">
        <w:rPr>
          <w:rFonts w:eastAsia="Times New Roman" w:cstheme="minorHAnsi"/>
          <w:color w:val="FF0000"/>
          <w:lang w:eastAsia="ca-ES"/>
        </w:rPr>
        <w:t xml:space="preserve">ADD synchrony (not significant) </w:t>
      </w:r>
      <w:commentRangeEnd w:id="72"/>
      <w:r w:rsidR="00B83F10">
        <w:rPr>
          <w:rStyle w:val="Refdecomentario"/>
          <w:rFonts w:ascii="Calibri" w:eastAsia="Calibri" w:hAnsi="Calibri" w:cs="Calibri"/>
        </w:rPr>
        <w:commentReference w:id="72"/>
      </w:r>
      <w:r w:rsidRPr="0056630A">
        <w:rPr>
          <w:rFonts w:eastAsia="Times New Roman" w:cstheme="minorHAnsi"/>
          <w:color w:val="FF0000"/>
          <w:lang w:eastAsia="ca-ES"/>
        </w:rPr>
        <w:t>and MGT (not really used for tests but might be useful to quantify the specific rates)</w:t>
      </w:r>
      <w:r w:rsidR="0056630A" w:rsidRPr="0056630A">
        <w:rPr>
          <w:rFonts w:eastAsia="Times New Roman" w:cstheme="minorHAnsi"/>
          <w:color w:val="FF0000"/>
          <w:lang w:eastAsia="ca-ES"/>
        </w:rPr>
        <w:t>???</w:t>
      </w:r>
    </w:p>
    <w:p w14:paraId="04FAAC3D" w14:textId="5BD3AB07" w:rsidR="0014564F" w:rsidRPr="00B25B71" w:rsidRDefault="0014564F" w:rsidP="00245D41">
      <w:pPr>
        <w:pStyle w:val="Ttulo2"/>
      </w:pPr>
      <w:r w:rsidRPr="00B25B71">
        <w:t>3.</w:t>
      </w:r>
      <w:r w:rsidR="003D6011" w:rsidRPr="00B25B71">
        <w:t xml:space="preserve"> </w:t>
      </w:r>
      <w:r w:rsidRPr="00B25B71">
        <w:t>Results</w:t>
      </w:r>
    </w:p>
    <w:p w14:paraId="77BBD8CD" w14:textId="6F13BE25" w:rsidR="001717CA" w:rsidRPr="00B45EA5" w:rsidRDefault="001717CA" w:rsidP="0014564F">
      <w:pPr>
        <w:spacing w:line="360" w:lineRule="auto"/>
        <w:jc w:val="both"/>
        <w:rPr>
          <w:rFonts w:cstheme="minorHAnsi"/>
        </w:rPr>
      </w:pPr>
      <w:commentRangeStart w:id="73"/>
      <w:r w:rsidRPr="00B45EA5">
        <w:rPr>
          <w:rFonts w:cstheme="minorHAnsi"/>
        </w:rPr>
        <w:t>Our study focused on germination phenology across one natural year</w:t>
      </w:r>
      <w:r w:rsidR="003B435B" w:rsidRPr="00B45EA5">
        <w:rPr>
          <w:rFonts w:cstheme="minorHAnsi"/>
        </w:rPr>
        <w:t xml:space="preserve">, with detailed temperatures regimes to mimic </w:t>
      </w:r>
      <w:r w:rsidR="00682F2A">
        <w:rPr>
          <w:rFonts w:cstheme="minorHAnsi"/>
        </w:rPr>
        <w:t xml:space="preserve">extreme </w:t>
      </w:r>
      <w:r w:rsidR="003B435B" w:rsidRPr="00B45EA5">
        <w:rPr>
          <w:rFonts w:cstheme="minorHAnsi"/>
        </w:rPr>
        <w:t>microclimatic natural conditions</w:t>
      </w:r>
      <w:r w:rsidRPr="00B45EA5">
        <w:rPr>
          <w:rFonts w:cstheme="minorHAnsi"/>
        </w:rPr>
        <w:t xml:space="preserve"> </w:t>
      </w:r>
      <w:r w:rsidR="00682F2A">
        <w:rPr>
          <w:rFonts w:cstheme="minorHAnsi"/>
        </w:rPr>
        <w:t>in two alpine</w:t>
      </w:r>
      <w:r w:rsidRPr="00B45EA5">
        <w:rPr>
          <w:rFonts w:cstheme="minorHAnsi"/>
        </w:rPr>
        <w:t xml:space="preserve"> communities </w:t>
      </w:r>
      <w:r w:rsidR="00682F2A">
        <w:rPr>
          <w:rFonts w:cstheme="minorHAnsi"/>
        </w:rPr>
        <w:t>from</w:t>
      </w:r>
      <w:r w:rsidRPr="00B45EA5">
        <w:rPr>
          <w:rFonts w:cstheme="minorHAnsi"/>
        </w:rPr>
        <w:t xml:space="preserve"> the same biogeographical area. </w:t>
      </w:r>
      <w:commentRangeEnd w:id="73"/>
      <w:r w:rsidR="00B83F10">
        <w:rPr>
          <w:rStyle w:val="Refdecomentario"/>
          <w:rFonts w:ascii="Calibri" w:eastAsia="Calibri" w:hAnsi="Calibri" w:cs="Calibri"/>
        </w:rPr>
        <w:commentReference w:id="73"/>
      </w:r>
      <w:commentRangeStart w:id="74"/>
      <w:r w:rsidR="00B934FA">
        <w:rPr>
          <w:rFonts w:cstheme="minorHAnsi"/>
        </w:rPr>
        <w:t>For all the traits w</w:t>
      </w:r>
      <w:r w:rsidR="00836032" w:rsidRPr="00B45EA5">
        <w:rPr>
          <w:rFonts w:cstheme="minorHAnsi"/>
        </w:rPr>
        <w:t xml:space="preserve">e found consistent </w:t>
      </w:r>
      <w:r w:rsidR="00821893">
        <w:rPr>
          <w:rFonts w:cstheme="minorHAnsi"/>
        </w:rPr>
        <w:t xml:space="preserve">germination </w:t>
      </w:r>
      <w:r w:rsidR="00836032" w:rsidRPr="00B45EA5">
        <w:rPr>
          <w:rFonts w:cstheme="minorHAnsi"/>
        </w:rPr>
        <w:t xml:space="preserve">patterns between the two </w:t>
      </w:r>
      <w:r w:rsidR="00821893">
        <w:rPr>
          <w:rFonts w:cstheme="minorHAnsi"/>
        </w:rPr>
        <w:t xml:space="preserve">alpine </w:t>
      </w:r>
      <w:r w:rsidR="00836032" w:rsidRPr="00B45EA5">
        <w:rPr>
          <w:rFonts w:cstheme="minorHAnsi"/>
        </w:rPr>
        <w:t>communities</w:t>
      </w:r>
      <w:r w:rsidR="00226B88">
        <w:rPr>
          <w:rFonts w:cstheme="minorHAnsi"/>
        </w:rPr>
        <w:t xml:space="preserve">, </w:t>
      </w:r>
      <w:r w:rsidR="00B934FA">
        <w:rPr>
          <w:rFonts w:cstheme="minorHAnsi"/>
        </w:rPr>
        <w:t>however</w:t>
      </w:r>
      <w:r w:rsidR="001A1F88">
        <w:rPr>
          <w:rFonts w:cstheme="minorHAnsi"/>
        </w:rPr>
        <w:t xml:space="preserve"> </w:t>
      </w:r>
      <w:r w:rsidR="00226B88">
        <w:rPr>
          <w:rFonts w:cstheme="minorHAnsi"/>
        </w:rPr>
        <w:t xml:space="preserve">we also observed </w:t>
      </w:r>
      <w:r w:rsidR="00843075">
        <w:rPr>
          <w:rFonts w:cstheme="minorHAnsi"/>
        </w:rPr>
        <w:t xml:space="preserve">differences in </w:t>
      </w:r>
      <w:r w:rsidR="00B934FA">
        <w:rPr>
          <w:rFonts w:cstheme="minorHAnsi"/>
        </w:rPr>
        <w:t xml:space="preserve">the </w:t>
      </w:r>
      <w:r w:rsidR="00843075">
        <w:rPr>
          <w:rFonts w:cstheme="minorHAnsi"/>
        </w:rPr>
        <w:t xml:space="preserve">effect sizes </w:t>
      </w:r>
      <w:r w:rsidR="00534482">
        <w:rPr>
          <w:rFonts w:cstheme="minorHAnsi"/>
        </w:rPr>
        <w:t xml:space="preserve">of incubator </w:t>
      </w:r>
      <w:r w:rsidR="00843075">
        <w:rPr>
          <w:rFonts w:cstheme="minorHAnsi"/>
        </w:rPr>
        <w:t xml:space="preserve">and dormancy patterns. </w:t>
      </w:r>
      <w:commentRangeEnd w:id="74"/>
      <w:r w:rsidR="00B83F10">
        <w:rPr>
          <w:rStyle w:val="Refdecomentario"/>
          <w:rFonts w:ascii="Calibri" w:eastAsia="Calibri" w:hAnsi="Calibri" w:cs="Calibri"/>
        </w:rPr>
        <w:commentReference w:id="74"/>
      </w:r>
    </w:p>
    <w:p w14:paraId="36FEE752" w14:textId="7D2D9F77" w:rsidR="00DD585B" w:rsidRPr="00B45EA5" w:rsidRDefault="00C141B2" w:rsidP="00C141B2">
      <w:pPr>
        <w:spacing w:line="360" w:lineRule="auto"/>
        <w:jc w:val="both"/>
        <w:rPr>
          <w:rFonts w:cstheme="minorHAnsi"/>
          <w:noProof/>
        </w:rPr>
      </w:pPr>
      <w:r w:rsidRPr="00B45EA5">
        <w:rPr>
          <w:rFonts w:cstheme="minorHAnsi"/>
        </w:rPr>
        <w:t xml:space="preserve">The </w:t>
      </w:r>
      <w:r w:rsidR="003B435B" w:rsidRPr="00B45EA5">
        <w:rPr>
          <w:rFonts w:cstheme="minorHAnsi"/>
        </w:rPr>
        <w:t>m</w:t>
      </w:r>
      <w:r w:rsidRPr="00B45EA5">
        <w:rPr>
          <w:rFonts w:cstheme="minorHAnsi"/>
        </w:rPr>
        <w:t xml:space="preserve">editerranean community showed no significant differences between incubators for </w:t>
      </w:r>
      <w:r w:rsidR="00D350F1">
        <w:rPr>
          <w:rFonts w:cstheme="minorHAnsi"/>
        </w:rPr>
        <w:t>T</w:t>
      </w:r>
      <w:r w:rsidRPr="00B45EA5">
        <w:rPr>
          <w:rFonts w:cstheme="minorHAnsi"/>
        </w:rPr>
        <w:t xml:space="preserve">otal and </w:t>
      </w:r>
      <w:r w:rsidR="00D350F1">
        <w:rPr>
          <w:rFonts w:cstheme="minorHAnsi"/>
        </w:rPr>
        <w:t>S</w:t>
      </w:r>
      <w:r w:rsidRPr="00B45EA5">
        <w:rPr>
          <w:rFonts w:cstheme="minorHAnsi"/>
        </w:rPr>
        <w:t>pring germination traits</w:t>
      </w:r>
      <w:r w:rsidR="00490127" w:rsidRPr="00B45EA5">
        <w:rPr>
          <w:rFonts w:cstheme="minorHAnsi"/>
        </w:rPr>
        <w:t xml:space="preserve"> as well as for </w:t>
      </w:r>
      <w:r w:rsidR="006E5E0A">
        <w:rPr>
          <w:rFonts w:cstheme="minorHAnsi"/>
        </w:rPr>
        <w:t>E</w:t>
      </w:r>
      <w:r w:rsidR="00490127" w:rsidRPr="00B45EA5">
        <w:rPr>
          <w:rFonts w:cstheme="minorHAnsi"/>
        </w:rPr>
        <w:t>nvironmental heat sum</w:t>
      </w:r>
      <w:r w:rsidRPr="00B45EA5">
        <w:rPr>
          <w:rFonts w:cstheme="minorHAnsi"/>
        </w:rPr>
        <w:t xml:space="preserve"> (see </w:t>
      </w:r>
      <w:r w:rsidR="00D1477F">
        <w:rPr>
          <w:rFonts w:cstheme="minorHAnsi"/>
        </w:rPr>
        <w:t>F</w:t>
      </w:r>
      <w:r w:rsidRPr="00B45EA5">
        <w:rPr>
          <w:rFonts w:cstheme="minorHAnsi"/>
        </w:rPr>
        <w:t xml:space="preserve">ig </w:t>
      </w:r>
      <w:r w:rsidR="00BC1D6D" w:rsidRPr="00B45EA5">
        <w:rPr>
          <w:rFonts w:cstheme="minorHAnsi"/>
        </w:rPr>
        <w:t>3</w:t>
      </w:r>
      <w:r w:rsidR="00ED2345" w:rsidRPr="00B45EA5">
        <w:rPr>
          <w:rFonts w:cstheme="minorHAnsi"/>
        </w:rPr>
        <w:t>A</w:t>
      </w:r>
      <w:r w:rsidRPr="00B45EA5">
        <w:rPr>
          <w:rFonts w:cstheme="minorHAnsi"/>
        </w:rPr>
        <w:t xml:space="preserve">, left panel). However, </w:t>
      </w:r>
      <w:commentRangeStart w:id="75"/>
      <w:r w:rsidRPr="00B45EA5">
        <w:rPr>
          <w:rFonts w:cstheme="minorHAnsi"/>
        </w:rPr>
        <w:t>we did find significant differences between incubators in the other traits</w:t>
      </w:r>
      <w:commentRangeEnd w:id="75"/>
      <w:r w:rsidR="00B83F10">
        <w:rPr>
          <w:rStyle w:val="Refdecomentario"/>
          <w:rFonts w:ascii="Calibri" w:eastAsia="Calibri" w:hAnsi="Calibri" w:cs="Calibri"/>
        </w:rPr>
        <w:commentReference w:id="75"/>
      </w:r>
      <w:r w:rsidR="00E21E1D">
        <w:rPr>
          <w:rFonts w:cstheme="minorHAnsi"/>
        </w:rPr>
        <w:t xml:space="preserve">: </w:t>
      </w:r>
      <w:r w:rsidRPr="00B45EA5">
        <w:rPr>
          <w:rFonts w:cstheme="minorHAnsi"/>
        </w:rPr>
        <w:t>Germination rate</w:t>
      </w:r>
      <w:r w:rsidR="00C6372C">
        <w:rPr>
          <w:rFonts w:cstheme="minorHAnsi"/>
        </w:rPr>
        <w:t xml:space="preserve"> (see Fig</w:t>
      </w:r>
      <w:r w:rsidR="007A0EBD">
        <w:rPr>
          <w:rFonts w:cstheme="minorHAnsi"/>
        </w:rPr>
        <w:t xml:space="preserve"> 2)</w:t>
      </w:r>
      <w:r w:rsidRPr="00B45EA5">
        <w:rPr>
          <w:rFonts w:cstheme="minorHAnsi"/>
        </w:rPr>
        <w:t xml:space="preserve">, Autumn germination were higher in fellfield incubator while </w:t>
      </w:r>
      <w:proofErr w:type="gramStart"/>
      <w:r w:rsidRPr="00B45EA5">
        <w:rPr>
          <w:rFonts w:cstheme="minorHAnsi"/>
        </w:rPr>
        <w:t>Summer</w:t>
      </w:r>
      <w:proofErr w:type="gramEnd"/>
      <w:r w:rsidRPr="00B45EA5">
        <w:rPr>
          <w:rFonts w:cstheme="minorHAnsi"/>
        </w:rPr>
        <w:t xml:space="preserve"> germination, </w:t>
      </w:r>
      <w:r w:rsidR="007A0EBD">
        <w:rPr>
          <w:rFonts w:cstheme="minorHAnsi"/>
        </w:rPr>
        <w:t>g</w:t>
      </w:r>
      <w:r w:rsidRPr="00B45EA5">
        <w:rPr>
          <w:rFonts w:cstheme="minorHAnsi"/>
        </w:rPr>
        <w:t xml:space="preserve">ermination in </w:t>
      </w:r>
      <w:r w:rsidR="007A0EBD">
        <w:rPr>
          <w:rFonts w:cstheme="minorHAnsi"/>
        </w:rPr>
        <w:t>W</w:t>
      </w:r>
      <w:r w:rsidRPr="00B45EA5">
        <w:rPr>
          <w:rFonts w:cstheme="minorHAnsi"/>
        </w:rPr>
        <w:t xml:space="preserve">inter conditions and t50 were higher in snowbed incubator (see </w:t>
      </w:r>
      <w:r w:rsidR="00D1477F">
        <w:rPr>
          <w:rFonts w:cstheme="minorHAnsi"/>
        </w:rPr>
        <w:t>F</w:t>
      </w:r>
      <w:r w:rsidRPr="00B45EA5">
        <w:rPr>
          <w:rFonts w:cstheme="minorHAnsi"/>
        </w:rPr>
        <w:t xml:space="preserve">ig </w:t>
      </w:r>
      <w:r w:rsidR="00BC1D6D" w:rsidRPr="00B45EA5">
        <w:rPr>
          <w:rFonts w:cstheme="minorHAnsi"/>
        </w:rPr>
        <w:t>3</w:t>
      </w:r>
      <w:r w:rsidR="008A160C" w:rsidRPr="00B45EA5">
        <w:rPr>
          <w:rFonts w:cstheme="minorHAnsi"/>
        </w:rPr>
        <w:t>B</w:t>
      </w:r>
      <w:r w:rsidRPr="00B45EA5">
        <w:rPr>
          <w:rFonts w:cstheme="minorHAnsi"/>
        </w:rPr>
        <w:t xml:space="preserve"> left panel). The </w:t>
      </w:r>
      <w:r w:rsidR="00047A7A" w:rsidRPr="00B45EA5">
        <w:rPr>
          <w:rFonts w:cstheme="minorHAnsi"/>
        </w:rPr>
        <w:t>t</w:t>
      </w:r>
      <w:r w:rsidRPr="00B45EA5">
        <w:rPr>
          <w:rFonts w:cstheme="minorHAnsi"/>
        </w:rPr>
        <w:t>emperate community showed significant differences between incubators in all traits except in Environmental heat sum</w:t>
      </w:r>
      <w:r w:rsidR="0011235B">
        <w:rPr>
          <w:rFonts w:cstheme="minorHAnsi"/>
        </w:rPr>
        <w:t xml:space="preserve"> </w:t>
      </w:r>
      <w:r w:rsidR="0011235B" w:rsidRPr="00B45EA5">
        <w:rPr>
          <w:rFonts w:cstheme="minorHAnsi"/>
        </w:rPr>
        <w:t>(see fig 3A, right panel)</w:t>
      </w:r>
      <w:r w:rsidRPr="00B45EA5">
        <w:rPr>
          <w:rFonts w:cstheme="minorHAnsi"/>
        </w:rPr>
        <w:t xml:space="preserve">. Germination rate, Total, Autumn and Spring germination were higher in fellfield incubator whereas </w:t>
      </w:r>
      <w:proofErr w:type="gramStart"/>
      <w:r w:rsidR="005A7CBF" w:rsidRPr="00B45EA5">
        <w:rPr>
          <w:rFonts w:cstheme="minorHAnsi"/>
        </w:rPr>
        <w:t>S</w:t>
      </w:r>
      <w:r w:rsidRPr="00B45EA5">
        <w:rPr>
          <w:rFonts w:cstheme="minorHAnsi"/>
        </w:rPr>
        <w:t>ummer</w:t>
      </w:r>
      <w:proofErr w:type="gramEnd"/>
      <w:r w:rsidRPr="00B45EA5">
        <w:rPr>
          <w:rFonts w:cstheme="minorHAnsi"/>
        </w:rPr>
        <w:t xml:space="preserve"> germination, </w:t>
      </w:r>
      <w:r w:rsidR="00D1477F">
        <w:rPr>
          <w:rFonts w:cstheme="minorHAnsi"/>
        </w:rPr>
        <w:t>g</w:t>
      </w:r>
      <w:r w:rsidRPr="00B45EA5">
        <w:rPr>
          <w:rFonts w:cstheme="minorHAnsi"/>
        </w:rPr>
        <w:t xml:space="preserve">ermination in </w:t>
      </w:r>
      <w:r w:rsidR="00D1477F">
        <w:rPr>
          <w:rFonts w:cstheme="minorHAnsi"/>
        </w:rPr>
        <w:t>W</w:t>
      </w:r>
      <w:r w:rsidRPr="00B45EA5">
        <w:rPr>
          <w:rFonts w:cstheme="minorHAnsi"/>
        </w:rPr>
        <w:t xml:space="preserve">inter </w:t>
      </w:r>
      <w:r w:rsidR="007A0EBD">
        <w:rPr>
          <w:rFonts w:cstheme="minorHAnsi"/>
        </w:rPr>
        <w:t>c</w:t>
      </w:r>
      <w:r w:rsidRPr="00B45EA5">
        <w:rPr>
          <w:rFonts w:cstheme="minorHAnsi"/>
        </w:rPr>
        <w:t xml:space="preserve">onditions and t50 were higher in snowbed incubator (see fig </w:t>
      </w:r>
      <w:r w:rsidR="00BC1D6D" w:rsidRPr="00B45EA5">
        <w:rPr>
          <w:rFonts w:cstheme="minorHAnsi"/>
        </w:rPr>
        <w:t>3</w:t>
      </w:r>
      <w:r w:rsidR="005A7CBF" w:rsidRPr="00B45EA5">
        <w:rPr>
          <w:rFonts w:cstheme="minorHAnsi"/>
        </w:rPr>
        <w:t>B</w:t>
      </w:r>
      <w:r w:rsidRPr="00B45EA5">
        <w:rPr>
          <w:rFonts w:cstheme="minorHAnsi"/>
        </w:rPr>
        <w:t xml:space="preserve">, right panel). We observed homologous responses for all our traits (although not all </w:t>
      </w:r>
      <w:r w:rsidR="001E33BF">
        <w:rPr>
          <w:rFonts w:cstheme="minorHAnsi"/>
        </w:rPr>
        <w:t xml:space="preserve">were </w:t>
      </w:r>
      <w:r w:rsidRPr="00B45EA5">
        <w:rPr>
          <w:rFonts w:cstheme="minorHAnsi"/>
        </w:rPr>
        <w:t xml:space="preserve">significant) in both communities except for Spring germination. The effect size was always larger in the </w:t>
      </w:r>
      <w:r w:rsidR="007C7412">
        <w:rPr>
          <w:rFonts w:cstheme="minorHAnsi"/>
        </w:rPr>
        <w:t>t</w:t>
      </w:r>
      <w:r w:rsidRPr="00B45EA5">
        <w:rPr>
          <w:rFonts w:cstheme="minorHAnsi"/>
        </w:rPr>
        <w:t xml:space="preserve">emperate community </w:t>
      </w:r>
      <w:r w:rsidR="007D6536" w:rsidRPr="00B45EA5">
        <w:rPr>
          <w:rFonts w:cstheme="minorHAnsi"/>
        </w:rPr>
        <w:t xml:space="preserve">meaning that </w:t>
      </w:r>
      <w:r w:rsidRPr="00B45EA5">
        <w:rPr>
          <w:rFonts w:cstheme="minorHAnsi"/>
        </w:rPr>
        <w:t>the differences between incubators were bigger.</w:t>
      </w:r>
      <w:r w:rsidR="00DD585B" w:rsidRPr="00B45EA5">
        <w:rPr>
          <w:rFonts w:cstheme="minorHAnsi"/>
          <w:noProof/>
        </w:rPr>
        <w:t xml:space="preserve"> </w:t>
      </w:r>
    </w:p>
    <w:p w14:paraId="1B6F1C32" w14:textId="00358E6C" w:rsidR="00C141B2" w:rsidRPr="00B45EA5" w:rsidRDefault="006E5E0A" w:rsidP="00C141B2">
      <w:pPr>
        <w:spacing w:line="360" w:lineRule="auto"/>
        <w:jc w:val="both"/>
        <w:rPr>
          <w:rFonts w:cstheme="minorHAnsi"/>
        </w:rPr>
      </w:pPr>
      <w:r>
        <w:rPr>
          <w:rFonts w:cstheme="minorHAnsi"/>
          <w:noProof/>
        </w:rPr>
        <w:lastRenderedPageBreak/>
        <w:drawing>
          <wp:inline distT="0" distB="0" distL="0" distR="0" wp14:anchorId="21A56262" wp14:editId="7EDC72B5">
            <wp:extent cx="5400040" cy="4859655"/>
            <wp:effectExtent l="0" t="0" r="0" b="0"/>
            <wp:docPr id="311682927" name="Imagen 1"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2927" name="Imagen 1" descr="Gráfico, Gráfico de barras,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859655"/>
                    </a:xfrm>
                    <a:prstGeom prst="rect">
                      <a:avLst/>
                    </a:prstGeom>
                  </pic:spPr>
                </pic:pic>
              </a:graphicData>
            </a:graphic>
          </wp:inline>
        </w:drawing>
      </w:r>
    </w:p>
    <w:p w14:paraId="7D969B0C" w14:textId="4439781E" w:rsidR="00BC1D6D" w:rsidRPr="00B45EA5" w:rsidRDefault="00BC1D6D" w:rsidP="00BC1D6D">
      <w:pPr>
        <w:spacing w:line="360" w:lineRule="auto"/>
        <w:jc w:val="both"/>
        <w:rPr>
          <w:rFonts w:cstheme="minorHAnsi"/>
        </w:rPr>
      </w:pPr>
      <w:r w:rsidRPr="00B45EA5">
        <w:rPr>
          <w:rFonts w:cstheme="minorHAnsi"/>
        </w:rPr>
        <w:t>Fig 3</w:t>
      </w:r>
      <w:r w:rsidR="006912F4" w:rsidRPr="00B45EA5">
        <w:rPr>
          <w:rFonts w:cstheme="minorHAnsi"/>
        </w:rPr>
        <w:t xml:space="preserve">. </w:t>
      </w:r>
      <w:r w:rsidR="003945F2">
        <w:rPr>
          <w:rFonts w:cstheme="minorHAnsi"/>
        </w:rPr>
        <w:t>Seed</w:t>
      </w:r>
      <w:r w:rsidR="00A94E42">
        <w:rPr>
          <w:rFonts w:cstheme="minorHAnsi"/>
        </w:rPr>
        <w:t xml:space="preserve"> germination </w:t>
      </w:r>
      <w:r w:rsidR="003945F2">
        <w:rPr>
          <w:rFonts w:cstheme="minorHAnsi"/>
        </w:rPr>
        <w:t xml:space="preserve">responses </w:t>
      </w:r>
      <w:r w:rsidR="00A94E42">
        <w:rPr>
          <w:rFonts w:cstheme="minorHAnsi"/>
        </w:rPr>
        <w:t xml:space="preserve">to incubator </w:t>
      </w:r>
      <w:r w:rsidR="003945F2">
        <w:rPr>
          <w:rFonts w:cstheme="minorHAnsi"/>
        </w:rPr>
        <w:t>chambers</w:t>
      </w:r>
      <w:r w:rsidR="00A94E42">
        <w:rPr>
          <w:rFonts w:cstheme="minorHAnsi"/>
        </w:rPr>
        <w:t xml:space="preserve"> representing fellfield and snowbed conditions in species </w:t>
      </w:r>
      <w:r w:rsidR="003945F2">
        <w:rPr>
          <w:rFonts w:cstheme="minorHAnsi"/>
        </w:rPr>
        <w:t>from m</w:t>
      </w:r>
      <w:r w:rsidR="00A94E42">
        <w:rPr>
          <w:rFonts w:cstheme="minorHAnsi"/>
        </w:rPr>
        <w:t xml:space="preserve">editerranean and </w:t>
      </w:r>
      <w:r w:rsidR="003945F2">
        <w:rPr>
          <w:rFonts w:cstheme="minorHAnsi"/>
        </w:rPr>
        <w:t>temperate</w:t>
      </w:r>
      <w:r w:rsidR="00A94E42">
        <w:rPr>
          <w:rFonts w:cstheme="minorHAnsi"/>
        </w:rPr>
        <w:t xml:space="preserve"> alpine communities </w:t>
      </w:r>
      <w:r w:rsidR="003945F2">
        <w:rPr>
          <w:rFonts w:cstheme="minorHAnsi"/>
        </w:rPr>
        <w:t>of northern Spain</w:t>
      </w:r>
      <w:r w:rsidR="006912F4" w:rsidRPr="00B45EA5">
        <w:rPr>
          <w:rFonts w:cstheme="minorHAnsi"/>
        </w:rPr>
        <w:t xml:space="preserve">. 3A. </w:t>
      </w:r>
      <w:r w:rsidR="00504432">
        <w:rPr>
          <w:rFonts w:cstheme="minorHAnsi"/>
        </w:rPr>
        <w:t>E</w:t>
      </w:r>
      <w:r w:rsidRPr="00B45EA5">
        <w:rPr>
          <w:rFonts w:cstheme="minorHAnsi"/>
        </w:rPr>
        <w:t>ffect</w:t>
      </w:r>
      <w:r w:rsidR="003945F2">
        <w:rPr>
          <w:rFonts w:cstheme="minorHAnsi"/>
        </w:rPr>
        <w:t>s</w:t>
      </w:r>
      <w:r w:rsidRPr="00B45EA5">
        <w:rPr>
          <w:rFonts w:cstheme="minorHAnsi"/>
        </w:rPr>
        <w:t xml:space="preserve"> of</w:t>
      </w:r>
      <w:r w:rsidR="00504432">
        <w:rPr>
          <w:rFonts w:cstheme="minorHAnsi"/>
        </w:rPr>
        <w:t xml:space="preserve"> </w:t>
      </w:r>
      <w:r w:rsidRPr="00B45EA5">
        <w:rPr>
          <w:rFonts w:cstheme="minorHAnsi"/>
        </w:rPr>
        <w:t>incubator according to the MCMC-</w:t>
      </w:r>
      <w:proofErr w:type="spellStart"/>
      <w:r w:rsidRPr="00B45EA5">
        <w:rPr>
          <w:rFonts w:cstheme="minorHAnsi"/>
        </w:rPr>
        <w:t>glmm</w:t>
      </w:r>
      <w:proofErr w:type="spellEnd"/>
      <w:r w:rsidRPr="00B45EA5">
        <w:rPr>
          <w:rFonts w:cstheme="minorHAnsi"/>
        </w:rPr>
        <w:t xml:space="preserve"> analysis of raw data. Dots indicate mean effect size</w:t>
      </w:r>
      <w:r w:rsidR="0010168D" w:rsidRPr="0010168D">
        <w:rPr>
          <w:rFonts w:cstheme="minorHAnsi"/>
        </w:rPr>
        <w:t xml:space="preserve"> </w:t>
      </w:r>
      <w:r w:rsidR="0010168D">
        <w:rPr>
          <w:rFonts w:cstheme="minorHAnsi"/>
        </w:rPr>
        <w:t xml:space="preserve">and </w:t>
      </w:r>
      <w:r w:rsidR="0010168D" w:rsidRPr="00B45EA5">
        <w:rPr>
          <w:rFonts w:cstheme="minorHAnsi"/>
        </w:rPr>
        <w:t>whiskers are 95 % credible intervals (CI)</w:t>
      </w:r>
      <w:r w:rsidR="007A0EBD">
        <w:rPr>
          <w:rFonts w:cstheme="minorHAnsi"/>
        </w:rPr>
        <w:t>.</w:t>
      </w:r>
      <w:r w:rsidR="00652411" w:rsidRPr="00B45EA5">
        <w:rPr>
          <w:rFonts w:cstheme="minorHAnsi"/>
        </w:rPr>
        <w:t xml:space="preserve"> </w:t>
      </w:r>
      <w:r w:rsidR="007A0EBD" w:rsidRPr="00B45EA5">
        <w:rPr>
          <w:rFonts w:cstheme="minorHAnsi"/>
        </w:rPr>
        <w:t>The vertical dashed line marks zero effect</w:t>
      </w:r>
      <w:r w:rsidR="007A0EBD">
        <w:rPr>
          <w:rFonts w:cstheme="minorHAnsi"/>
        </w:rPr>
        <w:t>, w</w:t>
      </w:r>
      <w:r w:rsidR="007A0EBD" w:rsidRPr="00B45EA5">
        <w:rPr>
          <w:rFonts w:cstheme="minorHAnsi"/>
        </w:rPr>
        <w:t xml:space="preserve">hen the CI crosses the zero-line, </w:t>
      </w:r>
      <w:r w:rsidR="007A0EBD">
        <w:rPr>
          <w:rFonts w:cstheme="minorHAnsi"/>
        </w:rPr>
        <w:t xml:space="preserve">means </w:t>
      </w:r>
      <w:r w:rsidR="007A0EBD" w:rsidRPr="00B45EA5">
        <w:rPr>
          <w:rFonts w:cstheme="minorHAnsi"/>
        </w:rPr>
        <w:t>effect is not significant</w:t>
      </w:r>
      <w:r w:rsidR="007A0EBD">
        <w:rPr>
          <w:rFonts w:cstheme="minorHAnsi"/>
        </w:rPr>
        <w:t>;</w:t>
      </w:r>
      <w:r w:rsidR="007A0EBD" w:rsidRPr="004F08DA">
        <w:rPr>
          <w:rFonts w:cstheme="minorHAnsi"/>
        </w:rPr>
        <w:t xml:space="preserve"> </w:t>
      </w:r>
      <w:r w:rsidR="00652411" w:rsidRPr="004F08DA">
        <w:rPr>
          <w:rFonts w:cstheme="minorHAnsi"/>
        </w:rPr>
        <w:t xml:space="preserve">positive </w:t>
      </w:r>
      <w:r w:rsidR="00B223CD" w:rsidRPr="004F08DA">
        <w:rPr>
          <w:rFonts w:cstheme="minorHAnsi"/>
        </w:rPr>
        <w:t xml:space="preserve">numbers </w:t>
      </w:r>
      <w:r w:rsidR="005D5411" w:rsidRPr="004F08DA">
        <w:rPr>
          <w:rFonts w:cstheme="minorHAnsi"/>
        </w:rPr>
        <w:t xml:space="preserve">mean higher </w:t>
      </w:r>
      <w:r w:rsidR="00B223CD" w:rsidRPr="004F08DA">
        <w:rPr>
          <w:rFonts w:cstheme="minorHAnsi"/>
        </w:rPr>
        <w:t xml:space="preserve">values </w:t>
      </w:r>
      <w:r w:rsidR="005D5411" w:rsidRPr="004F08DA">
        <w:rPr>
          <w:rFonts w:cstheme="minorHAnsi"/>
        </w:rPr>
        <w:t xml:space="preserve">in snowbed </w:t>
      </w:r>
      <w:r w:rsidR="006912F4" w:rsidRPr="004F08DA">
        <w:rPr>
          <w:rFonts w:cstheme="minorHAnsi"/>
        </w:rPr>
        <w:t xml:space="preserve">while </w:t>
      </w:r>
      <w:r w:rsidR="005D5411" w:rsidRPr="004F08DA">
        <w:rPr>
          <w:rFonts w:cstheme="minorHAnsi"/>
        </w:rPr>
        <w:t xml:space="preserve">negative </w:t>
      </w:r>
      <w:r w:rsidR="00B223CD" w:rsidRPr="004F08DA">
        <w:rPr>
          <w:rFonts w:cstheme="minorHAnsi"/>
        </w:rPr>
        <w:t>numbers</w:t>
      </w:r>
      <w:r w:rsidR="00D3557B" w:rsidRPr="004F08DA">
        <w:rPr>
          <w:rFonts w:cstheme="minorHAnsi"/>
        </w:rPr>
        <w:t xml:space="preserve"> </w:t>
      </w:r>
      <w:r w:rsidR="006A679D" w:rsidRPr="004F08DA">
        <w:rPr>
          <w:rFonts w:cstheme="minorHAnsi"/>
        </w:rPr>
        <w:t xml:space="preserve">mean </w:t>
      </w:r>
      <w:r w:rsidR="005D5411" w:rsidRPr="004F08DA">
        <w:rPr>
          <w:rFonts w:cstheme="minorHAnsi"/>
        </w:rPr>
        <w:t xml:space="preserve">higher </w:t>
      </w:r>
      <w:r w:rsidR="00B223CD">
        <w:rPr>
          <w:rFonts w:cstheme="minorHAnsi"/>
        </w:rPr>
        <w:t>values</w:t>
      </w:r>
      <w:r w:rsidR="00D3557B">
        <w:rPr>
          <w:rFonts w:cstheme="minorHAnsi"/>
        </w:rPr>
        <w:t xml:space="preserve"> </w:t>
      </w:r>
      <w:r w:rsidR="005D5411" w:rsidRPr="00B45EA5">
        <w:rPr>
          <w:rFonts w:cstheme="minorHAnsi"/>
        </w:rPr>
        <w:t>in fellfield incubator</w:t>
      </w:r>
      <w:r w:rsidRPr="00B45EA5">
        <w:rPr>
          <w:rFonts w:cstheme="minorHAnsi"/>
        </w:rPr>
        <w:t xml:space="preserve">. 3B. Mean value for </w:t>
      </w:r>
      <w:r w:rsidR="005D5411" w:rsidRPr="00B45EA5">
        <w:rPr>
          <w:rFonts w:cstheme="minorHAnsi"/>
        </w:rPr>
        <w:t xml:space="preserve">the eight </w:t>
      </w:r>
      <w:r w:rsidRPr="00B45EA5">
        <w:rPr>
          <w:rFonts w:cstheme="minorHAnsi"/>
        </w:rPr>
        <w:t xml:space="preserve">traits at each incubator </w:t>
      </w:r>
      <w:r w:rsidR="005A5659">
        <w:rPr>
          <w:rFonts w:cstheme="minorHAnsi"/>
        </w:rPr>
        <w:t>for</w:t>
      </w:r>
      <w:r w:rsidRPr="00B45EA5">
        <w:rPr>
          <w:rFonts w:cstheme="minorHAnsi"/>
        </w:rPr>
        <w:t xml:space="preserve"> both communities. Errors bars in germination timing traits (Total, Autumn, Spring, Summer, Winter</w:t>
      </w:r>
      <w:r w:rsidR="005A5659">
        <w:rPr>
          <w:rFonts w:cstheme="minorHAnsi"/>
        </w:rPr>
        <w:t xml:space="preserve"> conditions</w:t>
      </w:r>
      <w:r w:rsidRPr="00B45EA5">
        <w:rPr>
          <w:rFonts w:cstheme="minorHAnsi"/>
        </w:rPr>
        <w:t>) are binomial confident intervals. Errors bars in t50 and Environmental heat sum are standard error measures. Notice the different scales in y-axis</w:t>
      </w:r>
      <w:r w:rsidR="005A5659">
        <w:rPr>
          <w:rFonts w:cstheme="minorHAnsi"/>
        </w:rPr>
        <w:t xml:space="preserve"> in 3B</w:t>
      </w:r>
      <w:r w:rsidRPr="00B45EA5">
        <w:rPr>
          <w:rFonts w:cstheme="minorHAnsi"/>
        </w:rPr>
        <w:t>.</w:t>
      </w:r>
    </w:p>
    <w:p w14:paraId="1039B4FB" w14:textId="52D29FE1" w:rsidR="009A6EA4" w:rsidRDefault="00EB1DB7" w:rsidP="0014564F">
      <w:pPr>
        <w:spacing w:line="360" w:lineRule="auto"/>
        <w:jc w:val="both"/>
        <w:rPr>
          <w:rFonts w:cstheme="minorHAnsi"/>
        </w:rPr>
      </w:pPr>
      <w:commentRangeStart w:id="76"/>
      <w:r>
        <w:rPr>
          <w:rFonts w:cstheme="minorHAnsi"/>
        </w:rPr>
        <w:t xml:space="preserve">Germination rate was analysed using the raw data from the whole experiment however to quantify it and facilitate the comparison </w:t>
      </w:r>
      <w:commentRangeEnd w:id="76"/>
      <w:r w:rsidR="009C2710">
        <w:rPr>
          <w:rStyle w:val="Refdecomentario"/>
          <w:rFonts w:ascii="Calibri" w:eastAsia="Calibri" w:hAnsi="Calibri" w:cs="Calibri"/>
        </w:rPr>
        <w:commentReference w:id="76"/>
      </w:r>
      <w:r>
        <w:rPr>
          <w:rFonts w:cstheme="minorHAnsi"/>
        </w:rPr>
        <w:t>here we also calculated the Mean Germination</w:t>
      </w:r>
      <w:r w:rsidR="00141DD9">
        <w:rPr>
          <w:rFonts w:cstheme="minorHAnsi"/>
        </w:rPr>
        <w:t xml:space="preserve"> Rate (MGT, using </w:t>
      </w:r>
      <w:proofErr w:type="spellStart"/>
      <w:r w:rsidR="00141DD9">
        <w:rPr>
          <w:rFonts w:cstheme="minorHAnsi"/>
        </w:rPr>
        <w:t>GerminaR</w:t>
      </w:r>
      <w:proofErr w:type="spellEnd"/>
      <w:r w:rsidR="00141DD9">
        <w:rPr>
          <w:rFonts w:cstheme="minorHAnsi"/>
        </w:rPr>
        <w:t xml:space="preserve"> pack</w:t>
      </w:r>
      <w:r w:rsidR="007856F3">
        <w:rPr>
          <w:rFonts w:cstheme="minorHAnsi"/>
        </w:rPr>
        <w:t>age in R</w:t>
      </w:r>
      <w:r w:rsidR="00141DD9">
        <w:rPr>
          <w:rFonts w:cstheme="minorHAnsi"/>
        </w:rPr>
        <w:t>)</w:t>
      </w:r>
      <w:r>
        <w:rPr>
          <w:rFonts w:cstheme="minorHAnsi"/>
        </w:rPr>
        <w:t xml:space="preserve"> specific results per species can be consulted in </w:t>
      </w:r>
      <w:r w:rsidRPr="00224764">
        <w:rPr>
          <w:rFonts w:cstheme="minorHAnsi"/>
          <w:highlight w:val="yellow"/>
        </w:rPr>
        <w:t>appendix table XX</w:t>
      </w:r>
      <w:r>
        <w:rPr>
          <w:rFonts w:cstheme="minorHAnsi"/>
        </w:rPr>
        <w:t xml:space="preserve">. </w:t>
      </w:r>
      <w:r w:rsidRPr="00B45EA5">
        <w:rPr>
          <w:rFonts w:cstheme="minorHAnsi"/>
        </w:rPr>
        <w:t xml:space="preserve">Germination rate was faster (p &lt; 0.001) in fellfield incubator for both communities (Fig </w:t>
      </w:r>
      <w:r w:rsidRPr="00B45EA5">
        <w:rPr>
          <w:rFonts w:cstheme="minorHAnsi"/>
        </w:rPr>
        <w:lastRenderedPageBreak/>
        <w:t xml:space="preserve">4). </w:t>
      </w:r>
      <w:r w:rsidR="00CE02B8">
        <w:rPr>
          <w:rFonts w:cstheme="minorHAnsi"/>
        </w:rPr>
        <w:t xml:space="preserve">In the mediterranean community </w:t>
      </w:r>
      <w:r w:rsidR="00141DD9">
        <w:rPr>
          <w:rFonts w:cstheme="minorHAnsi"/>
        </w:rPr>
        <w:t>MGT</w:t>
      </w:r>
      <w:r w:rsidR="00CE02B8">
        <w:rPr>
          <w:rFonts w:cstheme="minorHAnsi"/>
        </w:rPr>
        <w:t xml:space="preserve"> was </w:t>
      </w:r>
      <w:r w:rsidR="0057285C">
        <w:rPr>
          <w:rFonts w:cstheme="minorHAnsi"/>
        </w:rPr>
        <w:t>0.0236</w:t>
      </w:r>
      <w:r w:rsidR="00CE02B8">
        <w:rPr>
          <w:rFonts w:cstheme="minorHAnsi"/>
        </w:rPr>
        <w:t xml:space="preserve"> in fellfield </w:t>
      </w:r>
      <w:r w:rsidR="0057285C">
        <w:rPr>
          <w:rFonts w:cstheme="minorHAnsi"/>
        </w:rPr>
        <w:t>and</w:t>
      </w:r>
      <w:r w:rsidR="00CE02B8">
        <w:rPr>
          <w:rFonts w:cstheme="minorHAnsi"/>
        </w:rPr>
        <w:t xml:space="preserve"> </w:t>
      </w:r>
      <w:r w:rsidR="0057285C">
        <w:rPr>
          <w:rFonts w:cstheme="minorHAnsi"/>
        </w:rPr>
        <w:t>0.0181</w:t>
      </w:r>
      <w:r w:rsidR="00CE02B8">
        <w:rPr>
          <w:rFonts w:cstheme="minorHAnsi"/>
        </w:rPr>
        <w:t xml:space="preserve"> in snowbed</w:t>
      </w:r>
      <w:r w:rsidR="007A256E">
        <w:rPr>
          <w:rFonts w:cstheme="minorHAnsi"/>
        </w:rPr>
        <w:t xml:space="preserve">. Looking at the cumulative germination curves in Fig </w:t>
      </w:r>
      <w:r w:rsidR="00E37EFD">
        <w:rPr>
          <w:rFonts w:cstheme="minorHAnsi"/>
        </w:rPr>
        <w:t xml:space="preserve">4 there isn’t noticeable differences in rate </w:t>
      </w:r>
      <w:r w:rsidR="00CE02B8">
        <w:rPr>
          <w:rFonts w:cstheme="minorHAnsi"/>
        </w:rPr>
        <w:t xml:space="preserve">before winter </w:t>
      </w:r>
      <w:r w:rsidR="007A256E">
        <w:rPr>
          <w:rFonts w:cstheme="minorHAnsi"/>
        </w:rPr>
        <w:t xml:space="preserve">but </w:t>
      </w:r>
      <w:r w:rsidR="006111F3">
        <w:rPr>
          <w:rFonts w:cstheme="minorHAnsi"/>
        </w:rPr>
        <w:t>a</w:t>
      </w:r>
      <w:r w:rsidR="006111F3" w:rsidRPr="00B45EA5">
        <w:rPr>
          <w:rFonts w:cstheme="minorHAnsi"/>
        </w:rPr>
        <w:t xml:space="preserve">fter winter period we can observe a significant </w:t>
      </w:r>
      <w:r w:rsidR="006111F3">
        <w:rPr>
          <w:rFonts w:cstheme="minorHAnsi"/>
        </w:rPr>
        <w:t>slower rate</w:t>
      </w:r>
      <w:r w:rsidR="006111F3" w:rsidRPr="00B45EA5">
        <w:rPr>
          <w:rFonts w:cstheme="minorHAnsi"/>
        </w:rPr>
        <w:t xml:space="preserve"> </w:t>
      </w:r>
      <w:r w:rsidR="00906855">
        <w:rPr>
          <w:rFonts w:cstheme="minorHAnsi"/>
        </w:rPr>
        <w:t xml:space="preserve">and delay </w:t>
      </w:r>
      <w:r w:rsidR="006111F3" w:rsidRPr="00B45EA5">
        <w:rPr>
          <w:rFonts w:cstheme="minorHAnsi"/>
        </w:rPr>
        <w:t>in snowbed incubator (p &lt; 0.001</w:t>
      </w:r>
      <w:r w:rsidR="00E37EFD">
        <w:rPr>
          <w:rFonts w:cstheme="minorHAnsi"/>
        </w:rPr>
        <w:t>).</w:t>
      </w:r>
      <w:r w:rsidR="006111F3">
        <w:rPr>
          <w:rFonts w:cstheme="minorHAnsi"/>
        </w:rPr>
        <w:t xml:space="preserve"> </w:t>
      </w:r>
      <w:r w:rsidR="00906855">
        <w:rPr>
          <w:rFonts w:cstheme="minorHAnsi"/>
        </w:rPr>
        <w:t>In</w:t>
      </w:r>
      <w:r w:rsidR="00CE02B8">
        <w:rPr>
          <w:rFonts w:cstheme="minorHAnsi"/>
        </w:rPr>
        <w:t xml:space="preserve"> the temperate community </w:t>
      </w:r>
      <w:r w:rsidR="00141DD9">
        <w:rPr>
          <w:rFonts w:cstheme="minorHAnsi"/>
        </w:rPr>
        <w:t>MGR</w:t>
      </w:r>
      <w:r w:rsidR="00906855">
        <w:rPr>
          <w:rFonts w:cstheme="minorHAnsi"/>
        </w:rPr>
        <w:t xml:space="preserve"> </w:t>
      </w:r>
      <w:r w:rsidR="00CE02B8">
        <w:rPr>
          <w:rFonts w:cstheme="minorHAnsi"/>
        </w:rPr>
        <w:t xml:space="preserve">was </w:t>
      </w:r>
      <w:r w:rsidR="00021119">
        <w:rPr>
          <w:rFonts w:cstheme="minorHAnsi"/>
        </w:rPr>
        <w:t>0.0123</w:t>
      </w:r>
      <w:r w:rsidR="00CE02B8">
        <w:rPr>
          <w:rFonts w:cstheme="minorHAnsi"/>
        </w:rPr>
        <w:t xml:space="preserve"> in fellfield and </w:t>
      </w:r>
      <w:r w:rsidR="00021119">
        <w:rPr>
          <w:rFonts w:cstheme="minorHAnsi"/>
        </w:rPr>
        <w:t>0.00484</w:t>
      </w:r>
      <w:r w:rsidR="00CE02B8">
        <w:rPr>
          <w:rFonts w:cstheme="minorHAnsi"/>
        </w:rPr>
        <w:t xml:space="preserve"> in snowbed</w:t>
      </w:r>
      <w:r w:rsidR="0072651C">
        <w:rPr>
          <w:rFonts w:cstheme="minorHAnsi"/>
        </w:rPr>
        <w:t>.</w:t>
      </w:r>
      <w:r w:rsidR="006111F3" w:rsidRPr="006111F3">
        <w:rPr>
          <w:rFonts w:cstheme="minorHAnsi"/>
        </w:rPr>
        <w:t xml:space="preserve"> </w:t>
      </w:r>
      <w:r w:rsidR="0072651C">
        <w:rPr>
          <w:rFonts w:cstheme="minorHAnsi"/>
        </w:rPr>
        <w:t>W</w:t>
      </w:r>
      <w:r w:rsidR="006111F3">
        <w:rPr>
          <w:rFonts w:cstheme="minorHAnsi"/>
        </w:rPr>
        <w:t xml:space="preserve">e can already see a lower </w:t>
      </w:r>
      <w:r w:rsidR="00763C8C">
        <w:rPr>
          <w:rFonts w:cstheme="minorHAnsi"/>
        </w:rPr>
        <w:t>g</w:t>
      </w:r>
      <w:r w:rsidR="006111F3">
        <w:rPr>
          <w:rFonts w:cstheme="minorHAnsi"/>
        </w:rPr>
        <w:t xml:space="preserve">ermination rate </w:t>
      </w:r>
      <w:r w:rsidR="0072651C">
        <w:rPr>
          <w:rFonts w:cstheme="minorHAnsi"/>
        </w:rPr>
        <w:t xml:space="preserve">and delay </w:t>
      </w:r>
      <w:r w:rsidR="00763C8C" w:rsidRPr="00B45EA5">
        <w:rPr>
          <w:rFonts w:cstheme="minorHAnsi"/>
        </w:rPr>
        <w:t>in snowbed incubator</w:t>
      </w:r>
      <w:r w:rsidR="00763C8C">
        <w:rPr>
          <w:rFonts w:cstheme="minorHAnsi"/>
        </w:rPr>
        <w:t xml:space="preserve"> </w:t>
      </w:r>
      <w:r w:rsidR="006111F3">
        <w:rPr>
          <w:rFonts w:cstheme="minorHAnsi"/>
        </w:rPr>
        <w:t>before winter</w:t>
      </w:r>
      <w:r w:rsidR="0072651C">
        <w:rPr>
          <w:rFonts w:cstheme="minorHAnsi"/>
        </w:rPr>
        <w:t xml:space="preserve"> (see Fig 4)</w:t>
      </w:r>
      <w:r w:rsidR="006111F3">
        <w:rPr>
          <w:rFonts w:cstheme="minorHAnsi"/>
        </w:rPr>
        <w:t xml:space="preserve"> which is </w:t>
      </w:r>
      <w:r w:rsidR="007A256E">
        <w:rPr>
          <w:rFonts w:cstheme="minorHAnsi"/>
        </w:rPr>
        <w:t>maintained after</w:t>
      </w:r>
      <w:r w:rsidR="0072651C">
        <w:rPr>
          <w:rFonts w:cstheme="minorHAnsi"/>
        </w:rPr>
        <w:t xml:space="preserve"> </w:t>
      </w:r>
      <w:r>
        <w:rPr>
          <w:rFonts w:cstheme="minorHAnsi"/>
        </w:rPr>
        <w:t>winter</w:t>
      </w:r>
      <w:r w:rsidR="007A256E">
        <w:rPr>
          <w:rFonts w:cstheme="minorHAnsi"/>
        </w:rPr>
        <w:t xml:space="preserve"> </w:t>
      </w:r>
      <w:r w:rsidR="007A256E" w:rsidRPr="00B45EA5">
        <w:rPr>
          <w:rFonts w:cstheme="minorHAnsi"/>
        </w:rPr>
        <w:t>(p &lt; 0.001)</w:t>
      </w:r>
      <w:r w:rsidR="00763C8C">
        <w:rPr>
          <w:rFonts w:cstheme="minorHAnsi"/>
        </w:rPr>
        <w:t>.</w:t>
      </w:r>
      <w:r w:rsidR="007A256E" w:rsidRPr="00B45EA5">
        <w:rPr>
          <w:rFonts w:cstheme="minorHAnsi"/>
        </w:rPr>
        <w:t xml:space="preserve"> </w:t>
      </w:r>
    </w:p>
    <w:p w14:paraId="63574D98" w14:textId="7FEFEE7D" w:rsidR="00DC3883" w:rsidRDefault="009A6EA4" w:rsidP="0014564F">
      <w:pPr>
        <w:spacing w:line="360" w:lineRule="auto"/>
        <w:jc w:val="both"/>
        <w:rPr>
          <w:rFonts w:cstheme="minorHAnsi"/>
        </w:rPr>
      </w:pPr>
      <w:commentRangeStart w:id="77"/>
      <w:r>
        <w:rPr>
          <w:rFonts w:cstheme="minorHAnsi"/>
        </w:rPr>
        <w:t>D</w:t>
      </w:r>
      <w:r w:rsidR="00EA0759" w:rsidRPr="00B45EA5">
        <w:rPr>
          <w:rFonts w:cstheme="minorHAnsi"/>
        </w:rPr>
        <w:t xml:space="preserve">ormancy </w:t>
      </w:r>
      <w:r w:rsidR="0014564F" w:rsidRPr="00B45EA5">
        <w:rPr>
          <w:rFonts w:cstheme="minorHAnsi"/>
        </w:rPr>
        <w:t>pattern</w:t>
      </w:r>
      <w:r w:rsidR="00EA0759" w:rsidRPr="00B45EA5">
        <w:rPr>
          <w:rFonts w:cstheme="minorHAnsi"/>
        </w:rPr>
        <w:t>s</w:t>
      </w:r>
      <w:r w:rsidR="0014564F" w:rsidRPr="00B45EA5">
        <w:rPr>
          <w:rFonts w:cstheme="minorHAnsi"/>
        </w:rPr>
        <w:t xml:space="preserve"> </w:t>
      </w:r>
      <w:commentRangeEnd w:id="77"/>
      <w:r w:rsidR="0045385B">
        <w:rPr>
          <w:rStyle w:val="Refdecomentario"/>
          <w:rFonts w:ascii="Calibri" w:eastAsia="Calibri" w:hAnsi="Calibri" w:cs="Calibri"/>
        </w:rPr>
        <w:commentReference w:id="77"/>
      </w:r>
      <w:r w:rsidR="0014564F" w:rsidRPr="00B45EA5">
        <w:rPr>
          <w:rFonts w:cstheme="minorHAnsi"/>
        </w:rPr>
        <w:t xml:space="preserve">observed </w:t>
      </w:r>
      <w:r w:rsidR="00763C8C">
        <w:rPr>
          <w:rFonts w:cstheme="minorHAnsi"/>
        </w:rPr>
        <w:t xml:space="preserve">did </w:t>
      </w:r>
      <w:r w:rsidR="0014564F" w:rsidRPr="00B45EA5">
        <w:rPr>
          <w:rFonts w:cstheme="minorHAnsi"/>
        </w:rPr>
        <w:t>differ between communities</w:t>
      </w:r>
      <w:r w:rsidR="007856F3" w:rsidRPr="007856F3">
        <w:rPr>
          <w:rFonts w:cstheme="minorHAnsi"/>
        </w:rPr>
        <w:t xml:space="preserve"> </w:t>
      </w:r>
      <w:r w:rsidR="007856F3" w:rsidRPr="00B45EA5">
        <w:rPr>
          <w:rFonts w:cstheme="minorHAnsi"/>
        </w:rPr>
        <w:t>across the experiment</w:t>
      </w:r>
      <w:r w:rsidR="00FE6D61">
        <w:rPr>
          <w:rFonts w:cstheme="minorHAnsi"/>
        </w:rPr>
        <w:t xml:space="preserve">. </w:t>
      </w:r>
      <w:r w:rsidR="0014564F" w:rsidRPr="00B45EA5">
        <w:rPr>
          <w:rFonts w:cstheme="minorHAnsi"/>
        </w:rPr>
        <w:t xml:space="preserve">In </w:t>
      </w:r>
      <w:r w:rsidR="00F54B7B" w:rsidRPr="00B45EA5">
        <w:rPr>
          <w:rFonts w:cstheme="minorHAnsi"/>
        </w:rPr>
        <w:t xml:space="preserve">the </w:t>
      </w:r>
      <w:r w:rsidR="007F0E51" w:rsidRPr="00B45EA5">
        <w:rPr>
          <w:rFonts w:cstheme="minorHAnsi"/>
        </w:rPr>
        <w:t>m</w:t>
      </w:r>
      <w:r w:rsidR="0014564F" w:rsidRPr="00B45EA5">
        <w:rPr>
          <w:rFonts w:cstheme="minorHAnsi"/>
        </w:rPr>
        <w:t>editerranean communit</w:t>
      </w:r>
      <w:r w:rsidR="00F54B7B" w:rsidRPr="00B45EA5">
        <w:rPr>
          <w:rFonts w:cstheme="minorHAnsi"/>
        </w:rPr>
        <w:t>y</w:t>
      </w:r>
      <w:r w:rsidR="0014564F" w:rsidRPr="00B45EA5">
        <w:rPr>
          <w:rFonts w:cstheme="minorHAnsi"/>
        </w:rPr>
        <w:t>, 82</w:t>
      </w:r>
      <w:r w:rsidR="00BB3C9D" w:rsidRPr="00B45EA5">
        <w:rPr>
          <w:rFonts w:cstheme="minorHAnsi"/>
        </w:rPr>
        <w:t xml:space="preserve"> </w:t>
      </w:r>
      <w:r w:rsidR="0014564F" w:rsidRPr="00B45EA5">
        <w:rPr>
          <w:rFonts w:cstheme="minorHAnsi"/>
        </w:rPr>
        <w:t>% of species did not have dormant seeds and were able to germinate fast</w:t>
      </w:r>
      <w:r w:rsidR="00F70744" w:rsidRPr="00B45EA5">
        <w:rPr>
          <w:rFonts w:cstheme="minorHAnsi"/>
        </w:rPr>
        <w:t xml:space="preserve">, reaching </w:t>
      </w:r>
      <w:r w:rsidR="00AF2091">
        <w:rPr>
          <w:rFonts w:cstheme="minorHAnsi"/>
        </w:rPr>
        <w:t>0.</w:t>
      </w:r>
      <w:r w:rsidR="00F70744" w:rsidRPr="00B45EA5">
        <w:rPr>
          <w:rFonts w:cstheme="minorHAnsi"/>
        </w:rPr>
        <w:t>45</w:t>
      </w:r>
      <w:r w:rsidR="00BB3C9D" w:rsidRPr="00B45EA5">
        <w:rPr>
          <w:rFonts w:cstheme="minorHAnsi"/>
        </w:rPr>
        <w:t xml:space="preserve"> – </w:t>
      </w:r>
      <w:r w:rsidR="00AF2091">
        <w:rPr>
          <w:rFonts w:cstheme="minorHAnsi"/>
        </w:rPr>
        <w:t>0.</w:t>
      </w:r>
      <w:r w:rsidR="00F70744" w:rsidRPr="00B45EA5">
        <w:rPr>
          <w:rFonts w:cstheme="minorHAnsi"/>
        </w:rPr>
        <w:t>55 of germination</w:t>
      </w:r>
      <w:r w:rsidR="00012B0C" w:rsidRPr="00B45EA5">
        <w:rPr>
          <w:rFonts w:cstheme="minorHAnsi"/>
        </w:rPr>
        <w:t xml:space="preserve"> proportion</w:t>
      </w:r>
      <w:r w:rsidR="007A256E">
        <w:rPr>
          <w:rFonts w:cstheme="minorHAnsi"/>
        </w:rPr>
        <w:t xml:space="preserve"> </w:t>
      </w:r>
      <w:r w:rsidR="0087262B">
        <w:rPr>
          <w:rFonts w:cstheme="minorHAnsi"/>
        </w:rPr>
        <w:t xml:space="preserve">before </w:t>
      </w:r>
      <w:r w:rsidR="007A256E">
        <w:rPr>
          <w:rFonts w:cstheme="minorHAnsi"/>
        </w:rPr>
        <w:t>w</w:t>
      </w:r>
      <w:r w:rsidR="007A0EBD">
        <w:rPr>
          <w:rFonts w:cstheme="minorHAnsi"/>
        </w:rPr>
        <w:t>inter</w:t>
      </w:r>
      <w:r w:rsidR="00E37EFD" w:rsidRPr="00B45EA5">
        <w:rPr>
          <w:rFonts w:cstheme="minorHAnsi"/>
        </w:rPr>
        <w:t xml:space="preserve">, </w:t>
      </w:r>
      <w:r w:rsidR="00763C8C">
        <w:rPr>
          <w:rFonts w:cstheme="minorHAnsi"/>
        </w:rPr>
        <w:t>after winter period</w:t>
      </w:r>
      <w:r w:rsidR="00E37EFD" w:rsidRPr="00B45EA5">
        <w:rPr>
          <w:rFonts w:cstheme="minorHAnsi"/>
        </w:rPr>
        <w:t xml:space="preserve"> germination peaked almost immediately</w:t>
      </w:r>
      <w:r w:rsidR="00E37EFD">
        <w:rPr>
          <w:rFonts w:cstheme="minorHAnsi"/>
        </w:rPr>
        <w:t xml:space="preserve"> even at low temperatures</w:t>
      </w:r>
      <w:r w:rsidR="00E37EFD" w:rsidRPr="00B45EA5">
        <w:rPr>
          <w:rFonts w:cstheme="minorHAnsi"/>
        </w:rPr>
        <w:t>.</w:t>
      </w:r>
      <w:r w:rsidR="00024C6A" w:rsidRPr="00B45EA5">
        <w:rPr>
          <w:rFonts w:cstheme="minorHAnsi"/>
        </w:rPr>
        <w:t xml:space="preserve"> </w:t>
      </w:r>
      <w:r w:rsidR="0014564F" w:rsidRPr="00B45EA5">
        <w:rPr>
          <w:rFonts w:cstheme="minorHAnsi"/>
        </w:rPr>
        <w:t xml:space="preserve">In </w:t>
      </w:r>
      <w:r w:rsidR="00BB517E" w:rsidRPr="00B45EA5">
        <w:rPr>
          <w:rFonts w:cstheme="minorHAnsi"/>
        </w:rPr>
        <w:t xml:space="preserve">the </w:t>
      </w:r>
      <w:r w:rsidR="007F0E51" w:rsidRPr="00B45EA5">
        <w:rPr>
          <w:rFonts w:cstheme="minorHAnsi"/>
        </w:rPr>
        <w:t>t</w:t>
      </w:r>
      <w:r w:rsidR="0014564F" w:rsidRPr="00B45EA5">
        <w:rPr>
          <w:rFonts w:cstheme="minorHAnsi"/>
        </w:rPr>
        <w:t>emperate communit</w:t>
      </w:r>
      <w:r w:rsidR="00BB517E" w:rsidRPr="00B45EA5">
        <w:rPr>
          <w:rFonts w:cstheme="minorHAnsi"/>
        </w:rPr>
        <w:t>y</w:t>
      </w:r>
      <w:r w:rsidR="0014564F" w:rsidRPr="00B45EA5">
        <w:rPr>
          <w:rFonts w:cstheme="minorHAnsi"/>
        </w:rPr>
        <w:t xml:space="preserve"> only 55</w:t>
      </w:r>
      <w:r w:rsidR="00BB3C9D" w:rsidRPr="00B45EA5">
        <w:rPr>
          <w:rFonts w:cstheme="minorHAnsi"/>
        </w:rPr>
        <w:t xml:space="preserve"> </w:t>
      </w:r>
      <w:r w:rsidR="0014564F" w:rsidRPr="00B45EA5">
        <w:rPr>
          <w:rFonts w:cstheme="minorHAnsi"/>
        </w:rPr>
        <w:t>% of species</w:t>
      </w:r>
      <w:r w:rsidR="00BB517E" w:rsidRPr="00B45EA5">
        <w:rPr>
          <w:rFonts w:cstheme="minorHAnsi"/>
        </w:rPr>
        <w:t>,</w:t>
      </w:r>
      <w:r w:rsidR="0014564F" w:rsidRPr="00B45EA5">
        <w:rPr>
          <w:rFonts w:cstheme="minorHAnsi"/>
        </w:rPr>
        <w:t xml:space="preserve"> </w:t>
      </w:r>
      <w:r w:rsidR="00BB517E" w:rsidRPr="00B45EA5">
        <w:rPr>
          <w:rFonts w:cstheme="minorHAnsi"/>
        </w:rPr>
        <w:t xml:space="preserve">with lower values </w:t>
      </w:r>
      <w:r w:rsidR="008C78EB">
        <w:rPr>
          <w:rFonts w:cstheme="minorHAnsi"/>
        </w:rPr>
        <w:t>of germination</w:t>
      </w:r>
      <w:r w:rsidR="00AF2091">
        <w:rPr>
          <w:rFonts w:cstheme="minorHAnsi"/>
        </w:rPr>
        <w:t xml:space="preserve"> </w:t>
      </w:r>
      <w:r w:rsidR="00BB517E" w:rsidRPr="00B45EA5">
        <w:rPr>
          <w:rFonts w:cstheme="minorHAnsi"/>
        </w:rPr>
        <w:t>(</w:t>
      </w:r>
      <w:r w:rsidR="0051500F">
        <w:rPr>
          <w:rFonts w:cstheme="minorHAnsi"/>
        </w:rPr>
        <w:t>0.0</w:t>
      </w:r>
      <w:r w:rsidR="00BB517E" w:rsidRPr="00B45EA5">
        <w:rPr>
          <w:rFonts w:cstheme="minorHAnsi"/>
        </w:rPr>
        <w:t>5</w:t>
      </w:r>
      <w:r w:rsidR="00BB3C9D" w:rsidRPr="00B45EA5">
        <w:rPr>
          <w:rFonts w:cstheme="minorHAnsi"/>
        </w:rPr>
        <w:t xml:space="preserve"> – </w:t>
      </w:r>
      <w:r w:rsidR="0051500F">
        <w:rPr>
          <w:rFonts w:cstheme="minorHAnsi"/>
        </w:rPr>
        <w:t>0.</w:t>
      </w:r>
      <w:r w:rsidR="00BB517E" w:rsidRPr="00B45EA5">
        <w:rPr>
          <w:rFonts w:cstheme="minorHAnsi"/>
        </w:rPr>
        <w:t>25)</w:t>
      </w:r>
      <w:r w:rsidR="00F806DC">
        <w:rPr>
          <w:rFonts w:cstheme="minorHAnsi"/>
        </w:rPr>
        <w:t>,</w:t>
      </w:r>
      <w:r w:rsidR="00BB517E" w:rsidRPr="00B45EA5">
        <w:rPr>
          <w:rFonts w:cstheme="minorHAnsi"/>
        </w:rPr>
        <w:t xml:space="preserve"> </w:t>
      </w:r>
      <w:r w:rsidR="007F0E51" w:rsidRPr="00B45EA5">
        <w:rPr>
          <w:rFonts w:cstheme="minorHAnsi"/>
        </w:rPr>
        <w:t xml:space="preserve">were able to </w:t>
      </w:r>
      <w:r w:rsidR="0014564F" w:rsidRPr="00B45EA5">
        <w:rPr>
          <w:rFonts w:cstheme="minorHAnsi"/>
        </w:rPr>
        <w:t>germinate</w:t>
      </w:r>
      <w:r w:rsidR="007F0E51" w:rsidRPr="00B45EA5">
        <w:rPr>
          <w:rFonts w:cstheme="minorHAnsi"/>
        </w:rPr>
        <w:t xml:space="preserve"> </w:t>
      </w:r>
      <w:r w:rsidR="0014564F" w:rsidRPr="00B45EA5">
        <w:rPr>
          <w:rFonts w:cstheme="minorHAnsi"/>
        </w:rPr>
        <w:t xml:space="preserve">before </w:t>
      </w:r>
      <w:r w:rsidR="00956691" w:rsidRPr="00B45EA5">
        <w:rPr>
          <w:rFonts w:cstheme="minorHAnsi"/>
        </w:rPr>
        <w:t>winter</w:t>
      </w:r>
      <w:r w:rsidR="002B5DE1">
        <w:rPr>
          <w:rFonts w:cstheme="minorHAnsi"/>
        </w:rPr>
        <w:t xml:space="preserve">, </w:t>
      </w:r>
      <w:r w:rsidR="007F0E51" w:rsidRPr="00B45EA5">
        <w:rPr>
          <w:rFonts w:cstheme="minorHAnsi"/>
        </w:rPr>
        <w:t xml:space="preserve">indicating </w:t>
      </w:r>
      <w:r w:rsidR="00F806DC">
        <w:rPr>
          <w:rFonts w:cstheme="minorHAnsi"/>
        </w:rPr>
        <w:t xml:space="preserve">a </w:t>
      </w:r>
      <w:r w:rsidR="007F0E51" w:rsidRPr="00B45EA5">
        <w:rPr>
          <w:rFonts w:cstheme="minorHAnsi"/>
        </w:rPr>
        <w:t xml:space="preserve">higher </w:t>
      </w:r>
      <w:r w:rsidR="00E62301" w:rsidRPr="00B45EA5">
        <w:rPr>
          <w:rFonts w:cstheme="minorHAnsi"/>
        </w:rPr>
        <w:t>degree of dormancy</w:t>
      </w:r>
      <w:r w:rsidR="00763C8C">
        <w:rPr>
          <w:rFonts w:cstheme="minorHAnsi"/>
        </w:rPr>
        <w:t xml:space="preserve"> and</w:t>
      </w:r>
      <w:r w:rsidR="0014564F" w:rsidRPr="00B45EA5">
        <w:rPr>
          <w:rFonts w:cstheme="minorHAnsi"/>
        </w:rPr>
        <w:t xml:space="preserve"> </w:t>
      </w:r>
      <w:r w:rsidR="00763C8C">
        <w:rPr>
          <w:rFonts w:cstheme="minorHAnsi"/>
        </w:rPr>
        <w:t>a</w:t>
      </w:r>
      <w:r w:rsidR="0014564F" w:rsidRPr="00B45EA5">
        <w:rPr>
          <w:rFonts w:cstheme="minorHAnsi"/>
        </w:rPr>
        <w:t>fter winter</w:t>
      </w:r>
      <w:r w:rsidR="00395982" w:rsidRPr="00B45EA5">
        <w:rPr>
          <w:rFonts w:cstheme="minorHAnsi"/>
        </w:rPr>
        <w:t xml:space="preserve"> </w:t>
      </w:r>
      <w:r w:rsidR="00126B02" w:rsidRPr="00B45EA5">
        <w:rPr>
          <w:rFonts w:cstheme="minorHAnsi"/>
        </w:rPr>
        <w:t>period</w:t>
      </w:r>
      <w:r w:rsidR="00763C8C" w:rsidRPr="00763C8C">
        <w:rPr>
          <w:rFonts w:cstheme="minorHAnsi"/>
        </w:rPr>
        <w:t xml:space="preserve"> </w:t>
      </w:r>
      <w:r w:rsidR="00763C8C" w:rsidRPr="00B45EA5">
        <w:rPr>
          <w:rFonts w:cstheme="minorHAnsi"/>
        </w:rPr>
        <w:t xml:space="preserve">germination peaked once temperatures </w:t>
      </w:r>
      <w:r w:rsidR="00763C8C">
        <w:rPr>
          <w:rFonts w:cstheme="minorHAnsi"/>
        </w:rPr>
        <w:t>surpassed 10 ºC.</w:t>
      </w:r>
      <w:r w:rsidR="00911A0B" w:rsidRPr="00B45EA5">
        <w:rPr>
          <w:rFonts w:cstheme="minorHAnsi"/>
        </w:rPr>
        <w:t xml:space="preserve"> </w:t>
      </w:r>
    </w:p>
    <w:p w14:paraId="217D9181" w14:textId="79FD3FE8" w:rsidR="0014564F" w:rsidRPr="00B45EA5" w:rsidRDefault="00C13276" w:rsidP="0014564F">
      <w:pPr>
        <w:spacing w:line="360" w:lineRule="auto"/>
        <w:jc w:val="both"/>
        <w:rPr>
          <w:rFonts w:cstheme="minorHAnsi"/>
        </w:rPr>
      </w:pPr>
      <w:r w:rsidRPr="00FE6D61">
        <w:rPr>
          <w:rFonts w:cstheme="minorHAnsi"/>
          <w:color w:val="FF0000"/>
        </w:rPr>
        <w:t>Statistically significant lambda</w:t>
      </w:r>
      <w:r w:rsidR="00FE6D61" w:rsidRPr="00FE6D61">
        <w:rPr>
          <w:rFonts w:cstheme="minorHAnsi"/>
          <w:color w:val="FF0000"/>
        </w:rPr>
        <w:t xml:space="preserve"> values</w:t>
      </w:r>
      <w:r w:rsidR="0076100C">
        <w:rPr>
          <w:rFonts w:cstheme="minorHAnsi"/>
          <w:color w:val="FF0000"/>
        </w:rPr>
        <w:t xml:space="preserve"> (</w:t>
      </w:r>
      <w:commentRangeStart w:id="78"/>
      <w:commentRangeStart w:id="79"/>
      <w:r w:rsidR="00DC3883">
        <w:rPr>
          <w:rFonts w:cstheme="minorHAnsi"/>
          <w:color w:val="FF0000"/>
        </w:rPr>
        <w:t>M=0.37, T=0.75</w:t>
      </w:r>
      <w:commentRangeEnd w:id="78"/>
      <w:r w:rsidR="004267F4">
        <w:rPr>
          <w:rStyle w:val="Refdecomentario"/>
          <w:rFonts w:ascii="Calibri" w:eastAsia="Calibri" w:hAnsi="Calibri" w:cs="Calibri"/>
        </w:rPr>
        <w:commentReference w:id="78"/>
      </w:r>
      <w:commentRangeEnd w:id="79"/>
      <w:r w:rsidR="0045385B">
        <w:rPr>
          <w:rStyle w:val="Refdecomentario"/>
          <w:rFonts w:ascii="Calibri" w:eastAsia="Calibri" w:hAnsi="Calibri" w:cs="Calibri"/>
        </w:rPr>
        <w:commentReference w:id="79"/>
      </w:r>
      <w:r w:rsidR="00DC3883">
        <w:rPr>
          <w:rFonts w:cstheme="minorHAnsi"/>
          <w:color w:val="FF0000"/>
        </w:rPr>
        <w:t>)</w:t>
      </w:r>
      <w:r w:rsidR="00FE6D61" w:rsidRPr="00FE6D61">
        <w:rPr>
          <w:rFonts w:cstheme="minorHAnsi"/>
          <w:color w:val="FF0000"/>
        </w:rPr>
        <w:t xml:space="preserve"> and intraspecific random factor</w:t>
      </w:r>
      <w:r w:rsidR="00DC3883">
        <w:rPr>
          <w:rFonts w:cstheme="minorHAnsi"/>
          <w:color w:val="FF0000"/>
        </w:rPr>
        <w:t xml:space="preserve"> (</w:t>
      </w:r>
      <w:commentRangeStart w:id="80"/>
      <w:r w:rsidR="00144DEC">
        <w:rPr>
          <w:rFonts w:cstheme="minorHAnsi"/>
          <w:color w:val="FF0000"/>
        </w:rPr>
        <w:t>M= 2.19, T=1.63</w:t>
      </w:r>
      <w:commentRangeEnd w:id="80"/>
      <w:r w:rsidR="00BB7DCD">
        <w:rPr>
          <w:rStyle w:val="Refdecomentario"/>
          <w:rFonts w:ascii="Calibri" w:eastAsia="Calibri" w:hAnsi="Calibri" w:cs="Calibri"/>
        </w:rPr>
        <w:commentReference w:id="80"/>
      </w:r>
      <w:r w:rsidR="00BB7DCD">
        <w:rPr>
          <w:rFonts w:cstheme="minorHAnsi"/>
          <w:color w:val="FF0000"/>
        </w:rPr>
        <w:t xml:space="preserve">) </w:t>
      </w:r>
      <w:r w:rsidR="00FE6D61" w:rsidRPr="00FE6D61">
        <w:rPr>
          <w:rFonts w:cstheme="minorHAnsi"/>
          <w:color w:val="FF0000"/>
        </w:rPr>
        <w:t>for both communities, phylogeny was only significant in temperate community</w:t>
      </w:r>
      <w:r w:rsidR="00144DEC">
        <w:rPr>
          <w:rFonts w:cstheme="minorHAnsi"/>
          <w:color w:val="FF0000"/>
        </w:rPr>
        <w:t xml:space="preserve"> </w:t>
      </w:r>
      <w:commentRangeStart w:id="81"/>
      <w:r w:rsidR="00144DEC">
        <w:rPr>
          <w:rFonts w:cstheme="minorHAnsi"/>
          <w:color w:val="FF0000"/>
        </w:rPr>
        <w:t>(7.53</w:t>
      </w:r>
      <w:commentRangeEnd w:id="81"/>
      <w:r w:rsidR="004267F4">
        <w:rPr>
          <w:rStyle w:val="Refdecomentario"/>
          <w:rFonts w:ascii="Calibri" w:eastAsia="Calibri" w:hAnsi="Calibri" w:cs="Calibri"/>
        </w:rPr>
        <w:commentReference w:id="81"/>
      </w:r>
      <w:r w:rsidR="00144DEC">
        <w:rPr>
          <w:rFonts w:cstheme="minorHAnsi"/>
          <w:color w:val="FF0000"/>
        </w:rPr>
        <w:t>)</w:t>
      </w:r>
      <w:r w:rsidR="00FE6D61" w:rsidRPr="00FE6D61">
        <w:rPr>
          <w:rFonts w:cstheme="minorHAnsi"/>
          <w:color w:val="FF0000"/>
        </w:rPr>
        <w:t xml:space="preserve">. </w:t>
      </w:r>
    </w:p>
    <w:p w14:paraId="6943D269" w14:textId="0D696C1C" w:rsidR="0014564F" w:rsidRPr="00B45EA5" w:rsidRDefault="00EF052D" w:rsidP="0014564F">
      <w:pPr>
        <w:spacing w:line="360" w:lineRule="auto"/>
        <w:jc w:val="both"/>
        <w:rPr>
          <w:rFonts w:cstheme="minorHAnsi"/>
        </w:rPr>
      </w:pPr>
      <w:r w:rsidRPr="00B45EA5">
        <w:rPr>
          <w:rFonts w:cstheme="minorHAnsi"/>
          <w:noProof/>
        </w:rPr>
        <w:drawing>
          <wp:inline distT="0" distB="0" distL="0" distR="0" wp14:anchorId="20651F54" wp14:editId="32C3A470">
            <wp:extent cx="5455068" cy="2832735"/>
            <wp:effectExtent l="0" t="0" r="0" b="5715"/>
            <wp:docPr id="14846441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4411" name="Imagen 1"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1805" cy="2836233"/>
                    </a:xfrm>
                    <a:prstGeom prst="rect">
                      <a:avLst/>
                    </a:prstGeom>
                  </pic:spPr>
                </pic:pic>
              </a:graphicData>
            </a:graphic>
          </wp:inline>
        </w:drawing>
      </w:r>
    </w:p>
    <w:p w14:paraId="69EBEA19" w14:textId="666A63E5" w:rsidR="0014564F" w:rsidRPr="00B45EA5" w:rsidRDefault="0014564F" w:rsidP="0014564F">
      <w:pPr>
        <w:spacing w:line="360" w:lineRule="auto"/>
        <w:jc w:val="both"/>
        <w:rPr>
          <w:rFonts w:cstheme="minorHAnsi"/>
        </w:rPr>
      </w:pPr>
      <w:r w:rsidRPr="00226AC3">
        <w:rPr>
          <w:rFonts w:cstheme="minorHAnsi"/>
        </w:rPr>
        <w:t xml:space="preserve">Fig </w:t>
      </w:r>
      <w:r w:rsidR="00DD585B" w:rsidRPr="00226AC3">
        <w:rPr>
          <w:rFonts w:cstheme="minorHAnsi"/>
        </w:rPr>
        <w:t>4</w:t>
      </w:r>
      <w:r w:rsidRPr="00226AC3">
        <w:rPr>
          <w:rFonts w:cstheme="minorHAnsi"/>
        </w:rPr>
        <w:t>. Cumulative germination curves</w:t>
      </w:r>
      <w:r w:rsidR="00B62F88">
        <w:rPr>
          <w:rFonts w:cstheme="minorHAnsi"/>
        </w:rPr>
        <w:t>, sum of</w:t>
      </w:r>
      <w:r w:rsidR="00E86F32" w:rsidRPr="00226AC3">
        <w:rPr>
          <w:rFonts w:cstheme="minorHAnsi"/>
        </w:rPr>
        <w:t xml:space="preserve"> all </w:t>
      </w:r>
      <w:r w:rsidR="00117C8B">
        <w:rPr>
          <w:rFonts w:cstheme="minorHAnsi"/>
        </w:rPr>
        <w:t>germination</w:t>
      </w:r>
      <w:r w:rsidR="0051500F">
        <w:rPr>
          <w:rFonts w:cstheme="minorHAnsi"/>
        </w:rPr>
        <w:t xml:space="preserve"> </w:t>
      </w:r>
      <w:r w:rsidR="00B62F88">
        <w:rPr>
          <w:rFonts w:cstheme="minorHAnsi"/>
        </w:rPr>
        <w:t>from</w:t>
      </w:r>
      <w:r w:rsidR="0051500F">
        <w:rPr>
          <w:rFonts w:cstheme="minorHAnsi"/>
        </w:rPr>
        <w:t xml:space="preserve"> each community</w:t>
      </w:r>
      <w:r w:rsidR="00B62F88">
        <w:rPr>
          <w:rFonts w:cstheme="minorHAnsi"/>
        </w:rPr>
        <w:t>,</w:t>
      </w:r>
      <w:r w:rsidR="00E86F32" w:rsidRPr="00226AC3">
        <w:rPr>
          <w:rFonts w:cstheme="minorHAnsi"/>
        </w:rPr>
        <w:t xml:space="preserve"> </w:t>
      </w:r>
      <w:r w:rsidRPr="00226AC3">
        <w:rPr>
          <w:rFonts w:cstheme="minorHAnsi"/>
        </w:rPr>
        <w:t xml:space="preserve">throughout </w:t>
      </w:r>
      <w:r w:rsidR="00CE3E84" w:rsidRPr="00226AC3">
        <w:rPr>
          <w:rFonts w:cstheme="minorHAnsi"/>
        </w:rPr>
        <w:t>the</w:t>
      </w:r>
      <w:r w:rsidRPr="00226AC3">
        <w:rPr>
          <w:rFonts w:cstheme="minorHAnsi"/>
        </w:rPr>
        <w:t xml:space="preserve"> </w:t>
      </w:r>
      <w:r w:rsidR="00395982" w:rsidRPr="00226AC3">
        <w:rPr>
          <w:rFonts w:cstheme="minorHAnsi"/>
        </w:rPr>
        <w:t>experiment</w:t>
      </w:r>
      <w:r w:rsidRPr="00226AC3">
        <w:rPr>
          <w:rFonts w:cstheme="minorHAnsi"/>
        </w:rPr>
        <w:t xml:space="preserve">. </w:t>
      </w:r>
      <w:commentRangeStart w:id="82"/>
      <w:r w:rsidR="00E86F32" w:rsidRPr="00226AC3">
        <w:rPr>
          <w:rFonts w:cstheme="minorHAnsi"/>
        </w:rPr>
        <w:t>Based 22 species for the mediterranean community (l</w:t>
      </w:r>
      <w:r w:rsidRPr="00226AC3">
        <w:rPr>
          <w:rFonts w:cstheme="minorHAnsi"/>
        </w:rPr>
        <w:t>eft panel</w:t>
      </w:r>
      <w:r w:rsidR="00E86F32" w:rsidRPr="00226AC3">
        <w:rPr>
          <w:rFonts w:cstheme="minorHAnsi"/>
        </w:rPr>
        <w:t>)</w:t>
      </w:r>
      <w:r w:rsidRPr="00226AC3">
        <w:rPr>
          <w:rFonts w:cstheme="minorHAnsi"/>
        </w:rPr>
        <w:t xml:space="preserve"> and </w:t>
      </w:r>
      <w:r w:rsidR="00E86F32" w:rsidRPr="00226AC3">
        <w:rPr>
          <w:rFonts w:cstheme="minorHAnsi"/>
        </w:rPr>
        <w:t>38 species for temperate community (</w:t>
      </w:r>
      <w:r w:rsidRPr="00226AC3">
        <w:rPr>
          <w:rFonts w:cstheme="minorHAnsi"/>
        </w:rPr>
        <w:t>right panel</w:t>
      </w:r>
      <w:r w:rsidR="00E86F32" w:rsidRPr="00226AC3">
        <w:rPr>
          <w:rFonts w:cstheme="minorHAnsi"/>
        </w:rPr>
        <w:t>)</w:t>
      </w:r>
      <w:r w:rsidRPr="00226AC3">
        <w:rPr>
          <w:rFonts w:cstheme="minorHAnsi"/>
        </w:rPr>
        <w:t xml:space="preserve">. </w:t>
      </w:r>
      <w:commentRangeEnd w:id="82"/>
      <w:r w:rsidR="009C2710">
        <w:rPr>
          <w:rStyle w:val="Refdecomentario"/>
          <w:rFonts w:ascii="Calibri" w:eastAsia="Calibri" w:hAnsi="Calibri" w:cs="Calibri"/>
        </w:rPr>
        <w:commentReference w:id="82"/>
      </w:r>
      <w:r w:rsidRPr="00226AC3">
        <w:rPr>
          <w:rFonts w:cstheme="minorHAnsi"/>
        </w:rPr>
        <w:t>Within each panel, orange</w:t>
      </w:r>
      <w:r w:rsidR="00395982" w:rsidRPr="00226AC3">
        <w:rPr>
          <w:rFonts w:cstheme="minorHAnsi"/>
        </w:rPr>
        <w:t xml:space="preserve"> curve</w:t>
      </w:r>
      <w:r w:rsidRPr="00226AC3">
        <w:rPr>
          <w:rFonts w:cstheme="minorHAnsi"/>
        </w:rPr>
        <w:t xml:space="preserve"> </w:t>
      </w:r>
      <w:r w:rsidR="00E86F32" w:rsidRPr="00226AC3">
        <w:rPr>
          <w:rFonts w:cstheme="minorHAnsi"/>
        </w:rPr>
        <w:t>represent</w:t>
      </w:r>
      <w:r w:rsidR="00783439" w:rsidRPr="00226AC3">
        <w:rPr>
          <w:rFonts w:cstheme="minorHAnsi"/>
        </w:rPr>
        <w:t>s</w:t>
      </w:r>
      <w:r w:rsidR="00E86F32" w:rsidRPr="00226AC3">
        <w:rPr>
          <w:rFonts w:cstheme="minorHAnsi"/>
        </w:rPr>
        <w:t xml:space="preserve"> germination </w:t>
      </w:r>
      <w:r w:rsidR="003D3055" w:rsidRPr="00226AC3">
        <w:rPr>
          <w:rFonts w:cstheme="minorHAnsi"/>
        </w:rPr>
        <w:t xml:space="preserve">proportion </w:t>
      </w:r>
      <w:r w:rsidR="00E86F32" w:rsidRPr="00226AC3">
        <w:rPr>
          <w:rFonts w:cstheme="minorHAnsi"/>
        </w:rPr>
        <w:t>in</w:t>
      </w:r>
      <w:r w:rsidRPr="00226AC3">
        <w:rPr>
          <w:rFonts w:cstheme="minorHAnsi"/>
        </w:rPr>
        <w:t xml:space="preserve"> fellfield incubator and blue</w:t>
      </w:r>
      <w:r w:rsidR="00395982" w:rsidRPr="00226AC3">
        <w:rPr>
          <w:rFonts w:cstheme="minorHAnsi"/>
        </w:rPr>
        <w:t xml:space="preserve"> curve</w:t>
      </w:r>
      <w:r w:rsidRPr="00226AC3">
        <w:rPr>
          <w:rFonts w:cstheme="minorHAnsi"/>
        </w:rPr>
        <w:t xml:space="preserve"> snowbed incubator.</w:t>
      </w:r>
      <w:r w:rsidR="00EF052D" w:rsidRPr="00226AC3">
        <w:rPr>
          <w:rFonts w:cstheme="minorHAnsi"/>
        </w:rPr>
        <w:t xml:space="preserve"> Flat </w:t>
      </w:r>
      <w:r w:rsidR="00041651" w:rsidRPr="00226AC3">
        <w:rPr>
          <w:rFonts w:cstheme="minorHAnsi"/>
        </w:rPr>
        <w:t>area</w:t>
      </w:r>
      <w:r w:rsidR="00783439" w:rsidRPr="00226AC3">
        <w:rPr>
          <w:rFonts w:cstheme="minorHAnsi"/>
        </w:rPr>
        <w:t>s</w:t>
      </w:r>
      <w:r w:rsidR="00041651" w:rsidRPr="00226AC3">
        <w:rPr>
          <w:rFonts w:cstheme="minorHAnsi"/>
        </w:rPr>
        <w:t xml:space="preserve"> represent winter period when no germination score</w:t>
      </w:r>
      <w:r w:rsidR="00D324CC">
        <w:rPr>
          <w:rFonts w:cstheme="minorHAnsi"/>
        </w:rPr>
        <w:t>s</w:t>
      </w:r>
      <w:r w:rsidR="00041651" w:rsidRPr="00226AC3">
        <w:rPr>
          <w:rFonts w:cstheme="minorHAnsi"/>
        </w:rPr>
        <w:t xml:space="preserve"> were done. </w:t>
      </w:r>
      <w:r w:rsidRPr="00226AC3">
        <w:rPr>
          <w:rFonts w:cstheme="minorHAnsi"/>
        </w:rPr>
        <w:t xml:space="preserve"> </w:t>
      </w:r>
    </w:p>
    <w:p w14:paraId="0C94632C" w14:textId="3411D07D" w:rsidR="0014564F" w:rsidRPr="00B45EA5" w:rsidRDefault="00395982" w:rsidP="0014564F">
      <w:pPr>
        <w:spacing w:line="360" w:lineRule="auto"/>
        <w:jc w:val="both"/>
        <w:rPr>
          <w:rFonts w:cstheme="minorHAnsi"/>
        </w:rPr>
      </w:pPr>
      <w:r w:rsidRPr="00B45EA5">
        <w:rPr>
          <w:rFonts w:cstheme="minorHAnsi"/>
        </w:rPr>
        <w:lastRenderedPageBreak/>
        <w:t>Overall</w:t>
      </w:r>
      <w:r w:rsidR="0014564F" w:rsidRPr="00B45EA5">
        <w:rPr>
          <w:rFonts w:cstheme="minorHAnsi"/>
        </w:rPr>
        <w:t xml:space="preserve">, </w:t>
      </w:r>
      <w:r w:rsidR="00914FAE" w:rsidRPr="00B45EA5">
        <w:rPr>
          <w:rFonts w:cstheme="minorHAnsi"/>
        </w:rPr>
        <w:t>warmer temperatures</w:t>
      </w:r>
      <w:r w:rsidR="00BC4B20">
        <w:rPr>
          <w:rFonts w:cstheme="minorHAnsi"/>
        </w:rPr>
        <w:t xml:space="preserve"> and longer growing season</w:t>
      </w:r>
      <w:r w:rsidR="00914FAE" w:rsidRPr="00B45EA5">
        <w:rPr>
          <w:rFonts w:cstheme="minorHAnsi"/>
        </w:rPr>
        <w:t xml:space="preserve"> of </w:t>
      </w:r>
      <w:r w:rsidR="0014564F" w:rsidRPr="00B45EA5">
        <w:rPr>
          <w:rFonts w:cstheme="minorHAnsi"/>
        </w:rPr>
        <w:t xml:space="preserve">fellfield incubator promoted higher </w:t>
      </w:r>
      <w:r w:rsidR="00F0192B">
        <w:rPr>
          <w:rFonts w:cstheme="minorHAnsi"/>
        </w:rPr>
        <w:t>T</w:t>
      </w:r>
      <w:r w:rsidR="0014564F" w:rsidRPr="00B45EA5">
        <w:rPr>
          <w:rFonts w:cstheme="minorHAnsi"/>
        </w:rPr>
        <w:t xml:space="preserve">otal germination proportion. In the </w:t>
      </w:r>
      <w:r w:rsidR="00845F6C" w:rsidRPr="00B45EA5">
        <w:rPr>
          <w:rFonts w:cstheme="minorHAnsi"/>
        </w:rPr>
        <w:t>m</w:t>
      </w:r>
      <w:r w:rsidR="0014564F" w:rsidRPr="00B45EA5">
        <w:rPr>
          <w:rFonts w:cstheme="minorHAnsi"/>
        </w:rPr>
        <w:t xml:space="preserve">editerranean community </w:t>
      </w:r>
      <w:r w:rsidR="0048053C" w:rsidRPr="00B45EA5">
        <w:rPr>
          <w:rFonts w:cstheme="minorHAnsi"/>
        </w:rPr>
        <w:t xml:space="preserve">differences </w:t>
      </w:r>
      <w:r w:rsidR="0045385B">
        <w:rPr>
          <w:rFonts w:cstheme="minorHAnsi"/>
        </w:rPr>
        <w:t>existed</w:t>
      </w:r>
      <w:r w:rsidR="00914FAE" w:rsidRPr="00B45EA5">
        <w:rPr>
          <w:rFonts w:cstheme="minorHAnsi"/>
        </w:rPr>
        <w:t xml:space="preserve"> but</w:t>
      </w:r>
      <w:r w:rsidR="0048053C" w:rsidRPr="00B45EA5">
        <w:rPr>
          <w:rFonts w:cstheme="minorHAnsi"/>
        </w:rPr>
        <w:t xml:space="preserve"> not </w:t>
      </w:r>
      <w:r w:rsidR="00914FAE" w:rsidRPr="00B45EA5">
        <w:rPr>
          <w:rFonts w:cstheme="minorHAnsi"/>
        </w:rPr>
        <w:t xml:space="preserve">statistically </w:t>
      </w:r>
      <w:r w:rsidR="0048053C" w:rsidRPr="00B45EA5">
        <w:rPr>
          <w:rFonts w:cstheme="minorHAnsi"/>
        </w:rPr>
        <w:t>significant</w:t>
      </w:r>
      <w:r w:rsidR="0014564F" w:rsidRPr="00B45EA5">
        <w:rPr>
          <w:rFonts w:cstheme="minorHAnsi"/>
        </w:rPr>
        <w:t xml:space="preserve"> (Fig </w:t>
      </w:r>
      <w:r w:rsidR="00845F6C" w:rsidRPr="00B45EA5">
        <w:rPr>
          <w:rFonts w:cstheme="minorHAnsi"/>
        </w:rPr>
        <w:t>3</w:t>
      </w:r>
      <w:r w:rsidR="00ED2345" w:rsidRPr="00B45EA5">
        <w:rPr>
          <w:rFonts w:cstheme="minorHAnsi"/>
        </w:rPr>
        <w:t>A</w:t>
      </w:r>
      <w:r w:rsidR="0014564F" w:rsidRPr="00B45EA5">
        <w:rPr>
          <w:rFonts w:cstheme="minorHAnsi"/>
        </w:rPr>
        <w:t xml:space="preserve">, </w:t>
      </w:r>
      <w:r w:rsidR="002571A8" w:rsidRPr="00B45EA5">
        <w:rPr>
          <w:rFonts w:cstheme="minorHAnsi"/>
        </w:rPr>
        <w:t xml:space="preserve">upper </w:t>
      </w:r>
      <w:r w:rsidR="0014564F" w:rsidRPr="00B45EA5">
        <w:rPr>
          <w:rFonts w:cstheme="minorHAnsi"/>
        </w:rPr>
        <w:t>left panel), reaching 0.85 and 0.82</w:t>
      </w:r>
      <w:r w:rsidR="0048053C" w:rsidRPr="00B45EA5">
        <w:rPr>
          <w:rFonts w:cstheme="minorHAnsi"/>
        </w:rPr>
        <w:t xml:space="preserve"> of germination proportion</w:t>
      </w:r>
      <w:r w:rsidR="0014564F" w:rsidRPr="00B45EA5">
        <w:rPr>
          <w:rFonts w:cstheme="minorHAnsi"/>
        </w:rPr>
        <w:t xml:space="preserve"> for fellfield and snowbed </w:t>
      </w:r>
      <w:r w:rsidR="002571A8" w:rsidRPr="00B45EA5">
        <w:rPr>
          <w:rFonts w:cstheme="minorHAnsi"/>
        </w:rPr>
        <w:t xml:space="preserve">incubators </w:t>
      </w:r>
      <w:r w:rsidR="0014564F" w:rsidRPr="00B45EA5">
        <w:rPr>
          <w:rFonts w:cstheme="minorHAnsi"/>
        </w:rPr>
        <w:t>respectively (</w:t>
      </w:r>
      <w:r w:rsidR="0048053C" w:rsidRPr="00B45EA5">
        <w:rPr>
          <w:rFonts w:cstheme="minorHAnsi"/>
        </w:rPr>
        <w:t>F</w:t>
      </w:r>
      <w:r w:rsidR="0014564F" w:rsidRPr="00B45EA5">
        <w:rPr>
          <w:rFonts w:cstheme="minorHAnsi"/>
        </w:rPr>
        <w:t xml:space="preserve">ig </w:t>
      </w:r>
      <w:r w:rsidR="00845F6C" w:rsidRPr="00B45EA5">
        <w:rPr>
          <w:rFonts w:cstheme="minorHAnsi"/>
        </w:rPr>
        <w:t>3</w:t>
      </w:r>
      <w:r w:rsidR="00ED2345" w:rsidRPr="00B45EA5">
        <w:rPr>
          <w:rFonts w:cstheme="minorHAnsi"/>
        </w:rPr>
        <w:t>B</w:t>
      </w:r>
      <w:r w:rsidR="0048053C" w:rsidRPr="00B45EA5">
        <w:rPr>
          <w:rFonts w:cstheme="minorHAnsi"/>
        </w:rPr>
        <w:t>, upper left</w:t>
      </w:r>
      <w:r w:rsidR="002571A8" w:rsidRPr="00B45EA5">
        <w:rPr>
          <w:rFonts w:cstheme="minorHAnsi"/>
        </w:rPr>
        <w:t xml:space="preserve"> panel</w:t>
      </w:r>
      <w:r w:rsidR="0014564F" w:rsidRPr="00B45EA5">
        <w:rPr>
          <w:rFonts w:cstheme="minorHAnsi"/>
        </w:rPr>
        <w:t xml:space="preserve">). In the Temperate community </w:t>
      </w:r>
      <w:r w:rsidR="0048053C" w:rsidRPr="00B45EA5">
        <w:rPr>
          <w:rFonts w:cstheme="minorHAnsi"/>
        </w:rPr>
        <w:t xml:space="preserve">incubator differences were </w:t>
      </w:r>
      <w:r w:rsidR="00A93515" w:rsidRPr="00B45EA5">
        <w:rPr>
          <w:rFonts w:cstheme="minorHAnsi"/>
        </w:rPr>
        <w:t>statistically significant</w:t>
      </w:r>
      <w:r w:rsidR="0048053C" w:rsidRPr="00B45EA5">
        <w:rPr>
          <w:rFonts w:cstheme="minorHAnsi"/>
        </w:rPr>
        <w:t xml:space="preserve"> </w:t>
      </w:r>
      <w:r w:rsidR="0014564F" w:rsidRPr="00B45EA5">
        <w:rPr>
          <w:rFonts w:cstheme="minorHAnsi"/>
        </w:rPr>
        <w:t xml:space="preserve">(Fig </w:t>
      </w:r>
      <w:r w:rsidR="004B6D4D" w:rsidRPr="00B45EA5">
        <w:rPr>
          <w:rFonts w:cstheme="minorHAnsi"/>
        </w:rPr>
        <w:t>3A</w:t>
      </w:r>
      <w:r w:rsidR="002571A8" w:rsidRPr="00B45EA5">
        <w:rPr>
          <w:rFonts w:cstheme="minorHAnsi"/>
        </w:rPr>
        <w:t>,</w:t>
      </w:r>
      <w:r w:rsidR="0014564F" w:rsidRPr="00B45EA5">
        <w:rPr>
          <w:rFonts w:cstheme="minorHAnsi"/>
        </w:rPr>
        <w:t xml:space="preserve"> </w:t>
      </w:r>
      <w:r w:rsidR="002571A8" w:rsidRPr="00B45EA5">
        <w:rPr>
          <w:rFonts w:cstheme="minorHAnsi"/>
        </w:rPr>
        <w:t xml:space="preserve">upper </w:t>
      </w:r>
      <w:r w:rsidR="0014564F" w:rsidRPr="00B45EA5">
        <w:rPr>
          <w:rFonts w:cstheme="minorHAnsi"/>
        </w:rPr>
        <w:t xml:space="preserve">right panel), reaching 0.72 and 0.65 </w:t>
      </w:r>
      <w:r w:rsidR="0048053C" w:rsidRPr="00B45EA5">
        <w:rPr>
          <w:rFonts w:cstheme="minorHAnsi"/>
        </w:rPr>
        <w:t>of</w:t>
      </w:r>
      <w:r w:rsidR="00F0192B">
        <w:rPr>
          <w:rFonts w:cstheme="minorHAnsi"/>
        </w:rPr>
        <w:t xml:space="preserve"> </w:t>
      </w:r>
      <w:r w:rsidR="0048053C" w:rsidRPr="00B45EA5">
        <w:rPr>
          <w:rFonts w:cstheme="minorHAnsi"/>
        </w:rPr>
        <w:t xml:space="preserve">germination proportion </w:t>
      </w:r>
      <w:r w:rsidR="0014564F" w:rsidRPr="00B45EA5">
        <w:rPr>
          <w:rFonts w:cstheme="minorHAnsi"/>
        </w:rPr>
        <w:t xml:space="preserve">for fellfield and </w:t>
      </w:r>
      <w:r w:rsidR="002571A8" w:rsidRPr="00B45EA5">
        <w:rPr>
          <w:rFonts w:cstheme="minorHAnsi"/>
        </w:rPr>
        <w:t xml:space="preserve">incubators </w:t>
      </w:r>
      <w:r w:rsidR="0014564F" w:rsidRPr="00B45EA5">
        <w:rPr>
          <w:rFonts w:cstheme="minorHAnsi"/>
        </w:rPr>
        <w:t>snowbed respectively (</w:t>
      </w:r>
      <w:r w:rsidR="0048053C" w:rsidRPr="00B45EA5">
        <w:rPr>
          <w:rFonts w:cstheme="minorHAnsi"/>
        </w:rPr>
        <w:t>F</w:t>
      </w:r>
      <w:r w:rsidR="0014564F" w:rsidRPr="00B45EA5">
        <w:rPr>
          <w:rFonts w:cstheme="minorHAnsi"/>
        </w:rPr>
        <w:t xml:space="preserve">ig </w:t>
      </w:r>
      <w:r w:rsidR="004B6D4D" w:rsidRPr="00B45EA5">
        <w:rPr>
          <w:rFonts w:cstheme="minorHAnsi"/>
        </w:rPr>
        <w:t>3B</w:t>
      </w:r>
      <w:r w:rsidR="0048053C" w:rsidRPr="00B45EA5">
        <w:rPr>
          <w:rFonts w:cstheme="minorHAnsi"/>
        </w:rPr>
        <w:t>, upper right</w:t>
      </w:r>
      <w:r w:rsidR="002571A8" w:rsidRPr="00B45EA5">
        <w:rPr>
          <w:rFonts w:cstheme="minorHAnsi"/>
        </w:rPr>
        <w:t xml:space="preserve"> panel</w:t>
      </w:r>
      <w:r w:rsidR="0014564F" w:rsidRPr="00B45EA5">
        <w:rPr>
          <w:rFonts w:cstheme="minorHAnsi"/>
        </w:rPr>
        <w:t>).</w:t>
      </w:r>
      <w:r w:rsidR="004B6D4D" w:rsidRPr="00B45EA5">
        <w:rPr>
          <w:rFonts w:cstheme="minorHAnsi"/>
        </w:rPr>
        <w:t xml:space="preserve"> In</w:t>
      </w:r>
      <w:r w:rsidR="00A93515" w:rsidRPr="00B45EA5">
        <w:rPr>
          <w:rFonts w:cstheme="minorHAnsi"/>
        </w:rPr>
        <w:t xml:space="preserve"> </w:t>
      </w:r>
      <w:r w:rsidR="00F0192B">
        <w:rPr>
          <w:rFonts w:cstheme="minorHAnsi"/>
        </w:rPr>
        <w:t>A</w:t>
      </w:r>
      <w:r w:rsidR="00A93515" w:rsidRPr="00B45EA5">
        <w:rPr>
          <w:rFonts w:cstheme="minorHAnsi"/>
        </w:rPr>
        <w:t>utumn germination w</w:t>
      </w:r>
      <w:r w:rsidR="00DA5FAF" w:rsidRPr="00B45EA5">
        <w:rPr>
          <w:rFonts w:cstheme="minorHAnsi"/>
        </w:rPr>
        <w:t xml:space="preserve">e observed </w:t>
      </w:r>
      <w:r w:rsidR="004B6D4D" w:rsidRPr="00B45EA5">
        <w:rPr>
          <w:rFonts w:cstheme="minorHAnsi"/>
        </w:rPr>
        <w:t xml:space="preserve">a positive effect of </w:t>
      </w:r>
      <w:r w:rsidR="00DA5FAF" w:rsidRPr="00B45EA5">
        <w:rPr>
          <w:rFonts w:cstheme="minorHAnsi"/>
        </w:rPr>
        <w:t>fellfield incubator</w:t>
      </w:r>
      <w:r w:rsidR="004B6D4D" w:rsidRPr="00B45EA5">
        <w:rPr>
          <w:rFonts w:cstheme="minorHAnsi"/>
        </w:rPr>
        <w:t xml:space="preserve">, </w:t>
      </w:r>
      <w:r w:rsidR="00DA5FAF" w:rsidRPr="00B45EA5">
        <w:rPr>
          <w:rFonts w:cstheme="minorHAnsi"/>
        </w:rPr>
        <w:t xml:space="preserve">reaching significantly higher </w:t>
      </w:r>
      <w:r w:rsidR="002571A8" w:rsidRPr="00B45EA5">
        <w:rPr>
          <w:rFonts w:cstheme="minorHAnsi"/>
        </w:rPr>
        <w:t xml:space="preserve">germination values </w:t>
      </w:r>
      <w:r w:rsidR="00237393">
        <w:rPr>
          <w:rFonts w:cstheme="minorHAnsi"/>
        </w:rPr>
        <w:t xml:space="preserve">in both communities </w:t>
      </w:r>
      <w:r w:rsidR="00DA5FAF" w:rsidRPr="00B45EA5">
        <w:rPr>
          <w:rFonts w:cstheme="minorHAnsi"/>
        </w:rPr>
        <w:t xml:space="preserve">(Fig </w:t>
      </w:r>
      <w:r w:rsidR="004B6D4D" w:rsidRPr="00B45EA5">
        <w:rPr>
          <w:rFonts w:cstheme="minorHAnsi"/>
        </w:rPr>
        <w:t>3A</w:t>
      </w:r>
      <w:r w:rsidR="00C74222" w:rsidRPr="00B45EA5">
        <w:rPr>
          <w:rFonts w:cstheme="minorHAnsi"/>
        </w:rPr>
        <w:t xml:space="preserve"> </w:t>
      </w:r>
      <w:r w:rsidR="00274BB4" w:rsidRPr="00B45EA5">
        <w:rPr>
          <w:rFonts w:cstheme="minorHAnsi"/>
        </w:rPr>
        <w:t>second row</w:t>
      </w:r>
      <w:r w:rsidR="00DA5FAF" w:rsidRPr="00B45EA5">
        <w:rPr>
          <w:rFonts w:cstheme="minorHAnsi"/>
        </w:rPr>
        <w:t>).</w:t>
      </w:r>
      <w:r w:rsidR="00305CB3" w:rsidRPr="00B45EA5">
        <w:rPr>
          <w:rFonts w:cstheme="minorHAnsi"/>
        </w:rPr>
        <w:t xml:space="preserve"> </w:t>
      </w:r>
      <w:r w:rsidR="00C958FC" w:rsidRPr="00B45EA5">
        <w:rPr>
          <w:rFonts w:cstheme="minorHAnsi"/>
        </w:rPr>
        <w:t xml:space="preserve">In the </w:t>
      </w:r>
      <w:r w:rsidR="003D3055" w:rsidRPr="00B45EA5">
        <w:rPr>
          <w:rFonts w:cstheme="minorHAnsi"/>
        </w:rPr>
        <w:t>m</w:t>
      </w:r>
      <w:r w:rsidR="00C958FC" w:rsidRPr="00B45EA5">
        <w:rPr>
          <w:rFonts w:cstheme="minorHAnsi"/>
        </w:rPr>
        <w:t xml:space="preserve">editerranean community we registered a 0.55 germination proportion in fellfield compared to 0.4 in snowbed </w:t>
      </w:r>
      <w:r w:rsidR="00C74222" w:rsidRPr="00B45EA5">
        <w:rPr>
          <w:rFonts w:cstheme="minorHAnsi"/>
        </w:rPr>
        <w:t xml:space="preserve">incubator </w:t>
      </w:r>
      <w:r w:rsidR="00C958FC" w:rsidRPr="00B45EA5">
        <w:rPr>
          <w:rFonts w:cstheme="minorHAnsi"/>
        </w:rPr>
        <w:t xml:space="preserve">and in the </w:t>
      </w:r>
      <w:r w:rsidR="003834A0" w:rsidRPr="00B45EA5">
        <w:rPr>
          <w:rFonts w:cstheme="minorHAnsi"/>
        </w:rPr>
        <w:t>t</w:t>
      </w:r>
      <w:r w:rsidR="00C958FC" w:rsidRPr="00B45EA5">
        <w:rPr>
          <w:rFonts w:cstheme="minorHAnsi"/>
        </w:rPr>
        <w:t xml:space="preserve">emperate community </w:t>
      </w:r>
      <w:r w:rsidR="00354FAB" w:rsidRPr="00B45EA5">
        <w:rPr>
          <w:rFonts w:cstheme="minorHAnsi"/>
        </w:rPr>
        <w:t xml:space="preserve">it </w:t>
      </w:r>
      <w:r w:rsidR="00C958FC" w:rsidRPr="00B45EA5">
        <w:rPr>
          <w:rFonts w:cstheme="minorHAnsi"/>
        </w:rPr>
        <w:t xml:space="preserve">was 0.24 of germination proportion </w:t>
      </w:r>
      <w:r w:rsidR="00C74222" w:rsidRPr="00B45EA5">
        <w:rPr>
          <w:rFonts w:cstheme="minorHAnsi"/>
        </w:rPr>
        <w:t xml:space="preserve">in fellfield </w:t>
      </w:r>
      <w:r w:rsidR="00C958FC" w:rsidRPr="00B45EA5">
        <w:rPr>
          <w:rFonts w:cstheme="minorHAnsi"/>
        </w:rPr>
        <w:t>compared to 0.07 in snowbed.</w:t>
      </w:r>
      <w:r w:rsidR="00E7290F" w:rsidRPr="00B45EA5">
        <w:rPr>
          <w:rFonts w:cstheme="minorHAnsi"/>
        </w:rPr>
        <w:t xml:space="preserve"> </w:t>
      </w:r>
      <w:r w:rsidR="008374FC" w:rsidRPr="00B45EA5">
        <w:rPr>
          <w:rFonts w:cstheme="minorHAnsi"/>
        </w:rPr>
        <w:t xml:space="preserve">For </w:t>
      </w:r>
      <w:r w:rsidR="00F0192B">
        <w:rPr>
          <w:rFonts w:cstheme="minorHAnsi"/>
        </w:rPr>
        <w:t>S</w:t>
      </w:r>
      <w:r w:rsidR="008374FC" w:rsidRPr="00B45EA5">
        <w:rPr>
          <w:rFonts w:cstheme="minorHAnsi"/>
        </w:rPr>
        <w:t>pring germination</w:t>
      </w:r>
      <w:r w:rsidR="003834A0" w:rsidRPr="00B45EA5">
        <w:rPr>
          <w:rFonts w:cstheme="minorHAnsi"/>
        </w:rPr>
        <w:t xml:space="preserve"> </w:t>
      </w:r>
      <w:r w:rsidR="005A0AD3">
        <w:rPr>
          <w:rFonts w:cstheme="minorHAnsi"/>
        </w:rPr>
        <w:t xml:space="preserve">trait </w:t>
      </w:r>
      <w:r w:rsidR="003834A0" w:rsidRPr="00B45EA5">
        <w:rPr>
          <w:rFonts w:cstheme="minorHAnsi"/>
        </w:rPr>
        <w:t>(relative to autumn germination)</w:t>
      </w:r>
      <w:r w:rsidR="00E43522" w:rsidRPr="00B45EA5">
        <w:rPr>
          <w:rFonts w:cstheme="minorHAnsi"/>
        </w:rPr>
        <w:t xml:space="preserve">, </w:t>
      </w:r>
      <w:r w:rsidR="00274BB4" w:rsidRPr="00B45EA5">
        <w:rPr>
          <w:rFonts w:cstheme="minorHAnsi"/>
        </w:rPr>
        <w:t xml:space="preserve">the </w:t>
      </w:r>
      <w:r w:rsidR="003834A0" w:rsidRPr="00B45EA5">
        <w:rPr>
          <w:rFonts w:cstheme="minorHAnsi"/>
        </w:rPr>
        <w:t>m</w:t>
      </w:r>
      <w:r w:rsidR="00274BB4" w:rsidRPr="00B45EA5">
        <w:rPr>
          <w:rFonts w:cstheme="minorHAnsi"/>
        </w:rPr>
        <w:t xml:space="preserve">editerranean community </w:t>
      </w:r>
      <w:r w:rsidR="007543A3" w:rsidRPr="00B45EA5">
        <w:rPr>
          <w:rFonts w:cstheme="minorHAnsi"/>
        </w:rPr>
        <w:t>showed</w:t>
      </w:r>
      <w:r w:rsidR="00274BB4" w:rsidRPr="00B45EA5">
        <w:rPr>
          <w:rFonts w:cstheme="minorHAnsi"/>
        </w:rPr>
        <w:t xml:space="preserve"> no significant effect of incubator (Fig </w:t>
      </w:r>
      <w:r w:rsidR="003834A0" w:rsidRPr="00B45EA5">
        <w:rPr>
          <w:rFonts w:cstheme="minorHAnsi"/>
        </w:rPr>
        <w:t>3A</w:t>
      </w:r>
      <w:r w:rsidR="009B5E64" w:rsidRPr="00B45EA5">
        <w:rPr>
          <w:rFonts w:cstheme="minorHAnsi"/>
        </w:rPr>
        <w:t>, third row left panel</w:t>
      </w:r>
      <w:r w:rsidR="00274BB4" w:rsidRPr="00B45EA5">
        <w:rPr>
          <w:rFonts w:cstheme="minorHAnsi"/>
        </w:rPr>
        <w:t>) with both incubators reaching similar levels of germination</w:t>
      </w:r>
      <w:r w:rsidR="00C958FC" w:rsidRPr="00B45EA5">
        <w:rPr>
          <w:rFonts w:cstheme="minorHAnsi"/>
        </w:rPr>
        <w:t xml:space="preserve"> proportion </w:t>
      </w:r>
      <w:r w:rsidR="0003646E" w:rsidRPr="00B45EA5">
        <w:rPr>
          <w:rFonts w:cstheme="minorHAnsi"/>
        </w:rPr>
        <w:t>(</w:t>
      </w:r>
      <w:r w:rsidR="00C958FC" w:rsidRPr="00B45EA5">
        <w:rPr>
          <w:rFonts w:cstheme="minorHAnsi"/>
        </w:rPr>
        <w:t>0.28 and 0.3 in fellfield and snowbed, respectively</w:t>
      </w:r>
      <w:r w:rsidR="004C7A28" w:rsidRPr="00B45EA5">
        <w:rPr>
          <w:rFonts w:cstheme="minorHAnsi"/>
        </w:rPr>
        <w:t>,</w:t>
      </w:r>
      <w:r w:rsidR="00274BB4" w:rsidRPr="00B45EA5">
        <w:rPr>
          <w:rFonts w:cstheme="minorHAnsi"/>
        </w:rPr>
        <w:t xml:space="preserve"> </w:t>
      </w:r>
      <w:r w:rsidR="0003646E" w:rsidRPr="00B45EA5">
        <w:rPr>
          <w:rFonts w:cstheme="minorHAnsi"/>
        </w:rPr>
        <w:t xml:space="preserve">see </w:t>
      </w:r>
      <w:r w:rsidR="00274BB4" w:rsidRPr="00B45EA5">
        <w:rPr>
          <w:rFonts w:cstheme="minorHAnsi"/>
        </w:rPr>
        <w:t xml:space="preserve">Fig </w:t>
      </w:r>
      <w:r w:rsidR="003834A0" w:rsidRPr="00B45EA5">
        <w:rPr>
          <w:rFonts w:cstheme="minorHAnsi"/>
        </w:rPr>
        <w:t>3B</w:t>
      </w:r>
      <w:r w:rsidR="001A5E4B" w:rsidRPr="00B45EA5">
        <w:rPr>
          <w:rFonts w:cstheme="minorHAnsi"/>
        </w:rPr>
        <w:t xml:space="preserve"> third row left panel</w:t>
      </w:r>
      <w:r w:rsidR="00274BB4" w:rsidRPr="00B45EA5">
        <w:rPr>
          <w:rFonts w:cstheme="minorHAnsi"/>
        </w:rPr>
        <w:t xml:space="preserve">). On the other hand, for the </w:t>
      </w:r>
      <w:r w:rsidR="00C90B92" w:rsidRPr="00B45EA5">
        <w:rPr>
          <w:rFonts w:cstheme="minorHAnsi"/>
        </w:rPr>
        <w:t>t</w:t>
      </w:r>
      <w:r w:rsidR="00274BB4" w:rsidRPr="00B45EA5">
        <w:rPr>
          <w:rFonts w:cstheme="minorHAnsi"/>
        </w:rPr>
        <w:t xml:space="preserve">emperate community, </w:t>
      </w:r>
      <w:r w:rsidR="00955498" w:rsidRPr="00B45EA5">
        <w:rPr>
          <w:rFonts w:cstheme="minorHAnsi"/>
        </w:rPr>
        <w:t>there is significantly higher germination in fellfield incubator</w:t>
      </w:r>
      <w:r w:rsidR="00760B44" w:rsidRPr="00B45EA5">
        <w:rPr>
          <w:rFonts w:cstheme="minorHAnsi"/>
        </w:rPr>
        <w:t xml:space="preserve"> with a</w:t>
      </w:r>
      <w:r w:rsidR="008B1EA0" w:rsidRPr="00B45EA5">
        <w:rPr>
          <w:rFonts w:cstheme="minorHAnsi"/>
        </w:rPr>
        <w:t xml:space="preserve"> germination proportion of 0.4</w:t>
      </w:r>
      <w:r w:rsidR="00955498" w:rsidRPr="00B45EA5">
        <w:rPr>
          <w:rFonts w:cstheme="minorHAnsi"/>
        </w:rPr>
        <w:t xml:space="preserve"> </w:t>
      </w:r>
      <w:r w:rsidR="00760B44" w:rsidRPr="00B45EA5">
        <w:rPr>
          <w:rFonts w:cstheme="minorHAnsi"/>
        </w:rPr>
        <w:t xml:space="preserve">almost doubling </w:t>
      </w:r>
      <w:r w:rsidR="00083077" w:rsidRPr="00B45EA5">
        <w:rPr>
          <w:rFonts w:cstheme="minorHAnsi"/>
        </w:rPr>
        <w:t xml:space="preserve">snowbed incubator </w:t>
      </w:r>
      <w:r w:rsidR="00955498" w:rsidRPr="00B45EA5">
        <w:rPr>
          <w:rFonts w:cstheme="minorHAnsi"/>
        </w:rPr>
        <w:t xml:space="preserve">(Fig </w:t>
      </w:r>
      <w:r w:rsidR="00C90B92" w:rsidRPr="00B45EA5">
        <w:rPr>
          <w:rFonts w:cstheme="minorHAnsi"/>
        </w:rPr>
        <w:t>3A</w:t>
      </w:r>
      <w:r w:rsidR="00955498" w:rsidRPr="00B45EA5">
        <w:rPr>
          <w:rFonts w:cstheme="minorHAnsi"/>
        </w:rPr>
        <w:t xml:space="preserve"> and </w:t>
      </w:r>
      <w:r w:rsidR="00C90B92" w:rsidRPr="00B45EA5">
        <w:rPr>
          <w:rFonts w:cstheme="minorHAnsi"/>
        </w:rPr>
        <w:t>3B</w:t>
      </w:r>
      <w:r w:rsidR="00955498" w:rsidRPr="00B45EA5">
        <w:rPr>
          <w:rFonts w:cstheme="minorHAnsi"/>
        </w:rPr>
        <w:t xml:space="preserve">, right panel third row). </w:t>
      </w:r>
      <w:r w:rsidR="00C13967">
        <w:rPr>
          <w:rFonts w:cstheme="minorHAnsi"/>
        </w:rPr>
        <w:t xml:space="preserve">In contrast, </w:t>
      </w:r>
      <w:proofErr w:type="gramStart"/>
      <w:r w:rsidR="00F0192B">
        <w:rPr>
          <w:rFonts w:cstheme="minorHAnsi"/>
        </w:rPr>
        <w:t>S</w:t>
      </w:r>
      <w:r w:rsidR="00955498" w:rsidRPr="00B45EA5">
        <w:rPr>
          <w:rFonts w:cstheme="minorHAnsi"/>
        </w:rPr>
        <w:t>ummer</w:t>
      </w:r>
      <w:proofErr w:type="gramEnd"/>
      <w:r w:rsidR="00955498" w:rsidRPr="00B45EA5">
        <w:rPr>
          <w:rFonts w:cstheme="minorHAnsi"/>
        </w:rPr>
        <w:t xml:space="preserve"> germination </w:t>
      </w:r>
      <w:r w:rsidR="00666DCE" w:rsidRPr="00B45EA5">
        <w:rPr>
          <w:rFonts w:cstheme="minorHAnsi"/>
        </w:rPr>
        <w:t xml:space="preserve">reached higher germination values in </w:t>
      </w:r>
      <w:r w:rsidR="00955498" w:rsidRPr="00B45EA5">
        <w:rPr>
          <w:rFonts w:cstheme="minorHAnsi"/>
        </w:rPr>
        <w:t xml:space="preserve">snowbed incubator (Fig </w:t>
      </w:r>
      <w:r w:rsidR="005B35EF" w:rsidRPr="00B45EA5">
        <w:rPr>
          <w:rFonts w:cstheme="minorHAnsi"/>
        </w:rPr>
        <w:t>3A</w:t>
      </w:r>
      <w:r w:rsidR="00D2258F" w:rsidRPr="00B45EA5">
        <w:rPr>
          <w:rFonts w:cstheme="minorHAnsi"/>
        </w:rPr>
        <w:t xml:space="preserve"> and</w:t>
      </w:r>
      <w:r w:rsidR="00BA2AF2" w:rsidRPr="00B45EA5">
        <w:rPr>
          <w:rFonts w:cstheme="minorHAnsi"/>
        </w:rPr>
        <w:t xml:space="preserve"> </w:t>
      </w:r>
      <w:r w:rsidR="00D2258F" w:rsidRPr="00B45EA5">
        <w:rPr>
          <w:rFonts w:cstheme="minorHAnsi"/>
        </w:rPr>
        <w:t>F</w:t>
      </w:r>
      <w:r w:rsidR="00BA2AF2" w:rsidRPr="00B45EA5">
        <w:rPr>
          <w:rFonts w:cstheme="minorHAnsi"/>
        </w:rPr>
        <w:t xml:space="preserve">ig </w:t>
      </w:r>
      <w:r w:rsidR="005B35EF" w:rsidRPr="00B45EA5">
        <w:rPr>
          <w:rFonts w:cstheme="minorHAnsi"/>
        </w:rPr>
        <w:t>3B</w:t>
      </w:r>
      <w:r w:rsidR="00BA2AF2" w:rsidRPr="00B45EA5">
        <w:rPr>
          <w:rFonts w:cstheme="minorHAnsi"/>
        </w:rPr>
        <w:t xml:space="preserve"> </w:t>
      </w:r>
      <w:r w:rsidR="00955498" w:rsidRPr="00B45EA5">
        <w:rPr>
          <w:rFonts w:cstheme="minorHAnsi"/>
        </w:rPr>
        <w:t>fourth row)</w:t>
      </w:r>
      <w:r w:rsidR="005B35EF" w:rsidRPr="00B45EA5">
        <w:rPr>
          <w:rFonts w:cstheme="minorHAnsi"/>
        </w:rPr>
        <w:t xml:space="preserve"> in both communities</w:t>
      </w:r>
      <w:r w:rsidR="00955498" w:rsidRPr="00B45EA5">
        <w:rPr>
          <w:rFonts w:cstheme="minorHAnsi"/>
        </w:rPr>
        <w:t xml:space="preserve">. </w:t>
      </w:r>
      <w:r w:rsidR="00674EC9" w:rsidRPr="00B45EA5">
        <w:rPr>
          <w:rFonts w:cstheme="minorHAnsi"/>
        </w:rPr>
        <w:t xml:space="preserve">In the </w:t>
      </w:r>
      <w:r w:rsidR="005B35EF" w:rsidRPr="00B45EA5">
        <w:rPr>
          <w:rFonts w:cstheme="minorHAnsi"/>
        </w:rPr>
        <w:t>m</w:t>
      </w:r>
      <w:r w:rsidR="00674EC9" w:rsidRPr="00B45EA5">
        <w:rPr>
          <w:rFonts w:cstheme="minorHAnsi"/>
        </w:rPr>
        <w:t xml:space="preserve">editerranean community </w:t>
      </w:r>
      <w:r w:rsidR="00DF49F9" w:rsidRPr="00B45EA5">
        <w:rPr>
          <w:rFonts w:cstheme="minorHAnsi"/>
        </w:rPr>
        <w:t>reached values of</w:t>
      </w:r>
      <w:r w:rsidR="000B69DE" w:rsidRPr="00B45EA5">
        <w:rPr>
          <w:rFonts w:cstheme="minorHAnsi"/>
        </w:rPr>
        <w:t xml:space="preserve"> 0.12</w:t>
      </w:r>
      <w:r w:rsidR="00A07B65" w:rsidRPr="00B45EA5">
        <w:rPr>
          <w:rFonts w:cstheme="minorHAnsi"/>
        </w:rPr>
        <w:t xml:space="preserve"> germination </w:t>
      </w:r>
      <w:r w:rsidR="0032041D" w:rsidRPr="00B45EA5">
        <w:rPr>
          <w:rFonts w:cstheme="minorHAnsi"/>
        </w:rPr>
        <w:t xml:space="preserve">proportion </w:t>
      </w:r>
      <w:r w:rsidR="00A07B65" w:rsidRPr="00B45EA5">
        <w:rPr>
          <w:rFonts w:cstheme="minorHAnsi"/>
        </w:rPr>
        <w:t xml:space="preserve">compared to 0.03 in fellfield incubator. </w:t>
      </w:r>
      <w:r w:rsidR="00946B24" w:rsidRPr="00B45EA5">
        <w:rPr>
          <w:rFonts w:cstheme="minorHAnsi"/>
        </w:rPr>
        <w:t xml:space="preserve">In the </w:t>
      </w:r>
      <w:r w:rsidR="00DF49F9" w:rsidRPr="00B45EA5">
        <w:rPr>
          <w:rFonts w:cstheme="minorHAnsi"/>
        </w:rPr>
        <w:t>t</w:t>
      </w:r>
      <w:r w:rsidR="00946B24" w:rsidRPr="00B45EA5">
        <w:rPr>
          <w:rFonts w:cstheme="minorHAnsi"/>
        </w:rPr>
        <w:t>emperate community, d</w:t>
      </w:r>
      <w:r w:rsidR="00A07B65" w:rsidRPr="00B45EA5">
        <w:rPr>
          <w:rFonts w:cstheme="minorHAnsi"/>
        </w:rPr>
        <w:t>ifferences between incubators were more</w:t>
      </w:r>
      <w:r w:rsidR="008B1EA0" w:rsidRPr="00B45EA5">
        <w:rPr>
          <w:rFonts w:cstheme="minorHAnsi"/>
        </w:rPr>
        <w:t xml:space="preserve"> noticeable</w:t>
      </w:r>
      <w:r w:rsidR="00946B24" w:rsidRPr="00B45EA5">
        <w:rPr>
          <w:rFonts w:cstheme="minorHAnsi"/>
        </w:rPr>
        <w:t>,</w:t>
      </w:r>
      <w:r w:rsidR="008B1EA0" w:rsidRPr="00B45EA5">
        <w:rPr>
          <w:rFonts w:cstheme="minorHAnsi"/>
        </w:rPr>
        <w:t xml:space="preserve"> </w:t>
      </w:r>
      <w:r w:rsidR="00A07B65" w:rsidRPr="00B45EA5">
        <w:rPr>
          <w:rFonts w:cstheme="minorHAnsi"/>
        </w:rPr>
        <w:t>snowbed incubator</w:t>
      </w:r>
      <w:r w:rsidR="008B1EA0" w:rsidRPr="00B45EA5">
        <w:rPr>
          <w:rFonts w:cstheme="minorHAnsi"/>
        </w:rPr>
        <w:t xml:space="preserve"> reach</w:t>
      </w:r>
      <w:r w:rsidR="00D2258F" w:rsidRPr="00B45EA5">
        <w:rPr>
          <w:rFonts w:cstheme="minorHAnsi"/>
        </w:rPr>
        <w:t>ed</w:t>
      </w:r>
      <w:r w:rsidR="008B1EA0" w:rsidRPr="00B45EA5">
        <w:rPr>
          <w:rFonts w:cstheme="minorHAnsi"/>
        </w:rPr>
        <w:t xml:space="preserve"> 0.37 germination proportion</w:t>
      </w:r>
      <w:r w:rsidR="00A07B65" w:rsidRPr="00B45EA5">
        <w:rPr>
          <w:rFonts w:cstheme="minorHAnsi"/>
        </w:rPr>
        <w:t xml:space="preserve"> compared to </w:t>
      </w:r>
      <w:r w:rsidR="00946B24" w:rsidRPr="00B45EA5">
        <w:rPr>
          <w:rFonts w:cstheme="minorHAnsi"/>
        </w:rPr>
        <w:t>0.08 in fellfield incubator</w:t>
      </w:r>
      <w:r w:rsidR="008B1EA0" w:rsidRPr="00B45EA5">
        <w:rPr>
          <w:rFonts w:cstheme="minorHAnsi"/>
        </w:rPr>
        <w:t>.</w:t>
      </w:r>
      <w:r w:rsidR="00E7290F" w:rsidRPr="00B45EA5">
        <w:rPr>
          <w:rFonts w:cstheme="minorHAnsi"/>
        </w:rPr>
        <w:t xml:space="preserve"> </w:t>
      </w:r>
      <w:r w:rsidR="00A93515" w:rsidRPr="00B45EA5">
        <w:rPr>
          <w:rFonts w:cstheme="minorHAnsi"/>
        </w:rPr>
        <w:t xml:space="preserve">Germination </w:t>
      </w:r>
      <w:r w:rsidR="008B3078" w:rsidRPr="00B45EA5">
        <w:rPr>
          <w:rFonts w:cstheme="minorHAnsi"/>
        </w:rPr>
        <w:t>in</w:t>
      </w:r>
      <w:r w:rsidR="00A93515" w:rsidRPr="00B45EA5">
        <w:rPr>
          <w:rFonts w:cstheme="minorHAnsi"/>
        </w:rPr>
        <w:t xml:space="preserve"> </w:t>
      </w:r>
      <w:r w:rsidR="00F17DC2">
        <w:rPr>
          <w:rFonts w:cstheme="minorHAnsi"/>
        </w:rPr>
        <w:t>W</w:t>
      </w:r>
      <w:r w:rsidR="00A93515" w:rsidRPr="00B45EA5">
        <w:rPr>
          <w:rFonts w:cstheme="minorHAnsi"/>
        </w:rPr>
        <w:t xml:space="preserve">inter conditions was noticeable higher in snowbed incubator for both communities </w:t>
      </w:r>
      <w:r w:rsidR="008B1EA0" w:rsidRPr="00B45EA5">
        <w:rPr>
          <w:rFonts w:cstheme="minorHAnsi"/>
        </w:rPr>
        <w:t>(</w:t>
      </w:r>
      <w:r w:rsidR="00BA170C">
        <w:rPr>
          <w:rFonts w:cstheme="minorHAnsi"/>
        </w:rPr>
        <w:t>F</w:t>
      </w:r>
      <w:r w:rsidR="008B1EA0" w:rsidRPr="00B45EA5">
        <w:rPr>
          <w:rFonts w:cstheme="minorHAnsi"/>
        </w:rPr>
        <w:t xml:space="preserve">ig </w:t>
      </w:r>
      <w:r w:rsidR="0032041D" w:rsidRPr="00B45EA5">
        <w:rPr>
          <w:rFonts w:cstheme="minorHAnsi"/>
        </w:rPr>
        <w:t>3</w:t>
      </w:r>
      <w:r w:rsidR="002555C5" w:rsidRPr="00B45EA5">
        <w:rPr>
          <w:rFonts w:cstheme="minorHAnsi"/>
        </w:rPr>
        <w:t xml:space="preserve"> </w:t>
      </w:r>
      <w:r w:rsidR="008B1EA0" w:rsidRPr="00B45EA5">
        <w:rPr>
          <w:rFonts w:cstheme="minorHAnsi"/>
        </w:rPr>
        <w:t xml:space="preserve">fifth row). </w:t>
      </w:r>
      <w:r w:rsidR="00BF249B" w:rsidRPr="00B45EA5">
        <w:rPr>
          <w:rFonts w:cstheme="minorHAnsi"/>
        </w:rPr>
        <w:t>Constant 0</w:t>
      </w:r>
      <w:r w:rsidR="0032041D" w:rsidRPr="00B45EA5">
        <w:rPr>
          <w:rFonts w:cstheme="minorHAnsi"/>
        </w:rPr>
        <w:t xml:space="preserve"> </w:t>
      </w:r>
      <w:r w:rsidR="00BF249B" w:rsidRPr="00B45EA5">
        <w:rPr>
          <w:rFonts w:cstheme="minorHAnsi"/>
        </w:rPr>
        <w:t>º</w:t>
      </w:r>
      <w:r w:rsidR="0032041D" w:rsidRPr="00B45EA5">
        <w:rPr>
          <w:rFonts w:cstheme="minorHAnsi"/>
        </w:rPr>
        <w:t xml:space="preserve"> </w:t>
      </w:r>
      <w:r w:rsidR="00BF249B" w:rsidRPr="00B45EA5">
        <w:rPr>
          <w:rFonts w:cstheme="minorHAnsi"/>
        </w:rPr>
        <w:t xml:space="preserve">C and darkness </w:t>
      </w:r>
      <w:r w:rsidR="00292167" w:rsidRPr="00B45EA5">
        <w:rPr>
          <w:rFonts w:cstheme="minorHAnsi"/>
        </w:rPr>
        <w:t xml:space="preserve">seemed to </w:t>
      </w:r>
      <w:r w:rsidR="00510B76" w:rsidRPr="00B45EA5">
        <w:rPr>
          <w:rFonts w:cstheme="minorHAnsi"/>
        </w:rPr>
        <w:t>favour</w:t>
      </w:r>
      <w:r w:rsidR="00BF249B" w:rsidRPr="00B45EA5">
        <w:rPr>
          <w:rFonts w:cstheme="minorHAnsi"/>
        </w:rPr>
        <w:t xml:space="preserve"> germination </w:t>
      </w:r>
      <w:r w:rsidR="007A4AA5" w:rsidRPr="00B45EA5">
        <w:rPr>
          <w:rFonts w:cstheme="minorHAnsi"/>
        </w:rPr>
        <w:t xml:space="preserve">with </w:t>
      </w:r>
      <w:r w:rsidR="004151EA" w:rsidRPr="00B45EA5">
        <w:rPr>
          <w:rFonts w:cstheme="minorHAnsi"/>
        </w:rPr>
        <w:t xml:space="preserve">0.2 germination </w:t>
      </w:r>
      <w:r w:rsidR="0032041D" w:rsidRPr="00B45EA5">
        <w:rPr>
          <w:rFonts w:cstheme="minorHAnsi"/>
        </w:rPr>
        <w:t xml:space="preserve">proportion </w:t>
      </w:r>
      <w:r w:rsidR="004151EA" w:rsidRPr="00B45EA5">
        <w:rPr>
          <w:rFonts w:cstheme="minorHAnsi"/>
        </w:rPr>
        <w:t xml:space="preserve">in the </w:t>
      </w:r>
      <w:r w:rsidR="0032041D" w:rsidRPr="00B45EA5">
        <w:rPr>
          <w:rFonts w:cstheme="minorHAnsi"/>
        </w:rPr>
        <w:t>m</w:t>
      </w:r>
      <w:r w:rsidR="004151EA" w:rsidRPr="00B45EA5">
        <w:rPr>
          <w:rFonts w:cstheme="minorHAnsi"/>
        </w:rPr>
        <w:t xml:space="preserve">editerranean community and 0.14 in the </w:t>
      </w:r>
      <w:r w:rsidR="0032041D" w:rsidRPr="00B45EA5">
        <w:rPr>
          <w:rFonts w:cstheme="minorHAnsi"/>
        </w:rPr>
        <w:t>t</w:t>
      </w:r>
      <w:r w:rsidR="004151EA" w:rsidRPr="00B45EA5">
        <w:rPr>
          <w:rFonts w:cstheme="minorHAnsi"/>
        </w:rPr>
        <w:t>emperate community</w:t>
      </w:r>
      <w:r w:rsidR="001678E4" w:rsidRPr="00B45EA5">
        <w:rPr>
          <w:rFonts w:cstheme="minorHAnsi"/>
        </w:rPr>
        <w:t xml:space="preserve">, </w:t>
      </w:r>
      <w:r w:rsidR="0032041D" w:rsidRPr="00B45EA5">
        <w:rPr>
          <w:rFonts w:cstheme="minorHAnsi"/>
        </w:rPr>
        <w:t xml:space="preserve">in both cases </w:t>
      </w:r>
      <w:r w:rsidR="00DE7930" w:rsidRPr="00B45EA5">
        <w:rPr>
          <w:rFonts w:cstheme="minorHAnsi"/>
        </w:rPr>
        <w:t>five time</w:t>
      </w:r>
      <w:r w:rsidR="000E5637" w:rsidRPr="00B45EA5">
        <w:rPr>
          <w:rFonts w:cstheme="minorHAnsi"/>
        </w:rPr>
        <w:t>s higher than their respective values in fellfield incubator</w:t>
      </w:r>
      <w:r w:rsidR="00D968D1">
        <w:rPr>
          <w:rFonts w:cstheme="minorHAnsi"/>
        </w:rPr>
        <w:t xml:space="preserve"> (</w:t>
      </w:r>
      <w:r w:rsidR="00D92025">
        <w:rPr>
          <w:rFonts w:cstheme="minorHAnsi"/>
        </w:rPr>
        <w:t>0.04 and 0.02 for mediterranean and temperate respectively)</w:t>
      </w:r>
      <w:r w:rsidR="00292167" w:rsidRPr="00B45EA5">
        <w:rPr>
          <w:rFonts w:cstheme="minorHAnsi"/>
        </w:rPr>
        <w:t xml:space="preserve">. </w:t>
      </w:r>
      <w:r w:rsidR="00A93515" w:rsidRPr="00B45EA5">
        <w:rPr>
          <w:rFonts w:cstheme="minorHAnsi"/>
        </w:rPr>
        <w:t xml:space="preserve">When looking into t50 trait, </w:t>
      </w:r>
      <w:r w:rsidR="00F95197" w:rsidRPr="00B45EA5">
        <w:rPr>
          <w:rFonts w:cstheme="minorHAnsi"/>
        </w:rPr>
        <w:t xml:space="preserve">we found </w:t>
      </w:r>
      <w:r w:rsidR="00A37BE5" w:rsidRPr="00B45EA5">
        <w:rPr>
          <w:rFonts w:cstheme="minorHAnsi"/>
        </w:rPr>
        <w:t xml:space="preserve">significant </w:t>
      </w:r>
      <w:r w:rsidR="00A93515" w:rsidRPr="00B45EA5">
        <w:rPr>
          <w:rFonts w:cstheme="minorHAnsi"/>
        </w:rPr>
        <w:t>higher values in snowbed incubator</w:t>
      </w:r>
      <w:r w:rsidR="00A37BE5" w:rsidRPr="00B45EA5">
        <w:rPr>
          <w:rFonts w:cstheme="minorHAnsi"/>
        </w:rPr>
        <w:t xml:space="preserve"> (</w:t>
      </w:r>
      <w:r w:rsidR="00E559BD">
        <w:rPr>
          <w:rFonts w:cstheme="minorHAnsi"/>
        </w:rPr>
        <w:t>F</w:t>
      </w:r>
      <w:r w:rsidR="00FE0432" w:rsidRPr="00B45EA5">
        <w:rPr>
          <w:rFonts w:cstheme="minorHAnsi"/>
        </w:rPr>
        <w:t xml:space="preserve">ig </w:t>
      </w:r>
      <w:r w:rsidR="002555C5" w:rsidRPr="00B45EA5">
        <w:rPr>
          <w:rFonts w:cstheme="minorHAnsi"/>
        </w:rPr>
        <w:t>3</w:t>
      </w:r>
      <w:r w:rsidR="00FE0432" w:rsidRPr="00B45EA5">
        <w:rPr>
          <w:rFonts w:cstheme="minorHAnsi"/>
        </w:rPr>
        <w:t xml:space="preserve"> sixth row)</w:t>
      </w:r>
      <w:r w:rsidR="008B1EA0" w:rsidRPr="00B45EA5">
        <w:rPr>
          <w:rFonts w:cstheme="minorHAnsi"/>
        </w:rPr>
        <w:t>, meaning that it took more time to reach 50% germination</w:t>
      </w:r>
      <w:r w:rsidR="00805F95" w:rsidRPr="00B45EA5">
        <w:rPr>
          <w:rFonts w:cstheme="minorHAnsi"/>
        </w:rPr>
        <w:t xml:space="preserve"> in the cooler incubator</w:t>
      </w:r>
      <w:r w:rsidR="00A17536" w:rsidRPr="00B45EA5">
        <w:rPr>
          <w:rFonts w:cstheme="minorHAnsi"/>
        </w:rPr>
        <w:t xml:space="preserve"> (snowbed)</w:t>
      </w:r>
      <w:r w:rsidR="008B1EA0" w:rsidRPr="00B45EA5">
        <w:rPr>
          <w:rFonts w:cstheme="minorHAnsi"/>
        </w:rPr>
        <w:t xml:space="preserve">. </w:t>
      </w:r>
      <w:r w:rsidR="00805F95" w:rsidRPr="00B45EA5">
        <w:rPr>
          <w:rFonts w:cstheme="minorHAnsi"/>
        </w:rPr>
        <w:t xml:space="preserve">The average </w:t>
      </w:r>
      <w:r w:rsidR="00A37BE5" w:rsidRPr="00B45EA5">
        <w:rPr>
          <w:rFonts w:cstheme="minorHAnsi"/>
        </w:rPr>
        <w:t xml:space="preserve">t50 time was 83 and 122 days in the </w:t>
      </w:r>
      <w:r w:rsidR="00A17536" w:rsidRPr="00B45EA5">
        <w:rPr>
          <w:rFonts w:cstheme="minorHAnsi"/>
        </w:rPr>
        <w:t>m</w:t>
      </w:r>
      <w:r w:rsidR="00A37BE5" w:rsidRPr="00B45EA5">
        <w:rPr>
          <w:rFonts w:cstheme="minorHAnsi"/>
        </w:rPr>
        <w:t>editerranean community</w:t>
      </w:r>
      <w:r w:rsidR="00607B9D" w:rsidRPr="00B45EA5">
        <w:rPr>
          <w:rFonts w:cstheme="minorHAnsi"/>
        </w:rPr>
        <w:t xml:space="preserve"> </w:t>
      </w:r>
      <w:r w:rsidR="00945B69" w:rsidRPr="00B45EA5">
        <w:rPr>
          <w:rFonts w:cstheme="minorHAnsi"/>
        </w:rPr>
        <w:t xml:space="preserve">and 164 and 236 </w:t>
      </w:r>
      <w:r w:rsidR="00607B9D" w:rsidRPr="00B45EA5">
        <w:rPr>
          <w:rFonts w:cstheme="minorHAnsi"/>
        </w:rPr>
        <w:t xml:space="preserve">in the </w:t>
      </w:r>
      <w:r w:rsidR="00A17536" w:rsidRPr="00B45EA5">
        <w:rPr>
          <w:rFonts w:cstheme="minorHAnsi"/>
        </w:rPr>
        <w:t>t</w:t>
      </w:r>
      <w:r w:rsidR="00607B9D" w:rsidRPr="00B45EA5">
        <w:rPr>
          <w:rFonts w:cstheme="minorHAnsi"/>
        </w:rPr>
        <w:t>emperate community for fellfield and snowbed incubator respectively (</w:t>
      </w:r>
      <w:r w:rsidR="00E559BD">
        <w:rPr>
          <w:rFonts w:cstheme="minorHAnsi"/>
        </w:rPr>
        <w:t>F</w:t>
      </w:r>
      <w:r w:rsidR="00607B9D" w:rsidRPr="00B45EA5">
        <w:rPr>
          <w:rFonts w:cstheme="minorHAnsi"/>
        </w:rPr>
        <w:t xml:space="preserve">ig </w:t>
      </w:r>
      <w:r w:rsidR="00A17536" w:rsidRPr="00B45EA5">
        <w:rPr>
          <w:rFonts w:cstheme="minorHAnsi"/>
        </w:rPr>
        <w:t>3B</w:t>
      </w:r>
      <w:r w:rsidR="00607B9D" w:rsidRPr="00B45EA5">
        <w:rPr>
          <w:rFonts w:cstheme="minorHAnsi"/>
        </w:rPr>
        <w:t xml:space="preserve"> sixth row). </w:t>
      </w:r>
      <w:r w:rsidR="00805F95" w:rsidRPr="00B45EA5">
        <w:rPr>
          <w:rFonts w:cstheme="minorHAnsi"/>
        </w:rPr>
        <w:t xml:space="preserve"> </w:t>
      </w:r>
      <w:r w:rsidR="00F02384" w:rsidRPr="00B45EA5">
        <w:rPr>
          <w:rFonts w:cstheme="minorHAnsi"/>
        </w:rPr>
        <w:t>To conclude with the traits</w:t>
      </w:r>
      <w:r w:rsidR="00020644" w:rsidRPr="00B45EA5">
        <w:rPr>
          <w:rFonts w:cstheme="minorHAnsi"/>
        </w:rPr>
        <w:t xml:space="preserve">, </w:t>
      </w:r>
      <w:r w:rsidR="00F02384" w:rsidRPr="00B45EA5">
        <w:rPr>
          <w:rFonts w:cstheme="minorHAnsi"/>
        </w:rPr>
        <w:t xml:space="preserve">we found </w:t>
      </w:r>
      <w:r w:rsidR="00D07E7B">
        <w:rPr>
          <w:rFonts w:cstheme="minorHAnsi"/>
        </w:rPr>
        <w:t>E</w:t>
      </w:r>
      <w:r w:rsidR="00A93515" w:rsidRPr="00B45EA5">
        <w:rPr>
          <w:rFonts w:cstheme="minorHAnsi"/>
        </w:rPr>
        <w:t xml:space="preserve">nvironmental heat sum </w:t>
      </w:r>
      <w:r w:rsidR="006B78E3" w:rsidRPr="00B45EA5">
        <w:rPr>
          <w:rFonts w:cstheme="minorHAnsi"/>
        </w:rPr>
        <w:t xml:space="preserve">trait was </w:t>
      </w:r>
      <w:r w:rsidR="00401D3E">
        <w:rPr>
          <w:rFonts w:cstheme="minorHAnsi"/>
        </w:rPr>
        <w:t xml:space="preserve">not </w:t>
      </w:r>
      <w:r w:rsidR="00A93515" w:rsidRPr="00B45EA5">
        <w:rPr>
          <w:rFonts w:cstheme="minorHAnsi"/>
        </w:rPr>
        <w:t>significant</w:t>
      </w:r>
      <w:r w:rsidR="006B78E3" w:rsidRPr="00B45EA5">
        <w:rPr>
          <w:rFonts w:cstheme="minorHAnsi"/>
        </w:rPr>
        <w:t>ly</w:t>
      </w:r>
      <w:r w:rsidR="00A93515" w:rsidRPr="00B45EA5">
        <w:rPr>
          <w:rFonts w:cstheme="minorHAnsi"/>
        </w:rPr>
        <w:t xml:space="preserve"> differen</w:t>
      </w:r>
      <w:r w:rsidR="00F02384" w:rsidRPr="00B45EA5">
        <w:rPr>
          <w:rFonts w:cstheme="minorHAnsi"/>
        </w:rPr>
        <w:t>t</w:t>
      </w:r>
      <w:r w:rsidR="009E598F" w:rsidRPr="00B45EA5">
        <w:rPr>
          <w:rFonts w:cstheme="minorHAnsi"/>
        </w:rPr>
        <w:t xml:space="preserve"> </w:t>
      </w:r>
      <w:r w:rsidR="00401D3E">
        <w:rPr>
          <w:rFonts w:cstheme="minorHAnsi"/>
        </w:rPr>
        <w:t>in neither of the communities. I</w:t>
      </w:r>
      <w:r w:rsidR="00261D50" w:rsidRPr="00B45EA5">
        <w:rPr>
          <w:rFonts w:cstheme="minorHAnsi"/>
        </w:rPr>
        <w:t xml:space="preserve">n the </w:t>
      </w:r>
      <w:r w:rsidR="006B78E3" w:rsidRPr="00B45EA5">
        <w:rPr>
          <w:rFonts w:cstheme="minorHAnsi"/>
        </w:rPr>
        <w:t>m</w:t>
      </w:r>
      <w:r w:rsidR="00261D50" w:rsidRPr="00B45EA5">
        <w:rPr>
          <w:rFonts w:cstheme="minorHAnsi"/>
        </w:rPr>
        <w:t>editerranean community</w:t>
      </w:r>
      <w:r w:rsidR="009E598F" w:rsidRPr="00B45EA5">
        <w:rPr>
          <w:rFonts w:cstheme="minorHAnsi"/>
        </w:rPr>
        <w:t xml:space="preserve"> </w:t>
      </w:r>
      <w:r w:rsidR="00524FCC">
        <w:rPr>
          <w:rFonts w:cstheme="minorHAnsi"/>
        </w:rPr>
        <w:t xml:space="preserve">we calculated a </w:t>
      </w:r>
      <w:r w:rsidR="00C95C86">
        <w:rPr>
          <w:rFonts w:cstheme="minorHAnsi"/>
        </w:rPr>
        <w:t>mean value</w:t>
      </w:r>
      <w:r w:rsidR="00524FCC">
        <w:rPr>
          <w:rFonts w:cstheme="minorHAnsi"/>
        </w:rPr>
        <w:t xml:space="preserve"> of</w:t>
      </w:r>
      <w:r w:rsidR="009E598F" w:rsidRPr="00B45EA5">
        <w:rPr>
          <w:rFonts w:cstheme="minorHAnsi"/>
        </w:rPr>
        <w:t xml:space="preserve"> </w:t>
      </w:r>
      <w:r w:rsidR="003A64E7" w:rsidRPr="00B45EA5">
        <w:rPr>
          <w:rFonts w:cstheme="minorHAnsi"/>
        </w:rPr>
        <w:t>3</w:t>
      </w:r>
      <w:r w:rsidR="00D56736" w:rsidRPr="00B45EA5">
        <w:rPr>
          <w:rFonts w:cstheme="minorHAnsi"/>
        </w:rPr>
        <w:t xml:space="preserve">04 </w:t>
      </w:r>
      <w:r w:rsidR="00524FCC">
        <w:rPr>
          <w:rFonts w:cstheme="minorHAnsi"/>
        </w:rPr>
        <w:t xml:space="preserve">and </w:t>
      </w:r>
      <w:r w:rsidR="00D56736" w:rsidRPr="00B45EA5">
        <w:rPr>
          <w:rFonts w:cstheme="minorHAnsi"/>
        </w:rPr>
        <w:t>238 degrees</w:t>
      </w:r>
      <w:r w:rsidR="00524FCC">
        <w:rPr>
          <w:rFonts w:cstheme="minorHAnsi"/>
        </w:rPr>
        <w:t xml:space="preserve"> Celsius</w:t>
      </w:r>
      <w:r w:rsidR="00D56736" w:rsidRPr="00B45EA5">
        <w:rPr>
          <w:rFonts w:cstheme="minorHAnsi"/>
        </w:rPr>
        <w:t xml:space="preserve"> in </w:t>
      </w:r>
      <w:r w:rsidR="00AC6C90">
        <w:rPr>
          <w:rFonts w:cstheme="minorHAnsi"/>
        </w:rPr>
        <w:t xml:space="preserve">fellfield and </w:t>
      </w:r>
      <w:r w:rsidR="00D56736" w:rsidRPr="00B45EA5">
        <w:rPr>
          <w:rFonts w:cstheme="minorHAnsi"/>
        </w:rPr>
        <w:t xml:space="preserve">snowbed </w:t>
      </w:r>
      <w:r w:rsidR="00AC6C90">
        <w:rPr>
          <w:rFonts w:cstheme="minorHAnsi"/>
        </w:rPr>
        <w:t>respectively</w:t>
      </w:r>
      <w:r w:rsidR="00524FCC">
        <w:rPr>
          <w:rFonts w:cstheme="minorHAnsi"/>
        </w:rPr>
        <w:t xml:space="preserve">, while in the temperate community we </w:t>
      </w:r>
      <w:r w:rsidR="00C95C86">
        <w:rPr>
          <w:rFonts w:cstheme="minorHAnsi"/>
        </w:rPr>
        <w:t>calculated a mean value of</w:t>
      </w:r>
      <w:r w:rsidR="003E2BEF">
        <w:rPr>
          <w:rFonts w:cstheme="minorHAnsi"/>
        </w:rPr>
        <w:t xml:space="preserve"> 445 </w:t>
      </w:r>
      <w:r w:rsidR="00ED46FC">
        <w:rPr>
          <w:rFonts w:cstheme="minorHAnsi"/>
        </w:rPr>
        <w:t xml:space="preserve">and 427 degrees Celsius in </w:t>
      </w:r>
      <w:r w:rsidR="00AC6C90">
        <w:rPr>
          <w:rFonts w:cstheme="minorHAnsi"/>
        </w:rPr>
        <w:t>fellfield and s</w:t>
      </w:r>
      <w:r w:rsidR="00ED46FC">
        <w:rPr>
          <w:rFonts w:cstheme="minorHAnsi"/>
        </w:rPr>
        <w:t>nowbed</w:t>
      </w:r>
      <w:r w:rsidR="00AC6C90">
        <w:rPr>
          <w:rFonts w:cstheme="minorHAnsi"/>
        </w:rPr>
        <w:t xml:space="preserve"> incubator respectively</w:t>
      </w:r>
      <w:r w:rsidR="00ED46FC">
        <w:rPr>
          <w:rFonts w:cstheme="minorHAnsi"/>
        </w:rPr>
        <w:t xml:space="preserve"> </w:t>
      </w:r>
      <w:r w:rsidR="00ED46FC" w:rsidRPr="00B45EA5">
        <w:rPr>
          <w:rFonts w:cstheme="minorHAnsi"/>
        </w:rPr>
        <w:t>(</w:t>
      </w:r>
      <w:r w:rsidR="00ED46FC">
        <w:rPr>
          <w:rFonts w:cstheme="minorHAnsi"/>
        </w:rPr>
        <w:t>F</w:t>
      </w:r>
      <w:r w:rsidR="00ED46FC" w:rsidRPr="00B45EA5">
        <w:rPr>
          <w:rFonts w:cstheme="minorHAnsi"/>
        </w:rPr>
        <w:t>ig 3B last row</w:t>
      </w:r>
      <w:r w:rsidR="00ED46FC">
        <w:rPr>
          <w:rFonts w:cstheme="minorHAnsi"/>
        </w:rPr>
        <w:t xml:space="preserve">). </w:t>
      </w:r>
    </w:p>
    <w:p w14:paraId="1A51A1BD" w14:textId="21A24E62" w:rsidR="00AC752D" w:rsidRPr="00B45EA5" w:rsidRDefault="00AC752D" w:rsidP="00AC752D">
      <w:pPr>
        <w:spacing w:line="360" w:lineRule="auto"/>
        <w:jc w:val="both"/>
        <w:rPr>
          <w:rFonts w:cstheme="minorHAnsi"/>
        </w:rPr>
      </w:pPr>
      <w:r w:rsidRPr="00AC752D">
        <w:rPr>
          <w:rFonts w:cstheme="minorHAnsi"/>
          <w:highlight w:val="yellow"/>
        </w:rPr>
        <w:lastRenderedPageBreak/>
        <w:t xml:space="preserve">Additionally, we calculated synchrony index from </w:t>
      </w:r>
      <w:proofErr w:type="spellStart"/>
      <w:r w:rsidRPr="00AC752D">
        <w:rPr>
          <w:rFonts w:cstheme="minorHAnsi"/>
          <w:highlight w:val="yellow"/>
        </w:rPr>
        <w:t>GerminaR</w:t>
      </w:r>
      <w:proofErr w:type="spellEnd"/>
      <w:r w:rsidRPr="00AC752D">
        <w:rPr>
          <w:rFonts w:cstheme="minorHAnsi"/>
          <w:highlight w:val="yellow"/>
        </w:rPr>
        <w:t xml:space="preserve"> package</w:t>
      </w:r>
      <w:r w:rsidR="00306829">
        <w:rPr>
          <w:rFonts w:cstheme="minorHAnsi"/>
          <w:highlight w:val="yellow"/>
        </w:rPr>
        <w:t xml:space="preserve">. In the mediterranean community values were 0.539 and 0.558 for </w:t>
      </w:r>
      <w:proofErr w:type="spellStart"/>
      <w:r w:rsidR="00306829">
        <w:rPr>
          <w:rFonts w:cstheme="minorHAnsi"/>
          <w:highlight w:val="yellow"/>
        </w:rPr>
        <w:t>fellfied</w:t>
      </w:r>
      <w:proofErr w:type="spellEnd"/>
      <w:r w:rsidR="00306829">
        <w:rPr>
          <w:rFonts w:cstheme="minorHAnsi"/>
          <w:highlight w:val="yellow"/>
        </w:rPr>
        <w:t xml:space="preserve"> and snowbed, respectively while in the temperate community values were 0.372 and </w:t>
      </w:r>
      <w:r w:rsidR="00DA20E5">
        <w:rPr>
          <w:rFonts w:cstheme="minorHAnsi"/>
          <w:highlight w:val="yellow"/>
        </w:rPr>
        <w:t>0.350 for</w:t>
      </w:r>
      <w:r w:rsidR="00DA20E5" w:rsidRPr="00DA20E5">
        <w:rPr>
          <w:rFonts w:cstheme="minorHAnsi"/>
          <w:highlight w:val="yellow"/>
        </w:rPr>
        <w:t xml:space="preserve"> </w:t>
      </w:r>
      <w:proofErr w:type="spellStart"/>
      <w:r w:rsidR="00DA20E5">
        <w:rPr>
          <w:rFonts w:cstheme="minorHAnsi"/>
          <w:highlight w:val="yellow"/>
        </w:rPr>
        <w:t>for</w:t>
      </w:r>
      <w:proofErr w:type="spellEnd"/>
      <w:r w:rsidR="00DA20E5">
        <w:rPr>
          <w:rFonts w:cstheme="minorHAnsi"/>
          <w:highlight w:val="yellow"/>
        </w:rPr>
        <w:t xml:space="preserve"> </w:t>
      </w:r>
      <w:proofErr w:type="spellStart"/>
      <w:r w:rsidR="00DA20E5">
        <w:rPr>
          <w:rFonts w:cstheme="minorHAnsi"/>
          <w:highlight w:val="yellow"/>
        </w:rPr>
        <w:t>fellfied</w:t>
      </w:r>
      <w:proofErr w:type="spellEnd"/>
      <w:r w:rsidR="00DA20E5">
        <w:rPr>
          <w:rFonts w:cstheme="minorHAnsi"/>
          <w:highlight w:val="yellow"/>
        </w:rPr>
        <w:t xml:space="preserve"> and snowbed, respectively. </w:t>
      </w:r>
      <w:r w:rsidRPr="00AC752D">
        <w:rPr>
          <w:rFonts w:cstheme="minorHAnsi"/>
          <w:highlight w:val="yellow"/>
        </w:rPr>
        <w:t xml:space="preserve"> </w:t>
      </w:r>
      <w:r w:rsidR="00DA20E5">
        <w:rPr>
          <w:rFonts w:cstheme="minorHAnsi"/>
          <w:highlight w:val="yellow"/>
        </w:rPr>
        <w:t>Nevertheless,</w:t>
      </w:r>
      <w:r w:rsidRPr="00AC752D">
        <w:rPr>
          <w:rFonts w:cstheme="minorHAnsi"/>
          <w:highlight w:val="yellow"/>
        </w:rPr>
        <w:t xml:space="preserve"> no significant differences were detected </w:t>
      </w:r>
      <w:r w:rsidR="00DA20E5">
        <w:rPr>
          <w:rFonts w:cstheme="minorHAnsi"/>
          <w:highlight w:val="yellow"/>
        </w:rPr>
        <w:t xml:space="preserve">between incubators </w:t>
      </w:r>
      <w:r w:rsidRPr="00AC752D">
        <w:rPr>
          <w:rFonts w:cstheme="minorHAnsi"/>
          <w:highlight w:val="yellow"/>
        </w:rPr>
        <w:t xml:space="preserve">in either community </w:t>
      </w:r>
      <w:proofErr w:type="gramStart"/>
      <w:r w:rsidR="00DA20E5">
        <w:rPr>
          <w:rFonts w:cstheme="minorHAnsi"/>
          <w:highlight w:val="yellow"/>
        </w:rPr>
        <w:t>and</w:t>
      </w:r>
      <w:proofErr w:type="gramEnd"/>
      <w:r w:rsidR="00DA20E5">
        <w:rPr>
          <w:rFonts w:cstheme="minorHAnsi"/>
          <w:highlight w:val="yellow"/>
        </w:rPr>
        <w:t xml:space="preserve"> </w:t>
      </w:r>
      <w:r w:rsidRPr="00AC752D">
        <w:rPr>
          <w:rFonts w:cstheme="minorHAnsi"/>
          <w:highlight w:val="yellow"/>
        </w:rPr>
        <w:t xml:space="preserve">neither </w:t>
      </w:r>
      <w:r w:rsidR="00DA20E5">
        <w:rPr>
          <w:rFonts w:cstheme="minorHAnsi"/>
          <w:highlight w:val="yellow"/>
        </w:rPr>
        <w:t xml:space="preserve">between communities </w:t>
      </w:r>
      <w:r w:rsidRPr="00AC752D">
        <w:rPr>
          <w:rFonts w:cstheme="minorHAnsi"/>
          <w:highlight w:val="yellow"/>
        </w:rPr>
        <w:t>in the complex model.</w:t>
      </w:r>
      <w:r>
        <w:rPr>
          <w:rFonts w:cstheme="minorHAnsi"/>
        </w:rPr>
        <w:t xml:space="preserve"> </w:t>
      </w:r>
    </w:p>
    <w:p w14:paraId="1C17554C" w14:textId="1300D8AE" w:rsidR="0014564F" w:rsidRPr="00B45EA5" w:rsidRDefault="00E7290F" w:rsidP="0014564F">
      <w:pPr>
        <w:spacing w:line="360" w:lineRule="auto"/>
        <w:jc w:val="both"/>
        <w:rPr>
          <w:rFonts w:cstheme="minorHAnsi"/>
        </w:rPr>
      </w:pPr>
      <w:r w:rsidRPr="00B45EA5">
        <w:rPr>
          <w:rFonts w:cstheme="minorHAnsi"/>
        </w:rPr>
        <w:t>Finally, w</w:t>
      </w:r>
      <w:r w:rsidR="00A75CF1" w:rsidRPr="00B45EA5">
        <w:rPr>
          <w:rFonts w:cstheme="minorHAnsi"/>
        </w:rPr>
        <w:t>hen testing differences between communities with the complex model</w:t>
      </w:r>
      <w:r w:rsidR="002C7249" w:rsidRPr="00B45EA5">
        <w:rPr>
          <w:rFonts w:cstheme="minorHAnsi"/>
        </w:rPr>
        <w:t xml:space="preserve"> (incubator and community as fixed factors)</w:t>
      </w:r>
      <w:r w:rsidR="00A75CF1" w:rsidRPr="00B45EA5">
        <w:rPr>
          <w:rFonts w:cstheme="minorHAnsi"/>
        </w:rPr>
        <w:t>, we found that the temperate community had a significant lower germination rate, lower autumn germination and bigger t50. The rest of the traits did not statistically differ between communit</w:t>
      </w:r>
      <w:r w:rsidR="00107D4D" w:rsidRPr="00B45EA5">
        <w:rPr>
          <w:rFonts w:cstheme="minorHAnsi"/>
        </w:rPr>
        <w:t>ies</w:t>
      </w:r>
      <w:r w:rsidR="00A75CF1" w:rsidRPr="00B45EA5">
        <w:rPr>
          <w:rFonts w:cstheme="minorHAnsi"/>
        </w:rPr>
        <w:t xml:space="preserve">. Nevertheless, </w:t>
      </w:r>
      <w:r w:rsidR="00107D4D" w:rsidRPr="00B45EA5">
        <w:rPr>
          <w:rFonts w:cstheme="minorHAnsi"/>
        </w:rPr>
        <w:t xml:space="preserve">a </w:t>
      </w:r>
      <w:r w:rsidR="00A75CF1" w:rsidRPr="00B45EA5">
        <w:rPr>
          <w:rFonts w:cstheme="minorHAnsi"/>
        </w:rPr>
        <w:t>significant interaction term</w:t>
      </w:r>
      <w:r w:rsidR="00AF34B1" w:rsidRPr="00B45EA5">
        <w:rPr>
          <w:rFonts w:cstheme="minorHAnsi"/>
        </w:rPr>
        <w:t xml:space="preserve"> in </w:t>
      </w:r>
      <w:r w:rsidR="0009738D">
        <w:rPr>
          <w:rFonts w:cstheme="minorHAnsi"/>
        </w:rPr>
        <w:t>g</w:t>
      </w:r>
      <w:r w:rsidR="00AF34B1" w:rsidRPr="00B45EA5">
        <w:rPr>
          <w:rFonts w:cstheme="minorHAnsi"/>
        </w:rPr>
        <w:t xml:space="preserve">ermination rate, </w:t>
      </w:r>
      <w:r w:rsidR="0009738D">
        <w:rPr>
          <w:rFonts w:cstheme="minorHAnsi"/>
        </w:rPr>
        <w:t>a</w:t>
      </w:r>
      <w:r w:rsidR="00F9156F" w:rsidRPr="00B45EA5">
        <w:rPr>
          <w:rFonts w:cstheme="minorHAnsi"/>
        </w:rPr>
        <w:t xml:space="preserve">utumn, </w:t>
      </w:r>
      <w:r w:rsidR="0009738D">
        <w:rPr>
          <w:rFonts w:cstheme="minorHAnsi"/>
        </w:rPr>
        <w:t>s</w:t>
      </w:r>
      <w:r w:rsidR="00F9156F" w:rsidRPr="00B45EA5">
        <w:rPr>
          <w:rFonts w:cstheme="minorHAnsi"/>
        </w:rPr>
        <w:t xml:space="preserve">pring, </w:t>
      </w:r>
      <w:r w:rsidR="0009738D">
        <w:rPr>
          <w:rFonts w:cstheme="minorHAnsi"/>
        </w:rPr>
        <w:t>s</w:t>
      </w:r>
      <w:r w:rsidR="00F9156F" w:rsidRPr="00B45EA5">
        <w:rPr>
          <w:rFonts w:cstheme="minorHAnsi"/>
        </w:rPr>
        <w:t>ummer</w:t>
      </w:r>
      <w:r w:rsidR="00890099" w:rsidRPr="00B45EA5">
        <w:rPr>
          <w:rFonts w:cstheme="minorHAnsi"/>
        </w:rPr>
        <w:t xml:space="preserve"> germination, t50 and </w:t>
      </w:r>
      <w:r w:rsidR="0009738D">
        <w:rPr>
          <w:rFonts w:cstheme="minorHAnsi"/>
        </w:rPr>
        <w:t>e</w:t>
      </w:r>
      <w:r w:rsidR="00890099" w:rsidRPr="00B45EA5">
        <w:rPr>
          <w:rFonts w:cstheme="minorHAnsi"/>
        </w:rPr>
        <w:t>nvironmental heat sum</w:t>
      </w:r>
      <w:r w:rsidR="00A75CF1" w:rsidRPr="00B45EA5">
        <w:rPr>
          <w:rFonts w:cstheme="minorHAnsi"/>
        </w:rPr>
        <w:t xml:space="preserve"> </w:t>
      </w:r>
      <w:r w:rsidR="00843942" w:rsidRPr="00B45EA5">
        <w:rPr>
          <w:rFonts w:cstheme="minorHAnsi"/>
        </w:rPr>
        <w:t>confirmed</w:t>
      </w:r>
      <w:r w:rsidR="00A75CF1" w:rsidRPr="00B45EA5">
        <w:rPr>
          <w:rFonts w:cstheme="minorHAnsi"/>
        </w:rPr>
        <w:t xml:space="preserve"> that </w:t>
      </w:r>
      <w:r w:rsidR="00107D4D" w:rsidRPr="00B45EA5">
        <w:rPr>
          <w:rFonts w:cstheme="minorHAnsi"/>
        </w:rPr>
        <w:t xml:space="preserve">germination </w:t>
      </w:r>
      <w:r w:rsidR="00A75CF1" w:rsidRPr="00B45EA5">
        <w:rPr>
          <w:rFonts w:cstheme="minorHAnsi"/>
        </w:rPr>
        <w:t xml:space="preserve">differences between incubators were </w:t>
      </w:r>
      <w:r w:rsidR="00107D4D" w:rsidRPr="00B45EA5">
        <w:rPr>
          <w:rFonts w:cstheme="minorHAnsi"/>
        </w:rPr>
        <w:t>bigger</w:t>
      </w:r>
      <w:r w:rsidR="00A75CF1" w:rsidRPr="00B45EA5">
        <w:rPr>
          <w:rFonts w:cstheme="minorHAnsi"/>
        </w:rPr>
        <w:t xml:space="preserve"> in the temperate community for all traits</w:t>
      </w:r>
      <w:r w:rsidR="00107D4D" w:rsidRPr="00B45EA5">
        <w:rPr>
          <w:rFonts w:cstheme="minorHAnsi"/>
        </w:rPr>
        <w:t xml:space="preserve"> </w:t>
      </w:r>
      <w:r w:rsidR="00C773F5" w:rsidRPr="00B45EA5">
        <w:rPr>
          <w:rFonts w:cstheme="minorHAnsi"/>
        </w:rPr>
        <w:t>(</w:t>
      </w:r>
      <w:r w:rsidR="00A75CF1" w:rsidRPr="0009738D">
        <w:rPr>
          <w:rFonts w:cstheme="minorHAnsi"/>
          <w:highlight w:val="yellow"/>
        </w:rPr>
        <w:t xml:space="preserve">see </w:t>
      </w:r>
      <w:r w:rsidR="00107D4D" w:rsidRPr="0009738D">
        <w:rPr>
          <w:rFonts w:cstheme="minorHAnsi"/>
          <w:highlight w:val="yellow"/>
        </w:rPr>
        <w:t xml:space="preserve">detailed </w:t>
      </w:r>
      <w:r w:rsidR="00A75CF1" w:rsidRPr="0009738D">
        <w:rPr>
          <w:rFonts w:cstheme="minorHAnsi"/>
          <w:highlight w:val="yellow"/>
        </w:rPr>
        <w:t>results from complex model in appendix table xx</w:t>
      </w:r>
      <w:r w:rsidR="00A75CF1" w:rsidRPr="00B45EA5">
        <w:rPr>
          <w:rFonts w:cstheme="minorHAnsi"/>
        </w:rPr>
        <w:t>)</w:t>
      </w:r>
      <w:r w:rsidR="005413B3">
        <w:rPr>
          <w:rFonts w:cstheme="minorHAnsi"/>
        </w:rPr>
        <w:t xml:space="preserve"> as we can also visually assess in </w:t>
      </w:r>
      <w:r w:rsidR="00DE3A50">
        <w:rPr>
          <w:rFonts w:cstheme="minorHAnsi"/>
        </w:rPr>
        <w:t>the Fig.3B</w:t>
      </w:r>
      <w:r w:rsidR="00A75CF1" w:rsidRPr="00B45EA5">
        <w:rPr>
          <w:rFonts w:cstheme="minorHAnsi"/>
        </w:rPr>
        <w:t>.</w:t>
      </w:r>
    </w:p>
    <w:p w14:paraId="316FD287" w14:textId="3D97F3D9" w:rsidR="009701AF" w:rsidRPr="00B45EA5" w:rsidRDefault="00A95F25" w:rsidP="0014564F">
      <w:pPr>
        <w:spacing w:line="360" w:lineRule="auto"/>
        <w:jc w:val="both"/>
        <w:rPr>
          <w:rFonts w:cstheme="minorHAnsi"/>
        </w:rPr>
      </w:pPr>
      <w:r w:rsidRPr="00B45EA5">
        <w:rPr>
          <w:rFonts w:cstheme="minorHAnsi"/>
        </w:rPr>
        <w:t>Effects of random factors</w:t>
      </w:r>
    </w:p>
    <w:p w14:paraId="6E8F7961" w14:textId="2E0C1EDE" w:rsidR="007F6686" w:rsidRDefault="00C773F5" w:rsidP="0014564F">
      <w:pPr>
        <w:spacing w:line="360" w:lineRule="auto"/>
        <w:jc w:val="both"/>
        <w:rPr>
          <w:rFonts w:cstheme="minorHAnsi"/>
        </w:rPr>
      </w:pPr>
      <w:r w:rsidRPr="00B45EA5">
        <w:rPr>
          <w:rFonts w:cstheme="minorHAnsi"/>
        </w:rPr>
        <w:t xml:space="preserve">Lambda </w:t>
      </w:r>
      <w:r w:rsidR="00402CA0" w:rsidRPr="00B45EA5">
        <w:rPr>
          <w:rFonts w:cstheme="minorHAnsi"/>
        </w:rPr>
        <w:t xml:space="preserve">signal </w:t>
      </w:r>
      <w:r w:rsidR="00683CE7">
        <w:rPr>
          <w:rFonts w:cstheme="minorHAnsi"/>
        </w:rPr>
        <w:fldChar w:fldCharType="begin" w:fldLock="1"/>
      </w:r>
      <w:r w:rsidR="00683CE7">
        <w:rPr>
          <w:rFonts w:cstheme="minorHAnsi"/>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1999)"},"properties":{"noteIndex":0},"schema":"https://github.com/citation-style-language/schema/raw/master/csl-citation.json"}</w:instrText>
      </w:r>
      <w:r w:rsidR="00683CE7">
        <w:rPr>
          <w:rFonts w:cstheme="minorHAnsi"/>
        </w:rPr>
        <w:fldChar w:fldCharType="separate"/>
      </w:r>
      <w:r w:rsidR="00683CE7" w:rsidRPr="00683CE7">
        <w:rPr>
          <w:rFonts w:cstheme="minorHAnsi"/>
          <w:noProof/>
        </w:rPr>
        <w:t>(Pagel, 1999)</w:t>
      </w:r>
      <w:r w:rsidR="00683CE7">
        <w:rPr>
          <w:rFonts w:cstheme="minorHAnsi"/>
        </w:rPr>
        <w:fldChar w:fldCharType="end"/>
      </w:r>
      <w:r w:rsidR="00683CE7">
        <w:rPr>
          <w:rFonts w:cstheme="minorHAnsi"/>
        </w:rPr>
        <w:t xml:space="preserve"> </w:t>
      </w:r>
      <w:r w:rsidRPr="00B45EA5">
        <w:rPr>
          <w:rFonts w:cstheme="minorHAnsi"/>
        </w:rPr>
        <w:t xml:space="preserve">was significant for </w:t>
      </w:r>
      <w:r w:rsidR="00CA3408">
        <w:rPr>
          <w:rFonts w:cstheme="minorHAnsi"/>
        </w:rPr>
        <w:t xml:space="preserve">all </w:t>
      </w:r>
      <w:r w:rsidR="00D54BD9">
        <w:rPr>
          <w:rFonts w:cstheme="minorHAnsi"/>
        </w:rPr>
        <w:t xml:space="preserve">germination traits in both communities except for t50 </w:t>
      </w:r>
      <w:r w:rsidR="00152E70">
        <w:rPr>
          <w:rFonts w:cstheme="minorHAnsi"/>
        </w:rPr>
        <w:t xml:space="preserve">not significant </w:t>
      </w:r>
      <w:r w:rsidR="00D54BD9">
        <w:rPr>
          <w:rFonts w:cstheme="minorHAnsi"/>
        </w:rPr>
        <w:t xml:space="preserve">in </w:t>
      </w:r>
      <w:r w:rsidR="00152E70">
        <w:rPr>
          <w:rFonts w:cstheme="minorHAnsi"/>
        </w:rPr>
        <w:t xml:space="preserve">the </w:t>
      </w:r>
      <w:r w:rsidR="00D54BD9">
        <w:rPr>
          <w:rFonts w:cstheme="minorHAnsi"/>
        </w:rPr>
        <w:t>mediterranean community</w:t>
      </w:r>
      <w:r w:rsidR="00152E70">
        <w:rPr>
          <w:rFonts w:cstheme="minorHAnsi"/>
        </w:rPr>
        <w:t xml:space="preserve"> and environmental heat sum was not significant in either of the communities </w:t>
      </w:r>
      <w:r w:rsidR="00F12884" w:rsidRPr="00B45EA5">
        <w:rPr>
          <w:rFonts w:cstheme="minorHAnsi"/>
        </w:rPr>
        <w:t>(</w:t>
      </w:r>
      <w:r w:rsidR="00C05E31" w:rsidRPr="00152E70">
        <w:rPr>
          <w:rFonts w:cstheme="minorHAnsi"/>
          <w:highlight w:val="yellow"/>
        </w:rPr>
        <w:t>see appendix table xxx</w:t>
      </w:r>
      <w:r w:rsidR="00F12884" w:rsidRPr="00B45EA5">
        <w:rPr>
          <w:rFonts w:cstheme="minorHAnsi"/>
        </w:rPr>
        <w:t>)</w:t>
      </w:r>
      <w:r w:rsidR="00292905" w:rsidRPr="00B45EA5">
        <w:rPr>
          <w:rFonts w:cstheme="minorHAnsi"/>
        </w:rPr>
        <w:t>.</w:t>
      </w:r>
      <w:r w:rsidR="00DE3A50">
        <w:rPr>
          <w:rFonts w:cstheme="minorHAnsi"/>
        </w:rPr>
        <w:t xml:space="preserve"> </w:t>
      </w:r>
    </w:p>
    <w:p w14:paraId="4F1F943A" w14:textId="7C6771E3" w:rsidR="008E0902" w:rsidRDefault="00AC752D" w:rsidP="0014564F">
      <w:pPr>
        <w:spacing w:line="360" w:lineRule="auto"/>
        <w:jc w:val="both"/>
        <w:rPr>
          <w:rFonts w:cstheme="minorHAnsi"/>
        </w:rPr>
      </w:pPr>
      <w:r>
        <w:rPr>
          <w:rFonts w:cstheme="minorHAnsi"/>
        </w:rPr>
        <w:t>Phylogeny was a significant factor</w:t>
      </w:r>
      <w:r w:rsidR="003C7465">
        <w:rPr>
          <w:rFonts w:cstheme="minorHAnsi"/>
        </w:rPr>
        <w:t xml:space="preserve"> </w:t>
      </w:r>
      <w:r w:rsidR="00B62E1F">
        <w:rPr>
          <w:rFonts w:cstheme="minorHAnsi"/>
        </w:rPr>
        <w:t>for half of the traits</w:t>
      </w:r>
      <w:r w:rsidR="00460322">
        <w:rPr>
          <w:rFonts w:cstheme="minorHAnsi"/>
        </w:rPr>
        <w:t xml:space="preserve"> (</w:t>
      </w:r>
      <w:r w:rsidR="00C53D8D">
        <w:rPr>
          <w:rFonts w:cstheme="minorHAnsi"/>
        </w:rPr>
        <w:t xml:space="preserve">in </w:t>
      </w:r>
      <w:proofErr w:type="spellStart"/>
      <w:r w:rsidR="00C53D8D">
        <w:rPr>
          <w:rFonts w:cstheme="minorHAnsi"/>
        </w:rPr>
        <w:t>mediterraenan</w:t>
      </w:r>
      <w:proofErr w:type="spellEnd"/>
      <w:r w:rsidR="00C53D8D">
        <w:rPr>
          <w:rFonts w:cstheme="minorHAnsi"/>
        </w:rPr>
        <w:t xml:space="preserve"> community for Total, Spring, Summer and in Winter conditions germination; in temperate for Germination rate, </w:t>
      </w:r>
      <w:r w:rsidR="001C1EC5">
        <w:rPr>
          <w:rFonts w:cstheme="minorHAnsi"/>
        </w:rPr>
        <w:t>Total and Summer germination and t50</w:t>
      </w:r>
      <w:r w:rsidR="00C53D8D">
        <w:rPr>
          <w:rFonts w:cstheme="minorHAnsi"/>
        </w:rPr>
        <w:t>)</w:t>
      </w:r>
      <w:r w:rsidR="00B62E1F">
        <w:rPr>
          <w:rFonts w:cstheme="minorHAnsi"/>
        </w:rPr>
        <w:t xml:space="preserve"> </w:t>
      </w:r>
      <w:r w:rsidR="003C7465">
        <w:rPr>
          <w:rFonts w:cstheme="minorHAnsi"/>
        </w:rPr>
        <w:t xml:space="preserve">and </w:t>
      </w:r>
      <w:r w:rsidR="008B4372">
        <w:rPr>
          <w:rFonts w:cstheme="minorHAnsi"/>
        </w:rPr>
        <w:t xml:space="preserve">for those </w:t>
      </w:r>
      <w:r w:rsidR="003C7465">
        <w:rPr>
          <w:rFonts w:cstheme="minorHAnsi"/>
        </w:rPr>
        <w:t>had a bigger effect than population</w:t>
      </w:r>
      <w:r w:rsidR="008B4372">
        <w:rPr>
          <w:rFonts w:cstheme="minorHAnsi"/>
        </w:rPr>
        <w:t xml:space="preserve">. </w:t>
      </w:r>
      <w:r w:rsidR="00E7348F">
        <w:rPr>
          <w:rFonts w:cstheme="minorHAnsi"/>
        </w:rPr>
        <w:t>Intraspecific variation (</w:t>
      </w:r>
      <w:proofErr w:type="spellStart"/>
      <w:proofErr w:type="gramStart"/>
      <w:r w:rsidR="00E7348F">
        <w:rPr>
          <w:rFonts w:cstheme="minorHAnsi"/>
        </w:rPr>
        <w:t>population:species</w:t>
      </w:r>
      <w:proofErr w:type="spellEnd"/>
      <w:proofErr w:type="gramEnd"/>
      <w:r w:rsidR="00E7348F">
        <w:rPr>
          <w:rFonts w:cstheme="minorHAnsi"/>
        </w:rPr>
        <w:t>), had a significant effect in all traits for the mediterranean community and in the temperate community significant for all except for total germination and summer germination</w:t>
      </w:r>
      <w:r w:rsidR="007F6686">
        <w:rPr>
          <w:rFonts w:cstheme="minorHAnsi"/>
        </w:rPr>
        <w:t xml:space="preserve"> </w:t>
      </w:r>
      <w:r w:rsidR="00182822">
        <w:rPr>
          <w:rFonts w:cstheme="minorHAnsi"/>
        </w:rPr>
        <w:t>(</w:t>
      </w:r>
      <w:r w:rsidR="00182822" w:rsidRPr="00182822">
        <w:rPr>
          <w:rFonts w:cstheme="minorHAnsi"/>
          <w:highlight w:val="yellow"/>
        </w:rPr>
        <w:t>see details in appendix table xxx</w:t>
      </w:r>
      <w:r w:rsidR="00182822">
        <w:rPr>
          <w:rFonts w:cstheme="minorHAnsi"/>
        </w:rPr>
        <w:t>).</w:t>
      </w:r>
      <w:r w:rsidR="00D17C58">
        <w:rPr>
          <w:rFonts w:cstheme="minorHAnsi"/>
        </w:rPr>
        <w:t xml:space="preserve"> </w:t>
      </w:r>
    </w:p>
    <w:p w14:paraId="6D83DC56" w14:textId="26D2503A" w:rsidR="007F6686" w:rsidRPr="00B45EA5" w:rsidRDefault="006B46E2" w:rsidP="0014564F">
      <w:pPr>
        <w:spacing w:line="360" w:lineRule="auto"/>
        <w:jc w:val="both"/>
        <w:rPr>
          <w:rFonts w:cstheme="minorHAnsi"/>
        </w:rPr>
      </w:pPr>
      <w:r>
        <w:rPr>
          <w:noProof/>
        </w:rPr>
        <w:lastRenderedPageBreak/>
        <w:drawing>
          <wp:inline distT="0" distB="0" distL="0" distR="0" wp14:anchorId="6D5C8E8B" wp14:editId="66DB2BA4">
            <wp:extent cx="5400040" cy="2672715"/>
            <wp:effectExtent l="0" t="0" r="0" b="0"/>
            <wp:docPr id="3" name="Imagen 2">
              <a:extLst xmlns:a="http://schemas.openxmlformats.org/drawingml/2006/main">
                <a:ext uri="{FF2B5EF4-FFF2-40B4-BE49-F238E27FC236}">
                  <a16:creationId xmlns:a16="http://schemas.microsoft.com/office/drawing/2014/main" id="{07EF5392-9EE8-A541-BEF9-9958E9C5C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7EF5392-9EE8-A541-BEF9-9958E9C5CEE5}"/>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72715"/>
                    </a:xfrm>
                    <a:prstGeom prst="rect">
                      <a:avLst/>
                    </a:prstGeom>
                    <a:noFill/>
                  </pic:spPr>
                </pic:pic>
              </a:graphicData>
            </a:graphic>
          </wp:inline>
        </w:drawing>
      </w:r>
    </w:p>
    <w:p w14:paraId="6DD85F2E" w14:textId="43C9C3E3" w:rsidR="008C496C" w:rsidRDefault="008C496C" w:rsidP="0014564F">
      <w:pPr>
        <w:spacing w:line="360" w:lineRule="auto"/>
        <w:jc w:val="both"/>
        <w:rPr>
          <w:rFonts w:cstheme="minorHAnsi"/>
          <w:i/>
          <w:iCs/>
        </w:rPr>
      </w:pPr>
      <w:r w:rsidRPr="008C496C">
        <w:rPr>
          <w:rFonts w:cstheme="minorHAnsi"/>
          <w:i/>
          <w:iCs/>
        </w:rPr>
        <w:t>4. Discussion</w:t>
      </w:r>
    </w:p>
    <w:p w14:paraId="7C361697" w14:textId="77777777" w:rsidR="001B3188" w:rsidRPr="001B3188" w:rsidRDefault="001B3188" w:rsidP="001B3188">
      <w:pPr>
        <w:spacing w:line="360" w:lineRule="auto"/>
        <w:jc w:val="both"/>
        <w:rPr>
          <w:rFonts w:cstheme="minorHAnsi"/>
        </w:rPr>
      </w:pPr>
      <w:r w:rsidRPr="001B3188">
        <w:rPr>
          <w:rFonts w:cstheme="minorHAnsi"/>
        </w:rPr>
        <w:t>“</w:t>
      </w:r>
      <w:proofErr w:type="gramStart"/>
      <w:r w:rsidRPr="001B3188">
        <w:rPr>
          <w:rFonts w:cstheme="minorHAnsi"/>
        </w:rPr>
        <w:t>we</w:t>
      </w:r>
      <w:proofErr w:type="gramEnd"/>
      <w:r w:rsidRPr="001B3188">
        <w:rPr>
          <w:rFonts w:cstheme="minorHAnsi"/>
        </w:rPr>
        <w:t xml:space="preserve"> present a novel assessment of seed germination traits” </w:t>
      </w:r>
    </w:p>
    <w:p w14:paraId="420D9265" w14:textId="77777777" w:rsidR="001B3188" w:rsidRPr="001B3188" w:rsidRDefault="001B3188" w:rsidP="001B3188">
      <w:pPr>
        <w:spacing w:line="360" w:lineRule="auto"/>
        <w:jc w:val="both"/>
        <w:rPr>
          <w:rFonts w:cstheme="minorHAnsi"/>
        </w:rPr>
      </w:pPr>
      <w:r w:rsidRPr="001B3188">
        <w:rPr>
          <w:rFonts w:cstheme="minorHAnsi"/>
        </w:rPr>
        <w:t xml:space="preserve">“Our approach mimicked realistic temperatures in situ for a whole natural </w:t>
      </w:r>
      <w:proofErr w:type="gramStart"/>
      <w:r w:rsidRPr="001B3188">
        <w:rPr>
          <w:rFonts w:cstheme="minorHAnsi"/>
        </w:rPr>
        <w:t>year”</w:t>
      </w:r>
      <w:proofErr w:type="gramEnd"/>
    </w:p>
    <w:p w14:paraId="1DB60A2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We found significant differences in several of the germination phenology/timing traits between incubators (microclimatic conditions). </w:t>
      </w:r>
    </w:p>
    <w:p w14:paraId="6BAF5ADE"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Fellfield incubator, with warmer temperatures, longer growing season, and shorter winter period with below 0 degrees; had significantly faster Germination rate in both communities, higher Total germination significant only in temperate community, higher Autumn germination in both communities, significantly higher Spring germination only in the temperate community and higher environmental heat sum only in Mediterranean community.</w:t>
      </w:r>
    </w:p>
    <w:p w14:paraId="413DF068"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Snowbed incubator, with cooler temperatures, shorter growing </w:t>
      </w:r>
      <w:proofErr w:type="gramStart"/>
      <w:r w:rsidRPr="001B3188">
        <w:rPr>
          <w:rFonts w:eastAsia="Times New Roman" w:cstheme="minorHAnsi"/>
          <w:color w:val="000000"/>
          <w:lang w:eastAsia="ca-ES"/>
        </w:rPr>
        <w:t>season</w:t>
      </w:r>
      <w:proofErr w:type="gramEnd"/>
      <w:r w:rsidRPr="001B3188">
        <w:rPr>
          <w:rFonts w:eastAsia="Times New Roman" w:cstheme="minorHAnsi"/>
          <w:color w:val="000000"/>
          <w:lang w:eastAsia="ca-ES"/>
        </w:rPr>
        <w:t xml:space="preserve"> and longer winter period at 0ºC and darkness; had significantly higher summer germination in both communities, higher germination in winter conditions and higher t50. </w:t>
      </w:r>
    </w:p>
    <w:p w14:paraId="003CA61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This combination of patterns in our results showed that there is a significant delay between extremes microhabitats in alpine areas, suggesting a temporal niche partition in germination related traits. More species </w:t>
      </w:r>
      <w:proofErr w:type="gramStart"/>
      <w:r w:rsidRPr="001B3188">
        <w:rPr>
          <w:rFonts w:eastAsia="Times New Roman" w:cstheme="minorHAnsi"/>
          <w:color w:val="000000"/>
          <w:lang w:eastAsia="ca-ES"/>
        </w:rPr>
        <w:t>are able to</w:t>
      </w:r>
      <w:proofErr w:type="gramEnd"/>
      <w:r w:rsidRPr="001B3188">
        <w:rPr>
          <w:rFonts w:eastAsia="Times New Roman" w:cstheme="minorHAnsi"/>
          <w:color w:val="000000"/>
          <w:lang w:eastAsia="ca-ES"/>
        </w:rPr>
        <w:t xml:space="preserve"> germinate in fellfield conditions and to do so earlier in the season (autumn and spring) however species with strict cold stratification and warm cue requirement can only germinate later in the season (summer). Concordantly, t50 values were higher in snowbed conditions. </w:t>
      </w:r>
    </w:p>
    <w:p w14:paraId="31BB9D50"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A separate, worth-while point is that in winter conditions 0 degrees and constant darkness allowed higher germination than below 0 temperatures and daily photoperiod. </w:t>
      </w:r>
      <w:proofErr w:type="gramStart"/>
      <w:r w:rsidRPr="001B3188">
        <w:rPr>
          <w:rFonts w:eastAsia="Times New Roman" w:cstheme="minorHAnsi"/>
          <w:color w:val="000000"/>
          <w:lang w:eastAsia="ca-ES"/>
        </w:rPr>
        <w:t>This results</w:t>
      </w:r>
      <w:proofErr w:type="gramEnd"/>
      <w:r w:rsidRPr="001B3188">
        <w:rPr>
          <w:rFonts w:eastAsia="Times New Roman" w:cstheme="minorHAnsi"/>
          <w:color w:val="000000"/>
          <w:lang w:eastAsia="ca-ES"/>
        </w:rPr>
        <w:t xml:space="preserve"> suggest that under snow like conditions can alleviate and break dormancy of some species, able </w:t>
      </w:r>
      <w:r w:rsidRPr="001B3188">
        <w:rPr>
          <w:rFonts w:eastAsia="Times New Roman" w:cstheme="minorHAnsi"/>
          <w:color w:val="000000"/>
          <w:lang w:eastAsia="ca-ES"/>
        </w:rPr>
        <w:lastRenderedPageBreak/>
        <w:t xml:space="preserve">to start germination under snow, taking advantage of water availability during snowmelt and using the full extent of the growing season to developed seedlings able to survive topsoil desiccation during summer and also freezing events the following winter. </w:t>
      </w:r>
    </w:p>
    <w:p w14:paraId="058ED65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proofErr w:type="gramStart"/>
      <w:r w:rsidRPr="001B3188">
        <w:rPr>
          <w:rFonts w:eastAsia="Times New Roman" w:cstheme="minorHAnsi"/>
          <w:color w:val="000000"/>
          <w:lang w:eastAsia="ca-ES"/>
        </w:rPr>
        <w:t>In particular,</w:t>
      </w:r>
      <w:r w:rsidRPr="001B3188">
        <w:rPr>
          <w:rFonts w:eastAsia="Times New Roman" w:cstheme="minorHAnsi"/>
          <w:b/>
          <w:color w:val="000000"/>
          <w:lang w:eastAsia="ca-ES"/>
        </w:rPr>
        <w:t xml:space="preserve"> </w:t>
      </w:r>
      <w:r w:rsidRPr="001B3188">
        <w:rPr>
          <w:rFonts w:eastAsia="Times New Roman" w:cstheme="minorHAnsi"/>
          <w:color w:val="000000"/>
          <w:lang w:eastAsia="ca-ES"/>
        </w:rPr>
        <w:t>Temperate</w:t>
      </w:r>
      <w:proofErr w:type="gramEnd"/>
      <w:r w:rsidRPr="001B3188">
        <w:rPr>
          <w:rFonts w:eastAsia="Times New Roman" w:cstheme="minorHAnsi"/>
          <w:color w:val="000000"/>
          <w:lang w:eastAsia="ca-ES"/>
        </w:rPr>
        <w:t xml:space="preserve"> community seems to be more susceptible to timing variation probably because the germination requirements of most of their species are strict, with a strong prevalence of germination strategies according to their evolutionary history (phylogeny always significant random factor). In the temperate alpine community, most species required cold stratification (alleviating physiological dormancy, for long periods to undergo successful germination (corroborating the findings by </w:t>
      </w:r>
      <w:proofErr w:type="spellStart"/>
      <w:r w:rsidRPr="001B3188">
        <w:rPr>
          <w:rFonts w:eastAsia="Times New Roman" w:cstheme="minorHAnsi"/>
          <w:color w:val="000000"/>
          <w:lang w:eastAsia="ca-ES"/>
        </w:rPr>
        <w:t>Cavieres</w:t>
      </w:r>
      <w:proofErr w:type="spellEnd"/>
      <w:r w:rsidRPr="001B3188">
        <w:rPr>
          <w:rFonts w:eastAsia="Times New Roman" w:cstheme="minorHAnsi"/>
          <w:color w:val="000000"/>
          <w:lang w:eastAsia="ca-ES"/>
        </w:rPr>
        <w:t xml:space="preserve"> and Arroyo 2000, Hoyle 2015, Mondoni 2009, Shimono and Kudo 2005 and </w:t>
      </w:r>
      <w:proofErr w:type="spellStart"/>
      <w:r w:rsidRPr="001B3188">
        <w:rPr>
          <w:rFonts w:eastAsia="Times New Roman" w:cstheme="minorHAnsi"/>
          <w:color w:val="000000"/>
          <w:lang w:eastAsia="ca-ES"/>
        </w:rPr>
        <w:t>Schwienbacher</w:t>
      </w:r>
      <w:proofErr w:type="spellEnd"/>
      <w:r w:rsidRPr="001B3188">
        <w:rPr>
          <w:rFonts w:eastAsia="Times New Roman" w:cstheme="minorHAnsi"/>
          <w:color w:val="000000"/>
          <w:lang w:eastAsia="ca-ES"/>
        </w:rPr>
        <w:t xml:space="preserve"> 2011). Therefore, climate warming (happening faster above the tree line (Kullman 2004 and Körner 2023) might be a greater threat to those species that will be restricted to more remote/shadowed/cool microsites where snow can last longer in contrast of species more adapted to fellfield conditions that will find their area expanded under current climate warming and will be able to germinate better.  </w:t>
      </w:r>
    </w:p>
    <w:p w14:paraId="53C09187"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The Mediterranean community responded otherwise, while temporal niche partition was still existing a higher proportion of species were non-dormant, able to germinate immediately after dispersal at both microclimatic conditions (This behaviour have been also categorized as opportunistic by Hoyle 2015, that can provide selective advantage if seedling mortality is low, some cases found by Mondoni ()) and under a wide range of temperatures (Corroborating Giménez-Benavides 2005 and 2018). In this situation spring germination may shift into autumn germination with major implications for species currently adapted to different timing (Mondoni 2012).  Although literature agrees that temperature is the main factor influencing germination (Körner 2023, Baskin and Baskin 2014); the results of the Mediterranean community in our experiment, suggests that water availability may potentially have a stronger influence in germination than lack of high temperatures with species able to germinate at 9/6 ºC maximum when water was available.</w:t>
      </w:r>
    </w:p>
    <w:p w14:paraId="1D9BD969"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Our two communities do not only differ in their climate but also in the bedrock (Mediterranean = siliceous, temperate= calcareous) which might partly counteract the water holding capacity of the community. Mediterranean climate is drier (especially in summer) but siliceous soil has higher water holding capacity. Temperate climate is wetter but calcareous soil has lower water holding capacity. Recent study by Tudela-</w:t>
      </w:r>
      <w:proofErr w:type="spellStart"/>
      <w:r w:rsidRPr="001B3188">
        <w:rPr>
          <w:rFonts w:eastAsia="Times New Roman" w:cstheme="minorHAnsi"/>
          <w:color w:val="000000"/>
          <w:lang w:eastAsia="ca-ES"/>
        </w:rPr>
        <w:t>Isanta</w:t>
      </w:r>
      <w:proofErr w:type="spellEnd"/>
      <w:r w:rsidRPr="001B3188">
        <w:rPr>
          <w:rFonts w:eastAsia="Times New Roman" w:cstheme="minorHAnsi"/>
          <w:color w:val="000000"/>
          <w:lang w:eastAsia="ca-ES"/>
        </w:rPr>
        <w:t xml:space="preserve"> 2018 has shown that germination traits differed between siliceous and calcareous bedrock in the Alps (calcareous showed higher tb (</w:t>
      </w:r>
      <w:proofErr w:type="gramStart"/>
      <w:r w:rsidRPr="001B3188">
        <w:rPr>
          <w:rFonts w:eastAsia="Times New Roman" w:cstheme="minorHAnsi"/>
          <w:color w:val="000000"/>
          <w:lang w:eastAsia="ca-ES"/>
        </w:rPr>
        <w:t>i.e.</w:t>
      </w:r>
      <w:proofErr w:type="gramEnd"/>
      <w:r w:rsidRPr="001B3188">
        <w:rPr>
          <w:rFonts w:eastAsia="Times New Roman" w:cstheme="minorHAnsi"/>
          <w:color w:val="000000"/>
          <w:lang w:eastAsia="ca-ES"/>
        </w:rPr>
        <w:t xml:space="preserve"> need more warmth to germinate), low base water potential (i.e. able to germinate in drier conditions) and low FGP compared to siliceous habitat). Drier soils also have low thermal conductivity and therefore become warmer (Graham et al 2010). Species inhabiting warmer soils tends to have a </w:t>
      </w:r>
      <w:commentRangeStart w:id="83"/>
      <w:r w:rsidRPr="001B3188">
        <w:rPr>
          <w:rFonts w:eastAsia="Times New Roman" w:cstheme="minorHAnsi"/>
          <w:color w:val="000000"/>
          <w:lang w:eastAsia="ca-ES"/>
        </w:rPr>
        <w:lastRenderedPageBreak/>
        <w:t xml:space="preserve">higher Tb </w:t>
      </w:r>
      <w:commentRangeEnd w:id="83"/>
      <w:r w:rsidRPr="001B3188">
        <w:rPr>
          <w:rStyle w:val="Refdecomentario"/>
          <w:sz w:val="14"/>
          <w:szCs w:val="14"/>
        </w:rPr>
        <w:commentReference w:id="83"/>
      </w:r>
      <w:r w:rsidRPr="001B3188">
        <w:rPr>
          <w:rFonts w:eastAsia="Times New Roman" w:cstheme="minorHAnsi"/>
          <w:color w:val="000000"/>
          <w:lang w:eastAsia="ca-ES"/>
        </w:rPr>
        <w:t>as they have adapted to need more heat as a cue to initiate germination (</w:t>
      </w:r>
      <w:r w:rsidRPr="001B3188">
        <w:rPr>
          <w:rFonts w:eastAsia="Times New Roman" w:cstheme="minorHAnsi"/>
          <w:color w:val="000000"/>
          <w:highlight w:val="yellow"/>
          <w:lang w:eastAsia="ca-ES"/>
        </w:rPr>
        <w:t>Dürr et al 2015</w:t>
      </w:r>
      <w:r w:rsidRPr="001B3188">
        <w:rPr>
          <w:rFonts w:eastAsia="Times New Roman" w:cstheme="minorHAnsi"/>
          <w:color w:val="000000"/>
          <w:lang w:eastAsia="ca-ES"/>
        </w:rPr>
        <w:t xml:space="preserve">) possibly to prevent germination at dispersal time (Tudela </w:t>
      </w:r>
      <w:proofErr w:type="spellStart"/>
      <w:r w:rsidRPr="001B3188">
        <w:rPr>
          <w:rFonts w:eastAsia="Times New Roman" w:cstheme="minorHAnsi"/>
          <w:color w:val="000000"/>
          <w:lang w:eastAsia="ca-ES"/>
        </w:rPr>
        <w:t>Isanta</w:t>
      </w:r>
      <w:proofErr w:type="spellEnd"/>
      <w:r w:rsidRPr="001B3188">
        <w:rPr>
          <w:rFonts w:eastAsia="Times New Roman" w:cstheme="minorHAnsi"/>
          <w:color w:val="000000"/>
          <w:lang w:eastAsia="ca-ES"/>
        </w:rPr>
        <w:t xml:space="preserve"> 2018), reducing the chances of seedling emergence before winter when mortality due to frost events is higher (</w:t>
      </w:r>
      <w:proofErr w:type="spellStart"/>
      <w:r w:rsidRPr="001B3188">
        <w:rPr>
          <w:rFonts w:eastAsia="Times New Roman" w:cstheme="minorHAnsi"/>
          <w:color w:val="000000"/>
          <w:lang w:eastAsia="ca-ES"/>
        </w:rPr>
        <w:t>Rosback</w:t>
      </w:r>
      <w:proofErr w:type="spellEnd"/>
      <w:r w:rsidRPr="001B3188">
        <w:rPr>
          <w:rFonts w:eastAsia="Times New Roman" w:cstheme="minorHAnsi"/>
          <w:color w:val="000000"/>
          <w:lang w:eastAsia="ca-ES"/>
        </w:rPr>
        <w:t xml:space="preserve"> and </w:t>
      </w:r>
      <w:proofErr w:type="spellStart"/>
      <w:r w:rsidRPr="001B3188">
        <w:rPr>
          <w:rFonts w:eastAsia="Times New Roman" w:cstheme="minorHAnsi"/>
          <w:color w:val="000000"/>
          <w:lang w:eastAsia="ca-ES"/>
        </w:rPr>
        <w:t>Poschold</w:t>
      </w:r>
      <w:proofErr w:type="spellEnd"/>
      <w:r w:rsidRPr="001B3188">
        <w:rPr>
          <w:rFonts w:eastAsia="Times New Roman" w:cstheme="minorHAnsi"/>
          <w:color w:val="000000"/>
          <w:lang w:eastAsia="ca-ES"/>
        </w:rPr>
        <w:t xml:space="preserve"> 2015, Fernández </w:t>
      </w:r>
      <w:proofErr w:type="spellStart"/>
      <w:r w:rsidRPr="001B3188">
        <w:rPr>
          <w:rFonts w:eastAsia="Times New Roman" w:cstheme="minorHAnsi"/>
          <w:color w:val="000000"/>
          <w:lang w:eastAsia="ca-ES"/>
        </w:rPr>
        <w:t>PAscual</w:t>
      </w:r>
      <w:proofErr w:type="spellEnd"/>
      <w:r w:rsidRPr="001B3188">
        <w:rPr>
          <w:rFonts w:eastAsia="Times New Roman" w:cstheme="minorHAnsi"/>
          <w:color w:val="000000"/>
          <w:lang w:eastAsia="ca-ES"/>
        </w:rPr>
        <w:t xml:space="preserve"> 2017). In Tudela-</w:t>
      </w:r>
      <w:proofErr w:type="spellStart"/>
      <w:r w:rsidRPr="001B3188">
        <w:rPr>
          <w:rFonts w:eastAsia="Times New Roman" w:cstheme="minorHAnsi"/>
          <w:color w:val="000000"/>
          <w:lang w:eastAsia="ca-ES"/>
        </w:rPr>
        <w:t>Isanta</w:t>
      </w:r>
      <w:proofErr w:type="spellEnd"/>
      <w:r w:rsidRPr="001B3188">
        <w:rPr>
          <w:rFonts w:eastAsia="Times New Roman" w:cstheme="minorHAnsi"/>
          <w:color w:val="000000"/>
          <w:lang w:eastAsia="ca-ES"/>
        </w:rPr>
        <w:t xml:space="preserve"> 2018 their siliceous habitats rarely suffer water restriction and their species had higher base water potential </w:t>
      </w:r>
      <w:proofErr w:type="gramStart"/>
      <w:r w:rsidRPr="001B3188">
        <w:rPr>
          <w:rFonts w:eastAsia="Times New Roman" w:cstheme="minorHAnsi"/>
          <w:color w:val="000000"/>
          <w:lang w:eastAsia="ca-ES"/>
        </w:rPr>
        <w:t>i.e.</w:t>
      </w:r>
      <w:proofErr w:type="gramEnd"/>
      <w:r w:rsidRPr="001B3188">
        <w:rPr>
          <w:rFonts w:eastAsia="Times New Roman" w:cstheme="minorHAnsi"/>
          <w:color w:val="000000"/>
          <w:lang w:eastAsia="ca-ES"/>
        </w:rPr>
        <w:t xml:space="preserve"> hardly germinate under low water potentials. In their results non-dormant seeds had a wider suitable temperature range for germination. </w:t>
      </w:r>
    </w:p>
    <w:p w14:paraId="7EF06429"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Some studies like </w:t>
      </w:r>
      <w:proofErr w:type="spellStart"/>
      <w:r w:rsidRPr="001B3188">
        <w:rPr>
          <w:rFonts w:eastAsia="Times New Roman" w:cstheme="minorHAnsi"/>
          <w:color w:val="000000"/>
          <w:lang w:eastAsia="ca-ES"/>
        </w:rPr>
        <w:t>Bernareggi</w:t>
      </w:r>
      <w:proofErr w:type="spellEnd"/>
      <w:r w:rsidRPr="001B3188">
        <w:rPr>
          <w:rFonts w:eastAsia="Times New Roman" w:cstheme="minorHAnsi"/>
          <w:color w:val="000000"/>
          <w:lang w:eastAsia="ca-ES"/>
        </w:rPr>
        <w:t xml:space="preserve"> 2016, found that experimental warming in pushed an early phenology state by more than a week and that higher incubation temperatures increased the total germination observed. However, their results also provided limited prove warmer parentals change germination/dormancy. Their results suggest that more species would be able to germinate at lower temperature (10ºC) should increase their autumn and after winter (early spring) germination. In our experimental setting fellfield incubator (warmer) reproduced the same behaviour with faster germination rate and more autumn /spring? (</w:t>
      </w:r>
      <w:proofErr w:type="gramStart"/>
      <w:r w:rsidRPr="001B3188">
        <w:rPr>
          <w:rFonts w:eastAsia="Times New Roman" w:cstheme="minorHAnsi"/>
          <w:color w:val="000000"/>
          <w:lang w:eastAsia="ca-ES"/>
        </w:rPr>
        <w:t>only</w:t>
      </w:r>
      <w:proofErr w:type="gramEnd"/>
      <w:r w:rsidRPr="001B3188">
        <w:rPr>
          <w:rFonts w:eastAsia="Times New Roman" w:cstheme="minorHAnsi"/>
          <w:color w:val="000000"/>
          <w:lang w:eastAsia="ca-ES"/>
        </w:rPr>
        <w:t xml:space="preserve"> in temperate community) Germination, while snowbed incubator exhibit slower rates and higher summer germination. </w:t>
      </w:r>
    </w:p>
    <w:p w14:paraId="673F82FC" w14:textId="77777777" w:rsidR="001B3188" w:rsidRPr="001B3188" w:rsidRDefault="001B3188" w:rsidP="001B3188">
      <w:pPr>
        <w:shd w:val="clear" w:color="auto" w:fill="FFFFFF"/>
        <w:spacing w:after="0" w:line="360" w:lineRule="auto"/>
        <w:jc w:val="both"/>
        <w:textAlignment w:val="baseline"/>
        <w:rPr>
          <w:rFonts w:eastAsia="Times New Roman" w:cstheme="minorHAnsi"/>
          <w:b/>
          <w:color w:val="000000"/>
          <w:lang w:eastAsia="ca-ES"/>
        </w:rPr>
      </w:pPr>
      <w:r w:rsidRPr="001B3188">
        <w:rPr>
          <w:rFonts w:eastAsia="Times New Roman" w:cstheme="minorHAnsi"/>
          <w:color w:val="000000"/>
          <w:lang w:eastAsia="ca-ES"/>
        </w:rPr>
        <w:t xml:space="preserve">However, the higher values of germination in fellfield communities may or may not be advantageous because, more germination indeed increase the chances of regeneration but if it happens at once this episode is very vulnerable to extreme heat waves, </w:t>
      </w:r>
      <w:proofErr w:type="gramStart"/>
      <w:r w:rsidRPr="001B3188">
        <w:rPr>
          <w:rFonts w:eastAsia="Times New Roman" w:cstheme="minorHAnsi"/>
          <w:color w:val="000000"/>
          <w:lang w:eastAsia="ca-ES"/>
        </w:rPr>
        <w:t>drought</w:t>
      </w:r>
      <w:proofErr w:type="gramEnd"/>
      <w:r w:rsidRPr="001B3188">
        <w:rPr>
          <w:rFonts w:eastAsia="Times New Roman" w:cstheme="minorHAnsi"/>
          <w:color w:val="000000"/>
          <w:lang w:eastAsia="ca-ES"/>
        </w:rPr>
        <w:t xml:space="preserve"> or freezing events (REF). While having a postponed germination after winter can at least assure that there will be no drought during early spring (REF). 1 germination episode higher risk higher benefit/chances of regeneration, several events lower risks lower benefit. Also having a persistent soil seed bank with seed with from same species with different levels of dormancy can be beneficial to secure regeneration in the good years (</w:t>
      </w:r>
      <w:proofErr w:type="spellStart"/>
      <w:r w:rsidRPr="001B3188">
        <w:rPr>
          <w:rFonts w:eastAsia="Times New Roman" w:cstheme="minorHAnsi"/>
          <w:color w:val="000000"/>
          <w:lang w:eastAsia="ca-ES"/>
        </w:rPr>
        <w:t>Schwienbaccher</w:t>
      </w:r>
      <w:proofErr w:type="spellEnd"/>
      <w:r w:rsidRPr="001B3188">
        <w:rPr>
          <w:rFonts w:eastAsia="Times New Roman" w:cstheme="minorHAnsi"/>
          <w:color w:val="000000"/>
          <w:lang w:eastAsia="ca-ES"/>
        </w:rPr>
        <w:t xml:space="preserve"> 2010</w:t>
      </w:r>
      <w:proofErr w:type="gramStart"/>
      <w:r w:rsidRPr="001B3188">
        <w:rPr>
          <w:rFonts w:eastAsia="Times New Roman" w:cstheme="minorHAnsi"/>
          <w:color w:val="000000"/>
          <w:lang w:eastAsia="ca-ES"/>
        </w:rPr>
        <w:t>)  and</w:t>
      </w:r>
      <w:proofErr w:type="gramEnd"/>
      <w:r w:rsidRPr="001B3188">
        <w:rPr>
          <w:rFonts w:eastAsia="Times New Roman" w:cstheme="minorHAnsi"/>
          <w:color w:val="000000"/>
          <w:lang w:eastAsia="ca-ES"/>
        </w:rPr>
        <w:t xml:space="preserve"> not bet everything to the next year after dispersal, which could be very dry or very cold. </w:t>
      </w:r>
    </w:p>
    <w:p w14:paraId="54D2226F" w14:textId="77777777" w:rsidR="001B3188" w:rsidRPr="008C496C" w:rsidRDefault="001B3188" w:rsidP="0014564F">
      <w:pPr>
        <w:spacing w:line="360" w:lineRule="auto"/>
        <w:jc w:val="both"/>
        <w:rPr>
          <w:rFonts w:cstheme="minorHAnsi"/>
          <w:i/>
          <w:iCs/>
        </w:rPr>
      </w:pPr>
    </w:p>
    <w:p w14:paraId="51107B55" w14:textId="031593EB" w:rsidR="00683324" w:rsidRPr="00B45EA5" w:rsidRDefault="00196669" w:rsidP="0014564F">
      <w:pPr>
        <w:spacing w:line="360" w:lineRule="auto"/>
        <w:jc w:val="both"/>
        <w:rPr>
          <w:rFonts w:cstheme="minorHAnsi"/>
        </w:rPr>
      </w:pPr>
      <w:r>
        <w:rPr>
          <w:rFonts w:cstheme="minorHAnsi"/>
        </w:rPr>
        <w:t>Literature</w:t>
      </w:r>
    </w:p>
    <w:p w14:paraId="21CCC055" w14:textId="02B9BDF0" w:rsidR="00683CE7" w:rsidRPr="00683CE7" w:rsidRDefault="00152AE0" w:rsidP="00683CE7">
      <w:pPr>
        <w:widowControl w:val="0"/>
        <w:autoSpaceDE w:val="0"/>
        <w:autoSpaceDN w:val="0"/>
        <w:adjustRightInd w:val="0"/>
        <w:spacing w:line="360" w:lineRule="auto"/>
        <w:ind w:left="480" w:hanging="480"/>
        <w:rPr>
          <w:rFonts w:ascii="Calibri" w:hAnsi="Calibri" w:cs="Calibri"/>
          <w:noProof/>
          <w:sz w:val="20"/>
          <w:szCs w:val="24"/>
        </w:rPr>
      </w:pPr>
      <w:r w:rsidRPr="00B45EA5">
        <w:rPr>
          <w:sz w:val="20"/>
          <w:szCs w:val="20"/>
        </w:rPr>
        <w:fldChar w:fldCharType="begin" w:fldLock="1"/>
      </w:r>
      <w:r w:rsidRPr="00B45EA5">
        <w:rPr>
          <w:sz w:val="20"/>
          <w:szCs w:val="20"/>
        </w:rPr>
        <w:instrText xml:space="preserve">ADDIN Mendeley Bibliography CSL_BIBLIOGRAPHY </w:instrText>
      </w:r>
      <w:r w:rsidRPr="00B45EA5">
        <w:rPr>
          <w:sz w:val="20"/>
          <w:szCs w:val="20"/>
        </w:rPr>
        <w:fldChar w:fldCharType="separate"/>
      </w:r>
      <w:r w:rsidR="00683CE7" w:rsidRPr="00683CE7">
        <w:rPr>
          <w:rFonts w:ascii="Calibri" w:hAnsi="Calibri" w:cs="Calibri"/>
          <w:noProof/>
          <w:sz w:val="20"/>
          <w:szCs w:val="24"/>
        </w:rPr>
        <w:t xml:space="preserve">Baskin, C. C., &amp; Baskin, J. M. (2014). Seeds. Ecology, Biogeography and Evolution of Dormancy and Germination. In </w:t>
      </w:r>
      <w:r w:rsidR="00683CE7" w:rsidRPr="00683CE7">
        <w:rPr>
          <w:rFonts w:ascii="Calibri" w:hAnsi="Calibri" w:cs="Calibri"/>
          <w:i/>
          <w:iCs/>
          <w:noProof/>
          <w:sz w:val="20"/>
          <w:szCs w:val="24"/>
        </w:rPr>
        <w:t>Seeds</w:t>
      </w:r>
      <w:r w:rsidR="00683CE7" w:rsidRPr="00683CE7">
        <w:rPr>
          <w:rFonts w:ascii="Calibri" w:hAnsi="Calibri" w:cs="Calibri"/>
          <w:noProof/>
          <w:sz w:val="20"/>
          <w:szCs w:val="24"/>
        </w:rPr>
        <w:t xml:space="preserve"> (2nd Editio). Academic Press. https://doi.org/10.1016/B978-0-12-416677-6.00001-9</w:t>
      </w:r>
    </w:p>
    <w:p w14:paraId="46FB3EBE" w14:textId="77777777" w:rsidR="00683CE7" w:rsidRPr="00766CC7" w:rsidRDefault="00683CE7" w:rsidP="00683CE7">
      <w:pPr>
        <w:widowControl w:val="0"/>
        <w:autoSpaceDE w:val="0"/>
        <w:autoSpaceDN w:val="0"/>
        <w:adjustRightInd w:val="0"/>
        <w:spacing w:line="360" w:lineRule="auto"/>
        <w:ind w:left="480" w:hanging="480"/>
        <w:rPr>
          <w:rFonts w:ascii="Calibri" w:hAnsi="Calibri" w:cs="Calibri"/>
          <w:noProof/>
          <w:sz w:val="20"/>
          <w:szCs w:val="24"/>
          <w:lang w:val="es-ES"/>
        </w:rPr>
      </w:pPr>
      <w:r w:rsidRPr="00683CE7">
        <w:rPr>
          <w:rFonts w:ascii="Calibri" w:hAnsi="Calibri" w:cs="Calibri"/>
          <w:noProof/>
          <w:sz w:val="20"/>
          <w:szCs w:val="24"/>
        </w:rPr>
        <w:t xml:space="preserve">Fernández-Pascual, E., Carta, A., Mondoni, A., Cavieres, L. A., Rosbakh, S., Venn, S., Satyanti, A., Guja, L., Briceño, V. F., Vandelook, F., Mattana, E., Saatkamp, A., Bu, H., Sommerville, K., Poschlod, P., Liu, K., Nicotra, A., &amp; Jiménez-Alfaro, B. (2021). The seed germination spectrum of alpine plants: a global meta-analysis. </w:t>
      </w:r>
      <w:r w:rsidRPr="00766CC7">
        <w:rPr>
          <w:rFonts w:ascii="Calibri" w:hAnsi="Calibri" w:cs="Calibri"/>
          <w:i/>
          <w:iCs/>
          <w:noProof/>
          <w:sz w:val="20"/>
          <w:szCs w:val="24"/>
          <w:lang w:val="es-ES"/>
        </w:rPr>
        <w:t>New Phytologist</w:t>
      </w:r>
      <w:r w:rsidRPr="00766CC7">
        <w:rPr>
          <w:rFonts w:ascii="Calibri" w:hAnsi="Calibri" w:cs="Calibri"/>
          <w:noProof/>
          <w:sz w:val="20"/>
          <w:szCs w:val="24"/>
          <w:lang w:val="es-ES"/>
        </w:rPr>
        <w:t xml:space="preserve">, </w:t>
      </w:r>
      <w:r w:rsidRPr="00766CC7">
        <w:rPr>
          <w:rFonts w:ascii="Calibri" w:hAnsi="Calibri" w:cs="Calibri"/>
          <w:i/>
          <w:iCs/>
          <w:noProof/>
          <w:sz w:val="20"/>
          <w:szCs w:val="24"/>
          <w:lang w:val="es-ES"/>
        </w:rPr>
        <w:t>229</w:t>
      </w:r>
      <w:r w:rsidRPr="00766CC7">
        <w:rPr>
          <w:rFonts w:ascii="Calibri" w:hAnsi="Calibri" w:cs="Calibri"/>
          <w:noProof/>
          <w:sz w:val="20"/>
          <w:szCs w:val="24"/>
          <w:lang w:val="es-ES"/>
        </w:rPr>
        <w:t>(6), 3573–3586. https://doi.org/10.1111/nph.17086</w:t>
      </w:r>
    </w:p>
    <w:p w14:paraId="2FA2CBE7"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lastRenderedPageBreak/>
        <w:t xml:space="preserve">García-Gutiérrez, T., Jiménez-Alfaro, B., Fernández-Pascual, E., &amp; Müller, J. V. (2018). </w:t>
      </w:r>
      <w:r w:rsidRPr="00683CE7">
        <w:rPr>
          <w:rFonts w:ascii="Calibri" w:hAnsi="Calibri" w:cs="Calibri"/>
          <w:noProof/>
          <w:sz w:val="20"/>
          <w:szCs w:val="24"/>
        </w:rPr>
        <w:t xml:space="preserve">Functional diversity and ecological requirements of alpine vegetation types in a biogeographical transition zone. </w:t>
      </w:r>
      <w:r w:rsidRPr="00683CE7">
        <w:rPr>
          <w:rFonts w:ascii="Calibri" w:hAnsi="Calibri" w:cs="Calibri"/>
          <w:i/>
          <w:iCs/>
          <w:noProof/>
          <w:sz w:val="20"/>
          <w:szCs w:val="24"/>
        </w:rPr>
        <w:t>Phytocoenologia</w:t>
      </w:r>
      <w:r w:rsidRPr="00683CE7">
        <w:rPr>
          <w:rFonts w:ascii="Calibri" w:hAnsi="Calibri" w:cs="Calibri"/>
          <w:noProof/>
          <w:sz w:val="20"/>
          <w:szCs w:val="24"/>
        </w:rPr>
        <w:t xml:space="preserve">, </w:t>
      </w:r>
      <w:r w:rsidRPr="00683CE7">
        <w:rPr>
          <w:rFonts w:ascii="Calibri" w:hAnsi="Calibri" w:cs="Calibri"/>
          <w:i/>
          <w:iCs/>
          <w:noProof/>
          <w:sz w:val="20"/>
          <w:szCs w:val="24"/>
        </w:rPr>
        <w:t>48</w:t>
      </w:r>
      <w:r w:rsidRPr="00683CE7">
        <w:rPr>
          <w:rFonts w:ascii="Calibri" w:hAnsi="Calibri" w:cs="Calibri"/>
          <w:noProof/>
          <w:sz w:val="20"/>
          <w:szCs w:val="24"/>
        </w:rPr>
        <w:t>(1), 77–89. https://doi.org/10.1127/phyto/2017/0224</w:t>
      </w:r>
    </w:p>
    <w:p w14:paraId="13751E55"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Hadfield, J. D. (2010). MCMCglmm: MCMC Methods for Multi-Response GLMMs in R. </w:t>
      </w:r>
      <w:r w:rsidRPr="00683CE7">
        <w:rPr>
          <w:rFonts w:ascii="Calibri" w:hAnsi="Calibri" w:cs="Calibri"/>
          <w:i/>
          <w:iCs/>
          <w:noProof/>
          <w:sz w:val="20"/>
          <w:szCs w:val="24"/>
        </w:rPr>
        <w:t>Journal of Statistical Software</w:t>
      </w:r>
      <w:r w:rsidRPr="00683CE7">
        <w:rPr>
          <w:rFonts w:ascii="Calibri" w:hAnsi="Calibri" w:cs="Calibri"/>
          <w:noProof/>
          <w:sz w:val="20"/>
          <w:szCs w:val="24"/>
        </w:rPr>
        <w:t xml:space="preserve">, </w:t>
      </w:r>
      <w:r w:rsidRPr="00683CE7">
        <w:rPr>
          <w:rFonts w:ascii="Calibri" w:hAnsi="Calibri" w:cs="Calibri"/>
          <w:i/>
          <w:iCs/>
          <w:noProof/>
          <w:sz w:val="20"/>
          <w:szCs w:val="24"/>
        </w:rPr>
        <w:t>33</w:t>
      </w:r>
      <w:r w:rsidRPr="00683CE7">
        <w:rPr>
          <w:rFonts w:ascii="Calibri" w:hAnsi="Calibri" w:cs="Calibri"/>
          <w:noProof/>
          <w:sz w:val="20"/>
          <w:szCs w:val="24"/>
        </w:rPr>
        <w:t>(2), 1–22. http://www.jstatsoft.org/</w:t>
      </w:r>
    </w:p>
    <w:p w14:paraId="0F196C50"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t xml:space="preserve">Jiménez-Alfaro, B., Marcenó, C., Bueno, Á., Gavilán, R., &amp; Obeso, J. R. (2014). </w:t>
      </w:r>
      <w:r w:rsidRPr="00683CE7">
        <w:rPr>
          <w:rFonts w:ascii="Calibri" w:hAnsi="Calibri" w:cs="Calibri"/>
          <w:noProof/>
          <w:sz w:val="20"/>
          <w:szCs w:val="24"/>
        </w:rPr>
        <w:t xml:space="preserve">Biogeographic deconstruction of alpine plant communities along altitudinal and topographic gradients. </w:t>
      </w:r>
      <w:r w:rsidRPr="00683CE7">
        <w:rPr>
          <w:rFonts w:ascii="Calibri" w:hAnsi="Calibri" w:cs="Calibri"/>
          <w:i/>
          <w:iCs/>
          <w:noProof/>
          <w:sz w:val="20"/>
          <w:szCs w:val="24"/>
        </w:rPr>
        <w:t>Journal of Vegetation Science</w:t>
      </w:r>
      <w:r w:rsidRPr="00683CE7">
        <w:rPr>
          <w:rFonts w:ascii="Calibri" w:hAnsi="Calibri" w:cs="Calibri"/>
          <w:noProof/>
          <w:sz w:val="20"/>
          <w:szCs w:val="24"/>
        </w:rPr>
        <w:t xml:space="preserve">, </w:t>
      </w:r>
      <w:r w:rsidRPr="00683CE7">
        <w:rPr>
          <w:rFonts w:ascii="Calibri" w:hAnsi="Calibri" w:cs="Calibri"/>
          <w:i/>
          <w:iCs/>
          <w:noProof/>
          <w:sz w:val="20"/>
          <w:szCs w:val="24"/>
        </w:rPr>
        <w:t>25</w:t>
      </w:r>
      <w:r w:rsidRPr="00683CE7">
        <w:rPr>
          <w:rFonts w:ascii="Calibri" w:hAnsi="Calibri" w:cs="Calibri"/>
          <w:noProof/>
          <w:sz w:val="20"/>
          <w:szCs w:val="24"/>
        </w:rPr>
        <w:t>(1), 160–171. https://doi.org/10.1111/jvs.12060</w:t>
      </w:r>
    </w:p>
    <w:p w14:paraId="5D5CECD6" w14:textId="77777777" w:rsidR="00683CE7" w:rsidRPr="00766CC7" w:rsidRDefault="00683CE7" w:rsidP="00683CE7">
      <w:pPr>
        <w:widowControl w:val="0"/>
        <w:autoSpaceDE w:val="0"/>
        <w:autoSpaceDN w:val="0"/>
        <w:adjustRightInd w:val="0"/>
        <w:spacing w:line="360" w:lineRule="auto"/>
        <w:ind w:left="480" w:hanging="480"/>
        <w:rPr>
          <w:rFonts w:ascii="Calibri" w:hAnsi="Calibri" w:cs="Calibri"/>
          <w:noProof/>
          <w:sz w:val="20"/>
          <w:szCs w:val="24"/>
          <w:lang w:val="es-ES"/>
        </w:rPr>
      </w:pPr>
      <w:r w:rsidRPr="00683CE7">
        <w:rPr>
          <w:rFonts w:ascii="Calibri" w:hAnsi="Calibri" w:cs="Calibri"/>
          <w:noProof/>
          <w:sz w:val="20"/>
          <w:szCs w:val="24"/>
        </w:rPr>
        <w:t xml:space="preserve">Jin, Y., &amp; Qian, H. (2019). V.PhyloMaker: an R package that can generate very large phylogenies for vascular plants. </w:t>
      </w:r>
      <w:r w:rsidRPr="00766CC7">
        <w:rPr>
          <w:rFonts w:ascii="Calibri" w:hAnsi="Calibri" w:cs="Calibri"/>
          <w:i/>
          <w:iCs/>
          <w:noProof/>
          <w:sz w:val="20"/>
          <w:szCs w:val="24"/>
          <w:lang w:val="es-ES"/>
        </w:rPr>
        <w:t>Ecography</w:t>
      </w:r>
      <w:r w:rsidRPr="00766CC7">
        <w:rPr>
          <w:rFonts w:ascii="Calibri" w:hAnsi="Calibri" w:cs="Calibri"/>
          <w:noProof/>
          <w:sz w:val="20"/>
          <w:szCs w:val="24"/>
          <w:lang w:val="es-ES"/>
        </w:rPr>
        <w:t xml:space="preserve">, </w:t>
      </w:r>
      <w:r w:rsidRPr="00766CC7">
        <w:rPr>
          <w:rFonts w:ascii="Calibri" w:hAnsi="Calibri" w:cs="Calibri"/>
          <w:i/>
          <w:iCs/>
          <w:noProof/>
          <w:sz w:val="20"/>
          <w:szCs w:val="24"/>
          <w:lang w:val="es-ES"/>
        </w:rPr>
        <w:t>42</w:t>
      </w:r>
      <w:r w:rsidRPr="00766CC7">
        <w:rPr>
          <w:rFonts w:ascii="Calibri" w:hAnsi="Calibri" w:cs="Calibri"/>
          <w:noProof/>
          <w:sz w:val="20"/>
          <w:szCs w:val="24"/>
          <w:lang w:val="es-ES"/>
        </w:rPr>
        <w:t>(8), 1353–1359. https://doi.org/10.1111/ecog.04434</w:t>
      </w:r>
    </w:p>
    <w:p w14:paraId="50F6BB49"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t xml:space="preserve">Loidi, J., Campos, J. A., Herrera, M., Biurrun, I., García-Mijangos, I., &amp; García-Baquero, G. (2015). </w:t>
      </w:r>
      <w:r w:rsidRPr="00683CE7">
        <w:rPr>
          <w:rFonts w:ascii="Calibri" w:hAnsi="Calibri" w:cs="Calibri"/>
          <w:noProof/>
          <w:sz w:val="20"/>
          <w:szCs w:val="24"/>
        </w:rPr>
        <w:t xml:space="preserve">Eco-geographical factors affecting richness and phylogenetic diversity patterns of high-mountain flora in the Iberian Peninsula. </w:t>
      </w:r>
      <w:r w:rsidRPr="00683CE7">
        <w:rPr>
          <w:rFonts w:ascii="Calibri" w:hAnsi="Calibri" w:cs="Calibri"/>
          <w:i/>
          <w:iCs/>
          <w:noProof/>
          <w:sz w:val="20"/>
          <w:szCs w:val="24"/>
        </w:rPr>
        <w:t>Alpine Botany</w:t>
      </w:r>
      <w:r w:rsidRPr="00683CE7">
        <w:rPr>
          <w:rFonts w:ascii="Calibri" w:hAnsi="Calibri" w:cs="Calibri"/>
          <w:noProof/>
          <w:sz w:val="20"/>
          <w:szCs w:val="24"/>
        </w:rPr>
        <w:t xml:space="preserve">, </w:t>
      </w:r>
      <w:r w:rsidRPr="00683CE7">
        <w:rPr>
          <w:rFonts w:ascii="Calibri" w:hAnsi="Calibri" w:cs="Calibri"/>
          <w:i/>
          <w:iCs/>
          <w:noProof/>
          <w:sz w:val="20"/>
          <w:szCs w:val="24"/>
        </w:rPr>
        <w:t>125</w:t>
      </w:r>
      <w:r w:rsidRPr="00683CE7">
        <w:rPr>
          <w:rFonts w:ascii="Calibri" w:hAnsi="Calibri" w:cs="Calibri"/>
          <w:noProof/>
          <w:sz w:val="20"/>
          <w:szCs w:val="24"/>
        </w:rPr>
        <w:t>(2), 137–146. https://doi.org/10.1007/s00035-015-0149-z</w:t>
      </w:r>
    </w:p>
    <w:p w14:paraId="247BCECA"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M. Pagel. (1999). Inferring the historical patterns of biological evolution. </w:t>
      </w:r>
      <w:r w:rsidRPr="00683CE7">
        <w:rPr>
          <w:rFonts w:ascii="Calibri" w:hAnsi="Calibri" w:cs="Calibri"/>
          <w:i/>
          <w:iCs/>
          <w:noProof/>
          <w:sz w:val="20"/>
          <w:szCs w:val="24"/>
        </w:rPr>
        <w:t>Nature</w:t>
      </w:r>
      <w:r w:rsidRPr="00683CE7">
        <w:rPr>
          <w:rFonts w:ascii="Calibri" w:hAnsi="Calibri" w:cs="Calibri"/>
          <w:noProof/>
          <w:sz w:val="20"/>
          <w:szCs w:val="24"/>
        </w:rPr>
        <w:t xml:space="preserve">, </w:t>
      </w:r>
      <w:r w:rsidRPr="00683CE7">
        <w:rPr>
          <w:rFonts w:ascii="Calibri" w:hAnsi="Calibri" w:cs="Calibri"/>
          <w:i/>
          <w:iCs/>
          <w:noProof/>
          <w:sz w:val="20"/>
          <w:szCs w:val="24"/>
        </w:rPr>
        <w:t>401</w:t>
      </w:r>
      <w:r w:rsidRPr="00683CE7">
        <w:rPr>
          <w:rFonts w:ascii="Calibri" w:hAnsi="Calibri" w:cs="Calibri"/>
          <w:noProof/>
          <w:sz w:val="20"/>
          <w:szCs w:val="24"/>
        </w:rPr>
        <w:t>(October), 877–884.</w:t>
      </w:r>
    </w:p>
    <w:p w14:paraId="3CB8EB1B"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Scherrer, D. and Körner, C. (2011). Topographically controlled thermal-habitat differentiation buffers alpine plant diversity against climate warming. </w:t>
      </w:r>
      <w:r w:rsidRPr="00683CE7">
        <w:rPr>
          <w:rFonts w:ascii="Calibri" w:hAnsi="Calibri" w:cs="Calibri"/>
          <w:i/>
          <w:iCs/>
          <w:noProof/>
          <w:sz w:val="20"/>
          <w:szCs w:val="24"/>
        </w:rPr>
        <w:t>Journal of Biogeography</w:t>
      </w:r>
      <w:r w:rsidRPr="00683CE7">
        <w:rPr>
          <w:rFonts w:ascii="Calibri" w:hAnsi="Calibri" w:cs="Calibri"/>
          <w:noProof/>
          <w:sz w:val="20"/>
          <w:szCs w:val="24"/>
        </w:rPr>
        <w:t xml:space="preserve">, </w:t>
      </w:r>
      <w:r w:rsidRPr="00683CE7">
        <w:rPr>
          <w:rFonts w:ascii="Calibri" w:hAnsi="Calibri" w:cs="Calibri"/>
          <w:i/>
          <w:iCs/>
          <w:noProof/>
          <w:sz w:val="20"/>
          <w:szCs w:val="24"/>
        </w:rPr>
        <w:t>38</w:t>
      </w:r>
      <w:r w:rsidRPr="00683CE7">
        <w:rPr>
          <w:rFonts w:ascii="Calibri" w:hAnsi="Calibri" w:cs="Calibri"/>
          <w:noProof/>
          <w:sz w:val="20"/>
          <w:szCs w:val="24"/>
        </w:rPr>
        <w:t>, 406–416. https://doi.org/https://doi.org/10.1111/j.1365-2699.2010.02407.x</w:t>
      </w:r>
    </w:p>
    <w:p w14:paraId="1D204ED7"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rPr>
      </w:pPr>
      <w:r w:rsidRPr="00683CE7">
        <w:rPr>
          <w:rFonts w:ascii="Calibri" w:hAnsi="Calibri" w:cs="Calibri"/>
          <w:noProof/>
          <w:sz w:val="20"/>
          <w:szCs w:val="24"/>
        </w:rPr>
        <w:t xml:space="preserve">Zhang, Y., Chen, W., Smith, S. L., Riseborough, D. W., &amp; Cihlar, J. (2005). Soil temperature in Canada during the twentieth century: Complex responses to atmospheric climate change. </w:t>
      </w:r>
      <w:r w:rsidRPr="00683CE7">
        <w:rPr>
          <w:rFonts w:ascii="Calibri" w:hAnsi="Calibri" w:cs="Calibri"/>
          <w:i/>
          <w:iCs/>
          <w:noProof/>
          <w:sz w:val="20"/>
          <w:szCs w:val="24"/>
        </w:rPr>
        <w:t>Journal of Geophysical Research D: Atmospheres</w:t>
      </w:r>
      <w:r w:rsidRPr="00683CE7">
        <w:rPr>
          <w:rFonts w:ascii="Calibri" w:hAnsi="Calibri" w:cs="Calibri"/>
          <w:noProof/>
          <w:sz w:val="20"/>
          <w:szCs w:val="24"/>
        </w:rPr>
        <w:t xml:space="preserve">, </w:t>
      </w:r>
      <w:r w:rsidRPr="00683CE7">
        <w:rPr>
          <w:rFonts w:ascii="Calibri" w:hAnsi="Calibri" w:cs="Calibri"/>
          <w:i/>
          <w:iCs/>
          <w:noProof/>
          <w:sz w:val="20"/>
          <w:szCs w:val="24"/>
        </w:rPr>
        <w:t>110</w:t>
      </w:r>
      <w:r w:rsidRPr="00683CE7">
        <w:rPr>
          <w:rFonts w:ascii="Calibri" w:hAnsi="Calibri" w:cs="Calibri"/>
          <w:noProof/>
          <w:sz w:val="20"/>
          <w:szCs w:val="24"/>
        </w:rPr>
        <w:t>(3), 1–15. https://doi.org/10.1029/2004JD004910</w:t>
      </w:r>
    </w:p>
    <w:p w14:paraId="5CEE0ED4" w14:textId="22F283D4" w:rsidR="0014564F" w:rsidRPr="00B45EA5" w:rsidRDefault="00152AE0" w:rsidP="00D53DCE">
      <w:pPr>
        <w:spacing w:line="360" w:lineRule="auto"/>
        <w:jc w:val="both"/>
        <w:rPr>
          <w:sz w:val="20"/>
          <w:szCs w:val="20"/>
        </w:rPr>
      </w:pPr>
      <w:r w:rsidRPr="00B45EA5">
        <w:rPr>
          <w:sz w:val="20"/>
          <w:szCs w:val="20"/>
        </w:rPr>
        <w:fldChar w:fldCharType="end"/>
      </w:r>
    </w:p>
    <w:sectPr w:rsidR="0014564F" w:rsidRPr="00B45EA5"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CLARA ESPINOSA DEL ALBA" w:date="2023-08-04T09:53:00Z" w:initials="CEDA">
    <w:p w14:paraId="23C52CC5" w14:textId="77777777" w:rsidR="00751E97" w:rsidRDefault="00751E97" w:rsidP="00DA64F2">
      <w:pPr>
        <w:pStyle w:val="Textocomentario"/>
      </w:pPr>
      <w:r>
        <w:rPr>
          <w:rStyle w:val="Refdecomentario"/>
        </w:rPr>
        <w:annotationRef/>
      </w:r>
      <w:r>
        <w:t>Add main species levels results</w:t>
      </w:r>
    </w:p>
  </w:comment>
  <w:comment w:id="7" w:author="CLARA ESPINOSA DEL ALBA" w:date="2023-05-09T10:48:00Z" w:initials="CEDA">
    <w:p w14:paraId="066314A6" w14:textId="77777777" w:rsidR="006E65EB" w:rsidRDefault="006E65EB" w:rsidP="006E65EB">
      <w:pPr>
        <w:pStyle w:val="Textocomentario"/>
      </w:pPr>
      <w:r>
        <w:rPr>
          <w:rStyle w:val="Refdecomentario"/>
        </w:rPr>
        <w:annotationRef/>
      </w:r>
      <w:r>
        <w:t>Mejor en Intro?</w:t>
      </w:r>
    </w:p>
  </w:comment>
  <w:comment w:id="8" w:author="FRANCISCO DE BORJA JIMENEZ-ALFARO GONZALEZ" w:date="2023-08-02T10:17:00Z" w:initials="FDBJAG">
    <w:p w14:paraId="221BDA2E" w14:textId="77777777" w:rsidR="006E65EB" w:rsidRDefault="006E65EB" w:rsidP="006E65EB">
      <w:pPr>
        <w:pStyle w:val="Textocomentario"/>
      </w:pPr>
      <w:r>
        <w:rPr>
          <w:rStyle w:val="Refdecomentario"/>
        </w:rPr>
        <w:annotationRef/>
      </w:r>
      <w:r>
        <w:t>si</w:t>
      </w:r>
    </w:p>
  </w:comment>
  <w:comment w:id="9" w:author="FRANCISCO DE BORJA JIMENEZ-ALFARO GONZALEZ" w:date="2023-08-03T12:07:00Z" w:initials="FDBJAG">
    <w:p w14:paraId="684961EF" w14:textId="77777777" w:rsidR="00B30AD0" w:rsidRDefault="00B30AD0" w:rsidP="00411950">
      <w:pPr>
        <w:pStyle w:val="Textocomentario"/>
      </w:pPr>
      <w:r>
        <w:rPr>
          <w:rStyle w:val="Refdecomentario"/>
        </w:rPr>
        <w:annotationRef/>
      </w:r>
      <w:r>
        <w:t>Más bien macroclimates</w:t>
      </w:r>
    </w:p>
  </w:comment>
  <w:comment w:id="10" w:author="CLARA ESPINOSA DEL ALBA" w:date="2023-02-24T09:24:00Z" w:initials="CEDA">
    <w:p w14:paraId="1ED04F58" w14:textId="0282787C" w:rsidR="00B17E5D" w:rsidRDefault="00B17E5D" w:rsidP="00B17E5D">
      <w:pPr>
        <w:pStyle w:val="Textocomentario"/>
      </w:pPr>
      <w:r>
        <w:rPr>
          <w:rStyle w:val="Refdecomentario"/>
        </w:rPr>
        <w:annotationRef/>
      </w:r>
      <w:r>
        <w:rPr>
          <w:color w:val="000000"/>
        </w:rPr>
        <w:t>INTERACTION: Will germination be affected (due to microclimate) similarly in two different macroclimates/communities from Southern Europe Mountains?</w:t>
      </w:r>
    </w:p>
  </w:comment>
  <w:comment w:id="11" w:author="FRANCISCO DE BORJA JIMENEZ-ALFARO GONZALEZ" w:date="2023-08-03T12:11:00Z" w:initials="FDBJAG">
    <w:p w14:paraId="7D7DC6C5" w14:textId="77777777" w:rsidR="00B30AD0" w:rsidRDefault="00B30AD0" w:rsidP="0043426C">
      <w:pPr>
        <w:pStyle w:val="Textocomentario"/>
      </w:pPr>
      <w:r>
        <w:rPr>
          <w:rStyle w:val="Refdecomentario"/>
        </w:rPr>
        <w:annotationRef/>
      </w:r>
      <w:r>
        <w:t>Esto sería una versión anterior, pero se puede quitar. El niche partition habría que evaluarlo al comparar especies dentro de cada comunidad, será para otro paper.</w:t>
      </w:r>
    </w:p>
  </w:comment>
  <w:comment w:id="12" w:author="FRANCISCO DE BORJA JIMENEZ-ALFARO GONZALEZ" w:date="2023-08-03T12:12:00Z" w:initials="FDBJAG">
    <w:p w14:paraId="1C00D445" w14:textId="77777777" w:rsidR="00B30AD0" w:rsidRDefault="00B30AD0" w:rsidP="007F3679">
      <w:pPr>
        <w:pStyle w:val="Textocomentario"/>
      </w:pPr>
      <w:r>
        <w:rPr>
          <w:rStyle w:val="Refdecomentario"/>
        </w:rPr>
        <w:annotationRef/>
      </w:r>
      <w:r>
        <w:t>Y esto entiendo que son las expectations para la segunda pregunta. De nuevo, puedes presentarlas como hipótesis y/o expectations.</w:t>
      </w:r>
    </w:p>
  </w:comment>
  <w:comment w:id="13" w:author="FRANCISCO DE BORJA JIMENEZ-ALFARO GONZALEZ" w:date="2023-08-02T12:23:00Z" w:initials="FDBJAG">
    <w:p w14:paraId="56816F80" w14:textId="77777777" w:rsidR="00245D41" w:rsidRDefault="00245D41" w:rsidP="00245D41">
      <w:pPr>
        <w:pStyle w:val="Textocomentario"/>
      </w:pPr>
      <w:r>
        <w:rPr>
          <w:rStyle w:val="Refdecomentario"/>
        </w:rPr>
        <w:annotationRef/>
      </w:r>
      <w:r>
        <w:t>No me parece el sitio para esto, se debería resumir de manera general al final de la intro</w:t>
      </w:r>
    </w:p>
  </w:comment>
  <w:comment w:id="14" w:author="FRANCISCO DE BORJA JIMENEZ-ALFARO GONZALEZ" w:date="2023-08-03T11:59:00Z" w:initials="FDBJAG">
    <w:p w14:paraId="0BBA4F6B" w14:textId="77777777" w:rsidR="00CD1A5A" w:rsidRDefault="00CD1A5A" w:rsidP="00CD1A5A">
      <w:pPr>
        <w:pStyle w:val="Textocomentario"/>
      </w:pPr>
      <w:r>
        <w:rPr>
          <w:rStyle w:val="Refdecomentario"/>
        </w:rPr>
        <w:annotationRef/>
      </w:r>
      <w:r>
        <w:t>Esto no procede en la intro. Si acaso, al explicar la metodología empleada se puede incidir en que la base conceptual del experimento es similar al move-along, pero mejorada porque se usa un régimen continuo, que además está basado en la temperatura conocida en el mismo ambiente.</w:t>
      </w:r>
    </w:p>
  </w:comment>
  <w:comment w:id="24" w:author="FRANCISCO DE BORJA JIMENEZ-ALFARO GONZALEZ" w:date="2023-08-02T10:06:00Z" w:initials="FDBJAG">
    <w:p w14:paraId="50D64621" w14:textId="6F87F4B5" w:rsidR="00AE43BC" w:rsidRDefault="00AE43BC" w:rsidP="001B7D57">
      <w:pPr>
        <w:pStyle w:val="Textocomentario"/>
      </w:pPr>
      <w:r>
        <w:rPr>
          <w:rStyle w:val="Refdecomentario"/>
        </w:rPr>
        <w:annotationRef/>
      </w:r>
      <w:r>
        <w:t>No entiendo esta referencia, mejor poner nuestra checklist, Jiménez-Alfaro et al. 2021 Med Bot</w:t>
      </w:r>
    </w:p>
  </w:comment>
  <w:comment w:id="27" w:author="FRANCISCO DE BORJA JIMENEZ-ALFARO GONZALEZ" w:date="2023-08-02T10:26:00Z" w:initials="FDBJAG">
    <w:p w14:paraId="6B9C5080" w14:textId="77777777" w:rsidR="002D7E31" w:rsidRDefault="002D7E31" w:rsidP="0057619F">
      <w:pPr>
        <w:pStyle w:val="Textocomentario"/>
      </w:pPr>
      <w:r>
        <w:rPr>
          <w:rStyle w:val="Refdecomentario"/>
        </w:rPr>
        <w:annotationRef/>
      </w:r>
      <w:r>
        <w:t>Un poco pobre. Habrá que explicar algo más sobre las comunidades alpinas, se puede indicar que la variación local en composición está marcada por gradientes mesotopográficos (Jiménez-Alfaro et al. 2014 Biogeographic deconstruction… JVS) y que estos gradientes marcan también diferencias funcionales y en requerimientos eocológicos (García-González). Más cualquier cosa que ayude a entender las comunidades a estudio.</w:t>
      </w:r>
    </w:p>
  </w:comment>
  <w:comment w:id="28" w:author="FRANCISCO DE BORJA JIMENEZ-ALFARO GONZALEZ" w:date="2023-08-02T10:29:00Z" w:initials="FDBJAG">
    <w:p w14:paraId="6EF30E06" w14:textId="77777777" w:rsidR="00E73152" w:rsidRDefault="00E73152" w:rsidP="00085EC4">
      <w:pPr>
        <w:pStyle w:val="Textocomentario"/>
      </w:pPr>
      <w:r>
        <w:rPr>
          <w:rStyle w:val="Refdecomentario"/>
        </w:rPr>
        <w:annotationRef/>
      </w:r>
      <w:r>
        <w:t>Unir esto con el siguiente párrafo (4 sitios por comunidad, etc.) Tiene que quedar bien explicado que consideramos los cuatro sitios como puntos de muestreo de la misma comunidad (= las mismas poblaciones)</w:t>
      </w:r>
    </w:p>
  </w:comment>
  <w:comment w:id="29" w:author="FRANCISCO DE BORJA JIMENEZ-ALFARO GONZALEZ" w:date="2023-04-12T17:08:00Z" w:initials="FDBJAG">
    <w:p w14:paraId="31AABC0E" w14:textId="62CACF8E" w:rsidR="006C7999" w:rsidRDefault="006C7999" w:rsidP="008523EC">
      <w:pPr>
        <w:pStyle w:val="Textocomentario"/>
      </w:pPr>
      <w:r>
        <w:rPr>
          <w:rStyle w:val="Refdecomentario"/>
        </w:rPr>
        <w:annotationRef/>
      </w:r>
      <w:r>
        <w:t>Esto se soluciona con una tabla</w:t>
      </w:r>
    </w:p>
  </w:comment>
  <w:comment w:id="30" w:author="CLARA ESPINOSA DEL ALBA" w:date="2023-04-14T13:02:00Z" w:initials="CEDA">
    <w:p w14:paraId="73119025" w14:textId="77777777" w:rsidR="00270A67" w:rsidRDefault="00D27614" w:rsidP="009E47AE">
      <w:pPr>
        <w:pStyle w:val="Textocomentario"/>
      </w:pPr>
      <w:r>
        <w:rPr>
          <w:rStyle w:val="Refdecomentario"/>
        </w:rPr>
        <w:annotationRef/>
      </w:r>
      <w:r w:rsidR="00270A67">
        <w:t>Revisar con los nuevos datos de WP-dataloggers 2022-2023, contar en dias? Growing days excel in WP Github</w:t>
      </w:r>
    </w:p>
  </w:comment>
  <w:comment w:id="32" w:author="FRANCISCO DE BORJA JIMENEZ-ALFARO GONZALEZ" w:date="2023-08-02T10:02:00Z" w:initials="FDBJAG">
    <w:p w14:paraId="636E9AE3" w14:textId="77777777" w:rsidR="00997F69" w:rsidRDefault="00997F69" w:rsidP="009605AD">
      <w:pPr>
        <w:pStyle w:val="Textocomentario"/>
      </w:pPr>
      <w:r>
        <w:rPr>
          <w:rStyle w:val="Refdecomentario"/>
        </w:rPr>
        <w:annotationRef/>
      </w:r>
      <w:r>
        <w:t>From the year means? For which period? Explain better</w:t>
      </w:r>
    </w:p>
  </w:comment>
  <w:comment w:id="33" w:author="CLARA ESPINOSA DEL ALBA" w:date="2023-03-02T10:20:00Z" w:initials="CEDA">
    <w:p w14:paraId="3FAEF433" w14:textId="67D0358C" w:rsidR="00A11A65" w:rsidRDefault="00A11A65" w:rsidP="00A11A65">
      <w:pPr>
        <w:pStyle w:val="Textocomentario"/>
      </w:pPr>
      <w:r>
        <w:rPr>
          <w:rStyle w:val="Refdecomentario"/>
        </w:rPr>
        <w:annotationRef/>
      </w:r>
      <w:r>
        <w:t>Estación meteorológica Barrios de Luna (1985-2022), 42.84º N, 5.86º O, 1032 m s.n.m embalse.net</w:t>
      </w:r>
    </w:p>
  </w:comment>
  <w:comment w:id="34" w:author="CLARA ESPINOSA DEL ALBA" w:date="2023-03-02T11:02:00Z" w:initials="CEDA">
    <w:p w14:paraId="4780C7F8" w14:textId="77777777" w:rsidR="00A11A65" w:rsidRDefault="00A11A65" w:rsidP="00A11A65">
      <w:pPr>
        <w:pStyle w:val="Textocomentario"/>
      </w:pPr>
      <w:r>
        <w:rPr>
          <w:rStyle w:val="Refdecomentario"/>
        </w:rPr>
        <w:annotationRef/>
      </w:r>
      <w:r>
        <w:t>Datos informe Red de Seguimiento del cambio Global en la Red de Parques Nacionales (2008-2014)</w:t>
      </w:r>
    </w:p>
  </w:comment>
  <w:comment w:id="35" w:author="FRANCISCO DE BORJA JIMENEZ-ALFARO GONZALEZ" w:date="2023-08-02T10:04:00Z" w:initials="FDBJAG">
    <w:p w14:paraId="57ECA2BC" w14:textId="77777777" w:rsidR="00814812" w:rsidRDefault="00814812" w:rsidP="00483BD4">
      <w:pPr>
        <w:pStyle w:val="Textocomentario"/>
      </w:pPr>
      <w:r>
        <w:rPr>
          <w:rStyle w:val="Refdecomentario"/>
        </w:rPr>
        <w:annotationRef/>
      </w:r>
      <w:r>
        <w:t>Poner alguna más, un total de 4 o 5, con los valores medios y SD de cover</w:t>
      </w:r>
    </w:p>
  </w:comment>
  <w:comment w:id="36" w:author="CLARA ESPINOSA DEL ALBA" w:date="2023-08-04T10:25:00Z" w:initials="CEDA">
    <w:p w14:paraId="08B19EEF" w14:textId="77777777" w:rsidR="004A14A6" w:rsidRDefault="004A14A6" w:rsidP="0025744C">
      <w:pPr>
        <w:pStyle w:val="Textocomentario"/>
      </w:pPr>
      <w:r>
        <w:rPr>
          <w:rStyle w:val="Refdecomentario"/>
        </w:rPr>
        <w:annotationRef/>
      </w:r>
      <w:r>
        <w:t>Eso está detallado en la tabla X del apendice</w:t>
      </w:r>
    </w:p>
  </w:comment>
  <w:comment w:id="37" w:author="FRANCISCO DE BORJA JIMENEZ-ALFARO GONZALEZ" w:date="2023-08-02T10:30:00Z" w:initials="FDBJAG">
    <w:p w14:paraId="4A642CE3" w14:textId="3B8F574B" w:rsidR="003701C9" w:rsidRDefault="003701C9" w:rsidP="007449EE">
      <w:pPr>
        <w:pStyle w:val="Textocomentario"/>
      </w:pPr>
      <w:r>
        <w:rPr>
          <w:rStyle w:val="Refdecomentario"/>
        </w:rPr>
        <w:annotationRef/>
      </w:r>
      <w:r>
        <w:t>Tendrá que incluir también el mapa con los cuatro puntos de muestreo de cada comunidad, si no da tiempo lo miramos en septiembre</w:t>
      </w:r>
    </w:p>
  </w:comment>
  <w:comment w:id="38" w:author="CLARA ESPINOSA DEL ALBA" w:date="2023-05-08T16:25:00Z" w:initials="CEDA">
    <w:p w14:paraId="069FB3F5" w14:textId="0CC402C7" w:rsidR="006254AB" w:rsidRDefault="006254AB" w:rsidP="00B46AF4">
      <w:pPr>
        <w:pStyle w:val="Textocomentario"/>
      </w:pPr>
      <w:r>
        <w:rPr>
          <w:rStyle w:val="Refdecomentario"/>
        </w:rPr>
        <w:annotationRef/>
      </w:r>
      <w:r>
        <w:t>Borja con GIS?</w:t>
      </w:r>
    </w:p>
  </w:comment>
  <w:comment w:id="39" w:author="FRANCISCO DE BORJA JIMENEZ-ALFARO GONZALEZ" w:date="2023-08-02T10:33:00Z" w:initials="FDBJAG">
    <w:p w14:paraId="2E105BA4" w14:textId="77777777" w:rsidR="00E56D73" w:rsidRDefault="004438E3" w:rsidP="00C77120">
      <w:pPr>
        <w:pStyle w:val="Textocomentario"/>
      </w:pPr>
      <w:r>
        <w:rPr>
          <w:rStyle w:val="Refdecomentario"/>
        </w:rPr>
        <w:annotationRef/>
      </w:r>
      <w:r w:rsidR="00E56D73">
        <w:t>Normalmente los nombres se ponen en letra cuando son menores de diez</w:t>
      </w:r>
    </w:p>
  </w:comment>
  <w:comment w:id="40" w:author="FRANCISCO DE BORJA JIMENEZ-ALFARO GONZALEZ" w:date="2023-08-02T10:32:00Z" w:initials="FDBJAG">
    <w:p w14:paraId="6C8E6DB2" w14:textId="535BC768" w:rsidR="008C5E2E" w:rsidRDefault="008C5E2E">
      <w:pPr>
        <w:pStyle w:val="Textocomentario"/>
      </w:pPr>
      <w:r>
        <w:rPr>
          <w:rStyle w:val="Refdecomentario"/>
        </w:rPr>
        <w:annotationRef/>
      </w:r>
      <w:r>
        <w:t xml:space="preserve">(Note: a community is generally defined as populations of the same species that cooccur in the same area). </w:t>
      </w:r>
    </w:p>
    <w:p w14:paraId="284F96C8" w14:textId="77777777" w:rsidR="008C5E2E" w:rsidRDefault="008C5E2E" w:rsidP="00D730EC">
      <w:pPr>
        <w:pStyle w:val="Textocomentario"/>
      </w:pPr>
      <w:r>
        <w:t>We assume they are the same populations, but sample different "subpopulations" in four different sites to maximize intraspecific variation.</w:t>
      </w:r>
    </w:p>
  </w:comment>
  <w:comment w:id="41" w:author="FRANCISCO DE BORJA JIMENEZ-ALFARO GONZALEZ" w:date="2023-08-02T10:35:00Z" w:initials="FDBJAG">
    <w:p w14:paraId="228369EC" w14:textId="77777777" w:rsidR="008502EE" w:rsidRDefault="008502EE" w:rsidP="007C0D0D">
      <w:pPr>
        <w:pStyle w:val="Textocomentario"/>
      </w:pPr>
      <w:r>
        <w:rPr>
          <w:rStyle w:val="Refdecomentario"/>
        </w:rPr>
        <w:annotationRef/>
      </w:r>
      <w:r>
        <w:t>Quizás mejor hablar de "sites", otra opción sería "subpopulations", pero tiene que ser consistente</w:t>
      </w:r>
    </w:p>
  </w:comment>
  <w:comment w:id="47" w:author="FRANCISCO DE BORJA JIMENEZ-ALFARO GONZALEZ" w:date="2023-08-02T11:13:00Z" w:initials="FDBJAG">
    <w:p w14:paraId="603FC952" w14:textId="77777777" w:rsidR="00D0727A" w:rsidRDefault="00DD5DC2" w:rsidP="00540368">
      <w:pPr>
        <w:pStyle w:val="Textocomentario"/>
      </w:pPr>
      <w:r>
        <w:rPr>
          <w:rStyle w:val="Refdecomentario"/>
        </w:rPr>
        <w:annotationRef/>
      </w:r>
      <w:r w:rsidR="00D0727A">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48" w:author="FRANCISCO DE BORJA JIMENEZ-ALFARO GONZALEZ" w:date="2023-08-02T11:14:00Z" w:initials="FDBJAG">
    <w:p w14:paraId="22017F1E" w14:textId="74C513C6" w:rsidR="00516EAC" w:rsidRDefault="00516EAC" w:rsidP="00C2097D">
      <w:pPr>
        <w:pStyle w:val="Textocomentario"/>
      </w:pPr>
      <w:r>
        <w:rPr>
          <w:rStyle w:val="Refdecomentario"/>
        </w:rPr>
        <w:annotationRef/>
      </w:r>
      <w:r>
        <w:t>Yo hablaría de contrasting conditions/regimens, para las dos situaciones realistas de nieve/no nieve. Situaciones extremas serían más bien outliers o años/temperaturas anómalas, pero lo que buscamos son dos situaciones diferentes y relativamente comunes/estables.</w:t>
      </w:r>
    </w:p>
  </w:comment>
  <w:comment w:id="49" w:author="FRANCISCO DE BORJA JIMENEZ-ALFARO GONZALEZ" w:date="2023-08-02T11:44:00Z" w:initials="FDBJAG">
    <w:p w14:paraId="6C0E4DDF" w14:textId="77777777" w:rsidR="009C2710" w:rsidRDefault="00D0727A">
      <w:pPr>
        <w:pStyle w:val="Textocomentario"/>
      </w:pPr>
      <w:r>
        <w:rPr>
          <w:rStyle w:val="Refdecomentario"/>
        </w:rPr>
        <w:annotationRef/>
      </w:r>
      <w:r w:rsidR="009C2710">
        <w:t>Mejoras (creo que lo mejor sería exportar en emf y tunearlo en ppt):</w:t>
      </w:r>
    </w:p>
    <w:p w14:paraId="7BCE4D5C" w14:textId="77777777" w:rsidR="009C2710" w:rsidRDefault="009C2710">
      <w:pPr>
        <w:pStyle w:val="Textocomentario"/>
      </w:pPr>
      <w:r>
        <w:t>Separar más las líneas de los "winter period"- Habría que buscar una alternativa a "winter period", porque el invierno es el mismo en los dos sitios, otra cosa es que se cambien las condiciones según el periodo vegetativo, etc.</w:t>
      </w:r>
    </w:p>
    <w:p w14:paraId="347AAB3F" w14:textId="77777777" w:rsidR="009C2710" w:rsidRDefault="009C2710">
      <w:pPr>
        <w:pStyle w:val="Textocomentario"/>
      </w:pPr>
      <w:r>
        <w:t>Como se mencionan la "vertical lines y los traits, quizás mejor poner más detalles en la gráfica usando los mismos términos de los traits que se usan en la tabla?</w:t>
      </w:r>
    </w:p>
    <w:p w14:paraId="61086E38" w14:textId="77777777" w:rsidR="009C2710" w:rsidRDefault="009C2710">
      <w:pPr>
        <w:pStyle w:val="Textocomentario"/>
      </w:pPr>
      <w:r>
        <w:t>Aumentar tamaño de fuente en general</w:t>
      </w:r>
    </w:p>
    <w:p w14:paraId="7B849B2C" w14:textId="77777777" w:rsidR="009C2710" w:rsidRDefault="009C2710" w:rsidP="00DA2513">
      <w:pPr>
        <w:pStyle w:val="Textocomentario"/>
      </w:pPr>
      <w:r>
        <w:t>No hace falta indicar el año (October,…) al ser un experimento es independiente del año (aunque en el texto se indica cuando se realizaron)</w:t>
      </w:r>
    </w:p>
  </w:comment>
  <w:comment w:id="50" w:author="FRANCISCO DE BORJA JIMENEZ-ALFARO GONZALEZ" w:date="2023-04-12T17:37:00Z" w:initials="FDBJAG">
    <w:p w14:paraId="1E30ADEF" w14:textId="17C4B35B" w:rsidR="004D0362" w:rsidRDefault="004D0362" w:rsidP="000F7274">
      <w:pPr>
        <w:pStyle w:val="Textocomentario"/>
      </w:pPr>
      <w:r>
        <w:rPr>
          <w:rStyle w:val="Refdecomentario"/>
        </w:rPr>
        <w:annotationRef/>
      </w:r>
      <w:r>
        <w:t>Only during the growing season?</w:t>
      </w:r>
    </w:p>
  </w:comment>
  <w:comment w:id="51" w:author="FRANCISCO DE BORJA JIMENEZ-ALFARO GONZALEZ" w:date="2023-04-12T17:38:00Z" w:initials="FDBJAG">
    <w:p w14:paraId="3C29B530" w14:textId="77777777" w:rsidR="00E43A24" w:rsidRDefault="00E43A24" w:rsidP="00943FA2">
      <w:pPr>
        <w:pStyle w:val="Textocomentario"/>
      </w:pPr>
      <w:r>
        <w:rPr>
          <w:rStyle w:val="Refdecomentario"/>
        </w:rPr>
        <w:annotationRef/>
      </w:r>
      <w:r>
        <w:t>Of year calendar?</w:t>
      </w:r>
    </w:p>
  </w:comment>
  <w:comment w:id="52" w:author="FRANCISCO DE BORJA JIMENEZ-ALFARO GONZALEZ" w:date="2023-08-02T11:50:00Z" w:initials="FDBJAG">
    <w:p w14:paraId="1DC8957D" w14:textId="77777777" w:rsidR="00A14F6C" w:rsidRDefault="00A14F6C" w:rsidP="00DD66D0">
      <w:pPr>
        <w:pStyle w:val="Textocomentario"/>
      </w:pPr>
      <w:r>
        <w:rPr>
          <w:rStyle w:val="Refdecomentario"/>
        </w:rPr>
        <w:annotationRef/>
      </w:r>
      <w:r>
        <w:t>Pero no afectaría por igual todas las placas de la misma especie/sitio, no?</w:t>
      </w:r>
    </w:p>
  </w:comment>
  <w:comment w:id="53" w:author="CLARA ESPINOSA DEL ALBA" w:date="2023-08-04T10:33:00Z" w:initials="CEDA">
    <w:p w14:paraId="4AEADB0C" w14:textId="77777777" w:rsidR="008B560A" w:rsidRDefault="008B560A" w:rsidP="00133152">
      <w:pPr>
        <w:pStyle w:val="Textocomentario"/>
      </w:pPr>
      <w:r>
        <w:rPr>
          <w:rStyle w:val="Refdecomentario"/>
        </w:rPr>
        <w:annotationRef/>
      </w:r>
      <w:r>
        <w:t>Muy similar! Miré so los valores emdios de afectación eran superiores al 60%</w:t>
      </w:r>
    </w:p>
  </w:comment>
  <w:comment w:id="57" w:author="FRANCISCO DE BORJA JIMENEZ-ALFARO GONZALEZ" w:date="2023-04-12T17:39:00Z" w:initials="FDBJAG">
    <w:p w14:paraId="365E4308" w14:textId="0E6F7859" w:rsidR="000E3D97" w:rsidRDefault="000E3D97" w:rsidP="000E3D97">
      <w:pPr>
        <w:pStyle w:val="Textocomentario"/>
      </w:pPr>
      <w:r>
        <w:rPr>
          <w:rStyle w:val="Refdecomentario"/>
        </w:rPr>
        <w:annotationRef/>
      </w:r>
      <w:r>
        <w:t>Not clear. A second sowing for these species only? With which seeds? Explain better</w:t>
      </w:r>
    </w:p>
  </w:comment>
  <w:comment w:id="59" w:author="FRANCISCO DE BORJA JIMENEZ-ALFARO GONZALEZ" w:date="2023-08-02T12:20:00Z" w:initials="FDBJAG">
    <w:p w14:paraId="2DD27FEA" w14:textId="77777777" w:rsidR="00204618" w:rsidRDefault="00204618" w:rsidP="005C0EDB">
      <w:pPr>
        <w:pStyle w:val="Textocomentario"/>
      </w:pPr>
      <w:r>
        <w:rPr>
          <w:rStyle w:val="Refdecomentario"/>
        </w:rPr>
        <w:annotationRef/>
      </w:r>
      <w:r>
        <w:t>Esto debe recibir otro nombre, para diferenciarlo del resto, porque no se basa en la estación. Si se deja así, va a plantear muchos problemas en la revisión. AL fin y al cabo, se refiere al periodo de reposo (lo que no es growing season), así que se puede llamar "Germination in cold conditions", o simplemente "Germination at low temperatures" (de paso, revisa la descripción de este trait, que no se repita, y que hable del significando biológico (el tema del snow, etc.)</w:t>
      </w:r>
    </w:p>
  </w:comment>
  <w:comment w:id="60" w:author="FRANCISCO DE BORJA JIMENEZ-ALFARO GONZALEZ" w:date="2023-08-02T12:22:00Z" w:initials="FDBJAG">
    <w:p w14:paraId="3949FFEE" w14:textId="77777777" w:rsidR="00204618" w:rsidRDefault="00204618" w:rsidP="00A37D5F">
      <w:pPr>
        <w:pStyle w:val="Textocomentario"/>
      </w:pPr>
      <w:r>
        <w:rPr>
          <w:rStyle w:val="Refdecomentario"/>
        </w:rPr>
        <w:annotationRef/>
      </w:r>
      <w:r>
        <w:t>No me parece muy "ecological significance"</w:t>
      </w:r>
    </w:p>
  </w:comment>
  <w:comment w:id="71" w:author="FRANCISCO DE BORJA JIMENEZ-ALFARO GONZALEZ" w:date="2023-08-02T12:25:00Z" w:initials="FDBJAG">
    <w:p w14:paraId="6B64DD19" w14:textId="77777777" w:rsidR="00204618" w:rsidRDefault="00204618" w:rsidP="00D0480F">
      <w:pPr>
        <w:pStyle w:val="Textocomentario"/>
      </w:pPr>
      <w:r>
        <w:rPr>
          <w:rStyle w:val="Refdecomentario"/>
        </w:rPr>
        <w:annotationRef/>
      </w:r>
      <w:r>
        <w:t>Mover a los resultados al comentar (brevemente) lo que sale (para que el lector pueda entenderlo sucintamente sin necesidad de ver el Appendix)</w:t>
      </w:r>
    </w:p>
  </w:comment>
  <w:comment w:id="72" w:author="FRANCISCO DE BORJA JIMENEZ-ALFARO GONZALEZ" w:date="2023-08-02T12:38:00Z" w:initials="FDBJAG">
    <w:p w14:paraId="6C412414" w14:textId="77777777" w:rsidR="00B83F10" w:rsidRDefault="00B83F10" w:rsidP="00C427FB">
      <w:pPr>
        <w:pStyle w:val="Textocomentario"/>
      </w:pPr>
      <w:r>
        <w:rPr>
          <w:rStyle w:val="Refdecomentario"/>
        </w:rPr>
        <w:annotationRef/>
      </w:r>
      <w:r>
        <w:t>Creo que syncrhony es un trait importante, que no salga significativo no es una razón para no incluirlo, puede tener su interpretación igualmente</w:t>
      </w:r>
    </w:p>
  </w:comment>
  <w:comment w:id="73" w:author="FRANCISCO DE BORJA JIMENEZ-ALFARO GONZALEZ" w:date="2023-08-02T12:43:00Z" w:initials="FDBJAG">
    <w:p w14:paraId="343F283E" w14:textId="77777777" w:rsidR="00B83F10" w:rsidRDefault="00B83F10" w:rsidP="00FE42DF">
      <w:pPr>
        <w:pStyle w:val="Textocomentario"/>
      </w:pPr>
      <w:r>
        <w:rPr>
          <w:rStyle w:val="Refdecomentario"/>
        </w:rPr>
        <w:annotationRef/>
      </w:r>
      <w:r>
        <w:t>Esto lo veo más para la Discusión o Conclusión o incluso el abstract</w:t>
      </w:r>
    </w:p>
  </w:comment>
  <w:comment w:id="74" w:author="FRANCISCO DE BORJA JIMENEZ-ALFARO GONZALEZ" w:date="2023-08-02T12:45:00Z" w:initials="FDBJAG">
    <w:p w14:paraId="3B724ED8" w14:textId="77777777" w:rsidR="00B83F10" w:rsidRDefault="00B83F10" w:rsidP="00CA2285">
      <w:pPr>
        <w:pStyle w:val="Textocomentario"/>
      </w:pPr>
      <w:r>
        <w:rPr>
          <w:rStyle w:val="Refdecomentario"/>
        </w:rPr>
        <w:annotationRef/>
      </w:r>
      <w:r>
        <w:t>Dificil de seguir. Habría que empezar señalando que la respuesta de la mayor parte de los traits al experimento (o a los dos incubadores) fue similar en las dos comunidades (Figure 2A), con diferencias en los effect sizes 8Figure 2B).</w:t>
      </w:r>
    </w:p>
  </w:comment>
  <w:comment w:id="75" w:author="FRANCISCO DE BORJA JIMENEZ-ALFARO GONZALEZ" w:date="2023-08-02T12:41:00Z" w:initials="FDBJAG">
    <w:p w14:paraId="0056BF16" w14:textId="277F2DEF" w:rsidR="00B83F10" w:rsidRDefault="00B83F10" w:rsidP="004F0BC8">
      <w:pPr>
        <w:pStyle w:val="Textocomentario"/>
      </w:pPr>
      <w:r>
        <w:rPr>
          <w:rStyle w:val="Refdecomentario"/>
        </w:rPr>
        <w:annotationRef/>
      </w:r>
      <w:r>
        <w:t>Como lo que estamos testando es principalmente la diferencia entre incubators, mejor empezar con los traits que mostraron diferencias: In the mediterranean community, we found significant differences between incubators for...</w:t>
      </w:r>
    </w:p>
  </w:comment>
  <w:comment w:id="76" w:author="FRANCISCO DE BORJA JIMENEZ-ALFARO GONZALEZ" w:date="2023-08-03T10:58:00Z" w:initials="FDBJAG">
    <w:p w14:paraId="51ECD7AC" w14:textId="77777777" w:rsidR="009C2710" w:rsidRDefault="009C2710" w:rsidP="00E97320">
      <w:pPr>
        <w:pStyle w:val="Textocomentario"/>
      </w:pPr>
      <w:r>
        <w:rPr>
          <w:rStyle w:val="Refdecomentario"/>
        </w:rPr>
        <w:annotationRef/>
      </w:r>
      <w:r>
        <w:t>No se entiende bien</w:t>
      </w:r>
    </w:p>
  </w:comment>
  <w:comment w:id="77" w:author="FRANCISCO DE BORJA JIMENEZ-ALFARO GONZALEZ" w:date="2023-08-03T11:37:00Z" w:initials="FDBJAG">
    <w:p w14:paraId="1F501963" w14:textId="77777777" w:rsidR="0045385B" w:rsidRDefault="0045385B" w:rsidP="0074127C">
      <w:pPr>
        <w:pStyle w:val="Textocomentario"/>
      </w:pPr>
      <w:r>
        <w:rPr>
          <w:rStyle w:val="Refdecomentario"/>
        </w:rPr>
        <w:annotationRef/>
      </w:r>
      <w:r>
        <w:t>La dormición sería una interpretación de los resultados, creo que es mejor explicar aquí los resultados brutos (porcentaje de especies que germinaron antes del invierno, etc.), para luego hablar de la dormición como explicación principal en la Discusión</w:t>
      </w:r>
    </w:p>
  </w:comment>
  <w:comment w:id="78" w:author="CLARA ESPINOSA DEL ALBA" w:date="2023-05-09T15:22:00Z" w:initials="CEDA">
    <w:p w14:paraId="5FF2E8C4" w14:textId="72AFF3C7" w:rsidR="004267F4" w:rsidRDefault="004267F4" w:rsidP="00372E60">
      <w:pPr>
        <w:pStyle w:val="Textocomentario"/>
      </w:pPr>
      <w:r>
        <w:rPr>
          <w:rStyle w:val="Refdecomentario"/>
        </w:rPr>
        <w:annotationRef/>
      </w:r>
      <w:r>
        <w:t>Means there is natural selection on this trait?</w:t>
      </w:r>
    </w:p>
  </w:comment>
  <w:comment w:id="79" w:author="FRANCISCO DE BORJA JIMENEZ-ALFARO GONZALEZ" w:date="2023-08-03T11:39:00Z" w:initials="FDBJAG">
    <w:p w14:paraId="0BDC5B49" w14:textId="77777777" w:rsidR="00DB5D4C" w:rsidRDefault="0045385B" w:rsidP="00882D65">
      <w:pPr>
        <w:pStyle w:val="Textocomentario"/>
      </w:pPr>
      <w:r>
        <w:rPr>
          <w:rStyle w:val="Refdecomentario"/>
        </w:rPr>
        <w:annotationRef/>
      </w:r>
      <w:r w:rsidR="00DB5D4C">
        <w:t>Más bien que hay un efecto filogenético, ya sea por correlación o por otras causas.Esto noE</w:t>
      </w:r>
    </w:p>
  </w:comment>
  <w:comment w:id="80" w:author="CLARA ESPINOSA DEL ALBA" w:date="2023-05-09T15:21:00Z" w:initials="CEDA">
    <w:p w14:paraId="46A0E950" w14:textId="29EB189B" w:rsidR="00BB7DCD" w:rsidRDefault="00BB7DCD" w:rsidP="00D216D6">
      <w:pPr>
        <w:pStyle w:val="Textocomentario"/>
      </w:pPr>
      <w:r>
        <w:rPr>
          <w:rStyle w:val="Refdecomentario"/>
        </w:rPr>
        <w:annotationRef/>
      </w:r>
      <w:r>
        <w:t>Means significant differences between populations of the same species? (for 21 and 19 species respectively)</w:t>
      </w:r>
    </w:p>
  </w:comment>
  <w:comment w:id="81" w:author="CLARA ESPINOSA DEL ALBA" w:date="2023-05-09T15:22:00Z" w:initials="CEDA">
    <w:p w14:paraId="4C0AB012" w14:textId="77777777" w:rsidR="004267F4" w:rsidRDefault="004267F4" w:rsidP="00E04967">
      <w:pPr>
        <w:pStyle w:val="Textocomentario"/>
      </w:pPr>
      <w:r>
        <w:rPr>
          <w:rStyle w:val="Refdecomentario"/>
        </w:rPr>
        <w:annotationRef/>
      </w:r>
      <w:r>
        <w:t xml:space="preserve">Interpretation???? </w:t>
      </w:r>
    </w:p>
  </w:comment>
  <w:comment w:id="82" w:author="FRANCISCO DE BORJA JIMENEZ-ALFARO GONZALEZ" w:date="2023-08-03T11:01:00Z" w:initials="FDBJAG">
    <w:p w14:paraId="47D88F69" w14:textId="77777777" w:rsidR="009C2710" w:rsidRDefault="009C2710">
      <w:pPr>
        <w:pStyle w:val="Textocomentario"/>
      </w:pPr>
      <w:r>
        <w:rPr>
          <w:rStyle w:val="Refdecomentario"/>
        </w:rPr>
        <w:annotationRef/>
      </w:r>
      <w:r>
        <w:t>Bastaría con incluir los números en las figuras:</w:t>
      </w:r>
    </w:p>
    <w:p w14:paraId="5A0283D0" w14:textId="77777777" w:rsidR="009C2710" w:rsidRDefault="009C2710">
      <w:pPr>
        <w:pStyle w:val="Textocomentario"/>
      </w:pPr>
      <w:r>
        <w:t>Mediterranean (N = 22)</w:t>
      </w:r>
    </w:p>
    <w:p w14:paraId="5D3B832A" w14:textId="77777777" w:rsidR="009C2710" w:rsidRDefault="009C2710" w:rsidP="00D422B4">
      <w:pPr>
        <w:pStyle w:val="Textocomentario"/>
      </w:pPr>
      <w:r>
        <w:t>Temperate (N = 38)</w:t>
      </w:r>
    </w:p>
  </w:comment>
  <w:comment w:id="83" w:author="Cuenta Microsoft" w:date="2023-03-31T17:19:00Z" w:initials="CM">
    <w:p w14:paraId="0A90F4C3" w14:textId="47FD9C47" w:rsidR="001B3188" w:rsidRDefault="001B3188" w:rsidP="001B3188">
      <w:pPr>
        <w:pStyle w:val="Textocomentario"/>
      </w:pPr>
      <w:r>
        <w:rPr>
          <w:rStyle w:val="Refdecomentario"/>
        </w:rPr>
        <w:annotationRef/>
      </w:r>
      <w:r>
        <w:t xml:space="preserve">In our case the calcareous/temperate community also had higher Tb.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C52CC5" w15:done="0"/>
  <w15:commentEx w15:paraId="066314A6" w15:done="1"/>
  <w15:commentEx w15:paraId="221BDA2E" w15:paraIdParent="066314A6" w15:done="1"/>
  <w15:commentEx w15:paraId="684961EF" w15:done="1"/>
  <w15:commentEx w15:paraId="1ED04F58" w15:done="0"/>
  <w15:commentEx w15:paraId="7D7DC6C5" w15:done="1"/>
  <w15:commentEx w15:paraId="1C00D445" w15:done="0"/>
  <w15:commentEx w15:paraId="56816F80" w15:done="0"/>
  <w15:commentEx w15:paraId="0BBA4F6B" w15:done="0"/>
  <w15:commentEx w15:paraId="50D64621" w15:done="0"/>
  <w15:commentEx w15:paraId="6B9C5080" w15:done="0"/>
  <w15:commentEx w15:paraId="6EF30E06" w15:done="0"/>
  <w15:commentEx w15:paraId="31AABC0E" w15:done="1"/>
  <w15:commentEx w15:paraId="73119025" w15:done="0"/>
  <w15:commentEx w15:paraId="636E9AE3" w15:done="0"/>
  <w15:commentEx w15:paraId="3FAEF433" w15:done="0"/>
  <w15:commentEx w15:paraId="4780C7F8" w15:done="0"/>
  <w15:commentEx w15:paraId="57ECA2BC" w15:done="0"/>
  <w15:commentEx w15:paraId="08B19EEF" w15:paraIdParent="57ECA2BC" w15:done="0"/>
  <w15:commentEx w15:paraId="4A642CE3" w15:done="0"/>
  <w15:commentEx w15:paraId="069FB3F5" w15:done="0"/>
  <w15:commentEx w15:paraId="2E105BA4" w15:done="0"/>
  <w15:commentEx w15:paraId="284F96C8" w15:done="0"/>
  <w15:commentEx w15:paraId="228369EC" w15:done="0"/>
  <w15:commentEx w15:paraId="603FC952" w15:done="0"/>
  <w15:commentEx w15:paraId="22017F1E" w15:done="0"/>
  <w15:commentEx w15:paraId="7B849B2C" w15:done="0"/>
  <w15:commentEx w15:paraId="1E30ADEF" w15:done="1"/>
  <w15:commentEx w15:paraId="3C29B530" w15:done="1"/>
  <w15:commentEx w15:paraId="1DC8957D" w15:done="0"/>
  <w15:commentEx w15:paraId="4AEADB0C" w15:paraIdParent="1DC8957D" w15:done="0"/>
  <w15:commentEx w15:paraId="365E4308" w15:done="1"/>
  <w15:commentEx w15:paraId="2DD27FEA" w15:done="0"/>
  <w15:commentEx w15:paraId="3949FFEE" w15:done="0"/>
  <w15:commentEx w15:paraId="6B64DD19" w15:done="0"/>
  <w15:commentEx w15:paraId="6C412414" w15:done="0"/>
  <w15:commentEx w15:paraId="343F283E" w15:done="0"/>
  <w15:commentEx w15:paraId="3B724ED8" w15:done="0"/>
  <w15:commentEx w15:paraId="0056BF16" w15:done="0"/>
  <w15:commentEx w15:paraId="51ECD7AC" w15:done="0"/>
  <w15:commentEx w15:paraId="1F501963" w15:done="0"/>
  <w15:commentEx w15:paraId="5FF2E8C4" w15:done="0"/>
  <w15:commentEx w15:paraId="0BDC5B49" w15:paraIdParent="5FF2E8C4" w15:done="0"/>
  <w15:commentEx w15:paraId="46A0E950" w15:done="0"/>
  <w15:commentEx w15:paraId="4C0AB012" w15:done="0"/>
  <w15:commentEx w15:paraId="5D3B832A" w15:done="0"/>
  <w15:commentEx w15:paraId="0A90F4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7490E" w16cex:dateUtc="2023-08-04T07:53:00Z"/>
  <w16cex:commentExtensible w16cex:durableId="2804A370" w16cex:dateUtc="2023-05-09T08:48:00Z"/>
  <w16cex:commentExtensible w16cex:durableId="2874ABC2" w16cex:dateUtc="2023-08-02T08:17:00Z"/>
  <w16cex:commentExtensible w16cex:durableId="28761700" w16cex:dateUtc="2023-08-03T10:07:00Z"/>
  <w16cex:commentExtensible w16cex:durableId="27A300D4" w16cex:dateUtc="2023-02-24T08:24:00Z"/>
  <w16cex:commentExtensible w16cex:durableId="287617D5" w16cex:dateUtc="2023-08-03T10:11:00Z"/>
  <w16cex:commentExtensible w16cex:durableId="28761842" w16cex:dateUtc="2023-08-03T10:12:00Z"/>
  <w16cex:commentExtensible w16cex:durableId="2874C927" w16cex:dateUtc="2023-08-02T10:23:00Z"/>
  <w16cex:commentExtensible w16cex:durableId="2876153B" w16cex:dateUtc="2023-08-03T09:59:00Z"/>
  <w16cex:commentExtensible w16cex:durableId="2874A92D" w16cex:dateUtc="2023-08-02T08:06:00Z"/>
  <w16cex:commentExtensible w16cex:durableId="2874ADBA" w16cex:dateUtc="2023-08-02T08:26:00Z"/>
  <w16cex:commentExtensible w16cex:durableId="2874AEA7" w16cex:dateUtc="2023-08-02T08:29:00Z"/>
  <w16cex:commentExtensible w16cex:durableId="27E16413" w16cex:dateUtc="2023-04-12T15:08:00Z"/>
  <w16cex:commentExtensible w16cex:durableId="27E3CD78" w16cex:dateUtc="2023-04-14T11:02:00Z"/>
  <w16cex:commentExtensible w16cex:durableId="2874A839" w16cex:dateUtc="2023-08-02T08:02:00Z"/>
  <w16cex:commentExtensible w16cex:durableId="27AAF6E4" w16cex:dateUtc="2023-03-02T09:20:00Z"/>
  <w16cex:commentExtensible w16cex:durableId="27AB00C1" w16cex:dateUtc="2023-03-02T10:02:00Z"/>
  <w16cex:commentExtensible w16cex:durableId="2874A8B2" w16cex:dateUtc="2023-08-02T08:04:00Z"/>
  <w16cex:commentExtensible w16cex:durableId="2877507E" w16cex:dateUtc="2023-08-04T08:25:00Z"/>
  <w16cex:commentExtensible w16cex:durableId="2874AED5" w16cex:dateUtc="2023-08-02T08:30:00Z"/>
  <w16cex:commentExtensible w16cex:durableId="2803A0F3" w16cex:dateUtc="2023-05-08T14:25:00Z"/>
  <w16cex:commentExtensible w16cex:durableId="2874AF74" w16cex:dateUtc="2023-08-02T08:33:00Z"/>
  <w16cex:commentExtensible w16cex:durableId="2874AF39" w16cex:dateUtc="2023-08-02T08:32:00Z"/>
  <w16cex:commentExtensible w16cex:durableId="2874B004" w16cex:dateUtc="2023-08-02T08:35:00Z"/>
  <w16cex:commentExtensible w16cex:durableId="2874B8D8" w16cex:dateUtc="2023-08-02T09:13:00Z"/>
  <w16cex:commentExtensible w16cex:durableId="2874B931" w16cex:dateUtc="2023-08-02T09:14:00Z"/>
  <w16cex:commentExtensible w16cex:durableId="2874C01A" w16cex:dateUtc="2023-08-02T09:44:00Z"/>
  <w16cex:commentExtensible w16cex:durableId="27E16AE3" w16cex:dateUtc="2023-04-12T15:37:00Z"/>
  <w16cex:commentExtensible w16cex:durableId="27E16B07" w16cex:dateUtc="2023-04-12T15:38:00Z"/>
  <w16cex:commentExtensible w16cex:durableId="2874C177" w16cex:dateUtc="2023-08-02T09:50:00Z"/>
  <w16cex:commentExtensible w16cex:durableId="28775280" w16cex:dateUtc="2023-08-04T08:33:00Z"/>
  <w16cex:commentExtensible w16cex:durableId="27E16B6C" w16cex:dateUtc="2023-04-12T15:39:00Z"/>
  <w16cex:commentExtensible w16cex:durableId="2874C883" w16cex:dateUtc="2023-08-02T10:20:00Z"/>
  <w16cex:commentExtensible w16cex:durableId="2874C8F0" w16cex:dateUtc="2023-08-02T10:22:00Z"/>
  <w16cex:commentExtensible w16cex:durableId="2874C9D0" w16cex:dateUtc="2023-08-02T10:25:00Z"/>
  <w16cex:commentExtensible w16cex:durableId="2874CCD5" w16cex:dateUtc="2023-08-02T10:38:00Z"/>
  <w16cex:commentExtensible w16cex:durableId="2874CDFF" w16cex:dateUtc="2023-08-02T10:43:00Z"/>
  <w16cex:commentExtensible w16cex:durableId="2874CE77" w16cex:dateUtc="2023-08-02T10:45:00Z"/>
  <w16cex:commentExtensible w16cex:durableId="2874CD5C" w16cex:dateUtc="2023-08-02T10:41:00Z"/>
  <w16cex:commentExtensible w16cex:durableId="287606E0" w16cex:dateUtc="2023-08-03T08:58:00Z"/>
  <w16cex:commentExtensible w16cex:durableId="28761006" w16cex:dateUtc="2023-08-03T09:37:00Z"/>
  <w16cex:commentExtensible w16cex:durableId="2804E3BB" w16cex:dateUtc="2023-05-09T13:22:00Z"/>
  <w16cex:commentExtensible w16cex:durableId="28761062" w16cex:dateUtc="2023-08-03T09:39:00Z"/>
  <w16cex:commentExtensible w16cex:durableId="2804E38A" w16cex:dateUtc="2023-05-09T13:21:00Z"/>
  <w16cex:commentExtensible w16cex:durableId="2804E3CD" w16cex:dateUtc="2023-05-09T13:22:00Z"/>
  <w16cex:commentExtensible w16cex:durableId="28760785" w16cex:dateUtc="2023-08-03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C52CC5" w16cid:durableId="2877490E"/>
  <w16cid:commentId w16cid:paraId="066314A6" w16cid:durableId="2804A370"/>
  <w16cid:commentId w16cid:paraId="221BDA2E" w16cid:durableId="2874ABC2"/>
  <w16cid:commentId w16cid:paraId="684961EF" w16cid:durableId="28761700"/>
  <w16cid:commentId w16cid:paraId="1ED04F58" w16cid:durableId="27A300D4"/>
  <w16cid:commentId w16cid:paraId="7D7DC6C5" w16cid:durableId="287617D5"/>
  <w16cid:commentId w16cid:paraId="1C00D445" w16cid:durableId="28761842"/>
  <w16cid:commentId w16cid:paraId="56816F80" w16cid:durableId="2874C927"/>
  <w16cid:commentId w16cid:paraId="0BBA4F6B" w16cid:durableId="2876153B"/>
  <w16cid:commentId w16cid:paraId="50D64621" w16cid:durableId="2874A92D"/>
  <w16cid:commentId w16cid:paraId="6B9C5080" w16cid:durableId="2874ADBA"/>
  <w16cid:commentId w16cid:paraId="6EF30E06" w16cid:durableId="2874AEA7"/>
  <w16cid:commentId w16cid:paraId="31AABC0E" w16cid:durableId="27E16413"/>
  <w16cid:commentId w16cid:paraId="73119025" w16cid:durableId="27E3CD78"/>
  <w16cid:commentId w16cid:paraId="636E9AE3" w16cid:durableId="2874A839"/>
  <w16cid:commentId w16cid:paraId="3FAEF433" w16cid:durableId="27AAF6E4"/>
  <w16cid:commentId w16cid:paraId="4780C7F8" w16cid:durableId="27AB00C1"/>
  <w16cid:commentId w16cid:paraId="57ECA2BC" w16cid:durableId="2874A8B2"/>
  <w16cid:commentId w16cid:paraId="08B19EEF" w16cid:durableId="2877507E"/>
  <w16cid:commentId w16cid:paraId="4A642CE3" w16cid:durableId="2874AED5"/>
  <w16cid:commentId w16cid:paraId="069FB3F5" w16cid:durableId="2803A0F3"/>
  <w16cid:commentId w16cid:paraId="2E105BA4" w16cid:durableId="2874AF74"/>
  <w16cid:commentId w16cid:paraId="284F96C8" w16cid:durableId="2874AF39"/>
  <w16cid:commentId w16cid:paraId="228369EC" w16cid:durableId="2874B004"/>
  <w16cid:commentId w16cid:paraId="603FC952" w16cid:durableId="2874B8D8"/>
  <w16cid:commentId w16cid:paraId="22017F1E" w16cid:durableId="2874B931"/>
  <w16cid:commentId w16cid:paraId="7B849B2C" w16cid:durableId="2874C01A"/>
  <w16cid:commentId w16cid:paraId="1E30ADEF" w16cid:durableId="27E16AE3"/>
  <w16cid:commentId w16cid:paraId="3C29B530" w16cid:durableId="27E16B07"/>
  <w16cid:commentId w16cid:paraId="1DC8957D" w16cid:durableId="2874C177"/>
  <w16cid:commentId w16cid:paraId="4AEADB0C" w16cid:durableId="28775280"/>
  <w16cid:commentId w16cid:paraId="365E4308" w16cid:durableId="27E16B6C"/>
  <w16cid:commentId w16cid:paraId="2DD27FEA" w16cid:durableId="2874C883"/>
  <w16cid:commentId w16cid:paraId="3949FFEE" w16cid:durableId="2874C8F0"/>
  <w16cid:commentId w16cid:paraId="6B64DD19" w16cid:durableId="2874C9D0"/>
  <w16cid:commentId w16cid:paraId="6C412414" w16cid:durableId="2874CCD5"/>
  <w16cid:commentId w16cid:paraId="343F283E" w16cid:durableId="2874CDFF"/>
  <w16cid:commentId w16cid:paraId="3B724ED8" w16cid:durableId="2874CE77"/>
  <w16cid:commentId w16cid:paraId="0056BF16" w16cid:durableId="2874CD5C"/>
  <w16cid:commentId w16cid:paraId="51ECD7AC" w16cid:durableId="287606E0"/>
  <w16cid:commentId w16cid:paraId="1F501963" w16cid:durableId="28761006"/>
  <w16cid:commentId w16cid:paraId="5FF2E8C4" w16cid:durableId="2804E3BB"/>
  <w16cid:commentId w16cid:paraId="0BDC5B49" w16cid:durableId="28761062"/>
  <w16cid:commentId w16cid:paraId="46A0E950" w16cid:durableId="2804E38A"/>
  <w16cid:commentId w16cid:paraId="4C0AB012" w16cid:durableId="2804E3CD"/>
  <w16cid:commentId w16cid:paraId="5D3B832A" w16cid:durableId="28760785"/>
  <w16cid:commentId w16cid:paraId="0A90F4C3" w16cid:durableId="27DEAF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2"/>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5"/>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3"/>
  </w:num>
  <w:num w:numId="21" w16cid:durableId="746075487">
    <w:abstractNumId w:val="9"/>
  </w:num>
  <w:num w:numId="22" w16cid:durableId="1276059556">
    <w:abstractNumId w:val="2"/>
  </w:num>
  <w:num w:numId="23" w16cid:durableId="380323861">
    <w:abstractNumId w:val="0"/>
  </w:num>
  <w:num w:numId="24" w16cid:durableId="126435343">
    <w:abstractNumId w:val="18"/>
  </w:num>
  <w:num w:numId="25" w16cid:durableId="528031120">
    <w:abstractNumId w:val="24"/>
  </w:num>
  <w:num w:numId="26" w16cid:durableId="83869567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2D9"/>
    <w:rsid w:val="00003A3C"/>
    <w:rsid w:val="00005C36"/>
    <w:rsid w:val="00007BB3"/>
    <w:rsid w:val="00010DB7"/>
    <w:rsid w:val="00011B7A"/>
    <w:rsid w:val="00012B0C"/>
    <w:rsid w:val="000135FA"/>
    <w:rsid w:val="0001412F"/>
    <w:rsid w:val="000158CB"/>
    <w:rsid w:val="00015E56"/>
    <w:rsid w:val="00016AAD"/>
    <w:rsid w:val="00017199"/>
    <w:rsid w:val="0001778C"/>
    <w:rsid w:val="0002012C"/>
    <w:rsid w:val="00020644"/>
    <w:rsid w:val="00021119"/>
    <w:rsid w:val="00024631"/>
    <w:rsid w:val="00024831"/>
    <w:rsid w:val="00024B86"/>
    <w:rsid w:val="00024C6A"/>
    <w:rsid w:val="0002638C"/>
    <w:rsid w:val="0002662F"/>
    <w:rsid w:val="0003077C"/>
    <w:rsid w:val="00031330"/>
    <w:rsid w:val="00031C99"/>
    <w:rsid w:val="00032160"/>
    <w:rsid w:val="00032288"/>
    <w:rsid w:val="000350B8"/>
    <w:rsid w:val="0003646E"/>
    <w:rsid w:val="00040BD4"/>
    <w:rsid w:val="00041651"/>
    <w:rsid w:val="00042F1A"/>
    <w:rsid w:val="000442B6"/>
    <w:rsid w:val="000444C5"/>
    <w:rsid w:val="00044DB2"/>
    <w:rsid w:val="00047A7A"/>
    <w:rsid w:val="0005143D"/>
    <w:rsid w:val="00053907"/>
    <w:rsid w:val="00054B13"/>
    <w:rsid w:val="00055D7A"/>
    <w:rsid w:val="00056FFB"/>
    <w:rsid w:val="00061E61"/>
    <w:rsid w:val="00063DFE"/>
    <w:rsid w:val="00064BBE"/>
    <w:rsid w:val="000652E8"/>
    <w:rsid w:val="00065C74"/>
    <w:rsid w:val="0006767A"/>
    <w:rsid w:val="000678E7"/>
    <w:rsid w:val="000705EB"/>
    <w:rsid w:val="000721B2"/>
    <w:rsid w:val="000733B5"/>
    <w:rsid w:val="0007658F"/>
    <w:rsid w:val="00077752"/>
    <w:rsid w:val="00077B76"/>
    <w:rsid w:val="00083077"/>
    <w:rsid w:val="0008564E"/>
    <w:rsid w:val="0008697B"/>
    <w:rsid w:val="0008719B"/>
    <w:rsid w:val="00087876"/>
    <w:rsid w:val="000900EB"/>
    <w:rsid w:val="0009089D"/>
    <w:rsid w:val="00090D6F"/>
    <w:rsid w:val="0009111B"/>
    <w:rsid w:val="000923D8"/>
    <w:rsid w:val="00092B1B"/>
    <w:rsid w:val="00092EEE"/>
    <w:rsid w:val="0009530B"/>
    <w:rsid w:val="0009738D"/>
    <w:rsid w:val="000A06B5"/>
    <w:rsid w:val="000A3793"/>
    <w:rsid w:val="000A575C"/>
    <w:rsid w:val="000A59F9"/>
    <w:rsid w:val="000A5DCF"/>
    <w:rsid w:val="000B038D"/>
    <w:rsid w:val="000B54C7"/>
    <w:rsid w:val="000B5878"/>
    <w:rsid w:val="000B5FC5"/>
    <w:rsid w:val="000B65D8"/>
    <w:rsid w:val="000B69DE"/>
    <w:rsid w:val="000B6B3F"/>
    <w:rsid w:val="000C1563"/>
    <w:rsid w:val="000C2D58"/>
    <w:rsid w:val="000C4A88"/>
    <w:rsid w:val="000C58E1"/>
    <w:rsid w:val="000C6EEE"/>
    <w:rsid w:val="000D2462"/>
    <w:rsid w:val="000D3173"/>
    <w:rsid w:val="000D4D84"/>
    <w:rsid w:val="000D6FE5"/>
    <w:rsid w:val="000E3D97"/>
    <w:rsid w:val="000E472B"/>
    <w:rsid w:val="000E5549"/>
    <w:rsid w:val="000E5637"/>
    <w:rsid w:val="000E6BFD"/>
    <w:rsid w:val="000E6D9B"/>
    <w:rsid w:val="000E7007"/>
    <w:rsid w:val="000F07CD"/>
    <w:rsid w:val="000F18F3"/>
    <w:rsid w:val="000F31FA"/>
    <w:rsid w:val="000F5A10"/>
    <w:rsid w:val="000F73C6"/>
    <w:rsid w:val="00100713"/>
    <w:rsid w:val="0010168D"/>
    <w:rsid w:val="00101D40"/>
    <w:rsid w:val="00102437"/>
    <w:rsid w:val="00103655"/>
    <w:rsid w:val="00104765"/>
    <w:rsid w:val="001058BC"/>
    <w:rsid w:val="001063AE"/>
    <w:rsid w:val="001070A3"/>
    <w:rsid w:val="00107D4D"/>
    <w:rsid w:val="0011235B"/>
    <w:rsid w:val="001129F3"/>
    <w:rsid w:val="00115FB6"/>
    <w:rsid w:val="00117C8B"/>
    <w:rsid w:val="00117D9A"/>
    <w:rsid w:val="001204A0"/>
    <w:rsid w:val="00126B02"/>
    <w:rsid w:val="001300CA"/>
    <w:rsid w:val="00130222"/>
    <w:rsid w:val="00131049"/>
    <w:rsid w:val="00134736"/>
    <w:rsid w:val="00141DD9"/>
    <w:rsid w:val="00142A55"/>
    <w:rsid w:val="00144DEC"/>
    <w:rsid w:val="00145410"/>
    <w:rsid w:val="0014564F"/>
    <w:rsid w:val="00145A86"/>
    <w:rsid w:val="00145FAC"/>
    <w:rsid w:val="00146FE1"/>
    <w:rsid w:val="00151519"/>
    <w:rsid w:val="001520EA"/>
    <w:rsid w:val="00152264"/>
    <w:rsid w:val="00152AE0"/>
    <w:rsid w:val="00152E70"/>
    <w:rsid w:val="00154CE1"/>
    <w:rsid w:val="00154DF4"/>
    <w:rsid w:val="0016196E"/>
    <w:rsid w:val="00162368"/>
    <w:rsid w:val="00163C0D"/>
    <w:rsid w:val="00165535"/>
    <w:rsid w:val="001656BD"/>
    <w:rsid w:val="001678E4"/>
    <w:rsid w:val="0017088A"/>
    <w:rsid w:val="001717CA"/>
    <w:rsid w:val="00171B80"/>
    <w:rsid w:val="001720F5"/>
    <w:rsid w:val="00172B7B"/>
    <w:rsid w:val="00173823"/>
    <w:rsid w:val="0017392C"/>
    <w:rsid w:val="00177167"/>
    <w:rsid w:val="00181756"/>
    <w:rsid w:val="00181A61"/>
    <w:rsid w:val="00182822"/>
    <w:rsid w:val="00183EAA"/>
    <w:rsid w:val="00184176"/>
    <w:rsid w:val="00184DB9"/>
    <w:rsid w:val="001856FA"/>
    <w:rsid w:val="00185BDA"/>
    <w:rsid w:val="00187ACE"/>
    <w:rsid w:val="00191BD3"/>
    <w:rsid w:val="0019272D"/>
    <w:rsid w:val="00193128"/>
    <w:rsid w:val="00196669"/>
    <w:rsid w:val="00197C8E"/>
    <w:rsid w:val="001A0B53"/>
    <w:rsid w:val="001A1B67"/>
    <w:rsid w:val="001A1F88"/>
    <w:rsid w:val="001A30C0"/>
    <w:rsid w:val="001A598B"/>
    <w:rsid w:val="001A5E4B"/>
    <w:rsid w:val="001B3188"/>
    <w:rsid w:val="001B60F9"/>
    <w:rsid w:val="001B6862"/>
    <w:rsid w:val="001C1EC5"/>
    <w:rsid w:val="001C3F0F"/>
    <w:rsid w:val="001C5481"/>
    <w:rsid w:val="001C6982"/>
    <w:rsid w:val="001C6A2A"/>
    <w:rsid w:val="001D38F3"/>
    <w:rsid w:val="001D7853"/>
    <w:rsid w:val="001E094E"/>
    <w:rsid w:val="001E1309"/>
    <w:rsid w:val="001E33BF"/>
    <w:rsid w:val="001E46C0"/>
    <w:rsid w:val="001E57F8"/>
    <w:rsid w:val="001E5A2C"/>
    <w:rsid w:val="001E5B9A"/>
    <w:rsid w:val="001E6D7A"/>
    <w:rsid w:val="001E722A"/>
    <w:rsid w:val="001E777A"/>
    <w:rsid w:val="001F13C5"/>
    <w:rsid w:val="001F39C7"/>
    <w:rsid w:val="001F5E5C"/>
    <w:rsid w:val="001F6FFD"/>
    <w:rsid w:val="001F7655"/>
    <w:rsid w:val="001F7DC7"/>
    <w:rsid w:val="00204618"/>
    <w:rsid w:val="00205BEE"/>
    <w:rsid w:val="00207A61"/>
    <w:rsid w:val="00210116"/>
    <w:rsid w:val="00210A78"/>
    <w:rsid w:val="00215BBA"/>
    <w:rsid w:val="002164D1"/>
    <w:rsid w:val="002174F4"/>
    <w:rsid w:val="0022441C"/>
    <w:rsid w:val="00224764"/>
    <w:rsid w:val="002248C0"/>
    <w:rsid w:val="00226AC3"/>
    <w:rsid w:val="00226B88"/>
    <w:rsid w:val="00227FCA"/>
    <w:rsid w:val="00230354"/>
    <w:rsid w:val="00230FCD"/>
    <w:rsid w:val="00231857"/>
    <w:rsid w:val="00231A1B"/>
    <w:rsid w:val="00232445"/>
    <w:rsid w:val="00232EE7"/>
    <w:rsid w:val="0023317A"/>
    <w:rsid w:val="002332D4"/>
    <w:rsid w:val="002343D1"/>
    <w:rsid w:val="0023660E"/>
    <w:rsid w:val="00237393"/>
    <w:rsid w:val="0023769A"/>
    <w:rsid w:val="00244405"/>
    <w:rsid w:val="002448C2"/>
    <w:rsid w:val="00245333"/>
    <w:rsid w:val="00245D41"/>
    <w:rsid w:val="002503AD"/>
    <w:rsid w:val="00250A2E"/>
    <w:rsid w:val="00254FAC"/>
    <w:rsid w:val="002555C5"/>
    <w:rsid w:val="00255AE1"/>
    <w:rsid w:val="00255E90"/>
    <w:rsid w:val="00256A05"/>
    <w:rsid w:val="002571A8"/>
    <w:rsid w:val="00260455"/>
    <w:rsid w:val="00261D50"/>
    <w:rsid w:val="00263023"/>
    <w:rsid w:val="00264BB2"/>
    <w:rsid w:val="00266331"/>
    <w:rsid w:val="002664F7"/>
    <w:rsid w:val="00267B5C"/>
    <w:rsid w:val="00270A67"/>
    <w:rsid w:val="00271C8A"/>
    <w:rsid w:val="00271E06"/>
    <w:rsid w:val="00271F1F"/>
    <w:rsid w:val="00274BB4"/>
    <w:rsid w:val="00277FA2"/>
    <w:rsid w:val="00280193"/>
    <w:rsid w:val="0028325B"/>
    <w:rsid w:val="00283FED"/>
    <w:rsid w:val="00291962"/>
    <w:rsid w:val="00292167"/>
    <w:rsid w:val="00292905"/>
    <w:rsid w:val="00293C0D"/>
    <w:rsid w:val="00294374"/>
    <w:rsid w:val="002948CF"/>
    <w:rsid w:val="0029584D"/>
    <w:rsid w:val="002959B8"/>
    <w:rsid w:val="002A0B75"/>
    <w:rsid w:val="002A1BCE"/>
    <w:rsid w:val="002A1CEC"/>
    <w:rsid w:val="002A432C"/>
    <w:rsid w:val="002A5FE6"/>
    <w:rsid w:val="002A73E8"/>
    <w:rsid w:val="002B0247"/>
    <w:rsid w:val="002B0436"/>
    <w:rsid w:val="002B1504"/>
    <w:rsid w:val="002B18E2"/>
    <w:rsid w:val="002B1F46"/>
    <w:rsid w:val="002B4CFF"/>
    <w:rsid w:val="002B5733"/>
    <w:rsid w:val="002B5DE1"/>
    <w:rsid w:val="002C03C1"/>
    <w:rsid w:val="002C374E"/>
    <w:rsid w:val="002C4CAC"/>
    <w:rsid w:val="002C6824"/>
    <w:rsid w:val="002C6BB7"/>
    <w:rsid w:val="002C6FD7"/>
    <w:rsid w:val="002C7249"/>
    <w:rsid w:val="002D113A"/>
    <w:rsid w:val="002D3A0D"/>
    <w:rsid w:val="002D48D3"/>
    <w:rsid w:val="002D7E31"/>
    <w:rsid w:val="002E1343"/>
    <w:rsid w:val="002E3DF8"/>
    <w:rsid w:val="002E3FBF"/>
    <w:rsid w:val="002E413E"/>
    <w:rsid w:val="002E5BAD"/>
    <w:rsid w:val="002F0049"/>
    <w:rsid w:val="002F1EF5"/>
    <w:rsid w:val="002F5C8B"/>
    <w:rsid w:val="002F6254"/>
    <w:rsid w:val="002F7D1F"/>
    <w:rsid w:val="00303AE3"/>
    <w:rsid w:val="0030479E"/>
    <w:rsid w:val="00305CB3"/>
    <w:rsid w:val="00306829"/>
    <w:rsid w:val="0030724D"/>
    <w:rsid w:val="00312AD9"/>
    <w:rsid w:val="00315A2C"/>
    <w:rsid w:val="00316793"/>
    <w:rsid w:val="0032041D"/>
    <w:rsid w:val="00320647"/>
    <w:rsid w:val="00323F1B"/>
    <w:rsid w:val="00323FE3"/>
    <w:rsid w:val="0032512C"/>
    <w:rsid w:val="0032535E"/>
    <w:rsid w:val="003264D9"/>
    <w:rsid w:val="00326C1C"/>
    <w:rsid w:val="00327481"/>
    <w:rsid w:val="00327795"/>
    <w:rsid w:val="0033142B"/>
    <w:rsid w:val="00333950"/>
    <w:rsid w:val="00334DE7"/>
    <w:rsid w:val="003437E0"/>
    <w:rsid w:val="00343840"/>
    <w:rsid w:val="00344BA1"/>
    <w:rsid w:val="0034512B"/>
    <w:rsid w:val="00351087"/>
    <w:rsid w:val="00352AC7"/>
    <w:rsid w:val="00352D52"/>
    <w:rsid w:val="00353744"/>
    <w:rsid w:val="003541DC"/>
    <w:rsid w:val="00354FAB"/>
    <w:rsid w:val="00354FAE"/>
    <w:rsid w:val="00355A39"/>
    <w:rsid w:val="00357722"/>
    <w:rsid w:val="00361DFD"/>
    <w:rsid w:val="00361E55"/>
    <w:rsid w:val="003644BB"/>
    <w:rsid w:val="00364E9F"/>
    <w:rsid w:val="0036558D"/>
    <w:rsid w:val="00366315"/>
    <w:rsid w:val="0036650F"/>
    <w:rsid w:val="003665BD"/>
    <w:rsid w:val="003701C9"/>
    <w:rsid w:val="00372C77"/>
    <w:rsid w:val="0037354A"/>
    <w:rsid w:val="003749B0"/>
    <w:rsid w:val="00375DE5"/>
    <w:rsid w:val="00381B2D"/>
    <w:rsid w:val="00381E4F"/>
    <w:rsid w:val="0038265D"/>
    <w:rsid w:val="003834A0"/>
    <w:rsid w:val="00385364"/>
    <w:rsid w:val="003866A0"/>
    <w:rsid w:val="00387003"/>
    <w:rsid w:val="003907B5"/>
    <w:rsid w:val="00390B5B"/>
    <w:rsid w:val="0039259D"/>
    <w:rsid w:val="00392994"/>
    <w:rsid w:val="003945F2"/>
    <w:rsid w:val="00395982"/>
    <w:rsid w:val="00397610"/>
    <w:rsid w:val="003A0677"/>
    <w:rsid w:val="003A57A4"/>
    <w:rsid w:val="003A64E7"/>
    <w:rsid w:val="003B13B6"/>
    <w:rsid w:val="003B16E4"/>
    <w:rsid w:val="003B435B"/>
    <w:rsid w:val="003B61A6"/>
    <w:rsid w:val="003C3DEA"/>
    <w:rsid w:val="003C6A26"/>
    <w:rsid w:val="003C7465"/>
    <w:rsid w:val="003D2F71"/>
    <w:rsid w:val="003D3055"/>
    <w:rsid w:val="003D6011"/>
    <w:rsid w:val="003D6904"/>
    <w:rsid w:val="003E09D5"/>
    <w:rsid w:val="003E0D52"/>
    <w:rsid w:val="003E2BEF"/>
    <w:rsid w:val="003E51FE"/>
    <w:rsid w:val="003E6CFF"/>
    <w:rsid w:val="003E7E47"/>
    <w:rsid w:val="003F4ACC"/>
    <w:rsid w:val="003F56C7"/>
    <w:rsid w:val="003F6B36"/>
    <w:rsid w:val="00400AAB"/>
    <w:rsid w:val="00400FD1"/>
    <w:rsid w:val="0040102E"/>
    <w:rsid w:val="00401D3E"/>
    <w:rsid w:val="00402C77"/>
    <w:rsid w:val="00402CA0"/>
    <w:rsid w:val="00402EBD"/>
    <w:rsid w:val="00405715"/>
    <w:rsid w:val="004103ED"/>
    <w:rsid w:val="004113E8"/>
    <w:rsid w:val="004151EA"/>
    <w:rsid w:val="004210C6"/>
    <w:rsid w:val="00422F5B"/>
    <w:rsid w:val="004267F4"/>
    <w:rsid w:val="00431B2A"/>
    <w:rsid w:val="00431EEA"/>
    <w:rsid w:val="00433B97"/>
    <w:rsid w:val="0043610B"/>
    <w:rsid w:val="004375D7"/>
    <w:rsid w:val="00440F29"/>
    <w:rsid w:val="00441ACB"/>
    <w:rsid w:val="004438E3"/>
    <w:rsid w:val="00443B3A"/>
    <w:rsid w:val="0044479F"/>
    <w:rsid w:val="0044689F"/>
    <w:rsid w:val="00450781"/>
    <w:rsid w:val="004519AE"/>
    <w:rsid w:val="0045385B"/>
    <w:rsid w:val="00456A3F"/>
    <w:rsid w:val="00456EB4"/>
    <w:rsid w:val="00460322"/>
    <w:rsid w:val="00465595"/>
    <w:rsid w:val="0046654E"/>
    <w:rsid w:val="00466AC8"/>
    <w:rsid w:val="00470A5D"/>
    <w:rsid w:val="00475CCC"/>
    <w:rsid w:val="00475DA3"/>
    <w:rsid w:val="004765B5"/>
    <w:rsid w:val="00477837"/>
    <w:rsid w:val="0048053C"/>
    <w:rsid w:val="00480DD9"/>
    <w:rsid w:val="00483D06"/>
    <w:rsid w:val="004876E6"/>
    <w:rsid w:val="00490127"/>
    <w:rsid w:val="00490273"/>
    <w:rsid w:val="00490DEB"/>
    <w:rsid w:val="00491042"/>
    <w:rsid w:val="0049241A"/>
    <w:rsid w:val="00493E18"/>
    <w:rsid w:val="00495F18"/>
    <w:rsid w:val="00497376"/>
    <w:rsid w:val="00497676"/>
    <w:rsid w:val="004A0D9D"/>
    <w:rsid w:val="004A12DE"/>
    <w:rsid w:val="004A14A6"/>
    <w:rsid w:val="004A182B"/>
    <w:rsid w:val="004A3182"/>
    <w:rsid w:val="004A63B4"/>
    <w:rsid w:val="004B6D4D"/>
    <w:rsid w:val="004B6F1C"/>
    <w:rsid w:val="004C27B5"/>
    <w:rsid w:val="004C3C7D"/>
    <w:rsid w:val="004C57C2"/>
    <w:rsid w:val="004C7A28"/>
    <w:rsid w:val="004D0362"/>
    <w:rsid w:val="004D3208"/>
    <w:rsid w:val="004D648F"/>
    <w:rsid w:val="004D6EB2"/>
    <w:rsid w:val="004E1EFB"/>
    <w:rsid w:val="004E3172"/>
    <w:rsid w:val="004E478E"/>
    <w:rsid w:val="004E583B"/>
    <w:rsid w:val="004E64BD"/>
    <w:rsid w:val="004E6B72"/>
    <w:rsid w:val="004F08DA"/>
    <w:rsid w:val="004F0AD2"/>
    <w:rsid w:val="004F1781"/>
    <w:rsid w:val="004F2D67"/>
    <w:rsid w:val="004F406C"/>
    <w:rsid w:val="004F4D9B"/>
    <w:rsid w:val="004F69AA"/>
    <w:rsid w:val="004F7E94"/>
    <w:rsid w:val="00502423"/>
    <w:rsid w:val="00504190"/>
    <w:rsid w:val="00504432"/>
    <w:rsid w:val="00504E2F"/>
    <w:rsid w:val="0051043F"/>
    <w:rsid w:val="00510B76"/>
    <w:rsid w:val="00511F7F"/>
    <w:rsid w:val="00512D9C"/>
    <w:rsid w:val="0051500F"/>
    <w:rsid w:val="00515D8C"/>
    <w:rsid w:val="00515E27"/>
    <w:rsid w:val="00516EAC"/>
    <w:rsid w:val="00524FCC"/>
    <w:rsid w:val="005255E8"/>
    <w:rsid w:val="00527CB0"/>
    <w:rsid w:val="00533510"/>
    <w:rsid w:val="00534482"/>
    <w:rsid w:val="005352E2"/>
    <w:rsid w:val="005411D4"/>
    <w:rsid w:val="005413B3"/>
    <w:rsid w:val="005431CB"/>
    <w:rsid w:val="00543A56"/>
    <w:rsid w:val="00557376"/>
    <w:rsid w:val="00560143"/>
    <w:rsid w:val="005636D6"/>
    <w:rsid w:val="005641B1"/>
    <w:rsid w:val="005656AE"/>
    <w:rsid w:val="0056630A"/>
    <w:rsid w:val="005720A6"/>
    <w:rsid w:val="0057285C"/>
    <w:rsid w:val="00574270"/>
    <w:rsid w:val="00574689"/>
    <w:rsid w:val="00575677"/>
    <w:rsid w:val="00576B72"/>
    <w:rsid w:val="005771F9"/>
    <w:rsid w:val="00577D75"/>
    <w:rsid w:val="00580A1F"/>
    <w:rsid w:val="0058190D"/>
    <w:rsid w:val="00584488"/>
    <w:rsid w:val="005845CF"/>
    <w:rsid w:val="00584800"/>
    <w:rsid w:val="005858C3"/>
    <w:rsid w:val="00586BBB"/>
    <w:rsid w:val="00586E4B"/>
    <w:rsid w:val="0058733C"/>
    <w:rsid w:val="00594EC6"/>
    <w:rsid w:val="0059572A"/>
    <w:rsid w:val="0059665E"/>
    <w:rsid w:val="005A0AD3"/>
    <w:rsid w:val="005A31CD"/>
    <w:rsid w:val="005A4194"/>
    <w:rsid w:val="005A5659"/>
    <w:rsid w:val="005A7876"/>
    <w:rsid w:val="005A7CBF"/>
    <w:rsid w:val="005B2CEB"/>
    <w:rsid w:val="005B35EF"/>
    <w:rsid w:val="005B3690"/>
    <w:rsid w:val="005B440A"/>
    <w:rsid w:val="005B58E2"/>
    <w:rsid w:val="005B73A1"/>
    <w:rsid w:val="005B7987"/>
    <w:rsid w:val="005C00E4"/>
    <w:rsid w:val="005C2CD3"/>
    <w:rsid w:val="005C3F55"/>
    <w:rsid w:val="005C4368"/>
    <w:rsid w:val="005D3478"/>
    <w:rsid w:val="005D5411"/>
    <w:rsid w:val="005D77B3"/>
    <w:rsid w:val="005E1911"/>
    <w:rsid w:val="005E49CA"/>
    <w:rsid w:val="005E6AD4"/>
    <w:rsid w:val="005F12EA"/>
    <w:rsid w:val="005F394A"/>
    <w:rsid w:val="00601113"/>
    <w:rsid w:val="006022F3"/>
    <w:rsid w:val="00602FEB"/>
    <w:rsid w:val="00604104"/>
    <w:rsid w:val="0060489A"/>
    <w:rsid w:val="00605150"/>
    <w:rsid w:val="00607764"/>
    <w:rsid w:val="00607B9D"/>
    <w:rsid w:val="006111F3"/>
    <w:rsid w:val="0061126F"/>
    <w:rsid w:val="0061319B"/>
    <w:rsid w:val="00613B79"/>
    <w:rsid w:val="0061498D"/>
    <w:rsid w:val="00617F86"/>
    <w:rsid w:val="00622261"/>
    <w:rsid w:val="006225F1"/>
    <w:rsid w:val="00623AA5"/>
    <w:rsid w:val="006254AB"/>
    <w:rsid w:val="0062654A"/>
    <w:rsid w:val="00627225"/>
    <w:rsid w:val="00632B5B"/>
    <w:rsid w:val="00634ACE"/>
    <w:rsid w:val="00640690"/>
    <w:rsid w:val="00646602"/>
    <w:rsid w:val="006467C8"/>
    <w:rsid w:val="006506C8"/>
    <w:rsid w:val="00651005"/>
    <w:rsid w:val="00652411"/>
    <w:rsid w:val="00653C39"/>
    <w:rsid w:val="006543C1"/>
    <w:rsid w:val="00654C53"/>
    <w:rsid w:val="0065774F"/>
    <w:rsid w:val="00662E7F"/>
    <w:rsid w:val="00663B5B"/>
    <w:rsid w:val="00666A4B"/>
    <w:rsid w:val="00666D95"/>
    <w:rsid w:val="00666DCE"/>
    <w:rsid w:val="00674759"/>
    <w:rsid w:val="00674EC9"/>
    <w:rsid w:val="0067517B"/>
    <w:rsid w:val="00675757"/>
    <w:rsid w:val="00680A7E"/>
    <w:rsid w:val="00681DD8"/>
    <w:rsid w:val="00682F2A"/>
    <w:rsid w:val="00683324"/>
    <w:rsid w:val="00683CE7"/>
    <w:rsid w:val="00685269"/>
    <w:rsid w:val="00686E51"/>
    <w:rsid w:val="00687DCD"/>
    <w:rsid w:val="006912F4"/>
    <w:rsid w:val="00696B7F"/>
    <w:rsid w:val="006A17ED"/>
    <w:rsid w:val="006A1B8B"/>
    <w:rsid w:val="006A2613"/>
    <w:rsid w:val="006A2DC4"/>
    <w:rsid w:val="006A644E"/>
    <w:rsid w:val="006A679D"/>
    <w:rsid w:val="006B0602"/>
    <w:rsid w:val="006B081A"/>
    <w:rsid w:val="006B46E2"/>
    <w:rsid w:val="006B6A9D"/>
    <w:rsid w:val="006B78E3"/>
    <w:rsid w:val="006B7B52"/>
    <w:rsid w:val="006B7C76"/>
    <w:rsid w:val="006C392A"/>
    <w:rsid w:val="006C48F7"/>
    <w:rsid w:val="006C6792"/>
    <w:rsid w:val="006C6A18"/>
    <w:rsid w:val="006C7999"/>
    <w:rsid w:val="006D1608"/>
    <w:rsid w:val="006D1A47"/>
    <w:rsid w:val="006D67A5"/>
    <w:rsid w:val="006D67CB"/>
    <w:rsid w:val="006D6BE7"/>
    <w:rsid w:val="006E5E0A"/>
    <w:rsid w:val="006E65EB"/>
    <w:rsid w:val="006F0FE9"/>
    <w:rsid w:val="006F1CA1"/>
    <w:rsid w:val="006F2D37"/>
    <w:rsid w:val="006F6093"/>
    <w:rsid w:val="006F72CE"/>
    <w:rsid w:val="006F7DC6"/>
    <w:rsid w:val="00700D9A"/>
    <w:rsid w:val="007018B7"/>
    <w:rsid w:val="00701B7A"/>
    <w:rsid w:val="007026DD"/>
    <w:rsid w:val="00706B27"/>
    <w:rsid w:val="007074D0"/>
    <w:rsid w:val="007108C1"/>
    <w:rsid w:val="007114B3"/>
    <w:rsid w:val="00712C78"/>
    <w:rsid w:val="007149A6"/>
    <w:rsid w:val="007149C8"/>
    <w:rsid w:val="00715D53"/>
    <w:rsid w:val="00717FEA"/>
    <w:rsid w:val="007228D3"/>
    <w:rsid w:val="00722FF1"/>
    <w:rsid w:val="00723555"/>
    <w:rsid w:val="0072400C"/>
    <w:rsid w:val="007245CB"/>
    <w:rsid w:val="007254A7"/>
    <w:rsid w:val="00725662"/>
    <w:rsid w:val="0072651C"/>
    <w:rsid w:val="00727759"/>
    <w:rsid w:val="0073393B"/>
    <w:rsid w:val="00733DB4"/>
    <w:rsid w:val="0073599D"/>
    <w:rsid w:val="00741B45"/>
    <w:rsid w:val="00742F75"/>
    <w:rsid w:val="00743DE0"/>
    <w:rsid w:val="0074584F"/>
    <w:rsid w:val="007467C4"/>
    <w:rsid w:val="00751E97"/>
    <w:rsid w:val="007543A3"/>
    <w:rsid w:val="00754610"/>
    <w:rsid w:val="00760B44"/>
    <w:rsid w:val="0076100C"/>
    <w:rsid w:val="007611B6"/>
    <w:rsid w:val="00761961"/>
    <w:rsid w:val="007628D5"/>
    <w:rsid w:val="00763951"/>
    <w:rsid w:val="00763C8C"/>
    <w:rsid w:val="00766CC7"/>
    <w:rsid w:val="00766E7E"/>
    <w:rsid w:val="00767538"/>
    <w:rsid w:val="00770CD3"/>
    <w:rsid w:val="00780A49"/>
    <w:rsid w:val="007826C4"/>
    <w:rsid w:val="0078316F"/>
    <w:rsid w:val="00783439"/>
    <w:rsid w:val="0078547B"/>
    <w:rsid w:val="007856F3"/>
    <w:rsid w:val="00785F00"/>
    <w:rsid w:val="007919F9"/>
    <w:rsid w:val="00791C21"/>
    <w:rsid w:val="007A0EBD"/>
    <w:rsid w:val="007A1269"/>
    <w:rsid w:val="007A13F3"/>
    <w:rsid w:val="007A1B4C"/>
    <w:rsid w:val="007A1C09"/>
    <w:rsid w:val="007A20BF"/>
    <w:rsid w:val="007A256E"/>
    <w:rsid w:val="007A3270"/>
    <w:rsid w:val="007A440A"/>
    <w:rsid w:val="007A4AA5"/>
    <w:rsid w:val="007A5B8C"/>
    <w:rsid w:val="007A687F"/>
    <w:rsid w:val="007A6983"/>
    <w:rsid w:val="007A6B23"/>
    <w:rsid w:val="007A7CE8"/>
    <w:rsid w:val="007B204F"/>
    <w:rsid w:val="007B30A0"/>
    <w:rsid w:val="007B3DF9"/>
    <w:rsid w:val="007B71CB"/>
    <w:rsid w:val="007B7735"/>
    <w:rsid w:val="007C15C2"/>
    <w:rsid w:val="007C2161"/>
    <w:rsid w:val="007C4B20"/>
    <w:rsid w:val="007C4EBC"/>
    <w:rsid w:val="007C5F63"/>
    <w:rsid w:val="007C7412"/>
    <w:rsid w:val="007D2AA4"/>
    <w:rsid w:val="007D2AE4"/>
    <w:rsid w:val="007D2D6B"/>
    <w:rsid w:val="007D4881"/>
    <w:rsid w:val="007D4A47"/>
    <w:rsid w:val="007D5351"/>
    <w:rsid w:val="007D537A"/>
    <w:rsid w:val="007D6536"/>
    <w:rsid w:val="007D776E"/>
    <w:rsid w:val="007D7BCF"/>
    <w:rsid w:val="007E0487"/>
    <w:rsid w:val="007E30FA"/>
    <w:rsid w:val="007E36E0"/>
    <w:rsid w:val="007E4DAF"/>
    <w:rsid w:val="007F029D"/>
    <w:rsid w:val="007F0453"/>
    <w:rsid w:val="007F0E51"/>
    <w:rsid w:val="007F22A0"/>
    <w:rsid w:val="007F23B3"/>
    <w:rsid w:val="007F257F"/>
    <w:rsid w:val="007F6686"/>
    <w:rsid w:val="00804F76"/>
    <w:rsid w:val="0080540A"/>
    <w:rsid w:val="008054C3"/>
    <w:rsid w:val="00805F95"/>
    <w:rsid w:val="00806170"/>
    <w:rsid w:val="008105EC"/>
    <w:rsid w:val="008112B8"/>
    <w:rsid w:val="00811518"/>
    <w:rsid w:val="00812B77"/>
    <w:rsid w:val="008139FF"/>
    <w:rsid w:val="0081444B"/>
    <w:rsid w:val="00814812"/>
    <w:rsid w:val="00820357"/>
    <w:rsid w:val="00820FDC"/>
    <w:rsid w:val="00821893"/>
    <w:rsid w:val="008256AC"/>
    <w:rsid w:val="00826A74"/>
    <w:rsid w:val="008274C8"/>
    <w:rsid w:val="00831383"/>
    <w:rsid w:val="00831E8D"/>
    <w:rsid w:val="00833E48"/>
    <w:rsid w:val="00836032"/>
    <w:rsid w:val="008374FC"/>
    <w:rsid w:val="00840EAE"/>
    <w:rsid w:val="00843075"/>
    <w:rsid w:val="00843942"/>
    <w:rsid w:val="00845F6C"/>
    <w:rsid w:val="00846618"/>
    <w:rsid w:val="00847464"/>
    <w:rsid w:val="00847871"/>
    <w:rsid w:val="008502EE"/>
    <w:rsid w:val="00851482"/>
    <w:rsid w:val="00852323"/>
    <w:rsid w:val="00857365"/>
    <w:rsid w:val="008613F2"/>
    <w:rsid w:val="00862D59"/>
    <w:rsid w:val="00865069"/>
    <w:rsid w:val="00870A83"/>
    <w:rsid w:val="0087262B"/>
    <w:rsid w:val="008742F3"/>
    <w:rsid w:val="008746AC"/>
    <w:rsid w:val="00874CA6"/>
    <w:rsid w:val="008776C6"/>
    <w:rsid w:val="0088106A"/>
    <w:rsid w:val="00885DCF"/>
    <w:rsid w:val="00886503"/>
    <w:rsid w:val="008867CD"/>
    <w:rsid w:val="00890099"/>
    <w:rsid w:val="00891506"/>
    <w:rsid w:val="00892CA4"/>
    <w:rsid w:val="008955FF"/>
    <w:rsid w:val="00895CFA"/>
    <w:rsid w:val="00896072"/>
    <w:rsid w:val="00896A31"/>
    <w:rsid w:val="008A160C"/>
    <w:rsid w:val="008A274A"/>
    <w:rsid w:val="008A3BC9"/>
    <w:rsid w:val="008A618D"/>
    <w:rsid w:val="008B0588"/>
    <w:rsid w:val="008B0F0E"/>
    <w:rsid w:val="008B1BCC"/>
    <w:rsid w:val="008B1EA0"/>
    <w:rsid w:val="008B2AC5"/>
    <w:rsid w:val="008B3078"/>
    <w:rsid w:val="008B4372"/>
    <w:rsid w:val="008B560A"/>
    <w:rsid w:val="008B595C"/>
    <w:rsid w:val="008B5B26"/>
    <w:rsid w:val="008B6937"/>
    <w:rsid w:val="008C192D"/>
    <w:rsid w:val="008C4369"/>
    <w:rsid w:val="008C43B7"/>
    <w:rsid w:val="008C496C"/>
    <w:rsid w:val="008C5E2E"/>
    <w:rsid w:val="008C78EB"/>
    <w:rsid w:val="008C7DB9"/>
    <w:rsid w:val="008D1F1B"/>
    <w:rsid w:val="008D3DBC"/>
    <w:rsid w:val="008D4BCF"/>
    <w:rsid w:val="008D5E5F"/>
    <w:rsid w:val="008D74C4"/>
    <w:rsid w:val="008E0902"/>
    <w:rsid w:val="008E29B1"/>
    <w:rsid w:val="008E3B4D"/>
    <w:rsid w:val="008E3B7D"/>
    <w:rsid w:val="008E4A29"/>
    <w:rsid w:val="008F0A1C"/>
    <w:rsid w:val="008F195A"/>
    <w:rsid w:val="008F4439"/>
    <w:rsid w:val="008F58DA"/>
    <w:rsid w:val="008F6F75"/>
    <w:rsid w:val="008F7E44"/>
    <w:rsid w:val="009010CE"/>
    <w:rsid w:val="00901268"/>
    <w:rsid w:val="0090317C"/>
    <w:rsid w:val="009045B5"/>
    <w:rsid w:val="00905F33"/>
    <w:rsid w:val="00906855"/>
    <w:rsid w:val="00906FC8"/>
    <w:rsid w:val="009072B0"/>
    <w:rsid w:val="0091053A"/>
    <w:rsid w:val="00911A0B"/>
    <w:rsid w:val="00913901"/>
    <w:rsid w:val="00914EB7"/>
    <w:rsid w:val="00914FAE"/>
    <w:rsid w:val="00917FE6"/>
    <w:rsid w:val="0092100F"/>
    <w:rsid w:val="00922758"/>
    <w:rsid w:val="00933382"/>
    <w:rsid w:val="00936BD1"/>
    <w:rsid w:val="009422E4"/>
    <w:rsid w:val="0094483B"/>
    <w:rsid w:val="00944DCA"/>
    <w:rsid w:val="00945B69"/>
    <w:rsid w:val="00946B24"/>
    <w:rsid w:val="00951F57"/>
    <w:rsid w:val="00952168"/>
    <w:rsid w:val="00955498"/>
    <w:rsid w:val="00956123"/>
    <w:rsid w:val="00956691"/>
    <w:rsid w:val="00957459"/>
    <w:rsid w:val="00961D7A"/>
    <w:rsid w:val="00962933"/>
    <w:rsid w:val="0096382D"/>
    <w:rsid w:val="00966A09"/>
    <w:rsid w:val="00967373"/>
    <w:rsid w:val="00967BAB"/>
    <w:rsid w:val="009701AF"/>
    <w:rsid w:val="009734AD"/>
    <w:rsid w:val="00973FA8"/>
    <w:rsid w:val="00974172"/>
    <w:rsid w:val="00976110"/>
    <w:rsid w:val="00976B83"/>
    <w:rsid w:val="009802C9"/>
    <w:rsid w:val="00981412"/>
    <w:rsid w:val="00981FCC"/>
    <w:rsid w:val="009850D3"/>
    <w:rsid w:val="009876BE"/>
    <w:rsid w:val="009904BD"/>
    <w:rsid w:val="00991318"/>
    <w:rsid w:val="00991D00"/>
    <w:rsid w:val="00997F69"/>
    <w:rsid w:val="009A005A"/>
    <w:rsid w:val="009A0E32"/>
    <w:rsid w:val="009A17C3"/>
    <w:rsid w:val="009A408A"/>
    <w:rsid w:val="009A446C"/>
    <w:rsid w:val="009A6882"/>
    <w:rsid w:val="009A6EA4"/>
    <w:rsid w:val="009A72A7"/>
    <w:rsid w:val="009A75DD"/>
    <w:rsid w:val="009B18DD"/>
    <w:rsid w:val="009B5E64"/>
    <w:rsid w:val="009B62A4"/>
    <w:rsid w:val="009B68A7"/>
    <w:rsid w:val="009B6DF0"/>
    <w:rsid w:val="009C0AC2"/>
    <w:rsid w:val="009C1902"/>
    <w:rsid w:val="009C2710"/>
    <w:rsid w:val="009C27C6"/>
    <w:rsid w:val="009C6616"/>
    <w:rsid w:val="009C7862"/>
    <w:rsid w:val="009D2223"/>
    <w:rsid w:val="009D262F"/>
    <w:rsid w:val="009D3116"/>
    <w:rsid w:val="009D5675"/>
    <w:rsid w:val="009D7B10"/>
    <w:rsid w:val="009E0037"/>
    <w:rsid w:val="009E1750"/>
    <w:rsid w:val="009E2B60"/>
    <w:rsid w:val="009E45E9"/>
    <w:rsid w:val="009E598F"/>
    <w:rsid w:val="009E784D"/>
    <w:rsid w:val="009F5C81"/>
    <w:rsid w:val="00A0012B"/>
    <w:rsid w:val="00A007E9"/>
    <w:rsid w:val="00A0222A"/>
    <w:rsid w:val="00A056B0"/>
    <w:rsid w:val="00A075C7"/>
    <w:rsid w:val="00A07B65"/>
    <w:rsid w:val="00A07BC0"/>
    <w:rsid w:val="00A1001E"/>
    <w:rsid w:val="00A105EE"/>
    <w:rsid w:val="00A11A65"/>
    <w:rsid w:val="00A14F6C"/>
    <w:rsid w:val="00A17381"/>
    <w:rsid w:val="00A17536"/>
    <w:rsid w:val="00A2016E"/>
    <w:rsid w:val="00A224B9"/>
    <w:rsid w:val="00A2393F"/>
    <w:rsid w:val="00A250BD"/>
    <w:rsid w:val="00A26582"/>
    <w:rsid w:val="00A274C3"/>
    <w:rsid w:val="00A30796"/>
    <w:rsid w:val="00A320BB"/>
    <w:rsid w:val="00A32193"/>
    <w:rsid w:val="00A32DA1"/>
    <w:rsid w:val="00A33380"/>
    <w:rsid w:val="00A35A1C"/>
    <w:rsid w:val="00A35B5C"/>
    <w:rsid w:val="00A37BE5"/>
    <w:rsid w:val="00A428DE"/>
    <w:rsid w:val="00A43B66"/>
    <w:rsid w:val="00A43C4F"/>
    <w:rsid w:val="00A43E4C"/>
    <w:rsid w:val="00A4468A"/>
    <w:rsid w:val="00A47401"/>
    <w:rsid w:val="00A53ED2"/>
    <w:rsid w:val="00A55976"/>
    <w:rsid w:val="00A56AE2"/>
    <w:rsid w:val="00A62FA4"/>
    <w:rsid w:val="00A63455"/>
    <w:rsid w:val="00A652A2"/>
    <w:rsid w:val="00A656CB"/>
    <w:rsid w:val="00A66EC4"/>
    <w:rsid w:val="00A75164"/>
    <w:rsid w:val="00A75A3E"/>
    <w:rsid w:val="00A75CF1"/>
    <w:rsid w:val="00A760B6"/>
    <w:rsid w:val="00A76540"/>
    <w:rsid w:val="00A77F11"/>
    <w:rsid w:val="00A81E5B"/>
    <w:rsid w:val="00A8352F"/>
    <w:rsid w:val="00A843D3"/>
    <w:rsid w:val="00A86507"/>
    <w:rsid w:val="00A90E5A"/>
    <w:rsid w:val="00A91812"/>
    <w:rsid w:val="00A92116"/>
    <w:rsid w:val="00A93515"/>
    <w:rsid w:val="00A9357C"/>
    <w:rsid w:val="00A94E42"/>
    <w:rsid w:val="00A95040"/>
    <w:rsid w:val="00A95F25"/>
    <w:rsid w:val="00AA0892"/>
    <w:rsid w:val="00AA0A3F"/>
    <w:rsid w:val="00AA3F40"/>
    <w:rsid w:val="00AA444B"/>
    <w:rsid w:val="00AA5AA6"/>
    <w:rsid w:val="00AA5AD3"/>
    <w:rsid w:val="00AA667F"/>
    <w:rsid w:val="00AA7791"/>
    <w:rsid w:val="00AB1CEA"/>
    <w:rsid w:val="00AB218A"/>
    <w:rsid w:val="00AB2C69"/>
    <w:rsid w:val="00AB3350"/>
    <w:rsid w:val="00AB420C"/>
    <w:rsid w:val="00AB753F"/>
    <w:rsid w:val="00AC1722"/>
    <w:rsid w:val="00AC2D3B"/>
    <w:rsid w:val="00AC420E"/>
    <w:rsid w:val="00AC4D93"/>
    <w:rsid w:val="00AC6C90"/>
    <w:rsid w:val="00AC752D"/>
    <w:rsid w:val="00AD1C82"/>
    <w:rsid w:val="00AD29A7"/>
    <w:rsid w:val="00AD38D7"/>
    <w:rsid w:val="00AD4801"/>
    <w:rsid w:val="00AD5070"/>
    <w:rsid w:val="00AD5C36"/>
    <w:rsid w:val="00AD71E8"/>
    <w:rsid w:val="00AD79C3"/>
    <w:rsid w:val="00AE28CC"/>
    <w:rsid w:val="00AE43BC"/>
    <w:rsid w:val="00AE673A"/>
    <w:rsid w:val="00AF2091"/>
    <w:rsid w:val="00AF222D"/>
    <w:rsid w:val="00AF34B1"/>
    <w:rsid w:val="00AF5047"/>
    <w:rsid w:val="00AF7B44"/>
    <w:rsid w:val="00AF7EC4"/>
    <w:rsid w:val="00B0240F"/>
    <w:rsid w:val="00B02B4D"/>
    <w:rsid w:val="00B03E99"/>
    <w:rsid w:val="00B04C7C"/>
    <w:rsid w:val="00B04E25"/>
    <w:rsid w:val="00B11F59"/>
    <w:rsid w:val="00B1405B"/>
    <w:rsid w:val="00B14650"/>
    <w:rsid w:val="00B17E5D"/>
    <w:rsid w:val="00B215C8"/>
    <w:rsid w:val="00B21D15"/>
    <w:rsid w:val="00B223CD"/>
    <w:rsid w:val="00B241FE"/>
    <w:rsid w:val="00B25B71"/>
    <w:rsid w:val="00B25D0B"/>
    <w:rsid w:val="00B27485"/>
    <w:rsid w:val="00B30AD0"/>
    <w:rsid w:val="00B30B3A"/>
    <w:rsid w:val="00B37358"/>
    <w:rsid w:val="00B40DFE"/>
    <w:rsid w:val="00B430ED"/>
    <w:rsid w:val="00B439A8"/>
    <w:rsid w:val="00B45EA5"/>
    <w:rsid w:val="00B51100"/>
    <w:rsid w:val="00B51213"/>
    <w:rsid w:val="00B51B01"/>
    <w:rsid w:val="00B531DD"/>
    <w:rsid w:val="00B53D62"/>
    <w:rsid w:val="00B54D32"/>
    <w:rsid w:val="00B621DC"/>
    <w:rsid w:val="00B62E1F"/>
    <w:rsid w:val="00B62F88"/>
    <w:rsid w:val="00B648AC"/>
    <w:rsid w:val="00B67691"/>
    <w:rsid w:val="00B7175E"/>
    <w:rsid w:val="00B73435"/>
    <w:rsid w:val="00B74286"/>
    <w:rsid w:val="00B74EB0"/>
    <w:rsid w:val="00B762CE"/>
    <w:rsid w:val="00B83F10"/>
    <w:rsid w:val="00B86B2A"/>
    <w:rsid w:val="00B9090C"/>
    <w:rsid w:val="00B934FA"/>
    <w:rsid w:val="00B9572D"/>
    <w:rsid w:val="00B95D81"/>
    <w:rsid w:val="00B961A0"/>
    <w:rsid w:val="00BA043B"/>
    <w:rsid w:val="00BA0D7A"/>
    <w:rsid w:val="00BA170C"/>
    <w:rsid w:val="00BA2AF2"/>
    <w:rsid w:val="00BA4A0E"/>
    <w:rsid w:val="00BA60A1"/>
    <w:rsid w:val="00BB046B"/>
    <w:rsid w:val="00BB1B87"/>
    <w:rsid w:val="00BB3C9D"/>
    <w:rsid w:val="00BB517E"/>
    <w:rsid w:val="00BB5E78"/>
    <w:rsid w:val="00BB7DCD"/>
    <w:rsid w:val="00BC15BF"/>
    <w:rsid w:val="00BC1D6D"/>
    <w:rsid w:val="00BC2918"/>
    <w:rsid w:val="00BC443B"/>
    <w:rsid w:val="00BC4B20"/>
    <w:rsid w:val="00BC592C"/>
    <w:rsid w:val="00BC5C5D"/>
    <w:rsid w:val="00BC6DA8"/>
    <w:rsid w:val="00BD010D"/>
    <w:rsid w:val="00BD0B6D"/>
    <w:rsid w:val="00BD0CD8"/>
    <w:rsid w:val="00BD186F"/>
    <w:rsid w:val="00BD786C"/>
    <w:rsid w:val="00BD7FA7"/>
    <w:rsid w:val="00BE7383"/>
    <w:rsid w:val="00BE7972"/>
    <w:rsid w:val="00BF243A"/>
    <w:rsid w:val="00BF249B"/>
    <w:rsid w:val="00BF2766"/>
    <w:rsid w:val="00BF4BF7"/>
    <w:rsid w:val="00BF5849"/>
    <w:rsid w:val="00BF6DC2"/>
    <w:rsid w:val="00C00480"/>
    <w:rsid w:val="00C00CDD"/>
    <w:rsid w:val="00C01B30"/>
    <w:rsid w:val="00C046B8"/>
    <w:rsid w:val="00C05E31"/>
    <w:rsid w:val="00C06983"/>
    <w:rsid w:val="00C0778B"/>
    <w:rsid w:val="00C11FA6"/>
    <w:rsid w:val="00C12EB6"/>
    <w:rsid w:val="00C13276"/>
    <w:rsid w:val="00C13903"/>
    <w:rsid w:val="00C13967"/>
    <w:rsid w:val="00C141B2"/>
    <w:rsid w:val="00C14882"/>
    <w:rsid w:val="00C14B74"/>
    <w:rsid w:val="00C23086"/>
    <w:rsid w:val="00C237FB"/>
    <w:rsid w:val="00C25B7B"/>
    <w:rsid w:val="00C26850"/>
    <w:rsid w:val="00C30B6E"/>
    <w:rsid w:val="00C404A9"/>
    <w:rsid w:val="00C40AFD"/>
    <w:rsid w:val="00C4329E"/>
    <w:rsid w:val="00C433E9"/>
    <w:rsid w:val="00C452CB"/>
    <w:rsid w:val="00C4585B"/>
    <w:rsid w:val="00C47D44"/>
    <w:rsid w:val="00C50505"/>
    <w:rsid w:val="00C52260"/>
    <w:rsid w:val="00C5267D"/>
    <w:rsid w:val="00C52B1D"/>
    <w:rsid w:val="00C53D8D"/>
    <w:rsid w:val="00C5423F"/>
    <w:rsid w:val="00C5491C"/>
    <w:rsid w:val="00C5659A"/>
    <w:rsid w:val="00C56817"/>
    <w:rsid w:val="00C57C18"/>
    <w:rsid w:val="00C6015F"/>
    <w:rsid w:val="00C6017B"/>
    <w:rsid w:val="00C634F6"/>
    <w:rsid w:val="00C6372C"/>
    <w:rsid w:val="00C665E3"/>
    <w:rsid w:val="00C7080F"/>
    <w:rsid w:val="00C710B0"/>
    <w:rsid w:val="00C724DE"/>
    <w:rsid w:val="00C74222"/>
    <w:rsid w:val="00C75F4F"/>
    <w:rsid w:val="00C76A4B"/>
    <w:rsid w:val="00C773F5"/>
    <w:rsid w:val="00C842C1"/>
    <w:rsid w:val="00C84380"/>
    <w:rsid w:val="00C90B92"/>
    <w:rsid w:val="00C90E97"/>
    <w:rsid w:val="00C91E7D"/>
    <w:rsid w:val="00C93432"/>
    <w:rsid w:val="00C941AA"/>
    <w:rsid w:val="00C94856"/>
    <w:rsid w:val="00C958FC"/>
    <w:rsid w:val="00C95C86"/>
    <w:rsid w:val="00C97C23"/>
    <w:rsid w:val="00CA0405"/>
    <w:rsid w:val="00CA1118"/>
    <w:rsid w:val="00CA1FD7"/>
    <w:rsid w:val="00CA277B"/>
    <w:rsid w:val="00CA3408"/>
    <w:rsid w:val="00CA3E7B"/>
    <w:rsid w:val="00CA5FE9"/>
    <w:rsid w:val="00CB251A"/>
    <w:rsid w:val="00CB27C8"/>
    <w:rsid w:val="00CB384C"/>
    <w:rsid w:val="00CB43D7"/>
    <w:rsid w:val="00CB5CE6"/>
    <w:rsid w:val="00CB5DF7"/>
    <w:rsid w:val="00CB64A1"/>
    <w:rsid w:val="00CC2613"/>
    <w:rsid w:val="00CC50DB"/>
    <w:rsid w:val="00CC6FC7"/>
    <w:rsid w:val="00CC721E"/>
    <w:rsid w:val="00CC79C6"/>
    <w:rsid w:val="00CC7A8A"/>
    <w:rsid w:val="00CD1A5A"/>
    <w:rsid w:val="00CD3875"/>
    <w:rsid w:val="00CD406F"/>
    <w:rsid w:val="00CD737C"/>
    <w:rsid w:val="00CE02B8"/>
    <w:rsid w:val="00CE1C69"/>
    <w:rsid w:val="00CE2F5A"/>
    <w:rsid w:val="00CE385E"/>
    <w:rsid w:val="00CE3E84"/>
    <w:rsid w:val="00CE6590"/>
    <w:rsid w:val="00CE765F"/>
    <w:rsid w:val="00CF2F7A"/>
    <w:rsid w:val="00CF302C"/>
    <w:rsid w:val="00CF489A"/>
    <w:rsid w:val="00CF5C65"/>
    <w:rsid w:val="00D00D5A"/>
    <w:rsid w:val="00D02064"/>
    <w:rsid w:val="00D06266"/>
    <w:rsid w:val="00D0727A"/>
    <w:rsid w:val="00D07978"/>
    <w:rsid w:val="00D07E7B"/>
    <w:rsid w:val="00D10834"/>
    <w:rsid w:val="00D11BC1"/>
    <w:rsid w:val="00D1477F"/>
    <w:rsid w:val="00D14C97"/>
    <w:rsid w:val="00D16E75"/>
    <w:rsid w:val="00D17491"/>
    <w:rsid w:val="00D17C58"/>
    <w:rsid w:val="00D2258F"/>
    <w:rsid w:val="00D2267C"/>
    <w:rsid w:val="00D24317"/>
    <w:rsid w:val="00D27614"/>
    <w:rsid w:val="00D30AFF"/>
    <w:rsid w:val="00D324CC"/>
    <w:rsid w:val="00D350F1"/>
    <w:rsid w:val="00D3557B"/>
    <w:rsid w:val="00D36404"/>
    <w:rsid w:val="00D36EC0"/>
    <w:rsid w:val="00D40C48"/>
    <w:rsid w:val="00D41DDF"/>
    <w:rsid w:val="00D45687"/>
    <w:rsid w:val="00D459F7"/>
    <w:rsid w:val="00D467B6"/>
    <w:rsid w:val="00D51C22"/>
    <w:rsid w:val="00D53DCE"/>
    <w:rsid w:val="00D54BD9"/>
    <w:rsid w:val="00D56736"/>
    <w:rsid w:val="00D6054A"/>
    <w:rsid w:val="00D6278A"/>
    <w:rsid w:val="00D629D7"/>
    <w:rsid w:val="00D64034"/>
    <w:rsid w:val="00D67996"/>
    <w:rsid w:val="00D67DDD"/>
    <w:rsid w:val="00D724A2"/>
    <w:rsid w:val="00D73DFD"/>
    <w:rsid w:val="00D77A60"/>
    <w:rsid w:val="00D85082"/>
    <w:rsid w:val="00D92025"/>
    <w:rsid w:val="00D93185"/>
    <w:rsid w:val="00D9327D"/>
    <w:rsid w:val="00D965BF"/>
    <w:rsid w:val="00D968D1"/>
    <w:rsid w:val="00DA0FB1"/>
    <w:rsid w:val="00DA20E5"/>
    <w:rsid w:val="00DA5FAF"/>
    <w:rsid w:val="00DA615C"/>
    <w:rsid w:val="00DA6551"/>
    <w:rsid w:val="00DA685A"/>
    <w:rsid w:val="00DA7B74"/>
    <w:rsid w:val="00DB02F0"/>
    <w:rsid w:val="00DB0930"/>
    <w:rsid w:val="00DB10B5"/>
    <w:rsid w:val="00DB3242"/>
    <w:rsid w:val="00DB4789"/>
    <w:rsid w:val="00DB5D4C"/>
    <w:rsid w:val="00DB690C"/>
    <w:rsid w:val="00DC0DDC"/>
    <w:rsid w:val="00DC2F06"/>
    <w:rsid w:val="00DC3883"/>
    <w:rsid w:val="00DC44C4"/>
    <w:rsid w:val="00DC5077"/>
    <w:rsid w:val="00DD10C1"/>
    <w:rsid w:val="00DD1848"/>
    <w:rsid w:val="00DD29D3"/>
    <w:rsid w:val="00DD585B"/>
    <w:rsid w:val="00DD5921"/>
    <w:rsid w:val="00DD5DC2"/>
    <w:rsid w:val="00DD7775"/>
    <w:rsid w:val="00DE3A50"/>
    <w:rsid w:val="00DE4376"/>
    <w:rsid w:val="00DE56E4"/>
    <w:rsid w:val="00DE7930"/>
    <w:rsid w:val="00DF3A69"/>
    <w:rsid w:val="00DF4016"/>
    <w:rsid w:val="00DF49F9"/>
    <w:rsid w:val="00DF4B8E"/>
    <w:rsid w:val="00DF4ECF"/>
    <w:rsid w:val="00DF5FB2"/>
    <w:rsid w:val="00DF651B"/>
    <w:rsid w:val="00E04B2E"/>
    <w:rsid w:val="00E04B31"/>
    <w:rsid w:val="00E05CCB"/>
    <w:rsid w:val="00E104FE"/>
    <w:rsid w:val="00E12815"/>
    <w:rsid w:val="00E1355F"/>
    <w:rsid w:val="00E13B04"/>
    <w:rsid w:val="00E1405A"/>
    <w:rsid w:val="00E158F0"/>
    <w:rsid w:val="00E17233"/>
    <w:rsid w:val="00E17267"/>
    <w:rsid w:val="00E17886"/>
    <w:rsid w:val="00E2141E"/>
    <w:rsid w:val="00E21E1D"/>
    <w:rsid w:val="00E228C6"/>
    <w:rsid w:val="00E23F2B"/>
    <w:rsid w:val="00E2457D"/>
    <w:rsid w:val="00E24BFF"/>
    <w:rsid w:val="00E2607D"/>
    <w:rsid w:val="00E30872"/>
    <w:rsid w:val="00E30E3B"/>
    <w:rsid w:val="00E32266"/>
    <w:rsid w:val="00E322E9"/>
    <w:rsid w:val="00E32CB1"/>
    <w:rsid w:val="00E32E91"/>
    <w:rsid w:val="00E3349D"/>
    <w:rsid w:val="00E34B6C"/>
    <w:rsid w:val="00E37EFD"/>
    <w:rsid w:val="00E43522"/>
    <w:rsid w:val="00E43A24"/>
    <w:rsid w:val="00E45706"/>
    <w:rsid w:val="00E46574"/>
    <w:rsid w:val="00E46651"/>
    <w:rsid w:val="00E527A3"/>
    <w:rsid w:val="00E536F9"/>
    <w:rsid w:val="00E543BC"/>
    <w:rsid w:val="00E54844"/>
    <w:rsid w:val="00E554B0"/>
    <w:rsid w:val="00E559BD"/>
    <w:rsid w:val="00E566B9"/>
    <w:rsid w:val="00E56D73"/>
    <w:rsid w:val="00E57DF9"/>
    <w:rsid w:val="00E604ED"/>
    <w:rsid w:val="00E61802"/>
    <w:rsid w:val="00E61BC6"/>
    <w:rsid w:val="00E62301"/>
    <w:rsid w:val="00E63AC7"/>
    <w:rsid w:val="00E63C0F"/>
    <w:rsid w:val="00E6489B"/>
    <w:rsid w:val="00E67561"/>
    <w:rsid w:val="00E7290F"/>
    <w:rsid w:val="00E73152"/>
    <w:rsid w:val="00E7348F"/>
    <w:rsid w:val="00E76041"/>
    <w:rsid w:val="00E8176B"/>
    <w:rsid w:val="00E81DFA"/>
    <w:rsid w:val="00E830BA"/>
    <w:rsid w:val="00E86F32"/>
    <w:rsid w:val="00E907A1"/>
    <w:rsid w:val="00E90A30"/>
    <w:rsid w:val="00E915C0"/>
    <w:rsid w:val="00E93FE0"/>
    <w:rsid w:val="00E967E7"/>
    <w:rsid w:val="00E96AC4"/>
    <w:rsid w:val="00E970D5"/>
    <w:rsid w:val="00E97AFA"/>
    <w:rsid w:val="00E97C6A"/>
    <w:rsid w:val="00EA0759"/>
    <w:rsid w:val="00EA07CF"/>
    <w:rsid w:val="00EA2FC5"/>
    <w:rsid w:val="00EA46E1"/>
    <w:rsid w:val="00EA5217"/>
    <w:rsid w:val="00EA7053"/>
    <w:rsid w:val="00EB0AA9"/>
    <w:rsid w:val="00EB104C"/>
    <w:rsid w:val="00EB1DB7"/>
    <w:rsid w:val="00EB26C5"/>
    <w:rsid w:val="00EB6CA3"/>
    <w:rsid w:val="00EB6EAB"/>
    <w:rsid w:val="00EB77D9"/>
    <w:rsid w:val="00EC10E1"/>
    <w:rsid w:val="00ED13C7"/>
    <w:rsid w:val="00ED167A"/>
    <w:rsid w:val="00ED2345"/>
    <w:rsid w:val="00ED2F7B"/>
    <w:rsid w:val="00ED43F7"/>
    <w:rsid w:val="00ED46FC"/>
    <w:rsid w:val="00ED4BFF"/>
    <w:rsid w:val="00ED67B3"/>
    <w:rsid w:val="00ED73EC"/>
    <w:rsid w:val="00EE1FDD"/>
    <w:rsid w:val="00EE275C"/>
    <w:rsid w:val="00EE2EFB"/>
    <w:rsid w:val="00EE3094"/>
    <w:rsid w:val="00EE5D05"/>
    <w:rsid w:val="00EE670F"/>
    <w:rsid w:val="00EF052D"/>
    <w:rsid w:val="00EF2706"/>
    <w:rsid w:val="00EF285B"/>
    <w:rsid w:val="00EF54D4"/>
    <w:rsid w:val="00F000C7"/>
    <w:rsid w:val="00F00124"/>
    <w:rsid w:val="00F00ADB"/>
    <w:rsid w:val="00F01489"/>
    <w:rsid w:val="00F0192B"/>
    <w:rsid w:val="00F02384"/>
    <w:rsid w:val="00F03E0C"/>
    <w:rsid w:val="00F04318"/>
    <w:rsid w:val="00F05936"/>
    <w:rsid w:val="00F063D5"/>
    <w:rsid w:val="00F0709C"/>
    <w:rsid w:val="00F07111"/>
    <w:rsid w:val="00F12884"/>
    <w:rsid w:val="00F13ACD"/>
    <w:rsid w:val="00F17DC2"/>
    <w:rsid w:val="00F17F9A"/>
    <w:rsid w:val="00F20910"/>
    <w:rsid w:val="00F20D11"/>
    <w:rsid w:val="00F21FFE"/>
    <w:rsid w:val="00F26E3D"/>
    <w:rsid w:val="00F302CC"/>
    <w:rsid w:val="00F31CEB"/>
    <w:rsid w:val="00F32B8C"/>
    <w:rsid w:val="00F330CB"/>
    <w:rsid w:val="00F340D1"/>
    <w:rsid w:val="00F345E8"/>
    <w:rsid w:val="00F36E10"/>
    <w:rsid w:val="00F37973"/>
    <w:rsid w:val="00F37E09"/>
    <w:rsid w:val="00F424F0"/>
    <w:rsid w:val="00F45A03"/>
    <w:rsid w:val="00F50446"/>
    <w:rsid w:val="00F53E5C"/>
    <w:rsid w:val="00F54B7B"/>
    <w:rsid w:val="00F566E3"/>
    <w:rsid w:val="00F56961"/>
    <w:rsid w:val="00F56B52"/>
    <w:rsid w:val="00F57052"/>
    <w:rsid w:val="00F5794B"/>
    <w:rsid w:val="00F63306"/>
    <w:rsid w:val="00F6619E"/>
    <w:rsid w:val="00F66789"/>
    <w:rsid w:val="00F70744"/>
    <w:rsid w:val="00F70895"/>
    <w:rsid w:val="00F71C72"/>
    <w:rsid w:val="00F722BB"/>
    <w:rsid w:val="00F74B09"/>
    <w:rsid w:val="00F761BD"/>
    <w:rsid w:val="00F76E17"/>
    <w:rsid w:val="00F80504"/>
    <w:rsid w:val="00F806DC"/>
    <w:rsid w:val="00F82493"/>
    <w:rsid w:val="00F85BED"/>
    <w:rsid w:val="00F85BF9"/>
    <w:rsid w:val="00F90843"/>
    <w:rsid w:val="00F9156F"/>
    <w:rsid w:val="00F95197"/>
    <w:rsid w:val="00FA272B"/>
    <w:rsid w:val="00FA2CF7"/>
    <w:rsid w:val="00FA6017"/>
    <w:rsid w:val="00FB4372"/>
    <w:rsid w:val="00FB5D70"/>
    <w:rsid w:val="00FB646A"/>
    <w:rsid w:val="00FC2984"/>
    <w:rsid w:val="00FC2DBE"/>
    <w:rsid w:val="00FC32F6"/>
    <w:rsid w:val="00FC6DF1"/>
    <w:rsid w:val="00FD511A"/>
    <w:rsid w:val="00FD756D"/>
    <w:rsid w:val="00FE0432"/>
    <w:rsid w:val="00FE370C"/>
    <w:rsid w:val="00FE5A5D"/>
    <w:rsid w:val="00FE6D61"/>
    <w:rsid w:val="00FF0182"/>
    <w:rsid w:val="00FF03CE"/>
    <w:rsid w:val="00FF0E0D"/>
    <w:rsid w:val="00FF2E8B"/>
    <w:rsid w:val="00FF3012"/>
    <w:rsid w:val="00FF70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3270</TotalTime>
  <Pages>19</Pages>
  <Words>11972</Words>
  <Characters>65846</Characters>
  <Application>Microsoft Office Word</Application>
  <DocSecurity>0</DocSecurity>
  <Lines>548</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1038</cp:revision>
  <dcterms:created xsi:type="dcterms:W3CDTF">2023-03-02T14:58:00Z</dcterms:created>
  <dcterms:modified xsi:type="dcterms:W3CDTF">2023-08-04T08:40:00Z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