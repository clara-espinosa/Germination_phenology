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6095B" w14:textId="2957FFB4" w:rsidR="00414389" w:rsidRDefault="00C14882" w:rsidP="00414389">
      <w:pPr>
        <w:rPr>
          <w:ins w:id="0" w:author="FRANCISCO DE BORJA JIMENEZ-ALFARO GONZALEZ" w:date="2024-01-07T12:16:00Z"/>
          <w:lang w:val="en-US" w:eastAsia="ca-ES"/>
        </w:rPr>
      </w:pPr>
      <w:del w:id="1" w:author="FRANCISCO DE BORJA JIMENEZ-ALFARO GONZALEZ" w:date="2024-01-08T13:20:00Z">
        <w:r w:rsidRPr="00AC319B" w:rsidDel="00DF713E">
          <w:rPr>
            <w:rFonts w:eastAsia="Times New Roman"/>
            <w:bdr w:val="none" w:sz="0" w:space="0" w:color="auto" w:frame="1"/>
            <w:lang w:val="en-US" w:eastAsia="ca-ES"/>
          </w:rPr>
          <w:delText>Microclimat</w:delText>
        </w:r>
        <w:r w:rsidR="00575098" w:rsidDel="00DF713E">
          <w:rPr>
            <w:rFonts w:eastAsia="Times New Roman"/>
            <w:bdr w:val="none" w:sz="0" w:space="0" w:color="auto" w:frame="1"/>
            <w:lang w:val="en-US" w:eastAsia="ca-ES"/>
          </w:rPr>
          <w:delText>ic</w:delText>
        </w:r>
        <w:r w:rsidR="006A2613" w:rsidRPr="00AC319B" w:rsidDel="00DF713E">
          <w:rPr>
            <w:rFonts w:eastAsia="Times New Roman"/>
            <w:bdr w:val="none" w:sz="0" w:space="0" w:color="auto" w:frame="1"/>
            <w:lang w:val="en-US" w:eastAsia="ca-ES"/>
          </w:rPr>
          <w:delText xml:space="preserve"> regulat</w:delText>
        </w:r>
        <w:r w:rsidR="00575098" w:rsidDel="00DF713E">
          <w:rPr>
            <w:rFonts w:eastAsia="Times New Roman"/>
            <w:bdr w:val="none" w:sz="0" w:space="0" w:color="auto" w:frame="1"/>
            <w:lang w:val="en-US" w:eastAsia="ca-ES"/>
          </w:rPr>
          <w:delText>ion of</w:delText>
        </w:r>
        <w:r w:rsidR="00466AC8" w:rsidRPr="00AC319B" w:rsidDel="00DF713E">
          <w:rPr>
            <w:rFonts w:eastAsia="Times New Roman"/>
            <w:bdr w:val="none" w:sz="0" w:space="0" w:color="auto" w:frame="1"/>
            <w:lang w:val="en-US" w:eastAsia="ca-ES"/>
          </w:rPr>
          <w:delText xml:space="preserve"> seed germination </w:delText>
        </w:r>
        <w:r w:rsidR="00F02E5C" w:rsidRPr="00AC319B" w:rsidDel="00DF713E">
          <w:rPr>
            <w:rFonts w:eastAsia="Times New Roman"/>
            <w:bdr w:val="none" w:sz="0" w:space="0" w:color="auto" w:frame="1"/>
            <w:lang w:val="en-US" w:eastAsia="ca-ES"/>
          </w:rPr>
          <w:delText>phenology</w:delText>
        </w:r>
        <w:r w:rsidR="00466AC8" w:rsidRPr="00AC319B" w:rsidDel="00DF713E">
          <w:rPr>
            <w:rFonts w:eastAsia="Times New Roman"/>
            <w:bdr w:val="none" w:sz="0" w:space="0" w:color="auto" w:frame="1"/>
            <w:lang w:val="en-US" w:eastAsia="ca-ES"/>
          </w:rPr>
          <w:delText xml:space="preserve"> in </w:delText>
        </w:r>
        <w:r w:rsidR="00B779B7" w:rsidDel="00DF713E">
          <w:rPr>
            <w:rFonts w:eastAsia="Times New Roman"/>
            <w:bdr w:val="none" w:sz="0" w:space="0" w:color="auto" w:frame="1"/>
            <w:lang w:val="en-US" w:eastAsia="ca-ES"/>
          </w:rPr>
          <w:delText xml:space="preserve">alpine </w:delText>
        </w:r>
      </w:del>
      <w:del w:id="2" w:author="FRANCISCO DE BORJA JIMENEZ-ALFARO GONZALEZ" w:date="2024-01-07T11:17:00Z">
        <w:r w:rsidR="00B779B7" w:rsidDel="005472AB">
          <w:rPr>
            <w:rFonts w:eastAsia="Times New Roman"/>
            <w:bdr w:val="none" w:sz="0" w:space="0" w:color="auto" w:frame="1"/>
            <w:lang w:val="en-US" w:eastAsia="ca-ES"/>
          </w:rPr>
          <w:delText>plants</w:delText>
        </w:r>
      </w:del>
      <w:del w:id="3" w:author="FRANCISCO DE BORJA JIMENEZ-ALFARO GONZALEZ" w:date="2024-01-08T13:20:00Z">
        <w:r w:rsidR="00B779B7" w:rsidDel="00DF713E">
          <w:rPr>
            <w:rFonts w:eastAsia="Times New Roman"/>
            <w:bdr w:val="none" w:sz="0" w:space="0" w:color="auto" w:frame="1"/>
            <w:lang w:val="en-US" w:eastAsia="ca-ES"/>
          </w:rPr>
          <w:delText>.</w:delText>
        </w:r>
      </w:del>
    </w:p>
    <w:p w14:paraId="252F448F" w14:textId="29D9B3A1" w:rsidR="00414389" w:rsidRDefault="00414389" w:rsidP="00414389">
      <w:pPr>
        <w:pStyle w:val="Heading1"/>
        <w:rPr>
          <w:ins w:id="4" w:author="FRANCISCO DE BORJA JIMENEZ-ALFARO GONZALEZ" w:date="2024-01-07T12:16:00Z"/>
          <w:rFonts w:eastAsia="Times New Roman"/>
          <w:bdr w:val="none" w:sz="0" w:space="0" w:color="auto" w:frame="1"/>
          <w:lang w:val="en-US" w:eastAsia="ca-ES"/>
        </w:rPr>
      </w:pPr>
      <w:ins w:id="5" w:author="FRANCISCO DE BORJA JIMENEZ-ALFARO GONZALEZ" w:date="2024-01-07T12:23:00Z">
        <w:r>
          <w:rPr>
            <w:rFonts w:eastAsia="Times New Roman"/>
            <w:bdr w:val="none" w:sz="0" w:space="0" w:color="auto" w:frame="1"/>
            <w:lang w:val="en-US" w:eastAsia="ca-ES"/>
          </w:rPr>
          <w:t>Phenological g</w:t>
        </w:r>
      </w:ins>
      <w:ins w:id="6" w:author="FRANCISCO DE BORJA JIMENEZ-ALFARO GONZALEZ" w:date="2024-01-07T12:16:00Z">
        <w:r>
          <w:rPr>
            <w:rFonts w:eastAsia="Times New Roman"/>
            <w:bdr w:val="none" w:sz="0" w:space="0" w:color="auto" w:frame="1"/>
            <w:lang w:val="en-US" w:eastAsia="ca-ES"/>
          </w:rPr>
          <w:t xml:space="preserve">ermination </w:t>
        </w:r>
      </w:ins>
      <w:ins w:id="7" w:author="FRANCISCO DE BORJA JIMENEZ-ALFARO GONZALEZ" w:date="2024-01-07T12:18:00Z">
        <w:r>
          <w:rPr>
            <w:rFonts w:eastAsia="Times New Roman"/>
            <w:bdr w:val="none" w:sz="0" w:space="0" w:color="auto" w:frame="1"/>
            <w:lang w:val="en-US" w:eastAsia="ca-ES"/>
          </w:rPr>
          <w:t>shifts</w:t>
        </w:r>
      </w:ins>
      <w:ins w:id="8" w:author="FRANCISCO DE BORJA JIMENEZ-ALFARO GONZALEZ" w:date="2024-01-07T12:17:00Z">
        <w:r>
          <w:rPr>
            <w:rFonts w:eastAsia="Times New Roman"/>
            <w:bdr w:val="none" w:sz="0" w:space="0" w:color="auto" w:frame="1"/>
            <w:lang w:val="en-US" w:eastAsia="ca-ES"/>
          </w:rPr>
          <w:t xml:space="preserve"> of alpine plants </w:t>
        </w:r>
      </w:ins>
      <w:ins w:id="9" w:author="FRANCISCO DE BORJA JIMENEZ-ALFARO GONZALEZ" w:date="2024-01-07T12:24:00Z">
        <w:r>
          <w:rPr>
            <w:rFonts w:eastAsia="Times New Roman"/>
            <w:bdr w:val="none" w:sz="0" w:space="0" w:color="auto" w:frame="1"/>
            <w:lang w:val="en-US" w:eastAsia="ca-ES"/>
          </w:rPr>
          <w:t>in changing</w:t>
        </w:r>
      </w:ins>
      <w:ins w:id="10" w:author="FRANCISCO DE BORJA JIMENEZ-ALFARO GONZALEZ" w:date="2024-01-07T12:17:00Z">
        <w:r>
          <w:rPr>
            <w:rFonts w:eastAsia="Times New Roman"/>
            <w:bdr w:val="none" w:sz="0" w:space="0" w:color="auto" w:frame="1"/>
            <w:lang w:val="en-US" w:eastAsia="ca-ES"/>
          </w:rPr>
          <w:t xml:space="preserve"> </w:t>
        </w:r>
      </w:ins>
      <w:ins w:id="11" w:author="FRANCISCO DE BORJA JIMENEZ-ALFARO GONZALEZ" w:date="2024-01-07T12:19:00Z">
        <w:r>
          <w:rPr>
            <w:rFonts w:eastAsia="Times New Roman"/>
            <w:bdr w:val="none" w:sz="0" w:space="0" w:color="auto" w:frame="1"/>
            <w:lang w:val="en-US" w:eastAsia="ca-ES"/>
          </w:rPr>
          <w:t>microclimates.</w:t>
        </w:r>
      </w:ins>
    </w:p>
    <w:p w14:paraId="0A894208" w14:textId="000A4615" w:rsidR="00414389" w:rsidRPr="00414389" w:rsidDel="00414389" w:rsidRDefault="00414389">
      <w:pPr>
        <w:rPr>
          <w:del w:id="12" w:author="FRANCISCO DE BORJA JIMENEZ-ALFARO GONZALEZ" w:date="2024-01-07T12:16:00Z"/>
          <w:lang w:val="en-US" w:eastAsia="ca-ES"/>
          <w:rPrChange w:id="13" w:author="FRANCISCO DE BORJA JIMENEZ-ALFARO GONZALEZ" w:date="2024-01-07T12:16:00Z">
            <w:rPr>
              <w:del w:id="14" w:author="FRANCISCO DE BORJA JIMENEZ-ALFARO GONZALEZ" w:date="2024-01-07T12:16:00Z"/>
              <w:rFonts w:eastAsia="Times New Roman"/>
              <w:bdr w:val="none" w:sz="0" w:space="0" w:color="auto" w:frame="1"/>
              <w:lang w:val="en-US" w:eastAsia="ca-ES"/>
            </w:rPr>
          </w:rPrChange>
        </w:rPr>
        <w:pPrChange w:id="15" w:author="FRANCISCO DE BORJA JIMENEZ-ALFARO GONZALEZ" w:date="2024-01-07T12:16:00Z">
          <w:pPr>
            <w:pStyle w:val="Heading1"/>
          </w:pPr>
        </w:pPrChange>
      </w:pPr>
    </w:p>
    <w:p w14:paraId="71F8B503" w14:textId="77777777" w:rsidR="007A440A" w:rsidRPr="00AC319B" w:rsidRDefault="007A440A" w:rsidP="007A440A">
      <w:pPr>
        <w:spacing w:after="0" w:line="360" w:lineRule="auto"/>
        <w:textAlignment w:val="baseline"/>
        <w:rPr>
          <w:rFonts w:eastAsia="Times New Roman" w:cstheme="minorHAnsi"/>
          <w:color w:val="000000"/>
          <w:lang w:val="en-US" w:eastAsia="ca-ES"/>
        </w:rPr>
      </w:pPr>
    </w:p>
    <w:p w14:paraId="6D453749" w14:textId="77777777" w:rsidR="007A440A" w:rsidRPr="0058007C"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r w:rsidRPr="0058007C">
        <w:rPr>
          <w:rFonts w:eastAsia="Times New Roman" w:cstheme="minorHAnsi"/>
          <w:b/>
          <w:bCs/>
          <w:color w:val="000000"/>
          <w:bdr w:val="none" w:sz="0" w:space="0" w:color="auto" w:frame="1"/>
          <w:lang w:val="es-ES" w:eastAsia="ca-ES"/>
        </w:rPr>
        <w:t>AUTHORS</w:t>
      </w:r>
    </w:p>
    <w:p w14:paraId="1366EDD3" w14:textId="187C5426" w:rsidR="007A440A" w:rsidRPr="0058007C"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58007C">
        <w:rPr>
          <w:rFonts w:eastAsia="Times New Roman" w:cstheme="minorHAnsi"/>
          <w:bCs/>
          <w:color w:val="000000"/>
          <w:u w:val="single"/>
          <w:bdr w:val="none" w:sz="0" w:space="0" w:color="auto" w:frame="1"/>
          <w:lang w:val="es-ES" w:eastAsia="ca-ES"/>
        </w:rPr>
        <w:t>Espinosa del Alba, C.,</w:t>
      </w:r>
      <w:r w:rsidRPr="0058007C">
        <w:rPr>
          <w:rFonts w:eastAsia="Times New Roman" w:cstheme="minorHAnsi"/>
          <w:bCs/>
          <w:color w:val="000000"/>
          <w:bdr w:val="none" w:sz="0" w:space="0" w:color="auto" w:frame="1"/>
          <w:lang w:val="es-ES" w:eastAsia="ca-ES"/>
        </w:rPr>
        <w:t xml:space="preserve"> Fernández</w:t>
      </w:r>
      <w:r w:rsidR="004E1EFB" w:rsidRPr="0058007C">
        <w:rPr>
          <w:rFonts w:eastAsia="Times New Roman" w:cstheme="minorHAnsi"/>
          <w:bCs/>
          <w:color w:val="000000"/>
          <w:bdr w:val="none" w:sz="0" w:space="0" w:color="auto" w:frame="1"/>
          <w:lang w:val="es-ES" w:eastAsia="ca-ES"/>
        </w:rPr>
        <w:t>-Pascual</w:t>
      </w:r>
      <w:r w:rsidRPr="0058007C">
        <w:rPr>
          <w:rFonts w:eastAsia="Times New Roman" w:cstheme="minorHAnsi"/>
          <w:bCs/>
          <w:color w:val="000000"/>
          <w:bdr w:val="none" w:sz="0" w:space="0" w:color="auto" w:frame="1"/>
          <w:lang w:val="es-ES" w:eastAsia="ca-ES"/>
        </w:rPr>
        <w:t>, E. &amp; Jiménez-Alfaro, B.</w:t>
      </w:r>
    </w:p>
    <w:p w14:paraId="6EBE6655" w14:textId="77777777" w:rsidR="007A440A" w:rsidRPr="0058007C" w:rsidRDefault="007A440A" w:rsidP="007A440A">
      <w:pPr>
        <w:spacing w:after="0" w:line="360" w:lineRule="auto"/>
        <w:textAlignment w:val="baseline"/>
        <w:rPr>
          <w:rFonts w:eastAsia="Times New Roman" w:cstheme="minorHAnsi"/>
          <w:color w:val="000000"/>
          <w:lang w:val="es-ES" w:eastAsia="ca-ES"/>
        </w:rPr>
      </w:pPr>
    </w:p>
    <w:p w14:paraId="67DB07CD" w14:textId="754F3A49" w:rsidR="007A440A" w:rsidRPr="00AC319B" w:rsidRDefault="007A440A" w:rsidP="007A440A">
      <w:pPr>
        <w:spacing w:after="0" w:line="360" w:lineRule="auto"/>
        <w:textAlignment w:val="baseline"/>
        <w:rPr>
          <w:rFonts w:eastAsia="Times New Roman" w:cstheme="minorHAnsi"/>
          <w:b/>
          <w:bCs/>
          <w:color w:val="000000"/>
          <w:bdr w:val="none" w:sz="0" w:space="0" w:color="auto" w:frame="1"/>
          <w:lang w:val="en-US" w:eastAsia="ca-ES"/>
        </w:rPr>
      </w:pPr>
      <w:r w:rsidRPr="00AC319B">
        <w:rPr>
          <w:rFonts w:eastAsia="Times New Roman" w:cstheme="minorHAnsi"/>
          <w:b/>
          <w:bCs/>
          <w:color w:val="000000"/>
          <w:bdr w:val="none" w:sz="0" w:space="0" w:color="auto" w:frame="1"/>
          <w:lang w:val="en-US" w:eastAsia="ca-ES"/>
        </w:rPr>
        <w:t>AFFILIATIONS</w:t>
      </w:r>
    </w:p>
    <w:p w14:paraId="70801EEB" w14:textId="61DE4A07" w:rsidR="00680A7E" w:rsidRPr="00AC319B" w:rsidRDefault="00680A7E" w:rsidP="007A440A">
      <w:pPr>
        <w:spacing w:after="0" w:line="360" w:lineRule="auto"/>
        <w:textAlignment w:val="baseline"/>
        <w:rPr>
          <w:rFonts w:eastAsia="Times New Roman" w:cstheme="minorHAnsi"/>
          <w:color w:val="000000"/>
          <w:lang w:val="en-US" w:eastAsia="ca-ES"/>
        </w:rPr>
      </w:pPr>
      <w:r w:rsidRPr="00AC319B">
        <w:rPr>
          <w:rFonts w:eastAsia="Times New Roman" w:cstheme="minorHAnsi"/>
          <w:color w:val="000000"/>
          <w:lang w:val="en-US" w:eastAsia="ca-ES"/>
        </w:rPr>
        <w:t>Biodiversity Research Institute</w:t>
      </w:r>
      <w:r w:rsidR="000B5878" w:rsidRPr="00AC319B">
        <w:rPr>
          <w:rFonts w:eastAsia="Times New Roman" w:cstheme="minorHAnsi"/>
          <w:color w:val="000000"/>
          <w:lang w:val="en-US" w:eastAsia="ca-ES"/>
        </w:rPr>
        <w:t>, IMIB</w:t>
      </w:r>
      <w:r w:rsidRPr="00AC319B">
        <w:rPr>
          <w:rFonts w:eastAsia="Times New Roman" w:cstheme="minorHAnsi"/>
          <w:color w:val="000000"/>
          <w:lang w:val="en-US" w:eastAsia="ca-ES"/>
        </w:rPr>
        <w:t xml:space="preserve"> (Univ.</w:t>
      </w:r>
      <w:r w:rsidR="00B75760">
        <w:rPr>
          <w:rFonts w:eastAsia="Times New Roman" w:cstheme="minorHAnsi"/>
          <w:color w:val="000000"/>
          <w:lang w:val="en-US" w:eastAsia="ca-ES"/>
        </w:rPr>
        <w:t xml:space="preserve"> </w:t>
      </w:r>
      <w:r w:rsidRPr="00AC319B">
        <w:rPr>
          <w:rFonts w:eastAsia="Times New Roman" w:cstheme="minorHAnsi"/>
          <w:color w:val="000000"/>
          <w:lang w:val="en-US" w:eastAsia="ca-ES"/>
        </w:rPr>
        <w:t>Oviedo-CSIC-Princ.</w:t>
      </w:r>
      <w:r w:rsidR="00B75760">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Asturias), </w:t>
      </w:r>
      <w:r w:rsidR="000B5878" w:rsidRPr="00AC319B">
        <w:rPr>
          <w:rFonts w:eastAsia="Times New Roman" w:cstheme="minorHAnsi"/>
          <w:color w:val="000000"/>
          <w:lang w:val="en-US" w:eastAsia="ca-ES"/>
        </w:rPr>
        <w:t xml:space="preserve">33600 </w:t>
      </w:r>
      <w:r w:rsidRPr="00AC319B">
        <w:rPr>
          <w:rFonts w:eastAsia="Times New Roman" w:cstheme="minorHAnsi"/>
          <w:color w:val="000000"/>
          <w:lang w:val="en-US" w:eastAsia="ca-ES"/>
        </w:rPr>
        <w:t>Mieres, Spain</w:t>
      </w:r>
    </w:p>
    <w:p w14:paraId="1577AC90" w14:textId="62DE4BE1" w:rsidR="00B75760" w:rsidRDefault="00B75760">
      <w:pPr>
        <w:rPr>
          <w:rFonts w:asciiTheme="majorHAnsi" w:eastAsia="Times New Roman" w:hAnsiTheme="majorHAnsi" w:cstheme="majorBidi"/>
          <w:color w:val="2F5496" w:themeColor="accent1" w:themeShade="BF"/>
          <w:sz w:val="26"/>
          <w:szCs w:val="26"/>
          <w:bdr w:val="none" w:sz="0" w:space="0" w:color="auto" w:frame="1"/>
          <w:lang w:val="en-US" w:eastAsia="ca-ES"/>
        </w:rPr>
      </w:pPr>
    </w:p>
    <w:p w14:paraId="5787207E" w14:textId="7148EB4C" w:rsidR="006C48F7" w:rsidRPr="00AC319B" w:rsidRDefault="006C48F7" w:rsidP="00B75760">
      <w:pPr>
        <w:pStyle w:val="Heading2"/>
        <w:spacing w:after="160"/>
        <w:rPr>
          <w:rFonts w:eastAsia="Times New Roman"/>
          <w:lang w:val="en-US" w:eastAsia="ca-ES"/>
        </w:rPr>
      </w:pPr>
      <w:r w:rsidRPr="00AC319B">
        <w:rPr>
          <w:rFonts w:eastAsia="Times New Roman"/>
          <w:bdr w:val="none" w:sz="0" w:space="0" w:color="auto" w:frame="1"/>
          <w:lang w:val="en-US" w:eastAsia="ca-ES"/>
        </w:rPr>
        <w:t>Abstract (max 250 words)</w:t>
      </w:r>
    </w:p>
    <w:p w14:paraId="5092C4CF" w14:textId="7CC4BCED" w:rsidR="00504E2F" w:rsidRPr="00A46476" w:rsidRDefault="00504E2F" w:rsidP="00504E2F">
      <w:pPr>
        <w:spacing w:line="360" w:lineRule="auto"/>
        <w:jc w:val="both"/>
        <w:rPr>
          <w:rFonts w:eastAsia="Times New Roman" w:cstheme="minorHAnsi"/>
          <w:color w:val="000000" w:themeColor="text1"/>
          <w:lang w:val="en-US" w:eastAsia="ca-ES"/>
        </w:rPr>
      </w:pPr>
      <w:r w:rsidRPr="00AC319B">
        <w:rPr>
          <w:rFonts w:eastAsia="Times New Roman" w:cstheme="minorHAnsi"/>
          <w:color w:val="000000" w:themeColor="text1"/>
          <w:lang w:val="en-US" w:eastAsia="ca-ES"/>
        </w:rPr>
        <w:t xml:space="preserve">Understanding seed germination </w:t>
      </w:r>
      <w:r w:rsidR="00F02E5C" w:rsidRPr="00AC319B">
        <w:rPr>
          <w:rFonts w:eastAsia="Times New Roman" w:cstheme="minorHAnsi"/>
          <w:color w:val="000000" w:themeColor="text1"/>
          <w:lang w:val="en-US" w:eastAsia="ca-ES"/>
        </w:rPr>
        <w:t>phenology</w:t>
      </w:r>
      <w:r w:rsidR="00883036" w:rsidRPr="00AC319B">
        <w:rPr>
          <w:rFonts w:eastAsia="Times New Roman" w:cstheme="minorHAnsi"/>
          <w:color w:val="000000" w:themeColor="text1"/>
          <w:lang w:val="en-US" w:eastAsia="ca-ES"/>
        </w:rPr>
        <w:t xml:space="preserve"> </w:t>
      </w:r>
      <w:r w:rsidRPr="00AC319B">
        <w:rPr>
          <w:rFonts w:eastAsia="Times New Roman" w:cstheme="minorHAnsi"/>
          <w:color w:val="000000" w:themeColor="text1"/>
          <w:lang w:val="en-US" w:eastAsia="ca-ES"/>
        </w:rPr>
        <w:t>is important to predict the resilience of plant communities to climat</w:t>
      </w:r>
      <w:r w:rsidR="007A6983" w:rsidRPr="00AC319B">
        <w:rPr>
          <w:rFonts w:eastAsia="Times New Roman" w:cstheme="minorHAnsi"/>
          <w:color w:val="000000" w:themeColor="text1"/>
          <w:lang w:val="en-US" w:eastAsia="ca-ES"/>
        </w:rPr>
        <w:t>e</w:t>
      </w:r>
      <w:r w:rsidRPr="00AC319B">
        <w:rPr>
          <w:rFonts w:eastAsia="Times New Roman" w:cstheme="minorHAnsi"/>
          <w:color w:val="000000" w:themeColor="text1"/>
          <w:lang w:val="en-US" w:eastAsia="ca-ES"/>
        </w:rPr>
        <w:t xml:space="preserve"> change</w:t>
      </w:r>
      <w:r w:rsidR="006312C8" w:rsidRPr="00AC319B">
        <w:rPr>
          <w:rFonts w:eastAsia="Times New Roman" w:cstheme="minorHAnsi"/>
          <w:color w:val="000000" w:themeColor="text1"/>
          <w:lang w:val="en-US" w:eastAsia="ca-ES"/>
        </w:rPr>
        <w:t>;</w:t>
      </w:r>
      <w:r w:rsidRPr="00AC319B">
        <w:rPr>
          <w:rFonts w:eastAsia="Times New Roman" w:cstheme="minorHAnsi"/>
          <w:color w:val="000000" w:themeColor="text1"/>
          <w:lang w:val="en-US" w:eastAsia="ca-ES"/>
        </w:rPr>
        <w:t xml:space="preserve"> yet we know very little about the influence of microclimat</w:t>
      </w:r>
      <w:r w:rsidR="00B75760">
        <w:rPr>
          <w:rFonts w:eastAsia="Times New Roman" w:cstheme="minorHAnsi"/>
          <w:color w:val="000000" w:themeColor="text1"/>
          <w:lang w:val="en-US" w:eastAsia="ca-ES"/>
        </w:rPr>
        <w:t>ic conditions</w:t>
      </w:r>
      <w:r w:rsidRPr="00AC319B">
        <w:rPr>
          <w:rFonts w:eastAsia="Times New Roman" w:cstheme="minorHAnsi"/>
          <w:color w:val="000000" w:themeColor="text1"/>
          <w:lang w:val="en-US" w:eastAsia="ca-ES"/>
        </w:rPr>
        <w:t xml:space="preserve"> on germination</w:t>
      </w:r>
      <w:r w:rsidR="00B75760">
        <w:rPr>
          <w:rFonts w:eastAsia="Times New Roman" w:cstheme="minorHAnsi"/>
          <w:color w:val="000000" w:themeColor="text1"/>
          <w:lang w:val="en-US" w:eastAsia="ca-ES"/>
        </w:rPr>
        <w:t xml:space="preserve"> timing</w:t>
      </w:r>
      <w:r w:rsidRPr="00AC319B">
        <w:rPr>
          <w:rFonts w:eastAsia="Times New Roman" w:cstheme="minorHAnsi"/>
          <w:color w:val="000000" w:themeColor="text1"/>
          <w:lang w:val="en-US" w:eastAsia="ca-ES"/>
        </w:rPr>
        <w:t>.</w:t>
      </w:r>
      <w:r w:rsidR="004603D3" w:rsidRPr="00AC319B">
        <w:rPr>
          <w:rFonts w:eastAsia="Times New Roman" w:cstheme="minorHAnsi"/>
          <w:color w:val="000000" w:themeColor="text1"/>
          <w:lang w:val="en-US" w:eastAsia="ca-ES"/>
        </w:rPr>
        <w:t xml:space="preserve"> </w:t>
      </w:r>
      <w:r w:rsidR="00211595">
        <w:rPr>
          <w:rFonts w:eastAsia="Times New Roman" w:cstheme="minorHAnsi"/>
          <w:color w:val="000000" w:themeColor="text1"/>
          <w:lang w:val="en-US" w:eastAsia="ca-ES"/>
        </w:rPr>
        <w:t>Here, w</w:t>
      </w:r>
      <w:r w:rsidR="004603D3" w:rsidRPr="00AC319B">
        <w:rPr>
          <w:rFonts w:eastAsia="Times New Roman" w:cstheme="minorHAnsi"/>
          <w:color w:val="000000" w:themeColor="text1"/>
          <w:lang w:val="en-US" w:eastAsia="ca-ES"/>
        </w:rPr>
        <w:t>e conducted a continuous seasonal experiment with fresh seeds to investigate germination phenology</w:t>
      </w:r>
      <w:r w:rsidR="00591AB8" w:rsidRPr="00AC319B">
        <w:rPr>
          <w:rFonts w:eastAsia="Times New Roman" w:cstheme="minorHAnsi"/>
          <w:color w:val="000000" w:themeColor="text1"/>
          <w:lang w:val="en-US" w:eastAsia="ca-ES"/>
        </w:rPr>
        <w:t xml:space="preserve"> </w:t>
      </w:r>
      <w:r w:rsidR="000D2B48">
        <w:rPr>
          <w:rFonts w:eastAsia="Times New Roman" w:cstheme="minorHAnsi"/>
          <w:color w:val="000000" w:themeColor="text1"/>
          <w:lang w:val="en-US" w:eastAsia="ca-ES"/>
        </w:rPr>
        <w:t xml:space="preserve">of species </w:t>
      </w:r>
      <w:r w:rsidR="00515FAC">
        <w:rPr>
          <w:rFonts w:eastAsia="Times New Roman" w:cstheme="minorHAnsi"/>
          <w:color w:val="000000" w:themeColor="text1"/>
          <w:lang w:val="en-US" w:eastAsia="ca-ES"/>
        </w:rPr>
        <w:t xml:space="preserve">co-occurring in two alpine </w:t>
      </w:r>
      <w:r w:rsidR="007657F6">
        <w:rPr>
          <w:rFonts w:eastAsia="Times New Roman" w:cstheme="minorHAnsi"/>
          <w:color w:val="000000" w:themeColor="text1"/>
          <w:lang w:val="en-US" w:eastAsia="ca-ES"/>
        </w:rPr>
        <w:t>communities</w:t>
      </w:r>
      <w:r w:rsidR="00515FAC">
        <w:rPr>
          <w:rFonts w:eastAsia="Times New Roman" w:cstheme="minorHAnsi"/>
          <w:color w:val="000000" w:themeColor="text1"/>
          <w:lang w:val="en-US" w:eastAsia="ca-ES"/>
        </w:rPr>
        <w:t xml:space="preserve"> (acidic mediterranean, calcareous temperate)</w:t>
      </w:r>
      <w:r w:rsidR="00B779B7">
        <w:rPr>
          <w:rFonts w:eastAsia="Times New Roman" w:cstheme="minorHAnsi"/>
          <w:color w:val="000000" w:themeColor="text1"/>
          <w:lang w:val="en-US" w:eastAsia="ca-ES"/>
        </w:rPr>
        <w:t xml:space="preserve"> using microclimatic long-term data series collected in alpine soils of northern Spain. </w:t>
      </w:r>
      <w:r w:rsidR="00515FAC">
        <w:rPr>
          <w:rFonts w:eastAsia="Times New Roman" w:cstheme="minorHAnsi"/>
          <w:color w:val="000000" w:themeColor="text1"/>
          <w:lang w:val="en-US" w:eastAsia="ca-ES"/>
        </w:rPr>
        <w:t>The experiments were conducted for</w:t>
      </w:r>
      <w:r w:rsidR="00B75760">
        <w:rPr>
          <w:rFonts w:eastAsia="Times New Roman" w:cstheme="minorHAnsi"/>
          <w:color w:val="000000" w:themeColor="text1"/>
          <w:lang w:val="en-US" w:eastAsia="ca-ES"/>
        </w:rPr>
        <w:t xml:space="preserve"> 59 species</w:t>
      </w:r>
      <w:r w:rsidR="00515FAC">
        <w:rPr>
          <w:rFonts w:eastAsia="Times New Roman" w:cstheme="minorHAnsi"/>
          <w:color w:val="000000" w:themeColor="text1"/>
          <w:lang w:val="en-US" w:eastAsia="ca-ES"/>
        </w:rPr>
        <w:t xml:space="preserve"> in</w:t>
      </w:r>
      <w:r w:rsidR="004603D3" w:rsidRPr="00AC319B">
        <w:rPr>
          <w:rFonts w:eastAsia="Times New Roman" w:cstheme="minorHAnsi"/>
          <w:color w:val="000000" w:themeColor="text1"/>
          <w:lang w:val="en-US" w:eastAsia="ca-ES"/>
        </w:rPr>
        <w:t xml:space="preserve"> two contrasting microclimatic scenarios</w:t>
      </w:r>
      <w:r w:rsidR="00B75760">
        <w:rPr>
          <w:rFonts w:eastAsia="Times New Roman" w:cstheme="minorHAnsi"/>
          <w:color w:val="000000" w:themeColor="text1"/>
          <w:lang w:val="en-US" w:eastAsia="ca-ES"/>
        </w:rPr>
        <w:t xml:space="preserve"> based on</w:t>
      </w:r>
      <w:r w:rsidR="004603D3" w:rsidRPr="00AC319B">
        <w:rPr>
          <w:rFonts w:eastAsia="Times New Roman" w:cstheme="minorHAnsi"/>
          <w:color w:val="000000" w:themeColor="text1"/>
          <w:lang w:val="en-US" w:eastAsia="ca-ES"/>
        </w:rPr>
        <w:t xml:space="preserve"> </w:t>
      </w:r>
      <w:r w:rsidR="001D34CE">
        <w:rPr>
          <w:rFonts w:eastAsia="Times New Roman" w:cstheme="minorHAnsi"/>
          <w:color w:val="000000" w:themeColor="text1"/>
          <w:lang w:val="en-US" w:eastAsia="ca-ES"/>
        </w:rPr>
        <w:t>(1)</w:t>
      </w:r>
      <w:r w:rsidR="004603D3" w:rsidRPr="00AC319B">
        <w:rPr>
          <w:rFonts w:eastAsia="Times New Roman" w:cstheme="minorHAnsi"/>
          <w:color w:val="000000" w:themeColor="text1"/>
          <w:lang w:val="en-US" w:eastAsia="ca-ES"/>
        </w:rPr>
        <w:t xml:space="preserve"> fellfield </w:t>
      </w:r>
      <w:r w:rsidR="00515FAC">
        <w:rPr>
          <w:rFonts w:eastAsia="Times New Roman" w:cstheme="minorHAnsi"/>
          <w:color w:val="000000" w:themeColor="text1"/>
          <w:lang w:val="en-US" w:eastAsia="ca-ES"/>
        </w:rPr>
        <w:t xml:space="preserve">snow-free </w:t>
      </w:r>
      <w:r w:rsidR="00B75760">
        <w:rPr>
          <w:rFonts w:eastAsia="Times New Roman" w:cstheme="minorHAnsi"/>
          <w:color w:val="000000" w:themeColor="text1"/>
          <w:lang w:val="en-US" w:eastAsia="ca-ES"/>
        </w:rPr>
        <w:t xml:space="preserve">conditions with </w:t>
      </w:r>
      <w:r w:rsidR="004603D3" w:rsidRPr="00AC319B">
        <w:rPr>
          <w:rFonts w:eastAsia="Times New Roman" w:cstheme="minorHAnsi"/>
          <w:color w:val="000000" w:themeColor="text1"/>
          <w:lang w:val="en-US" w:eastAsia="ca-ES"/>
        </w:rPr>
        <w:t>warmer temperatures</w:t>
      </w:r>
      <w:r w:rsidR="00B75760">
        <w:rPr>
          <w:rFonts w:eastAsia="Times New Roman" w:cstheme="minorHAnsi"/>
          <w:color w:val="000000" w:themeColor="text1"/>
          <w:lang w:val="en-US" w:eastAsia="ca-ES"/>
        </w:rPr>
        <w:t>,</w:t>
      </w:r>
      <w:r w:rsidR="004603D3" w:rsidRPr="00AC319B">
        <w:rPr>
          <w:rFonts w:eastAsia="Times New Roman" w:cstheme="minorHAnsi"/>
          <w:color w:val="000000" w:themeColor="text1"/>
          <w:lang w:val="en-US" w:eastAsia="ca-ES"/>
        </w:rPr>
        <w:t xml:space="preserve"> and </w:t>
      </w:r>
      <w:r w:rsidR="001D34CE">
        <w:rPr>
          <w:rFonts w:eastAsia="Times New Roman" w:cstheme="minorHAnsi"/>
          <w:color w:val="000000" w:themeColor="text1"/>
          <w:lang w:val="en-US" w:eastAsia="ca-ES"/>
        </w:rPr>
        <w:t xml:space="preserve">(2) </w:t>
      </w:r>
      <w:proofErr w:type="spellStart"/>
      <w:r w:rsidR="004603D3" w:rsidRPr="00AC319B">
        <w:rPr>
          <w:rFonts w:eastAsia="Times New Roman" w:cstheme="minorHAnsi"/>
          <w:color w:val="000000" w:themeColor="text1"/>
          <w:lang w:val="en-US" w:eastAsia="ca-ES"/>
        </w:rPr>
        <w:t>snowbed</w:t>
      </w:r>
      <w:proofErr w:type="spellEnd"/>
      <w:r w:rsidR="004603D3" w:rsidRPr="00AC319B">
        <w:rPr>
          <w:rFonts w:eastAsia="Times New Roman" w:cstheme="minorHAnsi"/>
          <w:color w:val="000000" w:themeColor="text1"/>
          <w:lang w:val="en-US" w:eastAsia="ca-ES"/>
        </w:rPr>
        <w:t xml:space="preserve"> </w:t>
      </w:r>
      <w:r w:rsidR="00B75760">
        <w:rPr>
          <w:rFonts w:eastAsia="Times New Roman" w:cstheme="minorHAnsi"/>
          <w:color w:val="000000" w:themeColor="text1"/>
          <w:lang w:val="en-US" w:eastAsia="ca-ES"/>
        </w:rPr>
        <w:t>conditions with</w:t>
      </w:r>
      <w:r w:rsidR="004603D3" w:rsidRPr="00AC319B">
        <w:rPr>
          <w:rFonts w:eastAsia="Times New Roman" w:cstheme="minorHAnsi"/>
          <w:color w:val="000000" w:themeColor="text1"/>
          <w:lang w:val="en-US" w:eastAsia="ca-ES"/>
        </w:rPr>
        <w:t xml:space="preserve"> cooler temperatures.</w:t>
      </w:r>
      <w:r w:rsidRPr="00AC319B">
        <w:rPr>
          <w:rFonts w:eastAsia="Times New Roman" w:cstheme="minorHAnsi"/>
          <w:color w:val="000000" w:themeColor="text1"/>
          <w:lang w:val="en-US" w:eastAsia="ca-ES"/>
        </w:rPr>
        <w:t xml:space="preserve"> </w:t>
      </w:r>
      <w:r w:rsidR="00515FAC">
        <w:rPr>
          <w:rFonts w:eastAsia="Times New Roman" w:cstheme="minorHAnsi"/>
          <w:color w:val="000000" w:themeColor="text1"/>
          <w:lang w:val="en-US" w:eastAsia="ca-ES"/>
        </w:rPr>
        <w:t xml:space="preserve">Using </w:t>
      </w:r>
      <w:r w:rsidR="00B202E0" w:rsidRPr="00AC319B">
        <w:rPr>
          <w:rFonts w:eastAsia="Times New Roman" w:cstheme="minorHAnsi"/>
          <w:color w:val="000000" w:themeColor="text1"/>
          <w:lang w:val="en-US" w:eastAsia="ca-ES"/>
        </w:rPr>
        <w:t>seven</w:t>
      </w:r>
      <w:r w:rsidRPr="00AC319B">
        <w:rPr>
          <w:rFonts w:eastAsia="Times New Roman" w:cstheme="minorHAnsi"/>
          <w:color w:val="000000" w:themeColor="text1"/>
          <w:lang w:val="en-US" w:eastAsia="ca-ES"/>
        </w:rPr>
        <w:t xml:space="preserve"> </w:t>
      </w:r>
      <w:r w:rsidR="00B202E0" w:rsidRPr="00AC319B">
        <w:rPr>
          <w:rFonts w:eastAsia="Times New Roman" w:cstheme="minorHAnsi"/>
          <w:color w:val="000000" w:themeColor="text1"/>
          <w:lang w:val="en-US" w:eastAsia="ca-ES"/>
        </w:rPr>
        <w:t>traits</w:t>
      </w:r>
      <w:r w:rsidRPr="00AC319B">
        <w:rPr>
          <w:rFonts w:eastAsia="Times New Roman" w:cstheme="minorHAnsi"/>
          <w:color w:val="000000" w:themeColor="text1"/>
          <w:lang w:val="en-US" w:eastAsia="ca-ES"/>
        </w:rPr>
        <w:t xml:space="preserve"> related to germination </w:t>
      </w:r>
      <w:r w:rsidR="00F02E5C" w:rsidRPr="00AC319B">
        <w:rPr>
          <w:rFonts w:eastAsia="Times New Roman" w:cstheme="minorHAnsi"/>
          <w:color w:val="000000" w:themeColor="text1"/>
          <w:lang w:val="en-US" w:eastAsia="ca-ES"/>
        </w:rPr>
        <w:t>phenology</w:t>
      </w:r>
      <w:r w:rsidR="00F04318" w:rsidRPr="00AC319B">
        <w:rPr>
          <w:rFonts w:eastAsia="Times New Roman" w:cstheme="minorHAnsi"/>
          <w:color w:val="000000" w:themeColor="text1"/>
          <w:lang w:val="en-US" w:eastAsia="ca-ES"/>
        </w:rPr>
        <w:t>, we</w:t>
      </w:r>
      <w:r w:rsidRPr="00AC319B">
        <w:rPr>
          <w:rFonts w:eastAsia="Times New Roman" w:cstheme="minorHAnsi"/>
          <w:color w:val="000000" w:themeColor="text1"/>
          <w:lang w:val="en-US" w:eastAsia="ca-ES"/>
        </w:rPr>
        <w:t xml:space="preserve"> found </w:t>
      </w:r>
      <w:r w:rsidR="00E43155">
        <w:rPr>
          <w:rFonts w:eastAsia="Times New Roman" w:cstheme="minorHAnsi"/>
          <w:color w:val="000000" w:themeColor="text1"/>
          <w:lang w:val="en-US" w:eastAsia="ca-ES"/>
        </w:rPr>
        <w:t xml:space="preserve">a </w:t>
      </w:r>
      <w:r w:rsidR="006A2613" w:rsidRPr="00AC319B">
        <w:rPr>
          <w:rFonts w:eastAsia="Times New Roman" w:cstheme="minorHAnsi"/>
          <w:color w:val="000000" w:themeColor="text1"/>
          <w:lang w:val="en-US" w:eastAsia="ca-ES"/>
        </w:rPr>
        <w:t xml:space="preserve">consistent </w:t>
      </w:r>
      <w:r w:rsidR="00E43155">
        <w:rPr>
          <w:rFonts w:eastAsia="Times New Roman" w:cstheme="minorHAnsi"/>
          <w:color w:val="000000" w:themeColor="text1"/>
          <w:lang w:val="en-US" w:eastAsia="ca-ES"/>
        </w:rPr>
        <w:t>temporal delay in</w:t>
      </w:r>
      <w:r w:rsidR="006A2613" w:rsidRPr="00AC319B">
        <w:rPr>
          <w:rFonts w:eastAsia="Times New Roman" w:cstheme="minorHAnsi"/>
          <w:color w:val="000000" w:themeColor="text1"/>
          <w:lang w:val="en-US" w:eastAsia="ca-ES"/>
        </w:rPr>
        <w:t xml:space="preserve"> </w:t>
      </w:r>
      <w:proofErr w:type="spellStart"/>
      <w:r w:rsidR="00A53ED2" w:rsidRPr="00AC319B">
        <w:rPr>
          <w:rFonts w:eastAsia="Times New Roman" w:cstheme="minorHAnsi"/>
          <w:color w:val="000000" w:themeColor="text1"/>
          <w:lang w:val="en-US" w:eastAsia="ca-ES"/>
        </w:rPr>
        <w:t>snowbed</w:t>
      </w:r>
      <w:proofErr w:type="spellEnd"/>
      <w:r w:rsidR="006A2613" w:rsidRPr="00AC319B">
        <w:rPr>
          <w:rFonts w:eastAsia="Times New Roman" w:cstheme="minorHAnsi"/>
          <w:color w:val="000000" w:themeColor="text1"/>
          <w:lang w:val="en-US" w:eastAsia="ca-ES"/>
        </w:rPr>
        <w:t xml:space="preserve"> </w:t>
      </w:r>
      <w:r w:rsidR="00465A84">
        <w:rPr>
          <w:rFonts w:eastAsia="Times New Roman" w:cstheme="minorHAnsi"/>
          <w:color w:val="000000" w:themeColor="text1"/>
          <w:lang w:val="en-US" w:eastAsia="ca-ES"/>
        </w:rPr>
        <w:t>with respect to</w:t>
      </w:r>
      <w:r w:rsidR="00E43155">
        <w:rPr>
          <w:rFonts w:eastAsia="Times New Roman" w:cstheme="minorHAnsi"/>
          <w:color w:val="000000" w:themeColor="text1"/>
          <w:lang w:val="en-US" w:eastAsia="ca-ES"/>
        </w:rPr>
        <w:t xml:space="preserve"> fellfield conditions</w:t>
      </w:r>
      <w:r w:rsidR="006A2613" w:rsidRPr="00AC319B">
        <w:rPr>
          <w:rFonts w:eastAsia="Times New Roman" w:cstheme="minorHAnsi"/>
          <w:color w:val="000000" w:themeColor="text1"/>
          <w:lang w:val="en-US" w:eastAsia="ca-ES"/>
        </w:rPr>
        <w:t xml:space="preserve"> </w:t>
      </w:r>
      <w:r w:rsidR="00F04318" w:rsidRPr="00AC319B">
        <w:rPr>
          <w:rFonts w:eastAsia="Times New Roman" w:cstheme="minorHAnsi"/>
          <w:color w:val="000000" w:themeColor="text1"/>
          <w:lang w:val="en-US" w:eastAsia="ca-ES"/>
        </w:rPr>
        <w:t xml:space="preserve">in the two </w:t>
      </w:r>
      <w:r w:rsidR="008E0FBC">
        <w:rPr>
          <w:rFonts w:eastAsia="Times New Roman" w:cstheme="minorHAnsi"/>
          <w:color w:val="000000" w:themeColor="text1"/>
          <w:lang w:val="en-US" w:eastAsia="ca-ES"/>
        </w:rPr>
        <w:t>study system</w:t>
      </w:r>
      <w:r w:rsidR="00E43155">
        <w:rPr>
          <w:rFonts w:eastAsia="Times New Roman" w:cstheme="minorHAnsi"/>
          <w:color w:val="000000" w:themeColor="text1"/>
          <w:lang w:val="en-US" w:eastAsia="ca-ES"/>
        </w:rPr>
        <w:t>s, with stronger effects on the temperate community.</w:t>
      </w:r>
      <w:r w:rsidR="007657F6">
        <w:rPr>
          <w:rFonts w:eastAsia="Times New Roman" w:cstheme="minorHAnsi"/>
          <w:color w:val="000000" w:themeColor="text1"/>
          <w:lang w:val="en-US" w:eastAsia="ca-ES"/>
        </w:rPr>
        <w:t xml:space="preserve"> A major axis of trait variation revealed species</w:t>
      </w:r>
      <w:r w:rsidR="00A46476">
        <w:rPr>
          <w:rFonts w:eastAsia="Times New Roman" w:cstheme="minorHAnsi"/>
          <w:color w:val="000000" w:themeColor="text1"/>
          <w:lang w:val="en-US" w:eastAsia="ca-ES"/>
        </w:rPr>
        <w:t>-based</w:t>
      </w:r>
      <w:r w:rsidR="007657F6">
        <w:rPr>
          <w:rFonts w:eastAsia="Times New Roman" w:cstheme="minorHAnsi"/>
          <w:color w:val="000000" w:themeColor="text1"/>
          <w:lang w:val="en-US" w:eastAsia="ca-ES"/>
        </w:rPr>
        <w:t xml:space="preserve"> differences in autumn</w:t>
      </w:r>
      <w:r w:rsidR="00DF30E1">
        <w:rPr>
          <w:rFonts w:eastAsia="Times New Roman" w:cstheme="minorHAnsi"/>
          <w:color w:val="000000" w:themeColor="text1"/>
          <w:lang w:val="en-US" w:eastAsia="ca-ES"/>
        </w:rPr>
        <w:t xml:space="preserve"> </w:t>
      </w:r>
      <w:proofErr w:type="spellStart"/>
      <w:r w:rsidR="00DF30E1">
        <w:rPr>
          <w:rFonts w:eastAsia="Times New Roman" w:cstheme="minorHAnsi"/>
          <w:color w:val="000000" w:themeColor="text1"/>
          <w:lang w:val="en-US" w:eastAsia="ca-ES"/>
        </w:rPr>
        <w:t>amd</w:t>
      </w:r>
      <w:proofErr w:type="spellEnd"/>
      <w:r w:rsidR="00DF30E1">
        <w:rPr>
          <w:rFonts w:eastAsia="Times New Roman" w:cstheme="minorHAnsi"/>
          <w:color w:val="000000" w:themeColor="text1"/>
          <w:lang w:val="en-US" w:eastAsia="ca-ES"/>
        </w:rPr>
        <w:t xml:space="preserve"> </w:t>
      </w:r>
      <w:r w:rsidR="007657F6">
        <w:rPr>
          <w:rFonts w:eastAsia="Times New Roman" w:cstheme="minorHAnsi"/>
          <w:color w:val="000000" w:themeColor="text1"/>
          <w:lang w:val="en-US" w:eastAsia="ca-ES"/>
        </w:rPr>
        <w:t xml:space="preserve">spring germination, independently of the community or </w:t>
      </w:r>
      <w:r w:rsidR="00DF30E1">
        <w:rPr>
          <w:rFonts w:eastAsia="Times New Roman" w:cstheme="minorHAnsi"/>
          <w:color w:val="000000" w:themeColor="text1"/>
          <w:lang w:val="en-US" w:eastAsia="ca-ES"/>
        </w:rPr>
        <w:t xml:space="preserve">the </w:t>
      </w:r>
      <w:r w:rsidR="00A46476">
        <w:rPr>
          <w:rFonts w:eastAsia="Times New Roman" w:cstheme="minorHAnsi"/>
          <w:color w:val="000000" w:themeColor="text1"/>
          <w:lang w:val="en-US" w:eastAsia="ca-ES"/>
        </w:rPr>
        <w:t>microclimatic conditions</w:t>
      </w:r>
      <w:r w:rsidR="007657F6">
        <w:rPr>
          <w:rFonts w:eastAsia="Times New Roman" w:cstheme="minorHAnsi"/>
          <w:color w:val="000000" w:themeColor="text1"/>
          <w:lang w:val="en-US" w:eastAsia="ca-ES"/>
        </w:rPr>
        <w:t xml:space="preserve">. Despite </w:t>
      </w:r>
      <w:r w:rsidR="00A46476">
        <w:rPr>
          <w:rFonts w:eastAsia="Times New Roman" w:cstheme="minorHAnsi"/>
          <w:color w:val="000000" w:themeColor="text1"/>
          <w:lang w:val="en-US" w:eastAsia="ca-ES"/>
        </w:rPr>
        <w:t>macroecological</w:t>
      </w:r>
      <w:r w:rsidR="007657F6">
        <w:rPr>
          <w:rFonts w:eastAsia="Times New Roman" w:cstheme="minorHAnsi"/>
          <w:color w:val="000000" w:themeColor="text1"/>
          <w:lang w:val="en-US" w:eastAsia="ca-ES"/>
        </w:rPr>
        <w:t xml:space="preserve"> </w:t>
      </w:r>
      <w:r w:rsidR="00B779B7">
        <w:rPr>
          <w:rFonts w:eastAsia="Times New Roman" w:cstheme="minorHAnsi"/>
          <w:color w:val="000000" w:themeColor="text1"/>
          <w:lang w:val="en-US" w:eastAsia="ca-ES"/>
        </w:rPr>
        <w:t>effects</w:t>
      </w:r>
      <w:r w:rsidR="00950F8D">
        <w:rPr>
          <w:rFonts w:eastAsia="Times New Roman" w:cstheme="minorHAnsi"/>
          <w:color w:val="000000" w:themeColor="text1"/>
          <w:lang w:val="en-US" w:eastAsia="ca-ES"/>
        </w:rPr>
        <w:t xml:space="preserve"> </w:t>
      </w:r>
      <w:r w:rsidR="00EF772A">
        <w:rPr>
          <w:rFonts w:eastAsia="Times New Roman" w:cstheme="minorHAnsi"/>
          <w:color w:val="000000" w:themeColor="text1"/>
          <w:lang w:val="en-US" w:eastAsia="ca-ES"/>
        </w:rPr>
        <w:t>resulting in</w:t>
      </w:r>
      <w:r w:rsidR="00950F8D">
        <w:rPr>
          <w:rFonts w:eastAsia="Times New Roman" w:cstheme="minorHAnsi"/>
          <w:color w:val="000000" w:themeColor="text1"/>
          <w:lang w:val="en-US" w:eastAsia="ca-ES"/>
        </w:rPr>
        <w:t xml:space="preserve"> </w:t>
      </w:r>
      <w:r w:rsidR="007657F6">
        <w:rPr>
          <w:rFonts w:eastAsia="Times New Roman" w:cstheme="minorHAnsi"/>
          <w:color w:val="000000" w:themeColor="text1"/>
          <w:lang w:val="en-US" w:eastAsia="ca-ES"/>
        </w:rPr>
        <w:t xml:space="preserve">lower dormancy and higher autumn germination in the mediterranean </w:t>
      </w:r>
      <w:r w:rsidR="00A46476">
        <w:rPr>
          <w:rFonts w:eastAsia="Times New Roman" w:cstheme="minorHAnsi"/>
          <w:color w:val="000000" w:themeColor="text1"/>
          <w:lang w:val="en-US" w:eastAsia="ca-ES"/>
        </w:rPr>
        <w:t xml:space="preserve">than in the temperate </w:t>
      </w:r>
      <w:r w:rsidR="007657F6">
        <w:rPr>
          <w:rFonts w:eastAsia="Times New Roman" w:cstheme="minorHAnsi"/>
          <w:color w:val="000000" w:themeColor="text1"/>
          <w:lang w:val="en-US" w:eastAsia="ca-ES"/>
        </w:rPr>
        <w:t xml:space="preserve">community, </w:t>
      </w:r>
      <w:r w:rsidR="00B779B7">
        <w:rPr>
          <w:rFonts w:eastAsia="Times New Roman" w:cstheme="minorHAnsi"/>
          <w:color w:val="000000" w:themeColor="text1"/>
          <w:lang w:val="en-US" w:eastAsia="ca-ES"/>
        </w:rPr>
        <w:t>we found the same species trait</w:t>
      </w:r>
      <w:r w:rsidR="00B11515">
        <w:rPr>
          <w:rFonts w:eastAsia="Times New Roman" w:cstheme="minorHAnsi"/>
          <w:color w:val="000000" w:themeColor="text1"/>
          <w:lang w:val="en-US" w:eastAsia="ca-ES"/>
        </w:rPr>
        <w:t xml:space="preserve"> responses</w:t>
      </w:r>
      <w:r w:rsidR="00B779B7">
        <w:rPr>
          <w:rFonts w:eastAsia="Times New Roman" w:cstheme="minorHAnsi"/>
          <w:color w:val="000000" w:themeColor="text1"/>
          <w:lang w:val="en-US" w:eastAsia="ca-ES"/>
        </w:rPr>
        <w:t xml:space="preserve"> in</w:t>
      </w:r>
      <w:r w:rsidR="00A46476">
        <w:rPr>
          <w:rFonts w:eastAsia="Times New Roman" w:cstheme="minorHAnsi"/>
          <w:color w:val="000000" w:themeColor="text1"/>
          <w:lang w:val="en-US" w:eastAsia="ca-ES"/>
        </w:rPr>
        <w:t xml:space="preserve"> the two microclimatic scenarios. These results suggest a generalizable phenological response of alpine plants to germinate in microclimatic conditions regulated by snow accumulation</w:t>
      </w:r>
      <w:r w:rsidR="00417A0A">
        <w:rPr>
          <w:rFonts w:eastAsia="Times New Roman" w:cstheme="minorHAnsi"/>
          <w:color w:val="000000" w:themeColor="text1"/>
          <w:lang w:val="en-US" w:eastAsia="ca-ES"/>
        </w:rPr>
        <w:t xml:space="preserve"> along </w:t>
      </w:r>
      <w:proofErr w:type="spellStart"/>
      <w:r w:rsidR="00417A0A">
        <w:rPr>
          <w:rFonts w:eastAsia="Times New Roman" w:cstheme="minorHAnsi"/>
          <w:color w:val="000000" w:themeColor="text1"/>
          <w:lang w:val="en-US" w:eastAsia="ca-ES"/>
        </w:rPr>
        <w:t>mesotopographical</w:t>
      </w:r>
      <w:proofErr w:type="spellEnd"/>
      <w:r w:rsidR="00417A0A">
        <w:rPr>
          <w:rFonts w:eastAsia="Times New Roman" w:cstheme="minorHAnsi"/>
          <w:color w:val="000000" w:themeColor="text1"/>
          <w:lang w:val="en-US" w:eastAsia="ca-ES"/>
        </w:rPr>
        <w:t xml:space="preserve"> </w:t>
      </w:r>
      <w:r w:rsidR="001C0F85">
        <w:rPr>
          <w:rFonts w:eastAsia="Times New Roman" w:cstheme="minorHAnsi"/>
          <w:color w:val="000000" w:themeColor="text1"/>
          <w:lang w:val="en-US" w:eastAsia="ca-ES"/>
        </w:rPr>
        <w:t>gradients</w:t>
      </w:r>
      <w:r w:rsidR="00A46476">
        <w:rPr>
          <w:rFonts w:eastAsia="Times New Roman" w:cstheme="minorHAnsi"/>
          <w:color w:val="000000" w:themeColor="text1"/>
          <w:lang w:val="en-US" w:eastAsia="ca-ES"/>
        </w:rPr>
        <w:t xml:space="preserve">. In a </w:t>
      </w:r>
      <w:r w:rsidRPr="00AC319B">
        <w:rPr>
          <w:rFonts w:eastAsia="Times New Roman" w:cstheme="minorHAnsi"/>
          <w:lang w:val="en-US" w:eastAsia="ca-ES"/>
        </w:rPr>
        <w:t>warming scenario with reduced snow cover and higher temperatures</w:t>
      </w:r>
      <w:r w:rsidR="00A46476">
        <w:rPr>
          <w:rFonts w:eastAsia="Times New Roman" w:cstheme="minorHAnsi"/>
          <w:lang w:val="en-US" w:eastAsia="ca-ES"/>
        </w:rPr>
        <w:t xml:space="preserve">, alpine species </w:t>
      </w:r>
      <w:r w:rsidR="001C0F85">
        <w:rPr>
          <w:rFonts w:eastAsia="Times New Roman" w:cstheme="minorHAnsi"/>
          <w:lang w:val="en-US" w:eastAsia="ca-ES"/>
        </w:rPr>
        <w:t>are expected to</w:t>
      </w:r>
      <w:r w:rsidRPr="00AC319B">
        <w:rPr>
          <w:rFonts w:eastAsia="Times New Roman" w:cstheme="minorHAnsi"/>
          <w:lang w:val="en-US" w:eastAsia="ca-ES"/>
        </w:rPr>
        <w:t xml:space="preserve"> </w:t>
      </w:r>
      <w:r w:rsidR="008E0FBC">
        <w:rPr>
          <w:rFonts w:eastAsia="Times New Roman" w:cstheme="minorHAnsi"/>
          <w:lang w:val="en-US" w:eastAsia="ca-ES"/>
        </w:rPr>
        <w:t xml:space="preserve">anticipate </w:t>
      </w:r>
      <w:r w:rsidRPr="00AC319B">
        <w:rPr>
          <w:rFonts w:eastAsia="Times New Roman" w:cstheme="minorHAnsi"/>
          <w:lang w:val="en-US" w:eastAsia="ca-ES"/>
        </w:rPr>
        <w:t>germination</w:t>
      </w:r>
      <w:r w:rsidR="005861AC">
        <w:rPr>
          <w:rFonts w:eastAsia="Times New Roman" w:cstheme="minorHAnsi"/>
          <w:lang w:val="en-US" w:eastAsia="ca-ES"/>
        </w:rPr>
        <w:t xml:space="preserve"> in different macroclimates</w:t>
      </w:r>
      <w:r w:rsidR="008E0FBC">
        <w:rPr>
          <w:rFonts w:eastAsia="Times New Roman" w:cstheme="minorHAnsi"/>
          <w:lang w:val="en-US" w:eastAsia="ca-ES"/>
        </w:rPr>
        <w:t xml:space="preserve">, with </w:t>
      </w:r>
      <w:r w:rsidR="006A2613" w:rsidRPr="00AC319B">
        <w:rPr>
          <w:rFonts w:eastAsia="Times New Roman" w:cstheme="minorHAnsi"/>
          <w:color w:val="000000" w:themeColor="text1"/>
          <w:lang w:val="en-US" w:eastAsia="ca-ES"/>
        </w:rPr>
        <w:t xml:space="preserve">disrupting </w:t>
      </w:r>
      <w:r w:rsidRPr="00AC319B">
        <w:rPr>
          <w:rFonts w:eastAsia="Times New Roman" w:cstheme="minorHAnsi"/>
          <w:color w:val="000000" w:themeColor="text1"/>
          <w:lang w:val="en-US" w:eastAsia="ca-ES"/>
        </w:rPr>
        <w:t xml:space="preserve">effects on </w:t>
      </w:r>
      <w:r w:rsidR="005A160F">
        <w:rPr>
          <w:rFonts w:eastAsia="Times New Roman" w:cstheme="minorHAnsi"/>
          <w:color w:val="000000" w:themeColor="text1"/>
          <w:lang w:val="en-US" w:eastAsia="ca-ES"/>
        </w:rPr>
        <w:t>communities</w:t>
      </w:r>
      <w:r w:rsidRPr="00AC319B">
        <w:rPr>
          <w:rFonts w:eastAsia="Times New Roman" w:cstheme="minorHAnsi"/>
          <w:color w:val="000000" w:themeColor="text1"/>
          <w:lang w:val="en-US" w:eastAsia="ca-ES"/>
        </w:rPr>
        <w:t xml:space="preserve"> </w:t>
      </w:r>
      <w:r w:rsidR="005861AC">
        <w:rPr>
          <w:rFonts w:eastAsia="Times New Roman" w:cstheme="minorHAnsi"/>
          <w:color w:val="000000" w:themeColor="text1"/>
          <w:lang w:val="en-US" w:eastAsia="ca-ES"/>
        </w:rPr>
        <w:t>dominated by</w:t>
      </w:r>
      <w:r w:rsidRPr="00AC319B">
        <w:rPr>
          <w:rFonts w:eastAsia="Times New Roman" w:cstheme="minorHAnsi"/>
          <w:color w:val="000000" w:themeColor="text1"/>
          <w:lang w:val="en-US" w:eastAsia="ca-ES"/>
        </w:rPr>
        <w:t xml:space="preserve"> </w:t>
      </w:r>
      <w:r w:rsidR="00A46476">
        <w:rPr>
          <w:rFonts w:eastAsia="Times New Roman" w:cstheme="minorHAnsi"/>
          <w:color w:val="000000" w:themeColor="text1"/>
          <w:lang w:val="en-US" w:eastAsia="ca-ES"/>
        </w:rPr>
        <w:t>cold-adapted species</w:t>
      </w:r>
      <w:r w:rsidR="005861AC">
        <w:rPr>
          <w:rFonts w:eastAsia="Times New Roman" w:cstheme="minorHAnsi"/>
          <w:color w:val="000000" w:themeColor="text1"/>
          <w:lang w:val="en-US" w:eastAsia="ca-ES"/>
        </w:rPr>
        <w:t>.</w:t>
      </w:r>
    </w:p>
    <w:p w14:paraId="49F5A961" w14:textId="77777777" w:rsidR="00B75760" w:rsidRDefault="00B75760">
      <w:pPr>
        <w:rPr>
          <w:rFonts w:asciiTheme="majorHAnsi" w:eastAsia="Times New Roman" w:hAnsiTheme="majorHAnsi" w:cstheme="majorBidi"/>
          <w:color w:val="2F5496" w:themeColor="accent1" w:themeShade="BF"/>
          <w:sz w:val="26"/>
          <w:szCs w:val="26"/>
          <w:bdr w:val="none" w:sz="0" w:space="0" w:color="auto" w:frame="1"/>
          <w:lang w:val="en-US" w:eastAsia="ca-ES"/>
        </w:rPr>
      </w:pPr>
      <w:r>
        <w:rPr>
          <w:rFonts w:eastAsia="Times New Roman"/>
          <w:bdr w:val="none" w:sz="0" w:space="0" w:color="auto" w:frame="1"/>
          <w:lang w:val="en-US" w:eastAsia="ca-ES"/>
        </w:rPr>
        <w:br w:type="page"/>
      </w:r>
    </w:p>
    <w:p w14:paraId="4D222CCA" w14:textId="43FFDE08" w:rsidR="00271C8A" w:rsidRPr="00B75760" w:rsidRDefault="00171B80" w:rsidP="00B75760">
      <w:pPr>
        <w:pStyle w:val="Heading2"/>
        <w:spacing w:after="160"/>
        <w:rPr>
          <w:rFonts w:eastAsia="Times New Roman"/>
          <w:bdr w:val="none" w:sz="0" w:space="0" w:color="auto" w:frame="1"/>
          <w:lang w:val="en-US" w:eastAsia="ca-ES"/>
        </w:rPr>
      </w:pPr>
      <w:r w:rsidRPr="00B75760">
        <w:rPr>
          <w:rFonts w:eastAsia="Times New Roman"/>
          <w:bdr w:val="none" w:sz="0" w:space="0" w:color="auto" w:frame="1"/>
          <w:lang w:val="en-US" w:eastAsia="ca-ES"/>
        </w:rPr>
        <w:lastRenderedPageBreak/>
        <w:t xml:space="preserve">1. </w:t>
      </w:r>
      <w:r w:rsidR="00B17E5D" w:rsidRPr="00B75760">
        <w:rPr>
          <w:rFonts w:eastAsia="Times New Roman"/>
          <w:bdr w:val="none" w:sz="0" w:space="0" w:color="auto" w:frame="1"/>
          <w:lang w:val="en-US" w:eastAsia="ca-ES"/>
        </w:rPr>
        <w:t>Introduction</w:t>
      </w:r>
    </w:p>
    <w:p w14:paraId="13FE5CB4" w14:textId="77777777" w:rsidR="005472AB" w:rsidRDefault="007A170D" w:rsidP="003C69FC">
      <w:pPr>
        <w:spacing w:after="0" w:line="360" w:lineRule="auto"/>
        <w:jc w:val="both"/>
        <w:textAlignment w:val="baseline"/>
        <w:rPr>
          <w:ins w:id="16" w:author="FRANCISCO DE BORJA JIMENEZ-ALFARO GONZALEZ" w:date="2024-01-07T11:19:00Z"/>
          <w:rFonts w:cstheme="minorHAnsi"/>
          <w:lang w:val="en-US"/>
        </w:rPr>
      </w:pPr>
      <w:r w:rsidRPr="00AC319B">
        <w:rPr>
          <w:rFonts w:cstheme="minorHAnsi"/>
          <w:bCs/>
          <w:lang w:val="en-US"/>
        </w:rPr>
        <w:t>Re</w:t>
      </w:r>
      <w:r w:rsidRPr="00AC319B">
        <w:rPr>
          <w:rFonts w:cstheme="minorHAnsi"/>
          <w:lang w:val="en-US"/>
        </w:rPr>
        <w:t xml:space="preserve">cent studies highlight the importance of integrating regeneration traits in plant community ecology </w:t>
      </w:r>
      <w:r>
        <w:rPr>
          <w:rFonts w:cstheme="minorHAnsi"/>
          <w:lang w:val="en-US"/>
        </w:rPr>
        <w:fldChar w:fldCharType="begin" w:fldLock="1"/>
      </w:r>
      <w:r>
        <w:rPr>
          <w:rFonts w:cstheme="minorHAnsi"/>
          <w:lang w:val="en-US"/>
        </w:rPr>
        <w:instrText>ADDIN CSL_CITATION {"citationItems":[{"id":"ITEM-1","itemData":{"DOI":"10.1111/jvs.12375","ISSN":"16541103","abstract":"Analyses of functional traits have become fundamental tools for understanding patterns and processes in plant community ecology. In this context, regenerative seed traits play an important, yet overlooked, role because they largely determine the ability of plants to disperse and re-establish. A survey of recent publications in community ecology suggests that seed germination traits in particular are neglected at the expense of other relevant but overused traits based only on seed morphology. As a response to this bias, we discuss the functional significance of seed germination traits in comparison with morphological and biophysical seed traits, and advocate their use in vegetation science. We also demonstrate how research in community assembly, climate change and restoration ecology can benefit from the inclusion of germination traits, encompassing functions that cannot be explained solely by adult plant traits. Seed germination experiments conducted in the laboratory or field to quantify these traits provide ecologically meaningful and relatively easy-to-obtain information about the functional properties of plant communities. We argue that bridging the gap between seed physiologists and community ecologists will improve the prediction of plant assemblages, and propose further perspectives for including seed traits into the research agenda of functional community ecologists.","author":[{"dropping-particle":"","family":"Jiménez-Alfaro","given":"Borja","non-dropping-particle":"","parse-names":false,"suffix":""},{"dropping-particle":"","family":"Silveira","given":"Fernando A.O.","non-dropping-particle":"","parse-names":false,"suffix":""},{"dropping-particle":"","family":"Fidelis","given":"Alessandra","non-dropping-particle":"","parse-names":false,"suffix":""},{"dropping-particle":"","family":"Poschlod","given":"Peter","non-dropping-particle":"","parse-names":false,"suffix":""},{"dropping-particle":"","family":"Commander","given":"Lucy E.","non-dropping-particle":"","parse-names":false,"suffix":""}],"container-title":"Journal of Vegetation Science","id":"ITEM-1","issue":"3","issued":{"date-parts":[["2016","5","1"]]},"page":"637-645","publisher":"Wiley-Blackwell","title":"Seed germination traits can contribute better to plant community ecology","type":"article-journal","volume":"27"},"uris":["http://www.mendeley.com/documents/?uuid=cb6cfd6e-02f6-3fb7-af1c-96f079ed2e9b"]}],"mendeley":{"formattedCitation":"(Jiménez-Alfaro et al. 2016)","plainTextFormattedCitation":"(Jiménez-Alfaro et al. 2016)","previouslyFormattedCitation":"(Jiménez-Alfaro et al. 2016)"},"properties":{"noteIndex":0},"schema":"https://github.com/citation-style-language/schema/raw/master/csl-citation.json"}</w:instrText>
      </w:r>
      <w:r>
        <w:rPr>
          <w:rFonts w:cstheme="minorHAnsi"/>
          <w:lang w:val="en-US"/>
        </w:rPr>
        <w:fldChar w:fldCharType="separate"/>
      </w:r>
      <w:r w:rsidRPr="00F607B5">
        <w:rPr>
          <w:rFonts w:cstheme="minorHAnsi"/>
          <w:noProof/>
          <w:lang w:val="en-US"/>
        </w:rPr>
        <w:t>(Jiménez-Alfaro et al. 2016)</w:t>
      </w:r>
      <w:r>
        <w:rPr>
          <w:rFonts w:cstheme="minorHAnsi"/>
          <w:lang w:val="en-US"/>
        </w:rPr>
        <w:fldChar w:fldCharType="end"/>
      </w:r>
      <w:r w:rsidRPr="00AC319B">
        <w:rPr>
          <w:rFonts w:cstheme="minorHAnsi"/>
          <w:lang w:val="en-US"/>
        </w:rPr>
        <w:t xml:space="preserve"> </w:t>
      </w:r>
      <w:del w:id="17" w:author="FRANCISCO DE BORJA JIMENEZ-ALFARO GONZALEZ" w:date="2024-01-07T11:18:00Z">
        <w:r w:rsidR="00A41AE8" w:rsidDel="005472AB">
          <w:rPr>
            <w:rFonts w:cstheme="minorHAnsi"/>
            <w:lang w:val="en-US"/>
          </w:rPr>
          <w:delText>because they</w:delText>
        </w:r>
        <w:r w:rsidRPr="00AC319B" w:rsidDel="005472AB">
          <w:rPr>
            <w:rFonts w:cstheme="minorHAnsi"/>
            <w:lang w:val="en-US"/>
          </w:rPr>
          <w:delText xml:space="preserve"> can explain</w:delText>
        </w:r>
      </w:del>
      <w:ins w:id="18" w:author="FRANCISCO DE BORJA JIMENEZ-ALFARO GONZALEZ" w:date="2024-01-07T11:18:00Z">
        <w:r w:rsidR="005472AB">
          <w:rPr>
            <w:rFonts w:cstheme="minorHAnsi"/>
            <w:lang w:val="en-US"/>
          </w:rPr>
          <w:t>to understand</w:t>
        </w:r>
      </w:ins>
      <w:r w:rsidRPr="00AC319B">
        <w:rPr>
          <w:rFonts w:cstheme="minorHAnsi"/>
          <w:lang w:val="en-US"/>
        </w:rPr>
        <w:t xml:space="preserve"> independent axis of variation </w:t>
      </w:r>
      <w:r>
        <w:rPr>
          <w:rFonts w:cstheme="minorHAnsi"/>
          <w:lang w:val="en-US"/>
        </w:rPr>
        <w:fldChar w:fldCharType="begin" w:fldLock="1"/>
      </w:r>
      <w:r>
        <w:rPr>
          <w:rFonts w:cstheme="minorHAnsi"/>
          <w:lang w:val="en-U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traits","type":"article-journal","volume":"6"},"uris":["http://www.mendeley.com/documents/?uuid=84f1ddb0-7a14-4939-a315-859c74d1e75f"]}],"mendeley":{"formattedCitation":"(Hoyle et al. 2015)","plainTextFormattedCitation":"(Hoyle et al. 2015)","previouslyFormattedCitation":"(Hoyle et al. 2015)"},"properties":{"noteIndex":0},"schema":"https://github.com/citation-style-language/schema/raw/master/csl-citation.json"}</w:instrText>
      </w:r>
      <w:r>
        <w:rPr>
          <w:rFonts w:cstheme="minorHAnsi"/>
          <w:lang w:val="en-US"/>
        </w:rPr>
        <w:fldChar w:fldCharType="separate"/>
      </w:r>
      <w:r w:rsidRPr="00F607B5">
        <w:rPr>
          <w:rFonts w:cstheme="minorHAnsi"/>
          <w:noProof/>
          <w:lang w:val="en-US"/>
        </w:rPr>
        <w:t>(Hoyle et al. 2015)</w:t>
      </w:r>
      <w:r>
        <w:rPr>
          <w:rFonts w:cstheme="minorHAnsi"/>
          <w:lang w:val="en-US"/>
        </w:rPr>
        <w:fldChar w:fldCharType="end"/>
      </w:r>
      <w:r w:rsidRPr="00AC319B">
        <w:rPr>
          <w:rFonts w:cstheme="minorHAnsi"/>
          <w:lang w:val="en-US"/>
        </w:rPr>
        <w:t>.</w:t>
      </w:r>
      <w:r w:rsidRPr="00AC319B">
        <w:rPr>
          <w:rFonts w:cstheme="minorHAnsi"/>
          <w:bCs/>
          <w:lang w:val="en-US"/>
        </w:rPr>
        <w:t xml:space="preserve"> </w:t>
      </w:r>
      <w:del w:id="19" w:author="FRANCISCO DE BORJA JIMENEZ-ALFARO GONZALEZ" w:date="2024-01-07T11:18:00Z">
        <w:r w:rsidR="00EE6161" w:rsidDel="005472AB">
          <w:rPr>
            <w:rFonts w:cstheme="minorHAnsi"/>
            <w:bCs/>
            <w:lang w:val="en-US"/>
          </w:rPr>
          <w:delText>In particular, g</w:delText>
        </w:r>
        <w:r w:rsidRPr="00AC319B" w:rsidDel="005472AB">
          <w:rPr>
            <w:rFonts w:cstheme="minorHAnsi"/>
            <w:bCs/>
            <w:lang w:val="en-US"/>
          </w:rPr>
          <w:delText>ermination</w:delText>
        </w:r>
        <w:r w:rsidDel="005472AB">
          <w:rPr>
            <w:rFonts w:cstheme="minorHAnsi"/>
            <w:bCs/>
            <w:lang w:val="en-US"/>
          </w:rPr>
          <w:delText xml:space="preserve"> </w:delText>
        </w:r>
        <w:r w:rsidR="00634854" w:rsidDel="005472AB">
          <w:rPr>
            <w:rFonts w:cstheme="minorHAnsi"/>
            <w:bCs/>
            <w:lang w:val="en-US"/>
          </w:rPr>
          <w:delText>is</w:delText>
        </w:r>
      </w:del>
      <w:ins w:id="20" w:author="FRANCISCO DE BORJA JIMENEZ-ALFARO GONZALEZ" w:date="2024-01-07T11:18:00Z">
        <w:r w:rsidR="005472AB">
          <w:rPr>
            <w:rFonts w:cstheme="minorHAnsi"/>
            <w:bCs/>
            <w:lang w:val="en-US"/>
          </w:rPr>
          <w:t>As</w:t>
        </w:r>
      </w:ins>
      <w:r>
        <w:rPr>
          <w:rFonts w:cstheme="minorHAnsi"/>
          <w:bCs/>
          <w:lang w:val="en-US"/>
        </w:rPr>
        <w:t xml:space="preserve"> </w:t>
      </w:r>
      <w:r w:rsidR="00EE6161">
        <w:rPr>
          <w:rFonts w:cstheme="minorHAnsi"/>
          <w:bCs/>
          <w:lang w:val="en-US"/>
        </w:rPr>
        <w:t xml:space="preserve">one </w:t>
      </w:r>
      <w:r w:rsidR="00193F82">
        <w:rPr>
          <w:rFonts w:cstheme="minorHAnsi"/>
          <w:bCs/>
          <w:lang w:val="en-US"/>
        </w:rPr>
        <w:t xml:space="preserve">of </w:t>
      </w:r>
      <w:r>
        <w:rPr>
          <w:rFonts w:cstheme="minorHAnsi"/>
          <w:bCs/>
          <w:lang w:val="en-US"/>
        </w:rPr>
        <w:t xml:space="preserve">the </w:t>
      </w:r>
      <w:r w:rsidR="00634854">
        <w:rPr>
          <w:rFonts w:cstheme="minorHAnsi"/>
          <w:bCs/>
          <w:lang w:val="en-US"/>
        </w:rPr>
        <w:t>key</w:t>
      </w:r>
      <w:r>
        <w:rPr>
          <w:rFonts w:cstheme="minorHAnsi"/>
          <w:bCs/>
          <w:lang w:val="en-US"/>
        </w:rPr>
        <w:t xml:space="preserve"> stage</w:t>
      </w:r>
      <w:r w:rsidR="00193F82">
        <w:rPr>
          <w:rFonts w:cstheme="minorHAnsi"/>
          <w:bCs/>
          <w:lang w:val="en-US"/>
        </w:rPr>
        <w:t>s</w:t>
      </w:r>
      <w:r>
        <w:rPr>
          <w:rFonts w:cstheme="minorHAnsi"/>
          <w:bCs/>
          <w:lang w:val="en-US"/>
        </w:rPr>
        <w:t xml:space="preserve"> of </w:t>
      </w:r>
      <w:ins w:id="21" w:author="FRANCISCO DE BORJA JIMENEZ-ALFARO GONZALEZ" w:date="2024-01-07T11:18:00Z">
        <w:r w:rsidR="005472AB">
          <w:rPr>
            <w:rFonts w:cstheme="minorHAnsi"/>
            <w:bCs/>
            <w:lang w:val="en-US"/>
          </w:rPr>
          <w:t xml:space="preserve">plant </w:t>
        </w:r>
      </w:ins>
      <w:r>
        <w:rPr>
          <w:rFonts w:cstheme="minorHAnsi"/>
          <w:bCs/>
          <w:lang w:val="en-US"/>
        </w:rPr>
        <w:t>regeneration,</w:t>
      </w:r>
      <w:r w:rsidRPr="00AC319B">
        <w:rPr>
          <w:rFonts w:cstheme="minorHAnsi"/>
          <w:bCs/>
          <w:lang w:val="en-US"/>
        </w:rPr>
        <w:t xml:space="preserve"> </w:t>
      </w:r>
      <w:del w:id="22" w:author="FRANCISCO DE BORJA JIMENEZ-ALFARO GONZALEZ" w:date="2024-01-07T11:18:00Z">
        <w:r w:rsidR="00634854" w:rsidDel="005472AB">
          <w:rPr>
            <w:rFonts w:cstheme="minorHAnsi"/>
            <w:bCs/>
            <w:lang w:val="en-US"/>
          </w:rPr>
          <w:delText>being</w:delText>
        </w:r>
        <w:r w:rsidRPr="00AC319B" w:rsidDel="005472AB">
          <w:rPr>
            <w:rFonts w:cstheme="minorHAnsi"/>
            <w:bCs/>
            <w:lang w:val="en-US"/>
          </w:rPr>
          <w:delText xml:space="preserve"> </w:delText>
        </w:r>
      </w:del>
      <w:ins w:id="23" w:author="FRANCISCO DE BORJA JIMENEZ-ALFARO GONZALEZ" w:date="2024-01-07T11:18:00Z">
        <w:r w:rsidR="005472AB">
          <w:rPr>
            <w:rFonts w:cstheme="minorHAnsi"/>
            <w:bCs/>
            <w:lang w:val="en-US"/>
          </w:rPr>
          <w:t>germination is</w:t>
        </w:r>
        <w:r w:rsidR="005472AB" w:rsidRPr="00AC319B">
          <w:rPr>
            <w:rFonts w:cstheme="minorHAnsi"/>
            <w:bCs/>
            <w:lang w:val="en-US"/>
          </w:rPr>
          <w:t xml:space="preserve"> </w:t>
        </w:r>
      </w:ins>
      <w:r w:rsidRPr="00AC319B">
        <w:rPr>
          <w:rFonts w:cstheme="minorHAnsi"/>
          <w:bCs/>
          <w:lang w:val="en-US"/>
        </w:rPr>
        <w:t xml:space="preserve">a </w:t>
      </w:r>
      <w:r w:rsidRPr="00AC319B">
        <w:rPr>
          <w:rFonts w:cstheme="minorHAnsi"/>
          <w:lang w:val="en-US"/>
        </w:rPr>
        <w:t>sensitive</w:t>
      </w:r>
      <w:r>
        <w:rPr>
          <w:rFonts w:cstheme="minorHAnsi"/>
          <w:lang w:val="en-US"/>
        </w:rPr>
        <w:t xml:space="preserve"> </w:t>
      </w:r>
      <w:r w:rsidRPr="00AC319B">
        <w:rPr>
          <w:rFonts w:cstheme="minorHAnsi"/>
          <w:lang w:val="en-US"/>
        </w:rPr>
        <w:t xml:space="preserve">and irreversible process </w:t>
      </w:r>
      <w:r>
        <w:rPr>
          <w:rFonts w:cstheme="minorHAnsi"/>
          <w:lang w:val="en-US"/>
        </w:rPr>
        <w:fldChar w:fldCharType="begin" w:fldLock="1"/>
      </w:r>
      <w:r>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Pr>
          <w:rFonts w:cstheme="minorHAnsi"/>
          <w:lang w:val="en-US"/>
        </w:rPr>
        <w:fldChar w:fldCharType="separate"/>
      </w:r>
      <w:r w:rsidRPr="00F607B5">
        <w:rPr>
          <w:rFonts w:cstheme="minorHAnsi"/>
          <w:noProof/>
          <w:lang w:val="en-US"/>
        </w:rPr>
        <w:t>(Baskin &amp; Baskin 2014)</w:t>
      </w:r>
      <w:r>
        <w:rPr>
          <w:rFonts w:cstheme="minorHAnsi"/>
          <w:lang w:val="en-US"/>
        </w:rPr>
        <w:fldChar w:fldCharType="end"/>
      </w:r>
      <w:r w:rsidRPr="00AC319B">
        <w:rPr>
          <w:rFonts w:cstheme="minorHAnsi"/>
          <w:lang w:val="en-US"/>
        </w:rPr>
        <w:t xml:space="preserve">. </w:t>
      </w:r>
    </w:p>
    <w:p w14:paraId="206E06C6" w14:textId="4EC978EA" w:rsidR="00757052" w:rsidRDefault="005472AB" w:rsidP="003C69FC">
      <w:pPr>
        <w:spacing w:after="0" w:line="360" w:lineRule="auto"/>
        <w:jc w:val="both"/>
        <w:textAlignment w:val="baseline"/>
        <w:rPr>
          <w:rFonts w:cstheme="minorHAnsi"/>
          <w:lang w:val="en-US"/>
        </w:rPr>
      </w:pPr>
      <w:ins w:id="24" w:author="FRANCISCO DE BORJA JIMENEZ-ALFARO GONZALEZ" w:date="2024-01-07T11:19:00Z">
        <w:r>
          <w:rPr>
            <w:rFonts w:cstheme="minorHAnsi"/>
            <w:lang w:val="en-US"/>
          </w:rPr>
          <w:t>STAR</w:t>
        </w:r>
      </w:ins>
      <w:ins w:id="25" w:author="FRANCISCO DE BORJA JIMENEZ-ALFARO GONZALEZ" w:date="2024-01-07T11:20:00Z">
        <w:r>
          <w:rPr>
            <w:rFonts w:cstheme="minorHAnsi"/>
            <w:lang w:val="en-US"/>
          </w:rPr>
          <w:t>T HERE (what is phenology</w:t>
        </w:r>
        <w:proofErr w:type="gramStart"/>
        <w:r>
          <w:rPr>
            <w:rFonts w:cstheme="minorHAnsi"/>
            <w:lang w:val="en-US"/>
          </w:rPr>
          <w:t>?)…</w:t>
        </w:r>
        <w:proofErr w:type="gramEnd"/>
        <w:r>
          <w:rPr>
            <w:rFonts w:cstheme="minorHAnsi"/>
            <w:lang w:val="en-US"/>
          </w:rPr>
          <w:t xml:space="preserve"> Plant </w:t>
        </w:r>
      </w:ins>
      <w:del w:id="26" w:author="FRANCISCO DE BORJA JIMENEZ-ALFARO GONZALEZ" w:date="2024-01-07T11:20:00Z">
        <w:r w:rsidR="00F77E83" w:rsidDel="005472AB">
          <w:rPr>
            <w:rFonts w:cstheme="minorHAnsi"/>
            <w:lang w:val="en-US"/>
          </w:rPr>
          <w:delText>R</w:delText>
        </w:r>
        <w:r w:rsidR="00646AEF" w:rsidDel="005472AB">
          <w:rPr>
            <w:rFonts w:cstheme="minorHAnsi"/>
            <w:lang w:val="en-US"/>
          </w:rPr>
          <w:delText xml:space="preserve">eproductive </w:delText>
        </w:r>
      </w:del>
      <w:ins w:id="27" w:author="FRANCISCO DE BORJA JIMENEZ-ALFARO GONZALEZ" w:date="2024-01-07T11:20:00Z">
        <w:r>
          <w:rPr>
            <w:rFonts w:cstheme="minorHAnsi"/>
            <w:lang w:val="en-US"/>
          </w:rPr>
          <w:t xml:space="preserve">reproductive </w:t>
        </w:r>
      </w:ins>
      <w:r w:rsidR="00193F82" w:rsidRPr="00AC319B">
        <w:rPr>
          <w:rFonts w:cstheme="minorHAnsi"/>
          <w:lang w:val="en-US"/>
        </w:rPr>
        <w:t xml:space="preserve">strategies </w:t>
      </w:r>
      <w:r w:rsidR="007A170D" w:rsidRPr="00AC319B">
        <w:rPr>
          <w:rFonts w:cstheme="minorHAnsi"/>
          <w:lang w:val="en-US"/>
        </w:rPr>
        <w:t xml:space="preserve">have strong fitness implications for </w:t>
      </w:r>
      <w:del w:id="28" w:author="FRANCISCO DE BORJA JIMENEZ-ALFARO GONZALEZ" w:date="2024-01-07T11:20:00Z">
        <w:r w:rsidR="007A170D" w:rsidRPr="00AC319B" w:rsidDel="005472AB">
          <w:rPr>
            <w:rFonts w:cstheme="minorHAnsi"/>
            <w:lang w:val="en-US"/>
          </w:rPr>
          <w:delText xml:space="preserve">plant </w:delText>
        </w:r>
      </w:del>
      <w:r w:rsidR="007A170D" w:rsidRPr="00AC319B">
        <w:rPr>
          <w:rFonts w:cstheme="minorHAnsi"/>
          <w:lang w:val="en-US"/>
        </w:rPr>
        <w:t xml:space="preserve">development and survival </w:t>
      </w:r>
      <w:r w:rsidR="007A170D">
        <w:rPr>
          <w:rFonts w:cstheme="minorHAnsi"/>
          <w:lang w:val="en-US"/>
        </w:rPr>
        <w:fldChar w:fldCharType="begin" w:fldLock="1"/>
      </w:r>
      <w:r w:rsidR="007A170D">
        <w:rPr>
          <w:rFonts w:cstheme="minorHAnsi"/>
          <w:lang w:val="en-US"/>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et al. 2013)","plainTextFormattedCitation":"(Donohue 2005; Poschlod et al. 2013)","previouslyFormattedCitation":"(Donohue 2005; Poschlod et al. 2013)"},"properties":{"noteIndex":0},"schema":"https://github.com/citation-style-language/schema/raw/master/csl-citation.json"}</w:instrText>
      </w:r>
      <w:r w:rsidR="007A170D">
        <w:rPr>
          <w:rFonts w:cstheme="minorHAnsi"/>
          <w:lang w:val="en-US"/>
        </w:rPr>
        <w:fldChar w:fldCharType="separate"/>
      </w:r>
      <w:r w:rsidR="007A170D" w:rsidRPr="00C352A0">
        <w:rPr>
          <w:rFonts w:cstheme="minorHAnsi"/>
          <w:noProof/>
          <w:lang w:val="en-US"/>
        </w:rPr>
        <w:t>(Donohue 2005; Poschlod et al. 2013)</w:t>
      </w:r>
      <w:r w:rsidR="007A170D">
        <w:rPr>
          <w:rFonts w:cstheme="minorHAnsi"/>
          <w:lang w:val="en-US"/>
        </w:rPr>
        <w:fldChar w:fldCharType="end"/>
      </w:r>
      <w:r w:rsidR="00F77E83">
        <w:rPr>
          <w:rFonts w:cstheme="minorHAnsi"/>
          <w:lang w:val="en-US"/>
        </w:rPr>
        <w:t xml:space="preserve">, but </w:t>
      </w:r>
      <w:r w:rsidR="00E01665">
        <w:rPr>
          <w:rFonts w:cstheme="minorHAnsi"/>
          <w:lang w:val="en-US"/>
        </w:rPr>
        <w:t>most</w:t>
      </w:r>
      <w:r w:rsidR="00D548CC">
        <w:rPr>
          <w:rFonts w:cstheme="minorHAnsi"/>
          <w:lang w:val="en-US"/>
        </w:rPr>
        <w:t xml:space="preserve"> studies </w:t>
      </w:r>
      <w:r w:rsidR="00E01665">
        <w:rPr>
          <w:rFonts w:cstheme="minorHAnsi"/>
          <w:lang w:val="en-US"/>
        </w:rPr>
        <w:t xml:space="preserve">have </w:t>
      </w:r>
      <w:r w:rsidR="00D548CC">
        <w:rPr>
          <w:rFonts w:cstheme="minorHAnsi"/>
          <w:lang w:val="en-US"/>
        </w:rPr>
        <w:t>focused on flowering time, seed maturation and dispersal onset, describing a fast-slow continuum of reproductive phenology (</w:t>
      </w:r>
      <w:proofErr w:type="spellStart"/>
      <w:r w:rsidR="00D548CC" w:rsidRPr="00683773">
        <w:rPr>
          <w:rFonts w:cstheme="minorHAnsi"/>
          <w:highlight w:val="yellow"/>
          <w:lang w:val="en-US"/>
        </w:rPr>
        <w:t>Segrestin</w:t>
      </w:r>
      <w:proofErr w:type="spellEnd"/>
      <w:r w:rsidR="00D548CC" w:rsidRPr="00683773">
        <w:rPr>
          <w:rFonts w:cstheme="minorHAnsi"/>
          <w:highlight w:val="yellow"/>
          <w:lang w:val="en-US"/>
        </w:rPr>
        <w:t xml:space="preserve"> </w:t>
      </w:r>
      <w:r w:rsidR="00D548CC">
        <w:rPr>
          <w:rFonts w:cstheme="minorHAnsi"/>
          <w:highlight w:val="yellow"/>
          <w:lang w:val="en-US"/>
        </w:rPr>
        <w:t xml:space="preserve">2018, </w:t>
      </w:r>
      <w:proofErr w:type="spellStart"/>
      <w:r w:rsidR="00D548CC">
        <w:rPr>
          <w:rFonts w:cstheme="minorHAnsi"/>
          <w:highlight w:val="yellow"/>
          <w:lang w:val="en-US"/>
        </w:rPr>
        <w:t>Segrestin</w:t>
      </w:r>
      <w:proofErr w:type="spellEnd"/>
      <w:r w:rsidR="00D548CC">
        <w:rPr>
          <w:rFonts w:cstheme="minorHAnsi"/>
          <w:highlight w:val="yellow"/>
          <w:lang w:val="en-US"/>
        </w:rPr>
        <w:t xml:space="preserve"> </w:t>
      </w:r>
      <w:r w:rsidR="00D548CC" w:rsidRPr="00683773">
        <w:rPr>
          <w:rFonts w:cstheme="minorHAnsi"/>
          <w:highlight w:val="yellow"/>
          <w:lang w:val="en-US"/>
        </w:rPr>
        <w:t>2019</w:t>
      </w:r>
      <w:r w:rsidR="00D548CC">
        <w:rPr>
          <w:rFonts w:cstheme="minorHAnsi"/>
          <w:lang w:val="en-US"/>
        </w:rPr>
        <w:t xml:space="preserve">). </w:t>
      </w:r>
      <w:r w:rsidR="00C94DF9">
        <w:rPr>
          <w:rFonts w:cstheme="minorHAnsi"/>
          <w:lang w:val="en-US"/>
        </w:rPr>
        <w:t>S</w:t>
      </w:r>
      <w:r w:rsidR="00D548CC">
        <w:rPr>
          <w:rFonts w:cstheme="minorHAnsi"/>
          <w:lang w:val="en-US"/>
        </w:rPr>
        <w:t>pecific studies have shown that</w:t>
      </w:r>
      <w:r w:rsidR="00E012F5" w:rsidRPr="0043214E">
        <w:rPr>
          <w:rFonts w:cstheme="minorHAnsi"/>
          <w:lang w:val="en-US"/>
        </w:rPr>
        <w:t xml:space="preserve"> early season germination can benefit individuals with longer growing season (</w:t>
      </w:r>
      <w:r w:rsidR="00E012F5" w:rsidRPr="004B6FA7">
        <w:rPr>
          <w:rFonts w:cstheme="minorHAnsi"/>
          <w:highlight w:val="yellow"/>
          <w:lang w:val="en-US"/>
        </w:rPr>
        <w:t>Donohue et al. 2010</w:t>
      </w:r>
      <w:r w:rsidR="00E012F5" w:rsidRPr="0043214E">
        <w:rPr>
          <w:rFonts w:cstheme="minorHAnsi"/>
          <w:lang w:val="en-US"/>
        </w:rPr>
        <w:t>) and give a competitive edge to limiting resources (</w:t>
      </w:r>
      <w:r w:rsidR="00E012F5" w:rsidRPr="004B6FA7">
        <w:rPr>
          <w:rFonts w:cstheme="minorHAnsi"/>
          <w:highlight w:val="yellow"/>
          <w:lang w:val="en-US"/>
        </w:rPr>
        <w:t xml:space="preserve">Verdú &amp; </w:t>
      </w:r>
      <w:proofErr w:type="spellStart"/>
      <w:r w:rsidR="00E012F5" w:rsidRPr="004B6FA7">
        <w:rPr>
          <w:rFonts w:cstheme="minorHAnsi"/>
          <w:highlight w:val="yellow"/>
          <w:lang w:val="en-US"/>
        </w:rPr>
        <w:t>Traveset</w:t>
      </w:r>
      <w:proofErr w:type="spellEnd"/>
      <w:r w:rsidR="00E012F5" w:rsidRPr="004B6FA7">
        <w:rPr>
          <w:rFonts w:cstheme="minorHAnsi"/>
          <w:highlight w:val="yellow"/>
          <w:lang w:val="en-US"/>
        </w:rPr>
        <w:t xml:space="preserve"> </w:t>
      </w:r>
      <w:proofErr w:type="gramStart"/>
      <w:r w:rsidR="00E012F5" w:rsidRPr="004B6FA7">
        <w:rPr>
          <w:rFonts w:cstheme="minorHAnsi"/>
          <w:highlight w:val="yellow"/>
          <w:lang w:val="en-US"/>
        </w:rPr>
        <w:t xml:space="preserve">2005 </w:t>
      </w:r>
      <w:r w:rsidR="00E012F5" w:rsidRPr="0043214E">
        <w:rPr>
          <w:rFonts w:cstheme="minorHAnsi"/>
          <w:lang w:val="en-US"/>
        </w:rPr>
        <w:t>)</w:t>
      </w:r>
      <w:proofErr w:type="gramEnd"/>
      <w:r w:rsidR="00E012F5" w:rsidRPr="0043214E">
        <w:rPr>
          <w:rFonts w:cstheme="minorHAnsi"/>
          <w:lang w:val="en-US"/>
        </w:rPr>
        <w:t xml:space="preserve"> against individuals germinating later during the season. However, early germination also involves higher mortality risks</w:t>
      </w:r>
      <w:r w:rsidR="004D7C90" w:rsidRPr="004D7C90">
        <w:rPr>
          <w:rFonts w:cstheme="minorHAnsi"/>
          <w:highlight w:val="yellow"/>
          <w:lang w:val="en-US"/>
        </w:rPr>
        <w:t xml:space="preserve"> </w:t>
      </w:r>
      <w:r w:rsidR="004D7C90">
        <w:rPr>
          <w:rFonts w:cstheme="minorHAnsi"/>
          <w:highlight w:val="yellow"/>
          <w:lang w:val="en-US"/>
        </w:rPr>
        <w:t>(</w:t>
      </w:r>
      <w:r w:rsidR="004D7C90" w:rsidRPr="004B6FA7">
        <w:rPr>
          <w:rFonts w:cstheme="minorHAnsi"/>
          <w:highlight w:val="yellow"/>
          <w:lang w:val="en-US"/>
        </w:rPr>
        <w:t>Thomson et al. 2017</w:t>
      </w:r>
      <w:r w:rsidR="004D7C90">
        <w:rPr>
          <w:rFonts w:cstheme="minorHAnsi"/>
          <w:lang w:val="en-US"/>
        </w:rPr>
        <w:t>)</w:t>
      </w:r>
      <w:r w:rsidR="00E012F5" w:rsidRPr="0043214E">
        <w:rPr>
          <w:rFonts w:cstheme="minorHAnsi"/>
          <w:lang w:val="en-US"/>
        </w:rPr>
        <w:t xml:space="preserve"> due to warm spells or frost event </w:t>
      </w:r>
      <w:r w:rsidR="004D7C90">
        <w:rPr>
          <w:rFonts w:cstheme="minorHAnsi"/>
          <w:lang w:val="en-US"/>
        </w:rPr>
        <w:t>(REF)</w:t>
      </w:r>
      <w:r w:rsidR="00E012F5" w:rsidRPr="0043214E">
        <w:rPr>
          <w:rFonts w:cstheme="minorHAnsi"/>
          <w:lang w:val="en-US"/>
        </w:rPr>
        <w:t xml:space="preserve"> compared to a more conservative strategy </w:t>
      </w:r>
      <w:r w:rsidR="000B638B">
        <w:rPr>
          <w:rFonts w:cstheme="minorHAnsi"/>
          <w:lang w:val="en-US"/>
        </w:rPr>
        <w:t>like</w:t>
      </w:r>
      <w:r w:rsidR="00E012F5" w:rsidRPr="0043214E">
        <w:rPr>
          <w:rFonts w:cstheme="minorHAnsi"/>
          <w:lang w:val="en-US"/>
        </w:rPr>
        <w:t xml:space="preserve"> </w:t>
      </w:r>
      <w:r w:rsidR="009A54E0">
        <w:rPr>
          <w:rFonts w:cstheme="minorHAnsi"/>
          <w:lang w:val="en-US"/>
        </w:rPr>
        <w:t xml:space="preserve">keep all </w:t>
      </w:r>
      <w:r w:rsidR="00E012F5" w:rsidRPr="0043214E">
        <w:rPr>
          <w:rFonts w:cstheme="minorHAnsi"/>
          <w:lang w:val="en-US"/>
        </w:rPr>
        <w:t>seed germinating later in the season (</w:t>
      </w:r>
      <w:r w:rsidR="00E012F5" w:rsidRPr="007B6F6B">
        <w:rPr>
          <w:rFonts w:cstheme="minorHAnsi"/>
          <w:highlight w:val="yellow"/>
          <w:lang w:val="en-US"/>
        </w:rPr>
        <w:t>ten Brink 2020</w:t>
      </w:r>
      <w:r w:rsidR="00E012F5" w:rsidRPr="0043214E">
        <w:rPr>
          <w:rFonts w:cstheme="minorHAnsi"/>
          <w:lang w:val="en-US"/>
        </w:rPr>
        <w:t xml:space="preserve">). </w:t>
      </w:r>
      <w:r w:rsidR="00FC558D">
        <w:rPr>
          <w:rFonts w:cstheme="minorHAnsi"/>
          <w:lang w:val="en-US"/>
        </w:rPr>
        <w:t xml:space="preserve">Thus, even though </w:t>
      </w:r>
      <w:r w:rsidR="00900AB3">
        <w:rPr>
          <w:rFonts w:cstheme="minorHAnsi"/>
          <w:lang w:val="en-US"/>
        </w:rPr>
        <w:t xml:space="preserve">studies about germination timing </w:t>
      </w:r>
      <w:r w:rsidR="003169ED">
        <w:rPr>
          <w:rFonts w:cstheme="minorHAnsi"/>
          <w:lang w:val="en-US"/>
        </w:rPr>
        <w:t>proved</w:t>
      </w:r>
      <w:r w:rsidR="002317D8">
        <w:rPr>
          <w:rFonts w:cstheme="minorHAnsi"/>
          <w:lang w:val="en-US"/>
        </w:rPr>
        <w:t xml:space="preserve"> that </w:t>
      </w:r>
      <w:r w:rsidR="00F93F63">
        <w:rPr>
          <w:rFonts w:cstheme="minorHAnsi"/>
          <w:lang w:val="en-US"/>
        </w:rPr>
        <w:t xml:space="preserve">it </w:t>
      </w:r>
      <w:r w:rsidR="00C94DF9">
        <w:rPr>
          <w:rFonts w:cstheme="minorHAnsi"/>
          <w:lang w:val="en-US"/>
        </w:rPr>
        <w:t>could</w:t>
      </w:r>
      <w:r w:rsidR="00581F0C">
        <w:rPr>
          <w:rFonts w:cstheme="minorHAnsi"/>
          <w:lang w:val="en-US"/>
        </w:rPr>
        <w:t xml:space="preserve"> influence population and community dynam</w:t>
      </w:r>
      <w:r w:rsidR="001B523B">
        <w:rPr>
          <w:rFonts w:cstheme="minorHAnsi"/>
          <w:lang w:val="en-US"/>
        </w:rPr>
        <w:t>i</w:t>
      </w:r>
      <w:r w:rsidR="00581F0C">
        <w:rPr>
          <w:rFonts w:cstheme="minorHAnsi"/>
          <w:lang w:val="en-US"/>
        </w:rPr>
        <w:t xml:space="preserve">cs </w:t>
      </w:r>
      <w:r w:rsidR="002317D8">
        <w:rPr>
          <w:rFonts w:cstheme="minorHAnsi"/>
          <w:lang w:val="en-US"/>
        </w:rPr>
        <w:t>in response to</w:t>
      </w:r>
      <w:r w:rsidR="001B523B">
        <w:rPr>
          <w:rFonts w:cstheme="minorHAnsi"/>
          <w:lang w:val="en-US"/>
        </w:rPr>
        <w:t xml:space="preserve"> changes in climatic conditions</w:t>
      </w:r>
      <w:r w:rsidR="002317D8">
        <w:rPr>
          <w:rFonts w:cstheme="minorHAnsi"/>
          <w:lang w:val="en-US"/>
        </w:rPr>
        <w:t xml:space="preserve"> </w:t>
      </w:r>
      <w:r w:rsidR="00B47A5A" w:rsidRPr="0043214E">
        <w:rPr>
          <w:rFonts w:cstheme="minorHAnsi"/>
          <w:lang w:val="en-US"/>
        </w:rPr>
        <w:t>(</w:t>
      </w:r>
      <w:r w:rsidR="00B47A5A" w:rsidRPr="004B6FA7">
        <w:rPr>
          <w:rFonts w:cstheme="minorHAnsi"/>
          <w:highlight w:val="yellow"/>
          <w:lang w:val="en-US"/>
        </w:rPr>
        <w:t>Kimball et al., 2011; Levine et al., 2011; Huang et al., 2016</w:t>
      </w:r>
      <w:r w:rsidR="00B47A5A" w:rsidRPr="0043214E">
        <w:rPr>
          <w:rFonts w:cstheme="minorHAnsi"/>
          <w:lang w:val="en-US"/>
        </w:rPr>
        <w:t>)</w:t>
      </w:r>
      <w:r w:rsidR="003169ED">
        <w:rPr>
          <w:rFonts w:cstheme="minorHAnsi"/>
          <w:lang w:val="en-US"/>
        </w:rPr>
        <w:t xml:space="preserve"> </w:t>
      </w:r>
      <w:r w:rsidR="00A820F7">
        <w:rPr>
          <w:rFonts w:cstheme="minorHAnsi"/>
          <w:lang w:val="en-US"/>
        </w:rPr>
        <w:t xml:space="preserve">little is known about </w:t>
      </w:r>
      <w:r w:rsidR="00C705EB">
        <w:rPr>
          <w:rFonts w:cstheme="minorHAnsi"/>
          <w:lang w:val="en-US"/>
        </w:rPr>
        <w:t>season</w:t>
      </w:r>
      <w:r w:rsidR="00757052">
        <w:rPr>
          <w:rFonts w:cstheme="minorHAnsi"/>
          <w:lang w:val="en-US"/>
        </w:rPr>
        <w:t>al</w:t>
      </w:r>
      <w:r w:rsidR="00A820F7">
        <w:rPr>
          <w:rFonts w:cstheme="minorHAnsi"/>
          <w:lang w:val="en-US"/>
        </w:rPr>
        <w:t xml:space="preserve"> germination phenology</w:t>
      </w:r>
      <w:r w:rsidR="003169ED">
        <w:rPr>
          <w:rFonts w:cstheme="minorHAnsi"/>
          <w:lang w:val="en-US"/>
        </w:rPr>
        <w:t xml:space="preserve"> in </w:t>
      </w:r>
      <w:r w:rsidR="00233FA1">
        <w:rPr>
          <w:rFonts w:cstheme="minorHAnsi"/>
          <w:lang w:val="en-US"/>
        </w:rPr>
        <w:t xml:space="preserve">harsh </w:t>
      </w:r>
      <w:r w:rsidR="00C94DF9">
        <w:rPr>
          <w:rFonts w:cstheme="minorHAnsi"/>
          <w:lang w:val="en-US"/>
        </w:rPr>
        <w:t>or</w:t>
      </w:r>
      <w:r w:rsidR="002174B2">
        <w:rPr>
          <w:rFonts w:cstheme="minorHAnsi"/>
          <w:lang w:val="en-US"/>
        </w:rPr>
        <w:t xml:space="preserve"> unpredictable </w:t>
      </w:r>
      <w:r w:rsidR="00233FA1">
        <w:rPr>
          <w:rFonts w:cstheme="minorHAnsi"/>
          <w:lang w:val="en-US"/>
        </w:rPr>
        <w:t>environments</w:t>
      </w:r>
      <w:r w:rsidR="00757052">
        <w:rPr>
          <w:rFonts w:cstheme="minorHAnsi"/>
          <w:lang w:val="en-US"/>
        </w:rPr>
        <w:t>.</w:t>
      </w:r>
    </w:p>
    <w:p w14:paraId="4BCFDDCB" w14:textId="5DBE2EF0" w:rsidR="00133831" w:rsidRDefault="002174B2" w:rsidP="00133831">
      <w:pPr>
        <w:spacing w:after="0" w:line="360" w:lineRule="auto"/>
        <w:ind w:firstLine="708"/>
        <w:jc w:val="both"/>
        <w:textAlignment w:val="baseline"/>
        <w:rPr>
          <w:rFonts w:eastAsia="Times New Roman" w:cstheme="minorHAnsi"/>
          <w:color w:val="000000"/>
          <w:lang w:val="en-US" w:eastAsia="ca-ES"/>
        </w:rPr>
      </w:pPr>
      <w:r>
        <w:rPr>
          <w:rFonts w:cstheme="minorHAnsi"/>
          <w:lang w:val="en-US"/>
        </w:rPr>
        <w:t xml:space="preserve">In </w:t>
      </w:r>
      <w:r w:rsidR="00757052">
        <w:rPr>
          <w:rFonts w:cstheme="minorHAnsi"/>
          <w:lang w:val="en-US"/>
        </w:rPr>
        <w:t>alpine</w:t>
      </w:r>
      <w:r w:rsidR="007C6D09">
        <w:rPr>
          <w:rFonts w:cstheme="minorHAnsi"/>
          <w:lang w:val="en-US"/>
        </w:rPr>
        <w:t xml:space="preserve"> habitats</w:t>
      </w:r>
      <w:r w:rsidR="00095305">
        <w:rPr>
          <w:rFonts w:cstheme="minorHAnsi"/>
          <w:lang w:val="en-US"/>
        </w:rPr>
        <w:t xml:space="preserve">, </w:t>
      </w:r>
      <w:r w:rsidR="00166AC2" w:rsidRPr="0043214E">
        <w:rPr>
          <w:rFonts w:cstheme="minorHAnsi"/>
          <w:lang w:val="en-US"/>
        </w:rPr>
        <w:t xml:space="preserve">germination phenology is of vital importance to </w:t>
      </w:r>
      <w:r w:rsidR="00C54A82" w:rsidRPr="0043214E">
        <w:rPr>
          <w:rFonts w:cstheme="minorHAnsi"/>
          <w:lang w:val="en-US"/>
        </w:rPr>
        <w:t>match favorable conditions</w:t>
      </w:r>
      <w:r w:rsidR="00EC09B9" w:rsidRPr="0043214E">
        <w:rPr>
          <w:rFonts w:cstheme="minorHAnsi"/>
          <w:lang w:val="en-US"/>
        </w:rPr>
        <w:t xml:space="preserve"> </w:t>
      </w:r>
      <w:r w:rsidR="00757052">
        <w:rPr>
          <w:rFonts w:cstheme="minorHAnsi"/>
          <w:lang w:val="en-US"/>
        </w:rPr>
        <w:t>and to prevent</w:t>
      </w:r>
      <w:r w:rsidR="007C6D09">
        <w:rPr>
          <w:rFonts w:cstheme="minorHAnsi"/>
          <w:lang w:val="en-US"/>
        </w:rPr>
        <w:t xml:space="preserve"> </w:t>
      </w:r>
      <w:r w:rsidR="00757052">
        <w:rPr>
          <w:rFonts w:cstheme="minorHAnsi"/>
          <w:lang w:val="en-US"/>
        </w:rPr>
        <w:t>unsuitable winter climate</w:t>
      </w:r>
      <w:r w:rsidR="00C346DE" w:rsidRPr="0043214E">
        <w:rPr>
          <w:rFonts w:cstheme="minorHAnsi"/>
          <w:lang w:val="en-US"/>
        </w:rPr>
        <w:t xml:space="preserve"> (</w:t>
      </w:r>
      <w:r w:rsidR="00C346DE" w:rsidRPr="004B6FA7">
        <w:rPr>
          <w:rFonts w:cstheme="minorHAnsi"/>
          <w:highlight w:val="yellow"/>
          <w:lang w:val="en-US"/>
        </w:rPr>
        <w:t>Gremer 2020</w:t>
      </w:r>
      <w:r w:rsidR="00C346DE" w:rsidRPr="0043214E">
        <w:rPr>
          <w:rFonts w:cstheme="minorHAnsi"/>
          <w:lang w:val="en-US"/>
        </w:rPr>
        <w:t>)</w:t>
      </w:r>
      <w:r w:rsidR="00C54A82" w:rsidRPr="0043214E">
        <w:rPr>
          <w:rFonts w:cstheme="minorHAnsi"/>
          <w:lang w:val="en-US"/>
        </w:rPr>
        <w:t xml:space="preserve">. </w:t>
      </w:r>
      <w:r w:rsidR="00C346DE" w:rsidRPr="0043214E">
        <w:rPr>
          <w:rFonts w:cstheme="minorHAnsi"/>
          <w:lang w:val="en-US"/>
        </w:rPr>
        <w:t>Consequently,</w:t>
      </w:r>
      <w:r w:rsidR="00EC09B9" w:rsidRPr="0043214E">
        <w:rPr>
          <w:rFonts w:cstheme="minorHAnsi"/>
          <w:lang w:val="en-US"/>
        </w:rPr>
        <w:t xml:space="preserve"> germination </w:t>
      </w:r>
      <w:r w:rsidR="00491A6D" w:rsidRPr="0043214E">
        <w:rPr>
          <w:rFonts w:cstheme="minorHAnsi"/>
          <w:lang w:val="en-US"/>
        </w:rPr>
        <w:t xml:space="preserve">traits have </w:t>
      </w:r>
      <w:r w:rsidR="00A75AC5">
        <w:rPr>
          <w:rFonts w:cstheme="minorHAnsi"/>
          <w:lang w:val="en-US"/>
        </w:rPr>
        <w:t xml:space="preserve">evolved </w:t>
      </w:r>
      <w:r w:rsidR="00E46404">
        <w:rPr>
          <w:rFonts w:cstheme="minorHAnsi"/>
          <w:lang w:val="en-US"/>
        </w:rPr>
        <w:t>following diverse</w:t>
      </w:r>
      <w:r w:rsidR="00400E19" w:rsidRPr="0043214E">
        <w:rPr>
          <w:rFonts w:cstheme="minorHAnsi"/>
          <w:lang w:val="en-US"/>
        </w:rPr>
        <w:t xml:space="preserve"> strategies</w:t>
      </w:r>
      <w:r w:rsidR="00497D2D" w:rsidRPr="0043214E">
        <w:rPr>
          <w:rFonts w:cstheme="minorHAnsi"/>
          <w:lang w:val="en-US"/>
        </w:rPr>
        <w:t>;</w:t>
      </w:r>
      <w:r w:rsidR="00400E19" w:rsidRPr="0043214E">
        <w:rPr>
          <w:rFonts w:cstheme="minorHAnsi"/>
          <w:lang w:val="en-US"/>
        </w:rPr>
        <w:t xml:space="preserve"> one is to </w:t>
      </w:r>
      <w:r w:rsidR="00491A6D" w:rsidRPr="0043214E">
        <w:rPr>
          <w:rFonts w:cstheme="minorHAnsi"/>
          <w:lang w:val="en-US"/>
        </w:rPr>
        <w:t>adopt a bet-hedging strategy, spreading the</w:t>
      </w:r>
      <w:r w:rsidR="001B2FAD" w:rsidRPr="0043214E">
        <w:rPr>
          <w:rFonts w:cstheme="minorHAnsi"/>
          <w:lang w:val="en-US"/>
        </w:rPr>
        <w:t xml:space="preserve"> mort</w:t>
      </w:r>
      <w:r w:rsidR="002364DE" w:rsidRPr="0043214E">
        <w:rPr>
          <w:rFonts w:cstheme="minorHAnsi"/>
          <w:lang w:val="en-US"/>
        </w:rPr>
        <w:t>a</w:t>
      </w:r>
      <w:r w:rsidR="001B2FAD" w:rsidRPr="0043214E">
        <w:rPr>
          <w:rFonts w:cstheme="minorHAnsi"/>
          <w:lang w:val="en-US"/>
        </w:rPr>
        <w:t xml:space="preserve">lity risk </w:t>
      </w:r>
      <w:r w:rsidR="0062622A" w:rsidRPr="0043214E">
        <w:rPr>
          <w:rFonts w:cstheme="minorHAnsi"/>
          <w:lang w:val="en-US"/>
        </w:rPr>
        <w:t>with germination happening at different times (</w:t>
      </w:r>
      <w:r w:rsidR="0062622A" w:rsidRPr="004B6FA7">
        <w:rPr>
          <w:rFonts w:cstheme="minorHAnsi"/>
          <w:highlight w:val="yellow"/>
          <w:lang w:val="en-US"/>
        </w:rPr>
        <w:t>Simons, 2011</w:t>
      </w:r>
      <w:r w:rsidR="0062622A" w:rsidRPr="0043214E">
        <w:rPr>
          <w:rFonts w:cstheme="minorHAnsi"/>
          <w:lang w:val="en-US"/>
        </w:rPr>
        <w:t>)</w:t>
      </w:r>
      <w:r w:rsidR="00C137AF" w:rsidRPr="0043214E">
        <w:rPr>
          <w:rFonts w:cstheme="minorHAnsi"/>
          <w:lang w:val="en-US"/>
        </w:rPr>
        <w:t xml:space="preserve">, another is to have </w:t>
      </w:r>
      <w:r w:rsidR="00AF7669">
        <w:rPr>
          <w:rFonts w:cstheme="minorHAnsi"/>
          <w:lang w:val="en-US"/>
        </w:rPr>
        <w:t xml:space="preserve"> specific </w:t>
      </w:r>
      <w:r w:rsidR="00C137AF" w:rsidRPr="0043214E">
        <w:rPr>
          <w:rFonts w:cstheme="minorHAnsi"/>
          <w:lang w:val="en-US"/>
        </w:rPr>
        <w:t xml:space="preserve">environmental germination cues that trigger the process </w:t>
      </w:r>
      <w:r w:rsidR="004D6A48" w:rsidRPr="0043214E">
        <w:rPr>
          <w:rFonts w:cstheme="minorHAnsi"/>
          <w:lang w:val="en-US"/>
        </w:rPr>
        <w:t>w</w:t>
      </w:r>
      <w:r w:rsidR="00B54A6D" w:rsidRPr="0043214E">
        <w:rPr>
          <w:rFonts w:cstheme="minorHAnsi"/>
          <w:lang w:val="en-US"/>
        </w:rPr>
        <w:t xml:space="preserve">hen abiotic conditions are </w:t>
      </w:r>
      <w:r w:rsidR="008C1D0C" w:rsidRPr="0043214E">
        <w:rPr>
          <w:rFonts w:cstheme="minorHAnsi"/>
          <w:lang w:val="en-US"/>
        </w:rPr>
        <w:t>favorable</w:t>
      </w:r>
      <w:r w:rsidR="004D6A48" w:rsidRPr="0043214E">
        <w:rPr>
          <w:rFonts w:cstheme="minorHAnsi"/>
          <w:lang w:val="en-US"/>
        </w:rPr>
        <w:t xml:space="preserve"> (i.e. temperature, moisture</w:t>
      </w:r>
      <w:r w:rsidR="002038BE" w:rsidRPr="0043214E">
        <w:rPr>
          <w:rFonts w:cstheme="minorHAnsi"/>
          <w:lang w:val="en-US"/>
        </w:rPr>
        <w:t xml:space="preserve"> or light)</w:t>
      </w:r>
      <w:r w:rsidR="00B54A6D" w:rsidRPr="0043214E">
        <w:rPr>
          <w:rFonts w:cstheme="minorHAnsi"/>
          <w:lang w:val="en-US"/>
        </w:rPr>
        <w:t xml:space="preserve"> (Donohue 2010, Baskin and Baskin 2014)</w:t>
      </w:r>
      <w:r w:rsidR="004D6A48" w:rsidRPr="0043214E">
        <w:rPr>
          <w:rFonts w:cstheme="minorHAnsi"/>
          <w:lang w:val="en-US"/>
        </w:rPr>
        <w:t xml:space="preserve"> or a combination of both (</w:t>
      </w:r>
      <w:r w:rsidR="004D6A48" w:rsidRPr="004B6FA7">
        <w:rPr>
          <w:rFonts w:cstheme="minorHAnsi"/>
          <w:highlight w:val="yellow"/>
          <w:lang w:val="en-US"/>
        </w:rPr>
        <w:t>Simon</w:t>
      </w:r>
      <w:r w:rsidR="00AF7669">
        <w:rPr>
          <w:rFonts w:cstheme="minorHAnsi"/>
          <w:highlight w:val="yellow"/>
          <w:lang w:val="en-US"/>
        </w:rPr>
        <w:t>s</w:t>
      </w:r>
      <w:r w:rsidR="004D6A48" w:rsidRPr="004B6FA7">
        <w:rPr>
          <w:rFonts w:cstheme="minorHAnsi"/>
          <w:highlight w:val="yellow"/>
          <w:lang w:val="en-US"/>
        </w:rPr>
        <w:t xml:space="preserve"> 2014</w:t>
      </w:r>
      <w:r w:rsidR="004D6A48" w:rsidRPr="0043214E">
        <w:rPr>
          <w:rFonts w:cstheme="minorHAnsi"/>
          <w:lang w:val="en-US"/>
        </w:rPr>
        <w:t>)</w:t>
      </w:r>
      <w:r w:rsidR="00704DA3" w:rsidRPr="0043214E">
        <w:rPr>
          <w:rFonts w:cstheme="minorHAnsi"/>
          <w:lang w:val="en-US"/>
        </w:rPr>
        <w:t xml:space="preserve">. </w:t>
      </w:r>
      <w:r w:rsidR="00785428">
        <w:rPr>
          <w:rFonts w:cstheme="minorHAnsi"/>
          <w:lang w:val="en-US"/>
        </w:rPr>
        <w:t>The</w:t>
      </w:r>
      <w:r w:rsidR="00954260" w:rsidRPr="00AC319B">
        <w:rPr>
          <w:rFonts w:eastAsia="Times New Roman" w:cstheme="minorHAnsi"/>
          <w:color w:val="000000"/>
          <w:lang w:val="en-US" w:eastAsia="ca-ES"/>
        </w:rPr>
        <w:t xml:space="preserve"> global alpine germination syndrome</w:t>
      </w:r>
      <w:r w:rsidR="00785428">
        <w:rPr>
          <w:rFonts w:eastAsia="Times New Roman" w:cstheme="minorHAnsi"/>
          <w:color w:val="000000"/>
          <w:lang w:val="en-US" w:eastAsia="ca-ES"/>
        </w:rPr>
        <w:t xml:space="preserve"> has been</w:t>
      </w:r>
      <w:r w:rsidR="00954260" w:rsidRPr="00AC319B">
        <w:rPr>
          <w:rFonts w:eastAsia="Times New Roman" w:cstheme="minorHAnsi"/>
          <w:color w:val="000000"/>
          <w:lang w:val="en-US" w:eastAsia="ca-ES"/>
        </w:rPr>
        <w:t xml:space="preserve"> characterized by the requirement of a period of cold stratification followed by warm temperatures to initiate germination </w:t>
      </w:r>
      <w:r w:rsidR="00954260">
        <w:rPr>
          <w:rFonts w:eastAsia="Times New Roman" w:cstheme="minorHAnsi"/>
          <w:color w:val="000000"/>
          <w:lang w:val="en-US" w:eastAsia="ca-ES"/>
        </w:rPr>
        <w:fldChar w:fldCharType="begin" w:fldLock="1"/>
      </w:r>
      <w:r w:rsidR="00954260">
        <w:rPr>
          <w:rFonts w:eastAsia="Times New Roman" w:cstheme="minorHAnsi"/>
          <w:color w:val="000000"/>
          <w:lang w:val="en-US"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954260">
        <w:rPr>
          <w:rFonts w:eastAsia="Times New Roman" w:cstheme="minorHAnsi"/>
          <w:color w:val="000000"/>
          <w:lang w:val="en-US" w:eastAsia="ca-ES"/>
        </w:rPr>
        <w:fldChar w:fldCharType="separate"/>
      </w:r>
      <w:r w:rsidR="00954260" w:rsidRPr="00F607B5">
        <w:rPr>
          <w:rFonts w:eastAsia="Times New Roman" w:cstheme="minorHAnsi"/>
          <w:noProof/>
          <w:color w:val="000000"/>
          <w:lang w:val="en-US" w:eastAsia="ca-ES"/>
        </w:rPr>
        <w:t>(Baskin &amp; Baskin 2014; Fernández-Pascual et al. 2021)</w:t>
      </w:r>
      <w:r w:rsidR="00954260">
        <w:rPr>
          <w:rFonts w:eastAsia="Times New Roman" w:cstheme="minorHAnsi"/>
          <w:color w:val="000000"/>
          <w:lang w:val="en-US" w:eastAsia="ca-ES"/>
        </w:rPr>
        <w:fldChar w:fldCharType="end"/>
      </w:r>
      <w:r w:rsidR="00954260" w:rsidRPr="00AC319B">
        <w:rPr>
          <w:rFonts w:eastAsia="Times New Roman" w:cstheme="minorHAnsi"/>
          <w:color w:val="000000"/>
          <w:lang w:val="en-US" w:eastAsia="ca-ES"/>
        </w:rPr>
        <w:t xml:space="preserve">. This strategy avoids adverse periods and ensure germination at the beginning of growing season when water is available, </w:t>
      </w:r>
      <w:r w:rsidR="002652A9">
        <w:rPr>
          <w:rFonts w:eastAsia="Times New Roman" w:cstheme="minorHAnsi"/>
          <w:color w:val="000000"/>
          <w:lang w:val="en-US" w:eastAsia="ca-ES"/>
        </w:rPr>
        <w:t>thus</w:t>
      </w:r>
      <w:r w:rsidR="00954260" w:rsidRPr="00AC319B">
        <w:rPr>
          <w:rFonts w:eastAsia="Times New Roman" w:cstheme="minorHAnsi"/>
          <w:color w:val="000000"/>
          <w:lang w:val="en-US" w:eastAsia="ca-ES"/>
        </w:rPr>
        <w:t xml:space="preserve"> seedlings have time to develop a deep root system before summer drought periods and </w:t>
      </w:r>
      <w:r w:rsidR="00954260">
        <w:rPr>
          <w:rFonts w:eastAsia="Times New Roman" w:cstheme="minorHAnsi"/>
          <w:color w:val="000000"/>
          <w:lang w:val="en-US" w:eastAsia="ca-ES"/>
        </w:rPr>
        <w:t xml:space="preserve">the </w:t>
      </w:r>
      <w:r w:rsidR="00954260" w:rsidRPr="00AC319B">
        <w:rPr>
          <w:rFonts w:eastAsia="Times New Roman" w:cstheme="minorHAnsi"/>
          <w:color w:val="000000"/>
          <w:lang w:val="en-US" w:eastAsia="ca-ES"/>
        </w:rPr>
        <w:t>following winter</w:t>
      </w:r>
      <w:r w:rsidR="00954260">
        <w:rPr>
          <w:rFonts w:eastAsia="Times New Roman" w:cstheme="minorHAnsi"/>
          <w:color w:val="000000"/>
          <w:lang w:val="en-US" w:eastAsia="ca-ES"/>
        </w:rPr>
        <w:t xml:space="preserve"> </w:t>
      </w:r>
      <w:r w:rsidR="00954260">
        <w:rPr>
          <w:rFonts w:eastAsia="Times New Roman" w:cstheme="minorHAnsi"/>
          <w:color w:val="000000"/>
          <w:lang w:val="en-US" w:eastAsia="ca-ES"/>
        </w:rPr>
        <w:fldChar w:fldCharType="begin" w:fldLock="1"/>
      </w:r>
      <w:r w:rsidR="00510C27">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954260">
        <w:rPr>
          <w:rFonts w:eastAsia="Times New Roman" w:cstheme="minorHAnsi"/>
          <w:color w:val="000000"/>
          <w:lang w:val="en-US" w:eastAsia="ca-ES"/>
        </w:rPr>
        <w:fldChar w:fldCharType="separate"/>
      </w:r>
      <w:r w:rsidR="00954260" w:rsidRPr="001112EA">
        <w:rPr>
          <w:rFonts w:eastAsia="Times New Roman" w:cstheme="minorHAnsi"/>
          <w:noProof/>
          <w:color w:val="000000"/>
          <w:lang w:val="en-US" w:eastAsia="ca-ES"/>
        </w:rPr>
        <w:t>(Billings &amp; Mooney 1968)</w:t>
      </w:r>
      <w:r w:rsidR="00954260">
        <w:rPr>
          <w:rFonts w:eastAsia="Times New Roman" w:cstheme="minorHAnsi"/>
          <w:color w:val="000000"/>
          <w:lang w:val="en-US" w:eastAsia="ca-ES"/>
        </w:rPr>
        <w:fldChar w:fldCharType="end"/>
      </w:r>
      <w:r w:rsidR="00954260" w:rsidRPr="00AC319B">
        <w:rPr>
          <w:rFonts w:eastAsia="Times New Roman" w:cstheme="minorHAnsi"/>
          <w:color w:val="000000"/>
          <w:lang w:val="en-US" w:eastAsia="ca-ES"/>
        </w:rPr>
        <w:t>.</w:t>
      </w:r>
      <w:r w:rsidR="00954260" w:rsidRPr="00954260">
        <w:rPr>
          <w:rFonts w:cstheme="minorHAnsi"/>
          <w:lang w:val="en-US"/>
        </w:rPr>
        <w:t xml:space="preserve"> </w:t>
      </w:r>
      <w:r w:rsidR="00954260" w:rsidRPr="00AC319B">
        <w:rPr>
          <w:rFonts w:cstheme="minorHAnsi"/>
          <w:lang w:val="en-US"/>
        </w:rPr>
        <w:t>Even though this alpine syndrome has been detected, the data available behind it mostly originated in temperate regions</w:t>
      </w:r>
      <w:r w:rsidR="00954260">
        <w:rPr>
          <w:rFonts w:cstheme="minorHAnsi"/>
          <w:lang w:val="en-US"/>
        </w:rPr>
        <w:t xml:space="preserve"> </w:t>
      </w:r>
      <w:r w:rsidR="00954260">
        <w:rPr>
          <w:rFonts w:cstheme="minorHAnsi"/>
          <w:lang w:val="en-US"/>
        </w:rPr>
        <w:fldChar w:fldCharType="begin" w:fldLock="1"/>
      </w:r>
      <w:r w:rsidR="00954260">
        <w:rPr>
          <w:rFonts w:cstheme="minorHAnsi"/>
          <w:lang w:val="en-U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954260">
        <w:rPr>
          <w:rFonts w:cstheme="minorHAnsi"/>
          <w:lang w:val="en-US"/>
        </w:rPr>
        <w:fldChar w:fldCharType="separate"/>
      </w:r>
      <w:r w:rsidR="00954260" w:rsidRPr="00F607B5">
        <w:rPr>
          <w:rFonts w:cstheme="minorHAnsi"/>
          <w:noProof/>
          <w:lang w:val="en-US"/>
        </w:rPr>
        <w:t>(Fernández-Pascual et al. 2021)</w:t>
      </w:r>
      <w:r w:rsidR="00954260">
        <w:rPr>
          <w:rFonts w:cstheme="minorHAnsi"/>
          <w:lang w:val="en-US"/>
        </w:rPr>
        <w:fldChar w:fldCharType="end"/>
      </w:r>
      <w:r w:rsidR="00954260" w:rsidRPr="00AC319B">
        <w:rPr>
          <w:rFonts w:cstheme="minorHAnsi"/>
          <w:lang w:val="en-US"/>
        </w:rPr>
        <w:t xml:space="preserve">, thus is geographically limited. Considering that germination strategies are </w:t>
      </w:r>
      <w:r w:rsidR="00954260">
        <w:rPr>
          <w:rFonts w:cstheme="minorHAnsi"/>
          <w:lang w:val="en-US"/>
        </w:rPr>
        <w:t>highly</w:t>
      </w:r>
      <w:r w:rsidR="00954260" w:rsidRPr="00AC319B">
        <w:rPr>
          <w:rFonts w:cstheme="minorHAnsi"/>
          <w:lang w:val="en-US"/>
        </w:rPr>
        <w:t xml:space="preserve"> variable in alpine ecosystems</w:t>
      </w:r>
      <w:r w:rsidR="00954260">
        <w:rPr>
          <w:rFonts w:cstheme="minorHAnsi"/>
          <w:lang w:val="en-US"/>
        </w:rPr>
        <w:t xml:space="preserve"> </w:t>
      </w:r>
      <w:r w:rsidR="00954260">
        <w:rPr>
          <w:rFonts w:cstheme="minorHAnsi"/>
          <w:lang w:val="en-US"/>
        </w:rPr>
        <w:fldChar w:fldCharType="begin" w:fldLock="1"/>
      </w:r>
      <w:r w:rsidR="00954260">
        <w:rPr>
          <w:rFonts w:cstheme="minorHAnsi"/>
          <w:lang w:val="en-US"/>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&amp; Simons 2009)","plainTextFormattedCitation":"(Wagner &amp; Simons 2009)","previouslyFormattedCitation":"(Wagner &amp; Simons 2009)"},"properties":{"noteIndex":0},"schema":"https://github.com/citation-style-language/schema/raw/master/csl-citation.json"}</w:instrText>
      </w:r>
      <w:r w:rsidR="00954260">
        <w:rPr>
          <w:rFonts w:cstheme="minorHAnsi"/>
          <w:lang w:val="en-US"/>
        </w:rPr>
        <w:fldChar w:fldCharType="separate"/>
      </w:r>
      <w:r w:rsidR="00954260" w:rsidRPr="00F607B5">
        <w:rPr>
          <w:rFonts w:cstheme="minorHAnsi"/>
          <w:noProof/>
          <w:lang w:val="en-US"/>
        </w:rPr>
        <w:t>(Wagner &amp; Simons 2009)</w:t>
      </w:r>
      <w:r w:rsidR="00954260">
        <w:rPr>
          <w:rFonts w:cstheme="minorHAnsi"/>
          <w:lang w:val="en-US"/>
        </w:rPr>
        <w:fldChar w:fldCharType="end"/>
      </w:r>
      <w:r w:rsidR="00954260" w:rsidRPr="00AC319B">
        <w:rPr>
          <w:rFonts w:cstheme="minorHAnsi"/>
          <w:lang w:val="en-US"/>
        </w:rPr>
        <w:t xml:space="preserve"> </w:t>
      </w:r>
      <w:commentRangeStart w:id="29"/>
      <w:commentRangeEnd w:id="29"/>
      <w:r w:rsidR="00954260" w:rsidRPr="00AC319B">
        <w:rPr>
          <w:rStyle w:val="CommentReference"/>
          <w:rFonts w:ascii="Calibri" w:eastAsia="Calibri" w:hAnsi="Calibri" w:cs="Calibri"/>
          <w:lang w:val="en-US"/>
        </w:rPr>
        <w:commentReference w:id="29"/>
      </w:r>
      <w:r w:rsidR="00954260" w:rsidRPr="00AC319B">
        <w:rPr>
          <w:rFonts w:cstheme="minorHAnsi"/>
          <w:lang w:val="en-US"/>
        </w:rPr>
        <w:t xml:space="preserve">it is reasonable to think that they might differ across latitudinal ranges. </w:t>
      </w:r>
      <w:r w:rsidR="00133831">
        <w:rPr>
          <w:rFonts w:cstheme="minorHAnsi"/>
          <w:lang w:val="en-US"/>
        </w:rPr>
        <w:t>For example, a</w:t>
      </w:r>
      <w:r w:rsidR="00133831" w:rsidRPr="00AC319B">
        <w:rPr>
          <w:rFonts w:cstheme="minorHAnsi"/>
          <w:lang w:val="en-US"/>
        </w:rPr>
        <w:t xml:space="preserve"> </w:t>
      </w:r>
      <w:r w:rsidR="00133831" w:rsidRPr="00AC319B">
        <w:rPr>
          <w:rFonts w:eastAsia="Times New Roman" w:cstheme="minorHAnsi"/>
          <w:color w:val="000000"/>
          <w:lang w:val="en-US" w:eastAsia="ca-ES"/>
        </w:rPr>
        <w:t xml:space="preserve">different </w:t>
      </w:r>
      <w:r w:rsidR="00133831" w:rsidRPr="00AC319B">
        <w:rPr>
          <w:rFonts w:eastAsia="Times New Roman" w:cstheme="minorHAnsi"/>
          <w:color w:val="000000"/>
          <w:lang w:val="en-US" w:eastAsia="ca-ES"/>
        </w:rPr>
        <w:lastRenderedPageBreak/>
        <w:t xml:space="preserve">germination syndrome was proposed for </w:t>
      </w:r>
      <w:r w:rsidR="00133831">
        <w:rPr>
          <w:rFonts w:eastAsia="Times New Roman" w:cstheme="minorHAnsi"/>
          <w:color w:val="000000"/>
          <w:lang w:val="en-US" w:eastAsia="ca-ES"/>
        </w:rPr>
        <w:t xml:space="preserve">high altitude areas with </w:t>
      </w:r>
      <w:r w:rsidR="00133831" w:rsidRPr="00AC319B">
        <w:rPr>
          <w:rFonts w:eastAsia="Times New Roman" w:cstheme="minorHAnsi"/>
          <w:color w:val="000000"/>
          <w:lang w:val="en-US" w:eastAsia="ca-ES"/>
        </w:rPr>
        <w:t xml:space="preserve">Mediterranean </w:t>
      </w:r>
      <w:r w:rsidR="00133831">
        <w:rPr>
          <w:rFonts w:eastAsia="Times New Roman" w:cstheme="minorHAnsi"/>
          <w:color w:val="000000"/>
          <w:lang w:val="en-US" w:eastAsia="ca-ES"/>
        </w:rPr>
        <w:t>climate</w:t>
      </w:r>
      <w:r w:rsidR="00133831" w:rsidRPr="00AC319B">
        <w:rPr>
          <w:rFonts w:eastAsia="Times New Roman" w:cstheme="minorHAnsi"/>
          <w:color w:val="000000"/>
          <w:lang w:val="en-US" w:eastAsia="ca-ES"/>
        </w:rPr>
        <w:t xml:space="preserve"> where species germinate immediately after dispersal if water is available and show improved germination after cold stratification, referred to as “Mediterranean germination syndrome”</w:t>
      </w:r>
      <w:r w:rsidR="00133831" w:rsidRPr="00336A3D">
        <w:rPr>
          <w:rFonts w:eastAsia="Times New Roman" w:cstheme="minorHAnsi"/>
          <w:color w:val="000000"/>
          <w:lang w:val="en-US" w:eastAsia="ca-ES"/>
        </w:rPr>
        <w:t xml:space="preserve"> </w:t>
      </w:r>
      <w:r w:rsidR="00133831">
        <w:rPr>
          <w:rFonts w:eastAsia="Times New Roman" w:cstheme="minorHAnsi"/>
          <w:color w:val="000000"/>
          <w:lang w:val="en-US" w:eastAsia="ca-ES"/>
        </w:rPr>
        <w:fldChar w:fldCharType="begin" w:fldLock="1"/>
      </w:r>
      <w:r w:rsidR="00133831">
        <w:rPr>
          <w:rFonts w:eastAsia="Times New Roman" w:cstheme="minorHAnsi"/>
          <w:color w:val="000000"/>
          <w:lang w:val="en-US"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133831">
        <w:rPr>
          <w:rFonts w:eastAsia="Times New Roman" w:cstheme="minorHAnsi"/>
          <w:color w:val="000000"/>
          <w:lang w:val="en-US" w:eastAsia="ca-ES"/>
        </w:rPr>
        <w:fldChar w:fldCharType="separate"/>
      </w:r>
      <w:r w:rsidR="00133831" w:rsidRPr="00F607B5">
        <w:rPr>
          <w:rFonts w:eastAsia="Times New Roman" w:cstheme="minorHAnsi"/>
          <w:noProof/>
          <w:color w:val="000000"/>
          <w:lang w:val="en-US" w:eastAsia="ca-ES"/>
        </w:rPr>
        <w:t>(Giménez-Benavides et al. 2005)</w:t>
      </w:r>
      <w:r w:rsidR="00133831">
        <w:rPr>
          <w:rFonts w:eastAsia="Times New Roman" w:cstheme="minorHAnsi"/>
          <w:color w:val="000000"/>
          <w:lang w:val="en-US" w:eastAsia="ca-ES"/>
        </w:rPr>
        <w:fldChar w:fldCharType="end"/>
      </w:r>
      <w:r w:rsidR="00133831" w:rsidRPr="00AC319B">
        <w:rPr>
          <w:rFonts w:eastAsia="Times New Roman" w:cstheme="minorHAnsi"/>
          <w:color w:val="000000"/>
          <w:lang w:val="en-US" w:eastAsia="ca-ES"/>
        </w:rPr>
        <w:t xml:space="preserve">. </w:t>
      </w:r>
      <w:r w:rsidR="00133831" w:rsidRPr="00AC319B">
        <w:rPr>
          <w:rFonts w:cstheme="minorHAnsi"/>
          <w:lang w:val="en-US"/>
        </w:rPr>
        <w:t>Nevertheless,</w:t>
      </w:r>
      <w:r w:rsidR="00133831" w:rsidRPr="00AC319B">
        <w:rPr>
          <w:rFonts w:eastAsia="Times New Roman" w:cstheme="minorHAnsi"/>
          <w:color w:val="000000"/>
          <w:lang w:val="en-US" w:eastAsia="ca-ES"/>
        </w:rPr>
        <w:t xml:space="preserve"> </w:t>
      </w:r>
      <w:r w:rsidR="00133831" w:rsidRPr="00AC319B">
        <w:rPr>
          <w:rFonts w:cstheme="minorHAnsi"/>
          <w:lang w:val="en-US"/>
        </w:rPr>
        <w:t xml:space="preserve">the underlying causes of the variation observed </w:t>
      </w:r>
      <w:r w:rsidR="00133831">
        <w:rPr>
          <w:rFonts w:cstheme="minorHAnsi"/>
          <w:lang w:val="en-US"/>
        </w:rPr>
        <w:t xml:space="preserve">deviating from the main germination syndromes </w:t>
      </w:r>
      <w:r w:rsidR="00133831" w:rsidRPr="00AC319B">
        <w:rPr>
          <w:rFonts w:cstheme="minorHAnsi"/>
          <w:lang w:val="en-US"/>
        </w:rPr>
        <w:t xml:space="preserve">are still unknown. In case-specific studies, germination variability was partly explained by species altitudinal range </w:t>
      </w:r>
      <w:r w:rsidR="00133831">
        <w:rPr>
          <w:rFonts w:cstheme="minorHAnsi"/>
          <w:lang w:val="en-US"/>
        </w:rPr>
        <w:fldChar w:fldCharType="begin" w:fldLock="1"/>
      </w:r>
      <w:r w:rsidR="00133831">
        <w:rPr>
          <w:rFonts w:cstheme="minorHAnsi"/>
          <w:lang w:val="en-US"/>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container-title":"Plant Biology","id":"ITEM-1","issue":"1","issued":{"date-parts":[["2017"]]},"page":"32-40","title":"Comparative seed germination traits in alpine and subalpine grasslands: higher elevations are associated with warmer germination temperatures","type":"article-journal","volume":"19"},"uris":["http://www.mendeley.com/documents/?uuid=c53623c4-36d8-49a5-9032-dd67411d611b"]}],"mendeley":{"formattedCitation":"(Fernández-Pascual et al. 2017)","manualFormatting":"(Fernández-Pascual et al., 2017)","plainTextFormattedCitation":"(Fernández-Pascual et al. 2017)","previouslyFormattedCitation":"(Fernández-Pascual et al. 2017)"},"properties":{"noteIndex":0},"schema":"https://github.com/citation-style-language/schema/raw/master/csl-citation.json"}</w:instrText>
      </w:r>
      <w:r w:rsidR="00133831">
        <w:rPr>
          <w:rFonts w:cstheme="minorHAnsi"/>
          <w:lang w:val="en-US"/>
        </w:rPr>
        <w:fldChar w:fldCharType="separate"/>
      </w:r>
      <w:r w:rsidR="00133831" w:rsidRPr="00630600">
        <w:rPr>
          <w:rFonts w:cstheme="minorHAnsi"/>
          <w:noProof/>
          <w:lang w:val="en-US"/>
        </w:rPr>
        <w:t>(Fernández-Pascual et al., 2017)</w:t>
      </w:r>
      <w:r w:rsidR="00133831">
        <w:rPr>
          <w:rFonts w:cstheme="minorHAnsi"/>
          <w:lang w:val="en-US"/>
        </w:rPr>
        <w:fldChar w:fldCharType="end"/>
      </w:r>
      <w:r w:rsidR="00133831" w:rsidRPr="00AC319B">
        <w:rPr>
          <w:rFonts w:cstheme="minorHAnsi"/>
          <w:lang w:val="en-US"/>
        </w:rPr>
        <w:t xml:space="preserve">, bedrock </w:t>
      </w:r>
      <w:r w:rsidR="00133831">
        <w:rPr>
          <w:rFonts w:cstheme="minorHAnsi"/>
          <w:lang w:val="en-US"/>
        </w:rPr>
        <w:fldChar w:fldCharType="begin" w:fldLock="1"/>
      </w:r>
      <w:r w:rsidR="00133831">
        <w:rPr>
          <w:rFonts w:cstheme="minorHAnsi"/>
          <w:lang w:val="en-U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et al. 2018; Tudela-Isanta, Ladouceur, et al. 2018)","plainTextFormattedCitation":"(Tudela-Isanta, Fernández-Pascual, et al. 2018; Tudela-Isanta, Ladouceur, et al. 2018)","previouslyFormattedCitation":"(Tudela-Isanta, Fernández-Pascual, et al. 2018; Tudela-Isanta, Ladouceur, et al. 2018)"},"properties":{"noteIndex":0},"schema":"https://github.com/citation-style-language/schema/raw/master/csl-citation.json"}</w:instrText>
      </w:r>
      <w:r w:rsidR="00133831">
        <w:rPr>
          <w:rFonts w:cstheme="minorHAnsi"/>
          <w:lang w:val="en-US"/>
        </w:rPr>
        <w:fldChar w:fldCharType="separate"/>
      </w:r>
      <w:r w:rsidR="00133831" w:rsidRPr="00F607B5">
        <w:rPr>
          <w:rFonts w:cstheme="minorHAnsi"/>
          <w:noProof/>
          <w:lang w:val="en-US"/>
        </w:rPr>
        <w:t>(Tudela-Isanta, Fernández-Pascual, et al. 2018; Tudela-Isanta, Ladouceur, et al. 2018)</w:t>
      </w:r>
      <w:r w:rsidR="00133831">
        <w:rPr>
          <w:rFonts w:cstheme="minorHAnsi"/>
          <w:lang w:val="en-US"/>
        </w:rPr>
        <w:fldChar w:fldCharType="end"/>
      </w:r>
      <w:r w:rsidR="00133831" w:rsidRPr="00AC319B">
        <w:rPr>
          <w:rFonts w:cstheme="minorHAnsi"/>
          <w:lang w:val="en-US"/>
        </w:rPr>
        <w:t xml:space="preserve">, species order of appearance in glacier foreland succession </w:t>
      </w:r>
      <w:r w:rsidR="00133831">
        <w:rPr>
          <w:rFonts w:cstheme="minorHAnsi"/>
          <w:lang w:val="en-US"/>
        </w:rPr>
        <w:fldChar w:fldCharType="begin" w:fldLock="1"/>
      </w:r>
      <w:r w:rsidR="00133831">
        <w:rPr>
          <w:rFonts w:cstheme="minorHAnsi"/>
          <w:lang w:val="en-US"/>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et al. 2012)","plainTextFormattedCitation":"(Schwienbacher et al. 2012)","previouslyFormattedCitation":"(Schwienbacher et al. 2012)"},"properties":{"noteIndex":0},"schema":"https://github.com/citation-style-language/schema/raw/master/csl-citation.json"}</w:instrText>
      </w:r>
      <w:r w:rsidR="00133831">
        <w:rPr>
          <w:rFonts w:cstheme="minorHAnsi"/>
          <w:lang w:val="en-US"/>
        </w:rPr>
        <w:fldChar w:fldCharType="separate"/>
      </w:r>
      <w:r w:rsidR="00133831" w:rsidRPr="00F607B5">
        <w:rPr>
          <w:rFonts w:cstheme="minorHAnsi"/>
          <w:noProof/>
          <w:lang w:val="en-US"/>
        </w:rPr>
        <w:t>(Schwienbacher et al. 2012)</w:t>
      </w:r>
      <w:r w:rsidR="00133831">
        <w:rPr>
          <w:rFonts w:cstheme="minorHAnsi"/>
          <w:lang w:val="en-US"/>
        </w:rPr>
        <w:fldChar w:fldCharType="end"/>
      </w:r>
      <w:r w:rsidR="00133831">
        <w:rPr>
          <w:rFonts w:cstheme="minorHAnsi"/>
          <w:lang w:val="en-US"/>
        </w:rPr>
        <w:t xml:space="preserve"> </w:t>
      </w:r>
      <w:r w:rsidR="00133831" w:rsidRPr="00AC319B">
        <w:rPr>
          <w:lang w:val="en-US"/>
        </w:rPr>
        <w:t xml:space="preserve">or species realized niche within the snowmelt gradient </w:t>
      </w:r>
      <w:r w:rsidR="00133831">
        <w:rPr>
          <w:lang w:val="en-US"/>
        </w:rPr>
        <w:fldChar w:fldCharType="begin" w:fldLock="1"/>
      </w:r>
      <w:r w:rsidR="00133831">
        <w:rPr>
          <w:lang w:val="en-U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Caucasus","type":"article-journal","volume":"132"},"uris":["http://www.mendeley.com/documents/?uuid=19fdefde-da9e-4f3d-b0ff-cc28d62d993b"]}],"mendeley":{"formattedCitation":"(Rosbakh et al. 2022)","plainTextFormattedCitation":"(Rosbakh et al. 2022)","previouslyFormattedCitation":"(Rosbakh et al. 2022)"},"properties":{"noteIndex":0},"schema":"https://github.com/citation-style-language/schema/raw/master/csl-citation.json"}</w:instrText>
      </w:r>
      <w:r w:rsidR="00133831">
        <w:rPr>
          <w:lang w:val="en-US"/>
        </w:rPr>
        <w:fldChar w:fldCharType="separate"/>
      </w:r>
      <w:r w:rsidR="00133831" w:rsidRPr="00F607B5">
        <w:rPr>
          <w:noProof/>
          <w:lang w:val="en-US"/>
        </w:rPr>
        <w:t>(Rosbakh et al. 2022)</w:t>
      </w:r>
      <w:r w:rsidR="00133831">
        <w:rPr>
          <w:lang w:val="en-US"/>
        </w:rPr>
        <w:fldChar w:fldCharType="end"/>
      </w:r>
      <w:r w:rsidR="00133831" w:rsidRPr="00AC319B">
        <w:rPr>
          <w:lang w:val="en-US"/>
        </w:rPr>
        <w:t>.</w:t>
      </w:r>
    </w:p>
    <w:p w14:paraId="63D32B4E" w14:textId="50321030" w:rsidR="001B698E" w:rsidRPr="002862AA" w:rsidRDefault="00AB25C5" w:rsidP="002862AA">
      <w:pPr>
        <w:spacing w:after="0" w:line="360" w:lineRule="auto"/>
        <w:ind w:firstLine="708"/>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The alpine biome is characterized by extreme </w:t>
      </w:r>
      <w:r>
        <w:rPr>
          <w:rFonts w:eastAsia="Times New Roman" w:cstheme="minorHAnsi"/>
          <w:color w:val="000000"/>
          <w:lang w:val="en-US" w:eastAsia="ca-ES"/>
        </w:rPr>
        <w:t xml:space="preserve">and changing </w:t>
      </w:r>
      <w:r w:rsidRPr="00AC319B">
        <w:rPr>
          <w:rFonts w:eastAsia="Times New Roman" w:cstheme="minorHAnsi"/>
          <w:color w:val="000000"/>
          <w:lang w:val="en-US" w:eastAsia="ca-ES"/>
        </w:rPr>
        <w:t xml:space="preserve">climatic conditions, short growing seasons, and high topographic roughness </w:t>
      </w:r>
      <w:r>
        <w:rPr>
          <w:rFonts w:eastAsia="Times New Roman" w:cstheme="minorHAnsi"/>
          <w:color w:val="000000"/>
          <w:lang w:val="en-US" w:eastAsia="ca-ES"/>
        </w:rPr>
        <w:fldChar w:fldCharType="begin" w:fldLock="1"/>
      </w:r>
      <w:r>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Pr>
          <w:rFonts w:eastAsia="Times New Roman" w:cstheme="minorHAnsi"/>
          <w:color w:val="000000"/>
          <w:lang w:val="en-US" w:eastAsia="ca-ES"/>
        </w:rPr>
        <w:fldChar w:fldCharType="separate"/>
      </w:r>
      <w:r w:rsidRPr="003C5AA6">
        <w:rPr>
          <w:rFonts w:eastAsia="Times New Roman" w:cstheme="minorHAnsi"/>
          <w:noProof/>
          <w:color w:val="000000"/>
          <w:lang w:val="en-US" w:eastAsia="ca-ES"/>
        </w:rPr>
        <w:t>(Körner 2021)</w:t>
      </w:r>
      <w:r>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At fine scales, topographic roughness translates into a mosaic of microclimatic conditions </w:t>
      </w:r>
      <w:r w:rsidRPr="00AC319B">
        <w:rPr>
          <w:rFonts w:eastAsia="Times New Roman" w:cstheme="minorHAnsi"/>
          <w:color w:val="000000"/>
          <w:lang w:val="en-US" w:eastAsia="ca-ES"/>
        </w:rPr>
        <w:fldChar w:fldCharType="begin" w:fldLock="1"/>
      </w:r>
      <w:r>
        <w:rPr>
          <w:rFonts w:eastAsia="Times New Roman" w:cstheme="minorHAnsi"/>
          <w:color w:val="000000"/>
          <w:lang w:val="en-US"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&amp; Körner 2011)","plainTextFormattedCitation":"(Scherrer &amp; Körner 2011)","previouslyFormattedCitation":"(Scherrer &amp; Körner 2011)"},"properties":{"noteIndex":0},"schema":"https://github.com/citation-style-language/schema/raw/master/csl-citation.json"}</w:instrText>
      </w:r>
      <w:r w:rsidRPr="00AC319B">
        <w:rPr>
          <w:rFonts w:eastAsia="Times New Roman" w:cstheme="minorHAnsi"/>
          <w:color w:val="000000"/>
          <w:lang w:val="en-US" w:eastAsia="ca-ES"/>
        </w:rPr>
        <w:fldChar w:fldCharType="separate"/>
      </w:r>
      <w:r w:rsidRPr="00F607B5">
        <w:rPr>
          <w:rFonts w:eastAsia="Times New Roman" w:cstheme="minorHAnsi"/>
          <w:noProof/>
          <w:color w:val="000000"/>
          <w:lang w:val="en-US" w:eastAsia="ca-ES"/>
        </w:rPr>
        <w:t>(Scherrer &amp; Körner 2011)</w:t>
      </w:r>
      <w:r w:rsidRPr="00AC319B">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especially incident in the snow-melting gradient and the temperature regimes </w:t>
      </w:r>
      <w:r>
        <w:rPr>
          <w:rFonts w:eastAsia="Times New Roman" w:cstheme="minorHAnsi"/>
          <w:color w:val="000000"/>
          <w:lang w:val="en-US" w:eastAsia="ca-ES"/>
        </w:rPr>
        <w:fldChar w:fldCharType="begin" w:fldLock="1"/>
      </w:r>
      <w:r>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Pr>
          <w:rFonts w:eastAsia="Times New Roman" w:cstheme="minorHAnsi"/>
          <w:color w:val="000000"/>
          <w:lang w:val="en-US" w:eastAsia="ca-ES"/>
        </w:rPr>
        <w:fldChar w:fldCharType="separate"/>
      </w:r>
      <w:r w:rsidRPr="003C5AA6">
        <w:rPr>
          <w:rFonts w:eastAsia="Times New Roman" w:cstheme="minorHAnsi"/>
          <w:noProof/>
          <w:color w:val="000000"/>
          <w:lang w:val="en-US" w:eastAsia="ca-ES"/>
        </w:rPr>
        <w:t>(Körner 2021)</w:t>
      </w:r>
      <w:r>
        <w:rPr>
          <w:rFonts w:eastAsia="Times New Roman" w:cstheme="minorHAnsi"/>
          <w:color w:val="000000"/>
          <w:lang w:val="en-US" w:eastAsia="ca-ES"/>
        </w:rPr>
        <w:fldChar w:fldCharType="end"/>
      </w:r>
      <w:r>
        <w:rPr>
          <w:rFonts w:eastAsia="Times New Roman" w:cstheme="minorHAnsi"/>
          <w:color w:val="000000"/>
          <w:lang w:val="en-US" w:eastAsia="ca-ES"/>
        </w:rPr>
        <w:t xml:space="preserve">. </w:t>
      </w:r>
      <w:r w:rsidR="00E83FA5" w:rsidRPr="00AC319B">
        <w:rPr>
          <w:rFonts w:eastAsia="Times New Roman" w:cstheme="minorHAnsi"/>
          <w:color w:val="000000"/>
          <w:lang w:val="en-US" w:eastAsia="ca-ES"/>
        </w:rPr>
        <w:t>The m</w:t>
      </w:r>
      <w:r w:rsidR="00B70A78" w:rsidRPr="00AC319B">
        <w:rPr>
          <w:rFonts w:eastAsia="Times New Roman" w:cstheme="minorHAnsi"/>
          <w:color w:val="000000"/>
          <w:lang w:val="en-US" w:eastAsia="ca-ES"/>
        </w:rPr>
        <w:t xml:space="preserve">icroclimatic conditions </w:t>
      </w:r>
      <w:r w:rsidR="005A40B2">
        <w:rPr>
          <w:rFonts w:eastAsia="Times New Roman" w:cstheme="minorHAnsi"/>
          <w:color w:val="000000"/>
          <w:lang w:val="en-US" w:eastAsia="ca-ES"/>
        </w:rPr>
        <w:t xml:space="preserve">in alpine habitats </w:t>
      </w:r>
      <w:r w:rsidR="005464FD">
        <w:rPr>
          <w:rFonts w:eastAsia="Times New Roman" w:cstheme="minorHAnsi"/>
          <w:color w:val="000000"/>
          <w:lang w:val="en-US" w:eastAsia="ca-ES"/>
        </w:rPr>
        <w:t xml:space="preserve">show </w:t>
      </w:r>
      <w:r w:rsidR="00A47551">
        <w:rPr>
          <w:rFonts w:eastAsia="Times New Roman" w:cstheme="minorHAnsi"/>
          <w:color w:val="000000"/>
          <w:lang w:val="en-US" w:eastAsia="ca-ES"/>
        </w:rPr>
        <w:t xml:space="preserve">a </w:t>
      </w:r>
      <w:r w:rsidR="005464FD">
        <w:rPr>
          <w:rFonts w:eastAsia="Times New Roman" w:cstheme="minorHAnsi"/>
          <w:color w:val="000000"/>
          <w:lang w:val="en-US" w:eastAsia="ca-ES"/>
        </w:rPr>
        <w:t xml:space="preserve">sharp temperature gradient over a few centimeters </w:t>
      </w:r>
      <w:r w:rsidR="003D328D">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et al. 2012)","plainTextFormattedCitation":"(Graham et al. 2012)","previouslyFormattedCitation":"(Graham et al. 2012)"},"properties":{"noteIndex":0},"schema":"https://github.com/citation-style-language/schema/raw/master/csl-citation.json"}</w:instrText>
      </w:r>
      <w:r w:rsidR="003D328D">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(Graham et al. 2012)</w:t>
      </w:r>
      <w:r w:rsidR="003D328D">
        <w:rPr>
          <w:rFonts w:eastAsia="Times New Roman" w:cstheme="minorHAnsi"/>
          <w:color w:val="000000"/>
          <w:lang w:val="en-US" w:eastAsia="ca-ES"/>
        </w:rPr>
        <w:fldChar w:fldCharType="end"/>
      </w:r>
      <w:r w:rsidR="00B20A80">
        <w:rPr>
          <w:rFonts w:eastAsia="Times New Roman" w:cstheme="minorHAnsi"/>
          <w:color w:val="000000"/>
          <w:lang w:val="en-US" w:eastAsia="ca-ES"/>
        </w:rPr>
        <w:t>;</w:t>
      </w:r>
      <w:r w:rsidR="009F4D19">
        <w:rPr>
          <w:rFonts w:eastAsia="Times New Roman" w:cstheme="minorHAnsi"/>
          <w:color w:val="000000"/>
          <w:lang w:val="en-US" w:eastAsia="ca-ES"/>
        </w:rPr>
        <w:t xml:space="preserve"> </w:t>
      </w:r>
      <w:r w:rsidR="00A621DB" w:rsidRPr="00AC319B">
        <w:rPr>
          <w:rFonts w:eastAsia="Times New Roman" w:cstheme="minorHAnsi"/>
          <w:color w:val="000000"/>
          <w:lang w:val="en-US" w:eastAsia="ca-ES"/>
        </w:rPr>
        <w:t>likely</w:t>
      </w:r>
      <w:r w:rsidR="005A120D" w:rsidRPr="00AC319B">
        <w:rPr>
          <w:rFonts w:eastAsia="Times New Roman" w:cstheme="minorHAnsi"/>
          <w:color w:val="000000"/>
          <w:lang w:val="en-US" w:eastAsia="ca-ES"/>
        </w:rPr>
        <w:t xml:space="preserve"> </w:t>
      </w:r>
      <w:r w:rsidR="006B382C" w:rsidRPr="00AC319B">
        <w:rPr>
          <w:rFonts w:eastAsia="Times New Roman" w:cstheme="minorHAnsi"/>
          <w:color w:val="000000"/>
          <w:lang w:val="en-US" w:eastAsia="ca-ES"/>
        </w:rPr>
        <w:t>modify</w:t>
      </w:r>
      <w:r w:rsidR="001A7F67">
        <w:rPr>
          <w:rFonts w:eastAsia="Times New Roman" w:cstheme="minorHAnsi"/>
          <w:color w:val="000000"/>
          <w:lang w:val="en-US" w:eastAsia="ca-ES"/>
        </w:rPr>
        <w:t>ing</w:t>
      </w:r>
      <w:r w:rsidR="001C65A0" w:rsidRPr="00AC319B">
        <w:rPr>
          <w:rFonts w:eastAsia="Times New Roman" w:cstheme="minorHAnsi"/>
          <w:color w:val="000000"/>
          <w:lang w:val="en-US" w:eastAsia="ca-ES"/>
        </w:rPr>
        <w:t xml:space="preserve"> plant community assembly processes</w:t>
      </w:r>
      <w:r w:rsidR="001A7F67">
        <w:rPr>
          <w:rFonts w:eastAsia="Times New Roman" w:cstheme="minorHAnsi"/>
          <w:color w:val="000000"/>
          <w:lang w:val="en-US" w:eastAsia="ca-ES"/>
        </w:rPr>
        <w:t xml:space="preserve"> and</w:t>
      </w:r>
      <w:r w:rsidR="001603F8">
        <w:rPr>
          <w:rFonts w:eastAsia="Times New Roman" w:cstheme="minorHAnsi"/>
          <w:color w:val="000000"/>
          <w:lang w:val="en-US" w:eastAsia="ca-ES"/>
        </w:rPr>
        <w:t xml:space="preserve"> </w:t>
      </w:r>
      <w:r w:rsidR="006B382C" w:rsidRPr="00AC319B">
        <w:rPr>
          <w:rFonts w:eastAsia="Times New Roman" w:cstheme="minorHAnsi"/>
          <w:color w:val="000000"/>
          <w:lang w:val="en-US" w:eastAsia="ca-ES"/>
        </w:rPr>
        <w:t>favor</w:t>
      </w:r>
      <w:r w:rsidR="00BE4532" w:rsidRPr="00AC319B">
        <w:rPr>
          <w:rFonts w:eastAsia="Times New Roman" w:cstheme="minorHAnsi"/>
          <w:color w:val="000000"/>
          <w:lang w:val="en-US" w:eastAsia="ca-ES"/>
        </w:rPr>
        <w:t>ing</w:t>
      </w:r>
      <w:r w:rsidR="001C65A0" w:rsidRPr="00AC319B">
        <w:rPr>
          <w:rFonts w:eastAsia="Times New Roman" w:cstheme="minorHAnsi"/>
          <w:color w:val="000000"/>
          <w:lang w:val="en-US" w:eastAsia="ca-ES"/>
        </w:rPr>
        <w:t xml:space="preserve"> the development of </w:t>
      </w:r>
      <w:r w:rsidR="0060301C" w:rsidRPr="00AC319B">
        <w:rPr>
          <w:rFonts w:eastAsia="Times New Roman" w:cstheme="minorHAnsi"/>
          <w:color w:val="000000"/>
          <w:lang w:val="en-US" w:eastAsia="ca-ES"/>
        </w:rPr>
        <w:t xml:space="preserve">specific </w:t>
      </w:r>
      <w:r w:rsidR="001C65A0" w:rsidRPr="00AC319B">
        <w:rPr>
          <w:rFonts w:eastAsia="Times New Roman" w:cstheme="minorHAnsi"/>
          <w:color w:val="000000"/>
          <w:lang w:val="en-US" w:eastAsia="ca-ES"/>
        </w:rPr>
        <w:t xml:space="preserve">adaptations </w:t>
      </w:r>
      <w:r w:rsidR="009F4D19">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9F4D19">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(Körner 2021)</w:t>
      </w:r>
      <w:r w:rsidR="009F4D19">
        <w:rPr>
          <w:rFonts w:eastAsia="Times New Roman" w:cstheme="minorHAnsi"/>
          <w:color w:val="000000"/>
          <w:lang w:val="en-US" w:eastAsia="ca-ES"/>
        </w:rPr>
        <w:fldChar w:fldCharType="end"/>
      </w:r>
      <w:r w:rsidR="009F4D19">
        <w:rPr>
          <w:rFonts w:eastAsia="Times New Roman" w:cstheme="minorHAnsi"/>
          <w:color w:val="000000"/>
          <w:lang w:val="en-US" w:eastAsia="ca-ES"/>
        </w:rPr>
        <w:t xml:space="preserve">. </w:t>
      </w:r>
      <w:r w:rsidR="00EA446A" w:rsidRPr="00AC319B">
        <w:rPr>
          <w:rFonts w:eastAsia="Times New Roman" w:cstheme="minorHAnsi"/>
          <w:color w:val="000000"/>
          <w:lang w:val="en-US" w:eastAsia="ca-ES"/>
        </w:rPr>
        <w:t>The micro-topographic</w:t>
      </w:r>
      <w:r w:rsidR="00333748" w:rsidRPr="00AC319B">
        <w:rPr>
          <w:rFonts w:eastAsia="Times New Roman" w:cstheme="minorHAnsi"/>
          <w:color w:val="000000"/>
          <w:lang w:val="en-US" w:eastAsia="ca-ES"/>
        </w:rPr>
        <w:t xml:space="preserve"> gradient </w:t>
      </w:r>
      <w:r w:rsidR="00EA446A" w:rsidRPr="00AC319B">
        <w:rPr>
          <w:rFonts w:eastAsia="Times New Roman" w:cstheme="minorHAnsi"/>
          <w:color w:val="000000"/>
          <w:lang w:val="en-US" w:eastAsia="ca-ES"/>
        </w:rPr>
        <w:t>also</w:t>
      </w:r>
      <w:r w:rsidR="00264EA3" w:rsidRPr="00AC319B">
        <w:rPr>
          <w:rFonts w:eastAsia="Times New Roman" w:cstheme="minorHAnsi"/>
          <w:color w:val="000000"/>
          <w:lang w:val="en-US" w:eastAsia="ca-ES"/>
        </w:rPr>
        <w:t xml:space="preserve"> </w:t>
      </w:r>
      <w:r w:rsidR="00E61AF4" w:rsidRPr="00AC319B">
        <w:rPr>
          <w:rFonts w:eastAsia="Times New Roman" w:cstheme="minorHAnsi"/>
          <w:color w:val="000000"/>
          <w:lang w:val="en-US" w:eastAsia="ca-ES"/>
        </w:rPr>
        <w:t>determines</w:t>
      </w:r>
      <w:r w:rsidR="000C1563" w:rsidRPr="00AC319B">
        <w:rPr>
          <w:rFonts w:eastAsia="Times New Roman" w:cstheme="minorHAnsi"/>
          <w:color w:val="000000"/>
          <w:lang w:val="en-US" w:eastAsia="ca-ES"/>
        </w:rPr>
        <w:t xml:space="preserve"> local </w:t>
      </w:r>
      <w:r w:rsidR="00CA789F" w:rsidRPr="00AC319B">
        <w:rPr>
          <w:rFonts w:eastAsia="Times New Roman" w:cstheme="minorHAnsi"/>
          <w:color w:val="000000"/>
          <w:lang w:val="en-US" w:eastAsia="ca-ES"/>
        </w:rPr>
        <w:t>richness</w:t>
      </w:r>
      <w:r w:rsidR="000C1563" w:rsidRPr="00AC319B">
        <w:rPr>
          <w:rFonts w:eastAsia="Times New Roman" w:cstheme="minorHAnsi"/>
          <w:color w:val="000000"/>
          <w:lang w:val="en-US" w:eastAsia="ca-ES"/>
        </w:rPr>
        <w:t xml:space="preserve"> </w:t>
      </w:r>
      <w:r w:rsidR="007C20E1">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{"citationItems":[{"id":"ITEM-1","itemData":{"DOI":"10.1007/s11258-008-9435-9","ISSN":"13850237","abstract":"Alpine snowbeds are characterized by a long-lasting snow cover and low soil temperature during the growing season. Both these key abiotic factors controlling plant life in snowbeds are sensitive to anthropogenic climate change and will alter the environmental conditions in snowbeds to a considerable extent until the end of this century. In order to name winners and losers of climate change among the plant species inhabiting snowbeds, we analyzed the small-scale species distribution along the snowmelt and soil temperature gradients within alpine snowbeds in the Swiss Alps. The results show that the date of snowmelt and soil temperature were relevant abiotic factors for small-scale vegetation patterns within alpine snowbed communities. Species richness in snowbeds was reduced to about 50% along the environmental gradients towards later snowmelt date or lower daily maximum temperature. Furthermore, the occurrence pattern of the species along the snowmelt gradient allowed the establishment of five species categories with different predictions of their distribution in a warmer world. The dominants increased their relative cover with later snowmelt date and will, therefore, lose abundance due to climate change, but resist complete disappearance from the snowbeds. The indifferents and the transients increased in species number and relative cover with higher temperature and will profit from climate warming. The snowbed specialists will be the most suffering species due to the loss of their habitats as a consequence of earlier snowmelt dates in the future and will be replaced by the avoiders of late-snowmelt sites. These forthcoming profiteers will take advantage from an increasing number of suitable habitats due to an earlier start of the growing season and increased temperature. Therefore, the characteristic snowbed vegetation will change to a vegetation unit dominated by alpine grassland species. The study highlights the vulnerability of the established snowbed vegetation to climate change and requires further studies particularly about the role of biotic interactions in the predicted invasion and replacement process. © 2008 Springer Science+Business Media B.V.","author":[{"dropping-particle":"","family":"Schöb","given":"Christian","non-dropping-particle":"","parse-names":false,"suffix":""},{"dropping-particle":"","family":"Kammer","given":"Peter M.","non-dropping-particle":"","parse-names":false,"suffix":""},{"dropping-particle":"","family":"Choler","given":"Philippe","non-dropping-particle":"","parse-names":false,"suffix":""},{"dropping-particle":"","family":"Veit","given":"Heinz","non-dropping-particle":"","parse-names":false,"suffix":""}],"container-title":"Plant Ecology","id":"ITEM-1","issue":"1","issued":{"date-parts":[["2009"]]},"page":"91-104","title":"Small-scale plant species distribution in snowbeds and its sensitivity to climate change","type":"article-journal","volume":"200"},"uris":["http://www.mendeley.com/documents/?uuid=bb48b387-2fee-4d04-9fb6-587b43f6a2e4"]}],"mendeley":{"formattedCitation":"(Schöb et al. 2009)","plainTextFormattedCitation":"(Schöb et al. 2009)","previouslyFormattedCitation":"(Schöb et al. 2009)"},"properties":{"noteIndex":0},"schema":"https://github.com/citation-style-language/schema/raw/master/csl-citation.json"}</w:instrText>
      </w:r>
      <w:r w:rsidR="007C20E1">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(Schöb et al. 2009)</w:t>
      </w:r>
      <w:r w:rsidR="007C20E1">
        <w:rPr>
          <w:rFonts w:eastAsia="Times New Roman" w:cstheme="minorHAnsi"/>
          <w:color w:val="000000"/>
          <w:lang w:val="en-US" w:eastAsia="ca-ES"/>
        </w:rPr>
        <w:fldChar w:fldCharType="end"/>
      </w:r>
      <w:r w:rsidR="007C20E1">
        <w:rPr>
          <w:rFonts w:eastAsia="Times New Roman" w:cstheme="minorHAnsi"/>
          <w:color w:val="000000"/>
          <w:lang w:val="en-US" w:eastAsia="ca-ES"/>
        </w:rPr>
        <w:t xml:space="preserve">, </w:t>
      </w:r>
      <w:r w:rsidR="008051AD" w:rsidRPr="00AC319B">
        <w:rPr>
          <w:rFonts w:eastAsia="Times New Roman" w:cstheme="minorHAnsi"/>
          <w:color w:val="000000"/>
          <w:lang w:val="en-US" w:eastAsia="ca-ES"/>
        </w:rPr>
        <w:t xml:space="preserve">compositional </w:t>
      </w:r>
      <w:r w:rsidR="008051AD"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8051AD"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(Jiménez-Alfaro et al. 2014)</w:t>
      </w:r>
      <w:r w:rsidR="008051AD" w:rsidRPr="00AC319B">
        <w:rPr>
          <w:rFonts w:eastAsia="Times New Roman" w:cstheme="minorHAnsi"/>
          <w:color w:val="000000"/>
          <w:lang w:val="en-US" w:eastAsia="ca-ES"/>
        </w:rPr>
        <w:fldChar w:fldCharType="end"/>
      </w:r>
      <w:r w:rsidR="00A47551">
        <w:rPr>
          <w:rFonts w:eastAsia="Times New Roman" w:cstheme="minorHAnsi"/>
          <w:color w:val="000000"/>
          <w:lang w:val="en-US" w:eastAsia="ca-ES"/>
        </w:rPr>
        <w:t>,</w:t>
      </w:r>
      <w:r w:rsidR="008051AD" w:rsidRPr="00AC319B">
        <w:rPr>
          <w:rFonts w:eastAsia="Times New Roman" w:cstheme="minorHAnsi"/>
          <w:color w:val="000000"/>
          <w:lang w:val="en-US" w:eastAsia="ca-ES"/>
        </w:rPr>
        <w:t xml:space="preserve"> and functional diversity </w:t>
      </w:r>
      <w:r w:rsidR="008051AD"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zone","type":"article-journal","volume":"48"},"uris":["http://www.mendeley.com/documents/?uuid=4e231c37-e995-45a8-9b39-6a85c0dd6c17"]}],"mendeley":{"formattedCitation":"(García-Gutiérrez et al. 2018)","plainTextFormattedCitation":"(García-Gutiérrez et al. 2018)","previouslyFormattedCitation":"(García-Gutiérrez et al. 2018)"},"properties":{"noteIndex":0},"schema":"https://github.com/citation-style-language/schema/raw/master/csl-citation.json"}</w:instrText>
      </w:r>
      <w:r w:rsidR="008051AD"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(García-Gutiérrez et al. 2018)</w:t>
      </w:r>
      <w:r w:rsidR="008051AD" w:rsidRPr="00AC319B">
        <w:rPr>
          <w:rFonts w:eastAsia="Times New Roman" w:cstheme="minorHAnsi"/>
          <w:color w:val="000000"/>
          <w:lang w:val="en-US" w:eastAsia="ca-ES"/>
        </w:rPr>
        <w:fldChar w:fldCharType="end"/>
      </w:r>
      <w:r w:rsidR="008051AD" w:rsidRPr="00AC319B">
        <w:rPr>
          <w:rFonts w:eastAsia="Times New Roman" w:cstheme="minorHAnsi"/>
          <w:color w:val="000000"/>
          <w:lang w:val="en-US" w:eastAsia="ca-ES"/>
        </w:rPr>
        <w:t>.</w:t>
      </w:r>
      <w:r w:rsidR="001C65A0" w:rsidRPr="00AC319B">
        <w:rPr>
          <w:rFonts w:eastAsia="Times New Roman" w:cstheme="minorHAnsi"/>
          <w:color w:val="000000"/>
          <w:lang w:val="en-US" w:eastAsia="ca-ES"/>
        </w:rPr>
        <w:t xml:space="preserve"> </w:t>
      </w:r>
      <w:r w:rsidR="008F4D65" w:rsidRPr="00AC319B">
        <w:rPr>
          <w:rFonts w:eastAsia="Times New Roman" w:cstheme="minorHAnsi"/>
          <w:color w:val="000000"/>
          <w:lang w:val="en-US" w:eastAsia="ca-ES"/>
        </w:rPr>
        <w:t xml:space="preserve">Thus, </w:t>
      </w:r>
      <w:r w:rsidR="002862AA">
        <w:rPr>
          <w:rFonts w:eastAsia="Times New Roman" w:cstheme="minorHAnsi"/>
          <w:color w:val="000000"/>
          <w:lang w:val="en-US" w:eastAsia="ca-ES"/>
        </w:rPr>
        <w:t xml:space="preserve">it </w:t>
      </w:r>
      <w:r w:rsidR="008F4D65" w:rsidRPr="00AC319B">
        <w:rPr>
          <w:rFonts w:eastAsia="Times New Roman" w:cstheme="minorHAnsi"/>
          <w:color w:val="000000"/>
          <w:lang w:val="en-US" w:eastAsia="ca-ES"/>
        </w:rPr>
        <w:t xml:space="preserve">seems logical to think that </w:t>
      </w:r>
      <w:r w:rsidR="007E5874" w:rsidRPr="00AC319B">
        <w:rPr>
          <w:rFonts w:eastAsia="Times New Roman" w:cstheme="minorHAnsi"/>
          <w:color w:val="000000"/>
          <w:lang w:val="en-US" w:eastAsia="ca-ES"/>
        </w:rPr>
        <w:t xml:space="preserve">the </w:t>
      </w:r>
      <w:r w:rsidR="008F4D65" w:rsidRPr="00AC319B">
        <w:rPr>
          <w:rFonts w:eastAsia="Times New Roman" w:cstheme="minorHAnsi"/>
          <w:bCs/>
          <w:color w:val="000000"/>
          <w:lang w:val="en-US" w:eastAsia="ca-ES"/>
        </w:rPr>
        <w:t xml:space="preserve">regeneration </w:t>
      </w:r>
      <w:r w:rsidR="007E5874" w:rsidRPr="00AC319B">
        <w:rPr>
          <w:rFonts w:eastAsia="Times New Roman" w:cstheme="minorHAnsi"/>
          <w:bCs/>
          <w:color w:val="000000"/>
          <w:lang w:val="en-US" w:eastAsia="ca-ES"/>
        </w:rPr>
        <w:t>niche</w:t>
      </w:r>
      <w:r w:rsidR="008F4D65" w:rsidRPr="00AC319B">
        <w:rPr>
          <w:rFonts w:eastAsia="Times New Roman" w:cstheme="minorHAnsi"/>
          <w:color w:val="000000"/>
          <w:lang w:val="en-US" w:eastAsia="ca-ES"/>
        </w:rPr>
        <w:t xml:space="preserve"> </w:t>
      </w:r>
      <w:r w:rsidR="007C20E1">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{"citationItems":[{"id":"ITEM-1","itemData":{"DOI":"10.1111/j.1469-185x.1977.tb01347.x","ISSN":"1464-7931","abstract":"No abstract presented. Here is summary from sections of the Introduction: Levins (1979) showed that the number of species that could stably coexist in a homogeneous equilibrial habitat was less than or equal to the number of limiting resource plus the number of contraining physical factors. We discuss the effect on biodiversity of making this model more complex by relaxing is simplifying assumptions, one assumption at a time. In so doing, we summarize a vast literature. We present the conclusions of the mathematics, and offer intuitive or graphic explanations for these conclusions, but do not present the underlying mathematical details.","author":[{"dropping-particle":"","family":"Grubb","given":"P. J.","non-dropping-particle":"","parse-names":false,"suffix":""}],"container-title":"Biological Reviews","id":"ITEM-1","issue":"1","issued":{"date-parts":[["1977"]]},"page":"107-145","title":"the Maintenance of Species-Richness in Plant Communities: the Importance of the Regeneration Niche","type":"article-journal","volume":"52"},"uris":["http://www.mendeley.com/documents/?uuid=b36b4fe7-8e9f-46da-8d8f-4924af4018ff"]}],"mendeley":{"formattedCitation":"(Grubb 1977)","plainTextFormattedCitation":"(Grubb 1977)","previouslyFormattedCitation":"(Grubb 1977)"},"properties":{"noteIndex":0},"schema":"https://github.com/citation-style-language/schema/raw/master/csl-citation.json"}</w:instrText>
      </w:r>
      <w:r w:rsidR="007C20E1">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(Grubb 1977)</w:t>
      </w:r>
      <w:r w:rsidR="007C20E1">
        <w:rPr>
          <w:rFonts w:eastAsia="Times New Roman" w:cstheme="minorHAnsi"/>
          <w:color w:val="000000"/>
          <w:lang w:val="en-US" w:eastAsia="ca-ES"/>
        </w:rPr>
        <w:fldChar w:fldCharType="end"/>
      </w:r>
      <w:r w:rsidR="00C330DB" w:rsidRPr="00AC319B">
        <w:rPr>
          <w:rFonts w:eastAsia="Times New Roman" w:cstheme="minorHAnsi"/>
          <w:color w:val="000000"/>
          <w:lang w:val="en-US" w:eastAsia="ca-ES"/>
        </w:rPr>
        <w:t xml:space="preserve"> </w:t>
      </w:r>
      <w:r w:rsidR="008F4D65" w:rsidRPr="00AC319B">
        <w:rPr>
          <w:rFonts w:eastAsia="Times New Roman" w:cstheme="minorHAnsi"/>
          <w:color w:val="000000"/>
          <w:lang w:val="en-US" w:eastAsia="ca-ES"/>
        </w:rPr>
        <w:t xml:space="preserve">may </w:t>
      </w:r>
      <w:r w:rsidR="007E5874" w:rsidRPr="00AC319B">
        <w:rPr>
          <w:rFonts w:eastAsia="Times New Roman" w:cstheme="minorHAnsi"/>
          <w:color w:val="000000"/>
          <w:lang w:val="en-US" w:eastAsia="ca-ES"/>
        </w:rPr>
        <w:t xml:space="preserve">also </w:t>
      </w:r>
      <w:r w:rsidR="008F4D65" w:rsidRPr="00AC319B">
        <w:rPr>
          <w:rFonts w:eastAsia="Times New Roman" w:cstheme="minorHAnsi"/>
          <w:color w:val="000000"/>
          <w:lang w:val="en-US" w:eastAsia="ca-ES"/>
        </w:rPr>
        <w:t xml:space="preserve">differ according to </w:t>
      </w:r>
      <w:r w:rsidR="002862AA" w:rsidRPr="00AC319B">
        <w:rPr>
          <w:rFonts w:cstheme="minorHAnsi"/>
          <w:lang w:val="en-US"/>
        </w:rPr>
        <w:t xml:space="preserve">microclimatic conditions </w:t>
      </w:r>
      <w:r w:rsidR="002862AA">
        <w:rPr>
          <w:rFonts w:eastAsia="Times New Roman" w:cstheme="minorHAnsi"/>
          <w:color w:val="000000"/>
          <w:lang w:val="en-US" w:eastAsia="ca-ES"/>
        </w:rPr>
        <w:t>along topographical gradients</w:t>
      </w:r>
      <w:r w:rsidR="00A5291A" w:rsidRPr="00AC319B">
        <w:rPr>
          <w:rFonts w:cstheme="minorHAnsi"/>
          <w:lang w:val="en-US"/>
        </w:rPr>
        <w:t>.</w:t>
      </w:r>
      <w:r w:rsidR="00C70961" w:rsidRPr="00AC319B">
        <w:rPr>
          <w:rFonts w:cstheme="minorHAnsi"/>
          <w:lang w:val="en-US"/>
        </w:rPr>
        <w:t xml:space="preserve"> </w:t>
      </w:r>
      <w:r w:rsidR="006E00E5" w:rsidRPr="00AC319B">
        <w:rPr>
          <w:rFonts w:cstheme="minorHAnsi"/>
          <w:lang w:val="en-US"/>
        </w:rPr>
        <w:t>However, t</w:t>
      </w:r>
      <w:r w:rsidR="00C1139C" w:rsidRPr="00AC319B">
        <w:rPr>
          <w:rFonts w:eastAsia="Times New Roman" w:cstheme="minorHAnsi"/>
          <w:color w:val="000000"/>
          <w:lang w:val="en-US" w:eastAsia="ca-ES"/>
        </w:rPr>
        <w:t xml:space="preserve">he few studies that </w:t>
      </w:r>
      <w:r w:rsidR="00B3274C" w:rsidRPr="00AC319B">
        <w:rPr>
          <w:rFonts w:eastAsia="Times New Roman" w:cstheme="minorHAnsi"/>
          <w:color w:val="000000"/>
          <w:lang w:val="en-US" w:eastAsia="ca-ES"/>
        </w:rPr>
        <w:t>consider</w:t>
      </w:r>
      <w:r w:rsidR="00C1139C" w:rsidRPr="00AC319B">
        <w:rPr>
          <w:rFonts w:eastAsia="Times New Roman" w:cstheme="minorHAnsi"/>
          <w:color w:val="000000"/>
          <w:lang w:val="en-US" w:eastAsia="ca-ES"/>
        </w:rPr>
        <w:t xml:space="preserve"> microclimati</w:t>
      </w:r>
      <w:r w:rsidR="00B56CB0" w:rsidRPr="00AC319B">
        <w:rPr>
          <w:rFonts w:eastAsia="Times New Roman" w:cstheme="minorHAnsi"/>
          <w:color w:val="000000"/>
          <w:lang w:val="en-US" w:eastAsia="ca-ES"/>
        </w:rPr>
        <w:t xml:space="preserve">c </w:t>
      </w:r>
      <w:r w:rsidR="00C1139C" w:rsidRPr="00AC319B">
        <w:rPr>
          <w:rFonts w:eastAsia="Times New Roman" w:cstheme="minorHAnsi"/>
          <w:color w:val="000000"/>
          <w:lang w:val="en-US" w:eastAsia="ca-ES"/>
        </w:rPr>
        <w:t xml:space="preserve">variability found </w:t>
      </w:r>
      <w:r w:rsidR="00DE792D">
        <w:rPr>
          <w:rFonts w:eastAsia="Times New Roman" w:cstheme="minorHAnsi"/>
          <w:color w:val="000000"/>
          <w:lang w:val="en-US" w:eastAsia="ca-ES"/>
        </w:rPr>
        <w:t>contrasting</w:t>
      </w:r>
      <w:r w:rsidR="00C1139C" w:rsidRPr="00AC319B">
        <w:rPr>
          <w:rFonts w:eastAsia="Times New Roman" w:cstheme="minorHAnsi"/>
          <w:color w:val="000000"/>
          <w:lang w:val="en-US" w:eastAsia="ca-ES"/>
        </w:rPr>
        <w:t xml:space="preserve"> </w:t>
      </w:r>
      <w:r w:rsidR="00F02E5C" w:rsidRPr="00AC319B">
        <w:rPr>
          <w:rFonts w:eastAsia="Times New Roman" w:cstheme="minorHAnsi"/>
          <w:color w:val="000000"/>
          <w:lang w:val="en-US" w:eastAsia="ca-ES"/>
        </w:rPr>
        <w:t>results</w:t>
      </w:r>
      <w:r w:rsidR="00DE792D">
        <w:rPr>
          <w:rFonts w:eastAsia="Times New Roman" w:cstheme="minorHAnsi"/>
          <w:color w:val="000000"/>
          <w:lang w:val="en-US" w:eastAsia="ca-ES"/>
        </w:rPr>
        <w:t>.</w:t>
      </w:r>
      <w:r w:rsidR="00C1139C" w:rsidRPr="00AC319B">
        <w:rPr>
          <w:rFonts w:eastAsia="Times New Roman" w:cstheme="minorHAnsi"/>
          <w:color w:val="000000"/>
          <w:lang w:val="en-US" w:eastAsia="ca-ES"/>
        </w:rPr>
        <w:t xml:space="preserve"> </w:t>
      </w:r>
      <w:r w:rsidR="00F5304F">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&amp; Kudo 2005)","plainTextFormattedCitation":"(Shimono &amp; Kudo 2005)","previouslyFormattedCitation":"(Shimono &amp; Kudo 2005)"},"properties":{"noteIndex":0},"schema":"https://github.com/citation-style-language/schema/raw/master/csl-citation.json"}</w:instrText>
      </w:r>
      <w:r w:rsidR="00F5304F">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(Shimono &amp; Kudo 2005)</w:t>
      </w:r>
      <w:r w:rsidR="00F5304F">
        <w:rPr>
          <w:rFonts w:eastAsia="Times New Roman" w:cstheme="minorHAnsi"/>
          <w:color w:val="000000"/>
          <w:lang w:val="en-US" w:eastAsia="ca-ES"/>
        </w:rPr>
        <w:fldChar w:fldCharType="end"/>
      </w:r>
      <w:r w:rsidR="00DE792D">
        <w:rPr>
          <w:rFonts w:eastAsia="Times New Roman" w:cstheme="minorHAnsi"/>
          <w:color w:val="000000"/>
          <w:lang w:val="en-US" w:eastAsia="ca-ES"/>
        </w:rPr>
        <w:t xml:space="preserve"> f</w:t>
      </w:r>
      <w:r w:rsidR="00713D5E">
        <w:rPr>
          <w:rFonts w:eastAsia="Times New Roman" w:cstheme="minorHAnsi"/>
          <w:color w:val="000000"/>
          <w:lang w:val="en-US" w:eastAsia="ca-ES"/>
        </w:rPr>
        <w:t xml:space="preserve">ound no </w:t>
      </w:r>
      <w:r w:rsidR="00622CA9">
        <w:rPr>
          <w:rFonts w:eastAsia="Times New Roman" w:cstheme="minorHAnsi"/>
          <w:color w:val="000000"/>
          <w:lang w:val="en-US" w:eastAsia="ca-ES"/>
        </w:rPr>
        <w:t xml:space="preserve">differences between fellfield and </w:t>
      </w:r>
      <w:proofErr w:type="spellStart"/>
      <w:r w:rsidR="00622CA9">
        <w:rPr>
          <w:rFonts w:eastAsia="Times New Roman" w:cstheme="minorHAnsi"/>
          <w:color w:val="000000"/>
          <w:lang w:val="en-US" w:eastAsia="ca-ES"/>
        </w:rPr>
        <w:t>snowbeds</w:t>
      </w:r>
      <w:proofErr w:type="spellEnd"/>
      <w:r w:rsidR="00622CA9">
        <w:rPr>
          <w:rFonts w:eastAsia="Times New Roman" w:cstheme="minorHAnsi"/>
          <w:color w:val="000000"/>
          <w:lang w:val="en-US" w:eastAsia="ca-ES"/>
        </w:rPr>
        <w:t xml:space="preserve"> specialist while </w:t>
      </w:r>
      <w:r w:rsidR="00622CA9" w:rsidRPr="00F607B5">
        <w:rPr>
          <w:noProof/>
          <w:lang w:val="en-US"/>
        </w:rPr>
        <w:t xml:space="preserve">Rosbakh et al. </w:t>
      </w:r>
      <w:r w:rsidR="002862AA">
        <w:rPr>
          <w:noProof/>
          <w:lang w:val="en-US"/>
        </w:rPr>
        <w:t>(</w:t>
      </w:r>
      <w:r w:rsidR="00622CA9" w:rsidRPr="00F607B5">
        <w:rPr>
          <w:noProof/>
          <w:lang w:val="en-US"/>
        </w:rPr>
        <w:t>2022</w:t>
      </w:r>
      <w:r w:rsidR="002862AA">
        <w:rPr>
          <w:noProof/>
          <w:lang w:val="en-US"/>
        </w:rPr>
        <w:t>)</w:t>
      </w:r>
      <w:r w:rsidR="00622CA9">
        <w:rPr>
          <w:noProof/>
          <w:lang w:val="en-US"/>
        </w:rPr>
        <w:t xml:space="preserve"> did found that </w:t>
      </w:r>
      <w:r w:rsidR="00984208">
        <w:rPr>
          <w:noProof/>
          <w:lang w:val="en-US"/>
        </w:rPr>
        <w:t xml:space="preserve">species </w:t>
      </w:r>
      <w:r w:rsidR="00622CA9">
        <w:rPr>
          <w:noProof/>
          <w:lang w:val="en-US"/>
        </w:rPr>
        <w:t>germination</w:t>
      </w:r>
      <w:r w:rsidR="00984208">
        <w:rPr>
          <w:noProof/>
          <w:lang w:val="en-US"/>
        </w:rPr>
        <w:t xml:space="preserve"> was affected by the position a</w:t>
      </w:r>
      <w:r w:rsidR="001B64EF">
        <w:rPr>
          <w:noProof/>
          <w:lang w:val="en-US"/>
        </w:rPr>
        <w:t>l</w:t>
      </w:r>
      <w:r w:rsidR="00984208">
        <w:rPr>
          <w:noProof/>
          <w:lang w:val="en-US"/>
        </w:rPr>
        <w:t>ong the snowmelt gradient</w:t>
      </w:r>
      <w:r w:rsidR="0041292A">
        <w:rPr>
          <w:rFonts w:eastAsia="Times New Roman" w:cstheme="minorHAnsi"/>
          <w:color w:val="000000"/>
          <w:lang w:val="en-US" w:eastAsia="ca-ES"/>
        </w:rPr>
        <w:t>.</w:t>
      </w:r>
      <w:r w:rsidR="005C3DB2">
        <w:rPr>
          <w:rFonts w:eastAsia="Times New Roman" w:cstheme="minorHAnsi"/>
          <w:color w:val="000000"/>
          <w:lang w:val="en-US" w:eastAsia="ca-ES"/>
        </w:rPr>
        <w:t xml:space="preserve"> </w:t>
      </w:r>
      <w:r w:rsidR="002E7103" w:rsidRPr="00AC319B">
        <w:rPr>
          <w:rFonts w:eastAsia="Times New Roman" w:cstheme="minorHAnsi"/>
          <w:color w:val="000000"/>
          <w:lang w:val="en-US" w:eastAsia="ca-ES"/>
        </w:rPr>
        <w:t>N</w:t>
      </w:r>
      <w:r w:rsidR="00077B9F" w:rsidRPr="00AC319B">
        <w:rPr>
          <w:rFonts w:eastAsia="Times New Roman" w:cstheme="minorHAnsi"/>
          <w:color w:val="000000"/>
          <w:lang w:val="en-US" w:eastAsia="ca-ES"/>
        </w:rPr>
        <w:t>one</w:t>
      </w:r>
      <w:r w:rsidR="00C70961" w:rsidRPr="00AC319B">
        <w:rPr>
          <w:rFonts w:eastAsia="Times New Roman" w:cstheme="minorHAnsi"/>
          <w:color w:val="000000"/>
          <w:lang w:val="en-US" w:eastAsia="ca-ES"/>
        </w:rPr>
        <w:t xml:space="preserve">theless, these studies </w:t>
      </w:r>
      <w:r w:rsidR="00A72126">
        <w:rPr>
          <w:rFonts w:eastAsia="Times New Roman" w:cstheme="minorHAnsi"/>
          <w:color w:val="000000"/>
          <w:lang w:val="en-US" w:eastAsia="ca-ES"/>
        </w:rPr>
        <w:t xml:space="preserve">are </w:t>
      </w:r>
      <w:r w:rsidR="00C70DEF" w:rsidRPr="00AC319B">
        <w:rPr>
          <w:rFonts w:eastAsia="Times New Roman" w:cstheme="minorHAnsi"/>
          <w:color w:val="000000"/>
          <w:lang w:val="en-US" w:eastAsia="ca-ES"/>
        </w:rPr>
        <w:t xml:space="preserve">based on standard laboratory </w:t>
      </w:r>
      <w:r w:rsidR="00232F5D" w:rsidRPr="00AC319B">
        <w:rPr>
          <w:rFonts w:eastAsia="Times New Roman" w:cstheme="minorHAnsi"/>
          <w:color w:val="000000"/>
          <w:lang w:val="en-US" w:eastAsia="ca-ES"/>
        </w:rPr>
        <w:t>procedures</w:t>
      </w:r>
      <w:r w:rsidR="006879AD" w:rsidRPr="00AC319B">
        <w:rPr>
          <w:rFonts w:eastAsia="Times New Roman" w:cstheme="minorHAnsi"/>
          <w:color w:val="000000"/>
          <w:lang w:val="en-US" w:eastAsia="ca-ES"/>
        </w:rPr>
        <w:t xml:space="preserve"> </w:t>
      </w:r>
      <w:r w:rsidR="00F02E5C" w:rsidRPr="00AC319B">
        <w:rPr>
          <w:rFonts w:eastAsia="Times New Roman" w:cstheme="minorHAnsi"/>
          <w:color w:val="000000"/>
          <w:lang w:val="en-US" w:eastAsia="ca-ES"/>
        </w:rPr>
        <w:t xml:space="preserve">with </w:t>
      </w:r>
      <w:r w:rsidR="006879AD" w:rsidRPr="00AC319B">
        <w:rPr>
          <w:rFonts w:eastAsia="Times New Roman" w:cstheme="minorHAnsi"/>
          <w:color w:val="000000"/>
          <w:lang w:val="en-US" w:eastAsia="ca-ES"/>
        </w:rPr>
        <w:t xml:space="preserve">seeds </w:t>
      </w:r>
      <w:r w:rsidR="00F02E5C" w:rsidRPr="00AC319B">
        <w:rPr>
          <w:rFonts w:eastAsia="Times New Roman" w:cstheme="minorHAnsi"/>
          <w:color w:val="000000"/>
          <w:lang w:val="en-US" w:eastAsia="ca-ES"/>
        </w:rPr>
        <w:t xml:space="preserve">subjected </w:t>
      </w:r>
      <w:r w:rsidR="006879AD" w:rsidRPr="00AC319B">
        <w:rPr>
          <w:rFonts w:eastAsia="Times New Roman" w:cstheme="minorHAnsi"/>
          <w:color w:val="000000"/>
          <w:lang w:val="en-US" w:eastAsia="ca-ES"/>
        </w:rPr>
        <w:t xml:space="preserve">to </w:t>
      </w:r>
      <w:r w:rsidR="00A72126">
        <w:rPr>
          <w:rFonts w:eastAsia="Times New Roman" w:cstheme="minorHAnsi"/>
          <w:color w:val="000000"/>
          <w:lang w:val="en-US" w:eastAsia="ca-ES"/>
        </w:rPr>
        <w:t xml:space="preserve">specific </w:t>
      </w:r>
      <w:r w:rsidR="00EF652B">
        <w:rPr>
          <w:rFonts w:eastAsia="Times New Roman" w:cstheme="minorHAnsi"/>
          <w:color w:val="000000"/>
          <w:lang w:val="en-US" w:eastAsia="ca-ES"/>
        </w:rPr>
        <w:t>constant</w:t>
      </w:r>
      <w:r w:rsidR="00EF652B" w:rsidRPr="00AC319B">
        <w:rPr>
          <w:rFonts w:eastAsia="Times New Roman" w:cstheme="minorHAnsi"/>
          <w:color w:val="000000"/>
          <w:lang w:val="en-US" w:eastAsia="ca-ES"/>
        </w:rPr>
        <w:t xml:space="preserve"> </w:t>
      </w:r>
      <w:r w:rsidR="00232F5D" w:rsidRPr="00AC319B">
        <w:rPr>
          <w:rFonts w:eastAsia="Times New Roman" w:cstheme="minorHAnsi"/>
          <w:color w:val="000000"/>
          <w:lang w:val="en-US" w:eastAsia="ca-ES"/>
        </w:rPr>
        <w:t xml:space="preserve">treatments </w:t>
      </w:r>
      <w:r w:rsidR="005C3DB2">
        <w:rPr>
          <w:rFonts w:eastAsia="Times New Roman" w:cstheme="minorHAnsi"/>
          <w:color w:val="000000"/>
          <w:lang w:val="en-US" w:eastAsia="ca-ES"/>
        </w:rPr>
        <w:t xml:space="preserve">throughout the experiment </w:t>
      </w:r>
      <w:r w:rsidR="00232F5D" w:rsidRPr="00AC319B">
        <w:rPr>
          <w:rFonts w:eastAsia="Times New Roman" w:cstheme="minorHAnsi"/>
          <w:color w:val="000000"/>
          <w:lang w:val="en-US" w:eastAsia="ca-ES"/>
        </w:rPr>
        <w:t xml:space="preserve">and </w:t>
      </w:r>
      <w:r w:rsidR="005C3DB2">
        <w:rPr>
          <w:rFonts w:eastAsia="Times New Roman" w:cstheme="minorHAnsi"/>
          <w:color w:val="000000"/>
          <w:lang w:val="en-US" w:eastAsia="ca-ES"/>
        </w:rPr>
        <w:t>for</w:t>
      </w:r>
      <w:r w:rsidR="00232F5D" w:rsidRPr="00AC319B">
        <w:rPr>
          <w:rFonts w:eastAsia="Times New Roman" w:cstheme="minorHAnsi"/>
          <w:color w:val="000000"/>
          <w:lang w:val="en-US" w:eastAsia="ca-ES"/>
        </w:rPr>
        <w:t xml:space="preserve"> a short period of time</w:t>
      </w:r>
      <w:r w:rsidR="006879AD"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These experimental designs</w:t>
      </w:r>
      <w:r w:rsidR="00F55936"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ba</w:t>
      </w:r>
      <w:commentRangeStart w:id="30"/>
      <w:r w:rsidR="00237AF9" w:rsidRPr="00AC319B">
        <w:rPr>
          <w:rFonts w:eastAsia="Times New Roman" w:cstheme="minorHAnsi"/>
          <w:color w:val="000000"/>
          <w:lang w:val="en-US" w:eastAsia="ca-ES"/>
        </w:rPr>
        <w:t>rely mimic</w:t>
      </w:r>
      <w:r w:rsidR="00C70961" w:rsidRPr="00AC319B">
        <w:rPr>
          <w:rFonts w:eastAsia="Times New Roman" w:cstheme="minorHAnsi"/>
          <w:color w:val="000000"/>
          <w:lang w:val="en-US" w:eastAsia="ca-ES"/>
        </w:rPr>
        <w:t xml:space="preserve"> real </w:t>
      </w:r>
      <w:r w:rsidR="00F91EAA" w:rsidRPr="00AC319B">
        <w:rPr>
          <w:rFonts w:eastAsia="Times New Roman" w:cstheme="minorHAnsi"/>
          <w:color w:val="000000"/>
          <w:lang w:val="en-US" w:eastAsia="ca-ES"/>
        </w:rPr>
        <w:t xml:space="preserve">field </w:t>
      </w:r>
      <w:r w:rsidR="00267301" w:rsidRPr="00AC319B">
        <w:rPr>
          <w:rFonts w:eastAsia="Times New Roman" w:cstheme="minorHAnsi"/>
          <w:color w:val="000000"/>
          <w:lang w:val="en-US" w:eastAsia="ca-ES"/>
        </w:rPr>
        <w:t>climatic</w:t>
      </w:r>
      <w:r w:rsidR="00237AF9" w:rsidRPr="00AC319B">
        <w:rPr>
          <w:rFonts w:eastAsia="Times New Roman" w:cstheme="minorHAnsi"/>
          <w:color w:val="000000"/>
          <w:lang w:val="en-US" w:eastAsia="ca-ES"/>
        </w:rPr>
        <w:t xml:space="preserve"> conditions</w:t>
      </w:r>
      <w:commentRangeEnd w:id="30"/>
      <w:r w:rsidR="003F72F8" w:rsidRPr="00AC319B">
        <w:rPr>
          <w:rStyle w:val="CommentReference"/>
          <w:rFonts w:ascii="Calibri" w:eastAsia="Calibri" w:hAnsi="Calibri" w:cs="Calibri"/>
          <w:lang w:val="en-US"/>
        </w:rPr>
        <w:commentReference w:id="30"/>
      </w:r>
      <w:r w:rsidR="00237AF9"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 xml:space="preserve">and </w:t>
      </w:r>
      <w:r w:rsidR="00C70961" w:rsidRPr="00AC319B">
        <w:rPr>
          <w:rFonts w:eastAsia="Times New Roman" w:cstheme="minorHAnsi"/>
          <w:color w:val="000000"/>
          <w:lang w:val="en-US" w:eastAsia="ca-ES"/>
        </w:rPr>
        <w:t>fluctuations</w:t>
      </w:r>
      <w:r w:rsidR="00F91EAA" w:rsidRPr="00AC319B">
        <w:rPr>
          <w:rFonts w:eastAsia="Times New Roman" w:cstheme="minorHAnsi"/>
          <w:color w:val="000000"/>
          <w:lang w:val="en-US" w:eastAsia="ca-ES"/>
        </w:rPr>
        <w:t xml:space="preserve">, </w:t>
      </w:r>
      <w:r w:rsidR="00E57DE6" w:rsidRPr="00AC319B">
        <w:rPr>
          <w:rFonts w:eastAsia="Times New Roman" w:cstheme="minorHAnsi"/>
          <w:color w:val="000000"/>
          <w:lang w:val="en-US" w:eastAsia="ca-ES"/>
        </w:rPr>
        <w:t>especially</w:t>
      </w:r>
      <w:r w:rsidR="00F91EAA" w:rsidRPr="00AC319B">
        <w:rPr>
          <w:rFonts w:eastAsia="Times New Roman" w:cstheme="minorHAnsi"/>
          <w:color w:val="000000"/>
          <w:lang w:val="en-US" w:eastAsia="ca-ES"/>
        </w:rPr>
        <w:t xml:space="preserve"> in the alpine environment </w:t>
      </w:r>
      <w:r w:rsidR="00256849" w:rsidRPr="00AC319B">
        <w:rPr>
          <w:rFonts w:eastAsia="Times New Roman" w:cstheme="minorHAnsi"/>
          <w:color w:val="000000"/>
          <w:lang w:val="en-US" w:eastAsia="ca-ES"/>
        </w:rPr>
        <w:t>(</w:t>
      </w:r>
      <w:r w:rsidR="00256849" w:rsidRPr="00AC319B">
        <w:rPr>
          <w:rFonts w:eastAsia="Times New Roman" w:cstheme="minorHAnsi"/>
          <w:color w:val="000000"/>
          <w:highlight w:val="yellow"/>
          <w:lang w:val="en-US" w:eastAsia="ca-ES"/>
        </w:rPr>
        <w:t xml:space="preserve">see </w:t>
      </w:r>
      <w:r w:rsidR="005E6F56" w:rsidRPr="00AC319B">
        <w:rPr>
          <w:rFonts w:eastAsia="Times New Roman" w:cstheme="minorHAnsi"/>
          <w:color w:val="000000"/>
          <w:highlight w:val="yellow"/>
          <w:lang w:val="en-US" w:eastAsia="ca-ES"/>
        </w:rPr>
        <w:t>“</w:t>
      </w:r>
      <w:r w:rsidR="003807F8" w:rsidRPr="00AC319B">
        <w:rPr>
          <w:rFonts w:eastAsia="Times New Roman" w:cstheme="minorHAnsi"/>
          <w:color w:val="000000"/>
          <w:highlight w:val="yellow"/>
          <w:lang w:val="en-US" w:eastAsia="ca-ES"/>
        </w:rPr>
        <w:t>paper Picos</w:t>
      </w:r>
      <w:r w:rsidR="005E6F56" w:rsidRPr="00AC319B">
        <w:rPr>
          <w:rFonts w:eastAsia="Times New Roman" w:cstheme="minorHAnsi"/>
          <w:color w:val="000000"/>
          <w:lang w:val="en-US" w:eastAsia="ca-ES"/>
        </w:rPr>
        <w:t>”</w:t>
      </w:r>
      <w:r w:rsidR="003807F8" w:rsidRPr="00AC319B">
        <w:rPr>
          <w:rFonts w:eastAsia="Times New Roman" w:cstheme="minorHAnsi"/>
          <w:color w:val="000000"/>
          <w:lang w:val="en-US" w:eastAsia="ca-ES"/>
        </w:rPr>
        <w:t>)</w:t>
      </w:r>
      <w:r w:rsidR="005E6F56" w:rsidRPr="00AC319B">
        <w:rPr>
          <w:rFonts w:eastAsia="Times New Roman" w:cstheme="minorHAnsi"/>
          <w:color w:val="000000"/>
          <w:lang w:val="en-US" w:eastAsia="ca-ES"/>
        </w:rPr>
        <w:t xml:space="preserve">. </w:t>
      </w:r>
      <w:r w:rsidR="003807F8" w:rsidRPr="00AC319B">
        <w:rPr>
          <w:rFonts w:eastAsia="Times New Roman" w:cstheme="minorHAnsi"/>
          <w:color w:val="000000"/>
          <w:lang w:val="en-US" w:eastAsia="ca-ES"/>
        </w:rPr>
        <w:t xml:space="preserve">To draw more robust conclusions about </w:t>
      </w:r>
      <w:r w:rsidR="001557A2" w:rsidRPr="00AC319B">
        <w:rPr>
          <w:rFonts w:eastAsia="Times New Roman" w:cstheme="minorHAnsi"/>
          <w:color w:val="000000"/>
          <w:lang w:val="en-US" w:eastAsia="ca-ES"/>
        </w:rPr>
        <w:t>real-life germination strategies</w:t>
      </w:r>
      <w:r w:rsidR="00E876B6" w:rsidRPr="00AC319B">
        <w:rPr>
          <w:rFonts w:eastAsia="Times New Roman" w:cstheme="minorHAnsi"/>
          <w:color w:val="000000"/>
          <w:lang w:val="en-US" w:eastAsia="ca-ES"/>
        </w:rPr>
        <w:t xml:space="preserve"> happening in </w:t>
      </w:r>
      <w:r w:rsidR="00F02E5C" w:rsidRPr="00AC319B">
        <w:rPr>
          <w:rFonts w:eastAsia="Times New Roman" w:cstheme="minorHAnsi"/>
          <w:color w:val="000000"/>
          <w:lang w:val="en-US" w:eastAsia="ca-ES"/>
        </w:rPr>
        <w:t>alpine areas</w:t>
      </w:r>
      <w:r w:rsidR="00E876B6" w:rsidRPr="00AC319B">
        <w:rPr>
          <w:rFonts w:eastAsia="Times New Roman" w:cstheme="minorHAnsi"/>
          <w:color w:val="000000"/>
          <w:lang w:val="en-US" w:eastAsia="ca-ES"/>
        </w:rPr>
        <w:t xml:space="preserve"> we need </w:t>
      </w:r>
      <w:r w:rsidR="001557A2" w:rsidRPr="00AC319B">
        <w:rPr>
          <w:rFonts w:eastAsia="Times New Roman" w:cstheme="minorHAnsi"/>
          <w:color w:val="000000"/>
          <w:lang w:val="en-US" w:eastAsia="ca-ES"/>
        </w:rPr>
        <w:t xml:space="preserve">habitat specific </w:t>
      </w:r>
      <w:r w:rsidR="003649EC" w:rsidRPr="00AC319B">
        <w:rPr>
          <w:rFonts w:eastAsia="Times New Roman" w:cstheme="minorHAnsi"/>
          <w:color w:val="000000"/>
          <w:lang w:val="en-US" w:eastAsia="ca-ES"/>
        </w:rPr>
        <w:t xml:space="preserve">detailed </w:t>
      </w:r>
      <w:r w:rsidR="001557A2" w:rsidRPr="00AC319B">
        <w:rPr>
          <w:rFonts w:eastAsia="Times New Roman" w:cstheme="minorHAnsi"/>
          <w:color w:val="000000"/>
          <w:lang w:val="en-US" w:eastAsia="ca-ES"/>
        </w:rPr>
        <w:t>climatic data</w:t>
      </w:r>
      <w:r w:rsidR="00C70961" w:rsidRPr="00AC319B">
        <w:rPr>
          <w:rFonts w:eastAsia="Times New Roman" w:cstheme="minorHAnsi"/>
          <w:color w:val="000000"/>
          <w:lang w:val="en-US" w:eastAsia="ca-ES"/>
        </w:rPr>
        <w:t xml:space="preserve"> </w:t>
      </w:r>
      <w:r w:rsidR="002732B8">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&amp; Kudo 2005)","plainTextFormattedCitation":"(Shimono &amp; Kudo 2005)","previouslyFormattedCitation":"(Shimono &amp; Kudo 2005)"},"properties":{"noteIndex":0},"schema":"https://github.com/citation-style-language/schema/raw/master/csl-citation.json"}</w:instrText>
      </w:r>
      <w:r w:rsidR="002732B8">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(Shimono &amp; Kudo 2005)</w:t>
      </w:r>
      <w:r w:rsidR="002732B8">
        <w:rPr>
          <w:rFonts w:eastAsia="Times New Roman" w:cstheme="minorHAnsi"/>
          <w:color w:val="000000"/>
          <w:lang w:val="en-US" w:eastAsia="ca-ES"/>
        </w:rPr>
        <w:fldChar w:fldCharType="end"/>
      </w:r>
      <w:r w:rsidR="002732B8">
        <w:rPr>
          <w:rFonts w:eastAsia="Times New Roman" w:cstheme="minorHAnsi"/>
          <w:color w:val="000000"/>
          <w:lang w:val="en-US" w:eastAsia="ca-ES"/>
        </w:rPr>
        <w:t xml:space="preserve"> </w:t>
      </w:r>
      <w:r w:rsidR="00C856F5" w:rsidRPr="00AC319B">
        <w:rPr>
          <w:rFonts w:eastAsia="Times New Roman" w:cstheme="minorHAnsi"/>
          <w:color w:val="000000"/>
          <w:lang w:val="en-US" w:eastAsia="ca-ES"/>
        </w:rPr>
        <w:t xml:space="preserve">and </w:t>
      </w:r>
      <w:r w:rsidR="00CE27CE" w:rsidRPr="00AC319B">
        <w:rPr>
          <w:rFonts w:eastAsia="Times New Roman" w:cstheme="minorHAnsi"/>
          <w:color w:val="000000"/>
          <w:lang w:val="en-US" w:eastAsia="ca-ES"/>
        </w:rPr>
        <w:t xml:space="preserve">accurate </w:t>
      </w:r>
      <w:r w:rsidR="00C856F5" w:rsidRPr="00AC319B">
        <w:rPr>
          <w:rFonts w:eastAsia="Times New Roman" w:cstheme="minorHAnsi"/>
          <w:color w:val="000000"/>
          <w:lang w:val="en-US" w:eastAsia="ca-ES"/>
        </w:rPr>
        <w:t xml:space="preserve">experimental settings that </w:t>
      </w:r>
      <w:r w:rsidR="00C44E14" w:rsidRPr="00AC319B">
        <w:rPr>
          <w:rFonts w:eastAsia="Times New Roman" w:cstheme="minorHAnsi"/>
          <w:color w:val="000000"/>
          <w:lang w:val="en-US" w:eastAsia="ca-ES"/>
        </w:rPr>
        <w:t xml:space="preserve">can </w:t>
      </w:r>
      <w:r w:rsidR="00C856F5" w:rsidRPr="00AC319B">
        <w:rPr>
          <w:rFonts w:eastAsia="Times New Roman" w:cstheme="minorHAnsi"/>
          <w:color w:val="000000"/>
          <w:lang w:val="en-US" w:eastAsia="ca-ES"/>
        </w:rPr>
        <w:t>provide that level of detail</w:t>
      </w:r>
      <w:r w:rsidR="00C70961" w:rsidRPr="00AC319B">
        <w:rPr>
          <w:rFonts w:eastAsia="Times New Roman" w:cstheme="minorHAnsi"/>
          <w:color w:val="000000"/>
          <w:lang w:val="en-US" w:eastAsia="ca-ES"/>
        </w:rPr>
        <w:t xml:space="preserve">. </w:t>
      </w:r>
      <w:r w:rsidR="00F37967" w:rsidRPr="00AC319B">
        <w:rPr>
          <w:rFonts w:cstheme="minorHAnsi"/>
          <w:lang w:val="en-US"/>
        </w:rPr>
        <w:t>Filling th</w:t>
      </w:r>
      <w:r w:rsidR="00F02E5C" w:rsidRPr="00AC319B">
        <w:rPr>
          <w:rFonts w:cstheme="minorHAnsi"/>
          <w:lang w:val="en-US"/>
        </w:rPr>
        <w:t>ese</w:t>
      </w:r>
      <w:r w:rsidR="00F37967" w:rsidRPr="00AC319B">
        <w:rPr>
          <w:rFonts w:cstheme="minorHAnsi"/>
          <w:lang w:val="en-US"/>
        </w:rPr>
        <w:t xml:space="preserve"> knowledge gaps will help us understand</w:t>
      </w:r>
      <w:r w:rsidR="00EC2D66" w:rsidRPr="00AC319B">
        <w:rPr>
          <w:rFonts w:cstheme="minorHAnsi"/>
          <w:lang w:val="en-US"/>
        </w:rPr>
        <w:t xml:space="preserve"> and predict community responses to future climate scenarios. </w:t>
      </w:r>
      <w:commentRangeStart w:id="31"/>
      <w:commentRangeEnd w:id="31"/>
      <w:r w:rsidR="00F91E0F" w:rsidRPr="00AC319B">
        <w:rPr>
          <w:rStyle w:val="CommentReference"/>
          <w:rFonts w:ascii="Calibri" w:eastAsia="Calibri" w:hAnsi="Calibri" w:cs="Calibri"/>
          <w:lang w:val="en-US"/>
        </w:rPr>
        <w:commentReference w:id="31"/>
      </w:r>
    </w:p>
    <w:p w14:paraId="6D5621E2" w14:textId="77E860B8" w:rsidR="0004271E" w:rsidRPr="00AC319B" w:rsidRDefault="00D0091B" w:rsidP="00BF1630">
      <w:pPr>
        <w:spacing w:after="0" w:line="360" w:lineRule="auto"/>
        <w:ind w:firstLine="708"/>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The</w:t>
      </w:r>
      <w:r w:rsidR="001B698E" w:rsidRPr="00AC319B">
        <w:rPr>
          <w:rFonts w:eastAsia="Times New Roman" w:cstheme="minorHAnsi"/>
          <w:color w:val="000000"/>
          <w:lang w:val="en-US" w:eastAsia="ca-ES"/>
        </w:rPr>
        <w:t xml:space="preserve"> approach </w:t>
      </w:r>
      <w:r w:rsidRPr="00AC319B">
        <w:rPr>
          <w:rFonts w:eastAsia="Times New Roman" w:cstheme="minorHAnsi"/>
          <w:color w:val="000000"/>
          <w:lang w:val="en-US" w:eastAsia="ca-ES"/>
        </w:rPr>
        <w:t xml:space="preserve">we present </w:t>
      </w:r>
      <w:r w:rsidR="001B698E" w:rsidRPr="00AC319B">
        <w:rPr>
          <w:rFonts w:eastAsia="Times New Roman" w:cstheme="minorHAnsi"/>
          <w:color w:val="000000"/>
          <w:lang w:val="en-US" w:eastAsia="ca-ES"/>
        </w:rPr>
        <w:t xml:space="preserve">here is to study germination </w:t>
      </w:r>
      <w:r w:rsidR="005A7529" w:rsidRPr="00AC319B">
        <w:rPr>
          <w:rFonts w:eastAsia="Times New Roman" w:cstheme="minorHAnsi"/>
          <w:color w:val="000000"/>
          <w:lang w:val="en-US" w:eastAsia="ca-ES"/>
        </w:rPr>
        <w:t>phenology</w:t>
      </w:r>
      <w:r w:rsidR="001B698E" w:rsidRPr="00AC319B">
        <w:rPr>
          <w:rFonts w:eastAsia="Times New Roman" w:cstheme="minorHAnsi"/>
          <w:color w:val="000000"/>
          <w:lang w:val="en-US" w:eastAsia="ca-ES"/>
        </w:rPr>
        <w:t xml:space="preserve"> </w:t>
      </w:r>
      <w:r w:rsidR="00E01438" w:rsidRPr="00AC319B">
        <w:rPr>
          <w:rFonts w:eastAsia="Times New Roman" w:cstheme="minorHAnsi"/>
          <w:color w:val="000000"/>
          <w:lang w:val="en-US" w:eastAsia="ca-ES"/>
        </w:rPr>
        <w:t xml:space="preserve">across a whole year </w:t>
      </w:r>
      <w:r w:rsidR="001B698E" w:rsidRPr="00AC319B">
        <w:rPr>
          <w:rFonts w:eastAsia="Times New Roman" w:cstheme="minorHAnsi"/>
          <w:color w:val="000000"/>
          <w:lang w:val="en-US" w:eastAsia="ca-ES"/>
        </w:rPr>
        <w:t xml:space="preserve">in </w:t>
      </w:r>
      <w:r w:rsidRPr="00AC319B">
        <w:rPr>
          <w:rFonts w:eastAsia="Times New Roman" w:cstheme="minorHAnsi"/>
          <w:color w:val="000000"/>
          <w:lang w:val="en-US" w:eastAsia="ca-ES"/>
        </w:rPr>
        <w:t>two contrasting micro</w:t>
      </w:r>
      <w:r w:rsidR="005733A6" w:rsidRPr="00AC319B">
        <w:rPr>
          <w:rFonts w:eastAsia="Times New Roman" w:cstheme="minorHAnsi"/>
          <w:color w:val="000000"/>
          <w:lang w:val="en-US" w:eastAsia="ca-ES"/>
        </w:rPr>
        <w:t xml:space="preserve">climatic </w:t>
      </w:r>
      <w:r w:rsidR="005A7529" w:rsidRPr="00AC319B">
        <w:rPr>
          <w:rFonts w:eastAsia="Times New Roman" w:cstheme="minorHAnsi"/>
          <w:color w:val="000000"/>
          <w:lang w:val="en-US" w:eastAsia="ca-ES"/>
        </w:rPr>
        <w:t>scenarios</w:t>
      </w:r>
      <w:r w:rsidR="005733A6" w:rsidRPr="00AC319B">
        <w:rPr>
          <w:rFonts w:eastAsia="Times New Roman" w:cstheme="minorHAnsi"/>
          <w:color w:val="000000"/>
          <w:lang w:val="en-US" w:eastAsia="ca-ES"/>
        </w:rPr>
        <w:t xml:space="preserve"> </w:t>
      </w:r>
      <w:r w:rsidR="001B698E" w:rsidRPr="00AC319B">
        <w:rPr>
          <w:rFonts w:eastAsia="Times New Roman" w:cstheme="minorHAnsi"/>
          <w:color w:val="000000"/>
          <w:lang w:val="en-US" w:eastAsia="ca-ES"/>
        </w:rPr>
        <w:t xml:space="preserve">through a variety of germination </w:t>
      </w:r>
      <w:r w:rsidR="00B202E0" w:rsidRPr="00AC319B">
        <w:rPr>
          <w:rFonts w:eastAsia="Times New Roman" w:cstheme="minorHAnsi"/>
          <w:color w:val="000000"/>
          <w:lang w:val="en-US" w:eastAsia="ca-ES"/>
        </w:rPr>
        <w:t>traits</w:t>
      </w:r>
      <w:r w:rsidR="001B698E" w:rsidRPr="00AC319B">
        <w:rPr>
          <w:rFonts w:eastAsia="Times New Roman" w:cstheme="minorHAnsi"/>
          <w:color w:val="000000"/>
          <w:lang w:val="en-US" w:eastAsia="ca-ES"/>
        </w:rPr>
        <w:t>.</w:t>
      </w:r>
      <w:r w:rsidR="008C1908" w:rsidRPr="00AC319B">
        <w:rPr>
          <w:rFonts w:eastAsia="Times New Roman" w:cstheme="minorHAnsi"/>
          <w:color w:val="000000"/>
          <w:lang w:val="en-US" w:eastAsia="ca-ES"/>
        </w:rPr>
        <w:t xml:space="preserve"> </w:t>
      </w:r>
      <w:r w:rsidR="005A7529" w:rsidRPr="00AC319B">
        <w:rPr>
          <w:rFonts w:eastAsia="Times New Roman" w:cstheme="minorHAnsi"/>
          <w:color w:val="000000"/>
          <w:lang w:val="en-US" w:eastAsia="ca-ES"/>
        </w:rPr>
        <w:t>For the study purpose</w:t>
      </w:r>
      <w:r w:rsidR="00961ACA">
        <w:rPr>
          <w:rFonts w:eastAsia="Times New Roman" w:cstheme="minorHAnsi"/>
          <w:color w:val="000000"/>
          <w:lang w:val="en-US" w:eastAsia="ca-ES"/>
        </w:rPr>
        <w:t>,</w:t>
      </w:r>
      <w:r w:rsidR="005A7529" w:rsidRPr="00AC319B">
        <w:rPr>
          <w:rFonts w:eastAsia="Times New Roman" w:cstheme="minorHAnsi"/>
          <w:color w:val="000000"/>
          <w:lang w:val="en-US" w:eastAsia="ca-ES"/>
        </w:rPr>
        <w:t xml:space="preserve"> we defined two microclimatic scenarios: </w:t>
      </w:r>
      <w:r w:rsidR="00961ACA">
        <w:rPr>
          <w:rFonts w:eastAsia="Times New Roman" w:cstheme="minorHAnsi"/>
          <w:color w:val="000000"/>
          <w:lang w:val="en-US" w:eastAsia="ca-ES"/>
        </w:rPr>
        <w:t xml:space="preserve">one mimicking exposed </w:t>
      </w:r>
      <w:r w:rsidR="005A7529" w:rsidRPr="00AC319B">
        <w:rPr>
          <w:rFonts w:eastAsia="Times New Roman" w:cstheme="minorHAnsi"/>
          <w:color w:val="000000"/>
          <w:lang w:val="en-US" w:eastAsia="ca-ES"/>
        </w:rPr>
        <w:t>micro-edges (referred to as “fellfield</w:t>
      </w:r>
      <w:r w:rsidR="00555C89" w:rsidRPr="00AC319B">
        <w:rPr>
          <w:rFonts w:eastAsia="Times New Roman" w:cstheme="minorHAnsi"/>
          <w:color w:val="000000"/>
          <w:lang w:val="en-US" w:eastAsia="ca-ES"/>
        </w:rPr>
        <w:t xml:space="preserve"> scenario</w:t>
      </w:r>
      <w:r w:rsidR="005A7529" w:rsidRPr="00AC319B">
        <w:rPr>
          <w:rFonts w:eastAsia="Times New Roman" w:cstheme="minorHAnsi"/>
          <w:color w:val="000000"/>
          <w:lang w:val="en-US" w:eastAsia="ca-ES"/>
        </w:rPr>
        <w:t xml:space="preserve">”) </w:t>
      </w:r>
      <w:r w:rsidR="00A97D97" w:rsidRPr="00AC319B">
        <w:rPr>
          <w:rFonts w:eastAsia="Times New Roman" w:cstheme="minorHAnsi"/>
          <w:color w:val="000000"/>
          <w:lang w:val="en-US" w:eastAsia="ca-ES"/>
        </w:rPr>
        <w:t>i.e.,</w:t>
      </w:r>
      <w:r w:rsidR="005A7529" w:rsidRPr="00AC319B">
        <w:rPr>
          <w:rFonts w:eastAsia="Times New Roman" w:cstheme="minorHAnsi"/>
          <w:color w:val="000000"/>
          <w:lang w:val="en-US" w:eastAsia="ca-ES"/>
        </w:rPr>
        <w:t xml:space="preserve"> more </w:t>
      </w:r>
      <w:proofErr w:type="gramStart"/>
      <w:r w:rsidR="005A7529" w:rsidRPr="00AC319B">
        <w:rPr>
          <w:rFonts w:eastAsia="Times New Roman" w:cstheme="minorHAnsi"/>
          <w:color w:val="000000"/>
          <w:lang w:val="en-US" w:eastAsia="ca-ES"/>
        </w:rPr>
        <w:t>open</w:t>
      </w:r>
      <w:proofErr w:type="gramEnd"/>
      <w:r w:rsidR="005A7529" w:rsidRPr="00AC319B">
        <w:rPr>
          <w:rFonts w:eastAsia="Times New Roman" w:cstheme="minorHAnsi"/>
          <w:color w:val="000000"/>
          <w:lang w:val="en-US" w:eastAsia="ca-ES"/>
        </w:rPr>
        <w:t xml:space="preserve"> and exposed areas subjected to </w:t>
      </w:r>
      <w:r w:rsidR="00F01354">
        <w:rPr>
          <w:rFonts w:eastAsia="Times New Roman" w:cstheme="minorHAnsi"/>
          <w:color w:val="000000"/>
          <w:lang w:val="en-US" w:eastAsia="ca-ES"/>
        </w:rPr>
        <w:t xml:space="preserve">wind, </w:t>
      </w:r>
      <w:r w:rsidR="005A7529" w:rsidRPr="00AC319B">
        <w:rPr>
          <w:rFonts w:eastAsia="Times New Roman" w:cstheme="minorHAnsi"/>
          <w:color w:val="000000"/>
          <w:lang w:val="en-US" w:eastAsia="ca-ES"/>
        </w:rPr>
        <w:t xml:space="preserve">freeze and thaw cycles without snow protections </w:t>
      </w:r>
      <w:r w:rsidR="009D6AAE" w:rsidRPr="00AC319B">
        <w:rPr>
          <w:rFonts w:eastAsia="Times New Roman" w:cstheme="minorHAnsi"/>
          <w:color w:val="000000"/>
          <w:lang w:val="en-US" w:eastAsia="ca-ES"/>
        </w:rPr>
        <w:t>i</w:t>
      </w:r>
      <w:r w:rsidR="005A7529" w:rsidRPr="00AC319B">
        <w:rPr>
          <w:rFonts w:eastAsia="Times New Roman" w:cstheme="minorHAnsi"/>
          <w:color w:val="000000"/>
          <w:lang w:val="en-US" w:eastAsia="ca-ES"/>
        </w:rPr>
        <w:t>n winter</w:t>
      </w:r>
      <w:r w:rsidR="00F01354">
        <w:rPr>
          <w:rFonts w:eastAsia="Times New Roman" w:cstheme="minorHAnsi"/>
          <w:color w:val="000000"/>
          <w:lang w:val="en-US" w:eastAsia="ca-ES"/>
        </w:rPr>
        <w:t>,</w:t>
      </w:r>
      <w:r w:rsidR="005A7529" w:rsidRPr="00AC319B">
        <w:rPr>
          <w:rFonts w:eastAsia="Times New Roman" w:cstheme="minorHAnsi"/>
          <w:color w:val="000000"/>
          <w:lang w:val="en-US" w:eastAsia="ca-ES"/>
        </w:rPr>
        <w:t xml:space="preserve"> and </w:t>
      </w:r>
      <w:r w:rsidR="00917307">
        <w:rPr>
          <w:rFonts w:eastAsia="Times New Roman" w:cstheme="minorHAnsi"/>
          <w:color w:val="000000"/>
          <w:lang w:val="en-US" w:eastAsia="ca-ES"/>
        </w:rPr>
        <w:t>warmer</w:t>
      </w:r>
      <w:r w:rsidR="005A7529" w:rsidRPr="00AC319B">
        <w:rPr>
          <w:rFonts w:eastAsia="Times New Roman" w:cstheme="minorHAnsi"/>
          <w:color w:val="000000"/>
          <w:lang w:val="en-US" w:eastAsia="ca-ES"/>
        </w:rPr>
        <w:t xml:space="preserve"> summer</w:t>
      </w:r>
      <w:r w:rsidR="00917307">
        <w:rPr>
          <w:rFonts w:eastAsia="Times New Roman" w:cstheme="minorHAnsi"/>
          <w:color w:val="000000"/>
          <w:lang w:val="en-US" w:eastAsia="ca-ES"/>
        </w:rPr>
        <w:t>s</w:t>
      </w:r>
      <w:r w:rsidR="005A7529" w:rsidRPr="00AC319B">
        <w:rPr>
          <w:rFonts w:eastAsia="Times New Roman" w:cstheme="minorHAnsi"/>
          <w:color w:val="000000"/>
          <w:lang w:val="en-US" w:eastAsia="ca-ES"/>
        </w:rPr>
        <w:t>; and</w:t>
      </w:r>
      <w:r w:rsidR="00F01354">
        <w:rPr>
          <w:rFonts w:eastAsia="Times New Roman" w:cstheme="minorHAnsi"/>
          <w:color w:val="000000"/>
          <w:lang w:val="en-US" w:eastAsia="ca-ES"/>
        </w:rPr>
        <w:t xml:space="preserve"> the other mimicking</w:t>
      </w:r>
      <w:r w:rsidR="005A7529" w:rsidRPr="00AC319B">
        <w:rPr>
          <w:rFonts w:eastAsia="Times New Roman" w:cstheme="minorHAnsi"/>
          <w:color w:val="000000"/>
          <w:lang w:val="en-US" w:eastAsia="ca-ES"/>
        </w:rPr>
        <w:t xml:space="preserve"> </w:t>
      </w:r>
      <w:r w:rsidR="005A7529" w:rsidRPr="00AC319B">
        <w:rPr>
          <w:rFonts w:eastAsia="Times New Roman" w:cstheme="minorHAnsi"/>
          <w:color w:val="000000"/>
          <w:lang w:val="en-US" w:eastAsia="ca-ES"/>
        </w:rPr>
        <w:lastRenderedPageBreak/>
        <w:t>micro-valleys (referred to as “</w:t>
      </w:r>
      <w:proofErr w:type="spellStart"/>
      <w:r w:rsidR="005A7529" w:rsidRPr="00AC319B">
        <w:rPr>
          <w:rFonts w:eastAsia="Times New Roman" w:cstheme="minorHAnsi"/>
          <w:color w:val="000000"/>
          <w:lang w:val="en-US" w:eastAsia="ca-ES"/>
        </w:rPr>
        <w:t>snowbed</w:t>
      </w:r>
      <w:proofErr w:type="spellEnd"/>
      <w:r w:rsidR="00555C89" w:rsidRPr="00AC319B">
        <w:rPr>
          <w:rFonts w:eastAsia="Times New Roman" w:cstheme="minorHAnsi"/>
          <w:color w:val="000000"/>
          <w:lang w:val="en-US" w:eastAsia="ca-ES"/>
        </w:rPr>
        <w:t xml:space="preserve"> scenario</w:t>
      </w:r>
      <w:r w:rsidR="005A7529" w:rsidRPr="00AC319B">
        <w:rPr>
          <w:rFonts w:eastAsia="Times New Roman" w:cstheme="minorHAnsi"/>
          <w:color w:val="000000"/>
          <w:lang w:val="en-US" w:eastAsia="ca-ES"/>
        </w:rPr>
        <w:t xml:space="preserve">”) </w:t>
      </w:r>
      <w:r w:rsidR="00302D9F" w:rsidRPr="00AC319B">
        <w:rPr>
          <w:rFonts w:eastAsia="Times New Roman" w:cstheme="minorHAnsi"/>
          <w:color w:val="000000"/>
          <w:lang w:val="en-US" w:eastAsia="ca-ES"/>
        </w:rPr>
        <w:t>i.e.,</w:t>
      </w:r>
      <w:r w:rsidR="005A7529" w:rsidRPr="00AC319B">
        <w:rPr>
          <w:rFonts w:eastAsia="Times New Roman" w:cstheme="minorHAnsi"/>
          <w:color w:val="000000"/>
          <w:lang w:val="en-US" w:eastAsia="ca-ES"/>
        </w:rPr>
        <w:t xml:space="preserve"> areas with dense plant cover, long snow cover and </w:t>
      </w:r>
      <w:r w:rsidR="00917307">
        <w:rPr>
          <w:rFonts w:eastAsia="Times New Roman" w:cstheme="minorHAnsi"/>
          <w:color w:val="000000"/>
          <w:lang w:val="en-US" w:eastAsia="ca-ES"/>
        </w:rPr>
        <w:t>cool summers</w:t>
      </w:r>
      <w:r w:rsidR="005A7529" w:rsidRPr="00AC319B">
        <w:rPr>
          <w:rFonts w:eastAsia="Times New Roman" w:cstheme="minorHAnsi"/>
          <w:color w:val="000000"/>
          <w:lang w:val="en-US" w:eastAsia="ca-ES"/>
        </w:rPr>
        <w:t xml:space="preserve">. </w:t>
      </w:r>
      <w:r w:rsidR="0004271E" w:rsidRPr="00AC319B">
        <w:rPr>
          <w:rFonts w:eastAsia="Times New Roman" w:cstheme="minorHAnsi"/>
          <w:color w:val="000000"/>
          <w:lang w:val="en-US" w:eastAsia="ca-ES"/>
        </w:rPr>
        <w:t xml:space="preserve">The specific </w:t>
      </w:r>
      <w:r w:rsidR="009B5044" w:rsidRPr="00AC319B">
        <w:rPr>
          <w:rFonts w:eastAsia="Times New Roman" w:cstheme="minorHAnsi"/>
          <w:color w:val="000000"/>
          <w:lang w:val="en-US" w:eastAsia="ca-ES"/>
        </w:rPr>
        <w:t xml:space="preserve">questions </w:t>
      </w:r>
      <w:r w:rsidR="00DA4E34" w:rsidRPr="00AC319B">
        <w:rPr>
          <w:rFonts w:eastAsia="Times New Roman" w:cstheme="minorHAnsi"/>
          <w:color w:val="000000"/>
          <w:lang w:val="en-US" w:eastAsia="ca-ES"/>
        </w:rPr>
        <w:t xml:space="preserve">we want to investigate </w:t>
      </w:r>
      <w:r w:rsidR="004B105B" w:rsidRPr="00AC319B">
        <w:rPr>
          <w:rFonts w:eastAsia="Times New Roman" w:cstheme="minorHAnsi"/>
          <w:color w:val="000000"/>
          <w:lang w:val="en-US" w:eastAsia="ca-ES"/>
        </w:rPr>
        <w:t>are</w:t>
      </w:r>
      <w:r w:rsidR="00717B6D" w:rsidRPr="00AC319B">
        <w:rPr>
          <w:rFonts w:eastAsia="Times New Roman" w:cstheme="minorHAnsi"/>
          <w:color w:val="000000"/>
          <w:lang w:val="en-US" w:eastAsia="ca-ES"/>
        </w:rPr>
        <w:t>:</w:t>
      </w:r>
      <w:r w:rsidR="0004271E" w:rsidRPr="00AC319B">
        <w:rPr>
          <w:rFonts w:eastAsia="Times New Roman" w:cstheme="minorHAnsi"/>
          <w:color w:val="000000"/>
          <w:lang w:val="en-US" w:eastAsia="ca-ES"/>
        </w:rPr>
        <w:t xml:space="preserve"> </w:t>
      </w:r>
      <w:r w:rsidR="004B105B" w:rsidRPr="00AC319B">
        <w:rPr>
          <w:rFonts w:eastAsia="Times New Roman" w:cstheme="minorHAnsi"/>
          <w:color w:val="000000"/>
          <w:lang w:val="en-US" w:eastAsia="ca-ES"/>
        </w:rPr>
        <w:t xml:space="preserve">(1) </w:t>
      </w:r>
      <w:r w:rsidR="0004271E" w:rsidRPr="00AC319B">
        <w:rPr>
          <w:rFonts w:eastAsia="Times New Roman" w:cstheme="minorHAnsi"/>
          <w:color w:val="000000"/>
          <w:lang w:val="en-US" w:eastAsia="ca-ES"/>
        </w:rPr>
        <w:t xml:space="preserve">will microclimatic </w:t>
      </w:r>
      <w:r w:rsidR="00417FF0" w:rsidRPr="00AC319B">
        <w:rPr>
          <w:rFonts w:eastAsia="Times New Roman" w:cstheme="minorHAnsi"/>
          <w:color w:val="000000"/>
          <w:lang w:val="en-US" w:eastAsia="ca-ES"/>
        </w:rPr>
        <w:t>scenarios</w:t>
      </w:r>
      <w:r w:rsidR="0004271E" w:rsidRPr="00AC319B">
        <w:rPr>
          <w:rFonts w:eastAsia="Times New Roman" w:cstheme="minorHAnsi"/>
          <w:color w:val="000000"/>
          <w:lang w:val="en-US" w:eastAsia="ca-ES"/>
        </w:rPr>
        <w:t xml:space="preserve"> modify the germination </w:t>
      </w:r>
      <w:r w:rsidR="00717B6D" w:rsidRPr="00AC319B">
        <w:rPr>
          <w:rFonts w:eastAsia="Arial" w:cstheme="minorHAnsi"/>
          <w:lang w:val="en-US"/>
        </w:rPr>
        <w:t>phenology</w:t>
      </w:r>
      <w:r w:rsidR="0004271E" w:rsidRPr="00AC319B">
        <w:rPr>
          <w:rFonts w:eastAsia="Times New Roman" w:cstheme="minorHAnsi"/>
          <w:color w:val="000000"/>
          <w:lang w:val="en-US" w:eastAsia="ca-ES"/>
        </w:rPr>
        <w:t xml:space="preserve"> of alpine </w:t>
      </w:r>
      <w:r w:rsidR="00717B6D" w:rsidRPr="00AC319B">
        <w:rPr>
          <w:rFonts w:eastAsia="Times New Roman" w:cstheme="minorHAnsi"/>
          <w:color w:val="000000"/>
          <w:lang w:val="en-US" w:eastAsia="ca-ES"/>
        </w:rPr>
        <w:t>communities</w:t>
      </w:r>
      <w:r w:rsidR="0004271E" w:rsidRPr="00AC319B">
        <w:rPr>
          <w:rFonts w:eastAsia="Times New Roman" w:cstheme="minorHAnsi"/>
          <w:color w:val="000000"/>
          <w:lang w:val="en-US" w:eastAsia="ca-ES"/>
        </w:rPr>
        <w:t xml:space="preserve">? And (2) </w:t>
      </w:r>
      <w:r w:rsidR="00717B6D" w:rsidRPr="00AC319B">
        <w:rPr>
          <w:rFonts w:eastAsia="Times New Roman" w:cstheme="minorHAnsi"/>
          <w:color w:val="000000"/>
          <w:lang w:val="en-US" w:eastAsia="ca-ES"/>
        </w:rPr>
        <w:t>do</w:t>
      </w:r>
      <w:r w:rsidR="0004271E" w:rsidRPr="00AC319B">
        <w:rPr>
          <w:rFonts w:eastAsia="Times New Roman" w:cstheme="minorHAnsi"/>
          <w:color w:val="000000"/>
          <w:lang w:val="en-US" w:eastAsia="ca-ES"/>
        </w:rPr>
        <w:t xml:space="preserve"> alpine </w:t>
      </w:r>
      <w:r w:rsidR="00717B6D" w:rsidRPr="00AC319B">
        <w:rPr>
          <w:rFonts w:eastAsia="Times New Roman" w:cstheme="minorHAnsi"/>
          <w:color w:val="000000"/>
          <w:lang w:val="en-US" w:eastAsia="ca-ES"/>
        </w:rPr>
        <w:t xml:space="preserve">communities </w:t>
      </w:r>
      <w:r w:rsidR="0004271E" w:rsidRPr="00AC319B">
        <w:rPr>
          <w:rFonts w:eastAsia="Times New Roman" w:cstheme="minorHAnsi"/>
          <w:color w:val="000000"/>
          <w:lang w:val="en-US" w:eastAsia="ca-ES"/>
        </w:rPr>
        <w:t>from different macroclimate</w:t>
      </w:r>
      <w:r w:rsidR="00717B6D" w:rsidRPr="00AC319B">
        <w:rPr>
          <w:rFonts w:eastAsia="Times New Roman" w:cstheme="minorHAnsi"/>
          <w:color w:val="000000"/>
          <w:lang w:val="en-US" w:eastAsia="ca-ES"/>
        </w:rPr>
        <w:t>s</w:t>
      </w:r>
      <w:r w:rsidR="0004271E" w:rsidRPr="00AC319B">
        <w:rPr>
          <w:rFonts w:eastAsia="Times New Roman" w:cstheme="minorHAnsi"/>
          <w:color w:val="000000"/>
          <w:lang w:val="en-US" w:eastAsia="ca-ES"/>
        </w:rPr>
        <w:t xml:space="preserve"> show different patterns of germination </w:t>
      </w:r>
      <w:r w:rsidR="00717B6D" w:rsidRPr="00AC319B">
        <w:rPr>
          <w:rFonts w:eastAsia="Arial" w:cstheme="minorHAnsi"/>
          <w:lang w:val="en-US"/>
        </w:rPr>
        <w:t>phenology</w:t>
      </w:r>
      <w:r w:rsidR="0004271E" w:rsidRPr="00AC319B">
        <w:rPr>
          <w:rFonts w:eastAsia="Times New Roman" w:cstheme="minorHAnsi"/>
          <w:color w:val="000000"/>
          <w:lang w:val="en-US" w:eastAsia="ca-ES"/>
        </w:rPr>
        <w:t xml:space="preserve">? </w:t>
      </w:r>
    </w:p>
    <w:p w14:paraId="78E70876" w14:textId="64B51D9C" w:rsidR="00245D41" w:rsidRPr="00AC319B" w:rsidRDefault="00F91E0F" w:rsidP="007A14C3">
      <w:pPr>
        <w:spacing w:before="120" w:after="120" w:line="360" w:lineRule="auto"/>
        <w:jc w:val="both"/>
        <w:rPr>
          <w:rFonts w:eastAsia="Times New Roman" w:cstheme="minorHAnsi"/>
          <w:color w:val="000000"/>
          <w:lang w:val="en-US" w:eastAsia="ca-ES"/>
        </w:rPr>
      </w:pPr>
      <w:r w:rsidRPr="00AC319B">
        <w:rPr>
          <w:rFonts w:eastAsia="Arial" w:cstheme="minorHAnsi"/>
          <w:lang w:val="en-US"/>
        </w:rPr>
        <w:t xml:space="preserve">Regarding </w:t>
      </w:r>
      <w:r w:rsidR="00717B6D" w:rsidRPr="00AC319B">
        <w:rPr>
          <w:rFonts w:eastAsia="Arial" w:cstheme="minorHAnsi"/>
          <w:lang w:val="en-US"/>
        </w:rPr>
        <w:t>ou</w:t>
      </w:r>
      <w:r w:rsidR="00302D9F" w:rsidRPr="00AC319B">
        <w:rPr>
          <w:rFonts w:eastAsia="Arial" w:cstheme="minorHAnsi"/>
          <w:lang w:val="en-US"/>
        </w:rPr>
        <w:t>r</w:t>
      </w:r>
      <w:r w:rsidR="00717B6D" w:rsidRPr="00AC319B">
        <w:rPr>
          <w:rFonts w:eastAsia="Arial" w:cstheme="minorHAnsi"/>
          <w:lang w:val="en-US"/>
        </w:rPr>
        <w:t xml:space="preserve"> </w:t>
      </w:r>
      <w:r w:rsidR="004B105B" w:rsidRPr="00AC319B">
        <w:rPr>
          <w:rFonts w:eastAsia="Arial" w:cstheme="minorHAnsi"/>
          <w:lang w:val="en-US"/>
        </w:rPr>
        <w:t>first question</w:t>
      </w:r>
      <w:r w:rsidRPr="00AC319B">
        <w:rPr>
          <w:rFonts w:eastAsia="Arial" w:cstheme="minorHAnsi"/>
          <w:lang w:val="en-US"/>
        </w:rPr>
        <w:t>,</w:t>
      </w:r>
      <w:r w:rsidR="004B105B" w:rsidRPr="00AC319B">
        <w:rPr>
          <w:rFonts w:eastAsia="Arial" w:cstheme="minorHAnsi"/>
          <w:lang w:val="en-US"/>
        </w:rPr>
        <w:t xml:space="preserve"> w</w:t>
      </w:r>
      <w:r w:rsidR="00B17E5D" w:rsidRPr="00AC319B">
        <w:rPr>
          <w:rFonts w:eastAsia="Arial" w:cstheme="minorHAnsi"/>
          <w:lang w:val="en-US"/>
        </w:rPr>
        <w:t xml:space="preserve">e </w:t>
      </w:r>
      <w:r w:rsidR="00203E14" w:rsidRPr="00AC319B">
        <w:rPr>
          <w:rFonts w:eastAsia="Arial" w:cstheme="minorHAnsi"/>
          <w:lang w:val="en-US"/>
        </w:rPr>
        <w:t>hypothesize</w:t>
      </w:r>
      <w:r w:rsidR="00B17E5D" w:rsidRPr="00AC319B">
        <w:rPr>
          <w:rFonts w:eastAsia="Arial" w:cstheme="minorHAnsi"/>
          <w:lang w:val="en-US"/>
        </w:rPr>
        <w:t xml:space="preserve"> that </w:t>
      </w:r>
      <w:r w:rsidR="00145DAA" w:rsidRPr="00AC319B">
        <w:rPr>
          <w:rFonts w:eastAsia="Arial" w:cstheme="minorHAnsi"/>
          <w:lang w:val="en-US"/>
        </w:rPr>
        <w:t xml:space="preserve">microclimatic </w:t>
      </w:r>
      <w:r w:rsidR="005A7529" w:rsidRPr="00AC319B">
        <w:rPr>
          <w:rFonts w:eastAsia="Arial" w:cstheme="minorHAnsi"/>
          <w:lang w:val="en-US"/>
        </w:rPr>
        <w:t>scenarios</w:t>
      </w:r>
      <w:r w:rsidR="00145DAA" w:rsidRPr="00AC319B">
        <w:rPr>
          <w:rFonts w:eastAsia="Arial" w:cstheme="minorHAnsi"/>
          <w:lang w:val="en-US"/>
        </w:rPr>
        <w:t xml:space="preserve"> </w:t>
      </w:r>
      <w:r w:rsidR="00B17E5D" w:rsidRPr="00AC319B">
        <w:rPr>
          <w:rFonts w:eastAsia="Arial" w:cstheme="minorHAnsi"/>
          <w:lang w:val="en-US"/>
        </w:rPr>
        <w:t xml:space="preserve">will </w:t>
      </w:r>
      <w:r w:rsidRPr="00AC319B">
        <w:rPr>
          <w:rFonts w:eastAsia="Arial" w:cstheme="minorHAnsi"/>
          <w:lang w:val="en-US"/>
        </w:rPr>
        <w:t xml:space="preserve">result in </w:t>
      </w:r>
      <w:r w:rsidR="00B17E5D" w:rsidRPr="00AC319B">
        <w:rPr>
          <w:rFonts w:eastAsia="Arial" w:cstheme="minorHAnsi"/>
          <w:lang w:val="en-US"/>
        </w:rPr>
        <w:t xml:space="preserve">differences in the germination </w:t>
      </w:r>
      <w:r w:rsidRPr="00AC319B">
        <w:rPr>
          <w:rFonts w:eastAsia="Arial" w:cstheme="minorHAnsi"/>
          <w:lang w:val="en-US"/>
        </w:rPr>
        <w:t xml:space="preserve">phenology </w:t>
      </w:r>
      <w:r w:rsidR="00B17E5D" w:rsidRPr="00AC319B">
        <w:rPr>
          <w:rFonts w:eastAsia="Arial" w:cstheme="minorHAnsi"/>
          <w:lang w:val="en-US"/>
        </w:rPr>
        <w:t xml:space="preserve">of </w:t>
      </w:r>
      <w:r w:rsidRPr="00AC319B">
        <w:rPr>
          <w:rFonts w:eastAsia="Arial" w:cstheme="minorHAnsi"/>
          <w:lang w:val="en-US"/>
        </w:rPr>
        <w:t>alpine</w:t>
      </w:r>
      <w:r w:rsidR="00B17E5D" w:rsidRPr="00AC319B">
        <w:rPr>
          <w:rFonts w:eastAsia="Arial" w:cstheme="minorHAnsi"/>
          <w:lang w:val="en-US"/>
        </w:rPr>
        <w:t xml:space="preserve"> communities</w:t>
      </w:r>
      <w:r w:rsidR="00CF04D6" w:rsidRPr="00AC319B">
        <w:rPr>
          <w:rFonts w:eastAsia="Arial" w:cstheme="minorHAnsi"/>
          <w:lang w:val="en-US"/>
        </w:rPr>
        <w:t>.</w:t>
      </w:r>
      <w:r w:rsidR="00567B37" w:rsidRPr="00AC319B">
        <w:rPr>
          <w:rFonts w:eastAsia="Arial" w:cstheme="minorHAnsi"/>
          <w:lang w:val="en-US"/>
        </w:rPr>
        <w:t xml:space="preserve"> </w:t>
      </w:r>
      <w:r w:rsidR="00343888">
        <w:rPr>
          <w:rFonts w:eastAsia="Arial" w:cstheme="minorHAnsi"/>
          <w:lang w:val="en-US"/>
        </w:rPr>
        <w:t>Exposed m</w:t>
      </w:r>
      <w:r w:rsidR="00123C88" w:rsidRPr="00AC319B">
        <w:rPr>
          <w:rFonts w:eastAsia="Times New Roman" w:cstheme="minorHAnsi"/>
          <w:color w:val="000000"/>
          <w:lang w:val="en-US" w:eastAsia="ca-ES"/>
        </w:rPr>
        <w:t>icro-edges</w:t>
      </w:r>
      <w:r w:rsidR="009719BE">
        <w:rPr>
          <w:rFonts w:eastAsia="Times New Roman" w:cstheme="minorHAnsi"/>
          <w:color w:val="000000"/>
          <w:lang w:val="en-US" w:eastAsia="ca-ES"/>
        </w:rPr>
        <w:t xml:space="preserve"> </w:t>
      </w:r>
      <w:r w:rsidR="00B17E5D" w:rsidRPr="00AC319B">
        <w:rPr>
          <w:rFonts w:eastAsia="Times New Roman" w:cstheme="minorHAnsi"/>
          <w:color w:val="000000"/>
          <w:lang w:val="en-US" w:eastAsia="ca-ES"/>
        </w:rPr>
        <w:t>have higher</w:t>
      </w:r>
      <w:r w:rsidRPr="00AC319B">
        <w:rPr>
          <w:rFonts w:eastAsia="Times New Roman" w:cstheme="minorHAnsi"/>
          <w:color w:val="000000"/>
          <w:lang w:val="en-US" w:eastAsia="ca-ES"/>
        </w:rPr>
        <w:t xml:space="preserve"> </w:t>
      </w:r>
      <w:r w:rsidR="006D7357">
        <w:rPr>
          <w:rFonts w:eastAsia="Times New Roman" w:cstheme="minorHAnsi"/>
          <w:color w:val="000000"/>
          <w:lang w:val="en-US" w:eastAsia="ca-ES"/>
        </w:rPr>
        <w:t xml:space="preserve">mean </w:t>
      </w:r>
      <w:r w:rsidRPr="00AC319B">
        <w:rPr>
          <w:rFonts w:eastAsia="Times New Roman" w:cstheme="minorHAnsi"/>
          <w:color w:val="000000"/>
          <w:lang w:val="en-US" w:eastAsia="ca-ES"/>
        </w:rPr>
        <w:t>annual</w:t>
      </w:r>
      <w:r w:rsidR="00B17E5D" w:rsidRPr="00AC319B">
        <w:rPr>
          <w:rFonts w:eastAsia="Times New Roman" w:cstheme="minorHAnsi"/>
          <w:color w:val="000000"/>
          <w:lang w:val="en-US" w:eastAsia="ca-ES"/>
        </w:rPr>
        <w:t xml:space="preserve"> temperatures, longer growing season</w:t>
      </w:r>
      <w:r w:rsidRPr="00AC319B">
        <w:rPr>
          <w:rFonts w:eastAsia="Times New Roman" w:cstheme="minorHAnsi"/>
          <w:color w:val="000000"/>
          <w:lang w:val="en-US" w:eastAsia="ca-ES"/>
        </w:rPr>
        <w:t>s,</w:t>
      </w:r>
      <w:r w:rsidR="00B17E5D" w:rsidRPr="00AC319B">
        <w:rPr>
          <w:rFonts w:eastAsia="Times New Roman" w:cstheme="minorHAnsi"/>
          <w:color w:val="000000"/>
          <w:lang w:val="en-US" w:eastAsia="ca-ES"/>
        </w:rPr>
        <w:t xml:space="preserve"> shorter </w:t>
      </w:r>
      <w:r w:rsidR="00840A99" w:rsidRPr="00AC319B">
        <w:rPr>
          <w:rFonts w:eastAsia="Times New Roman" w:cstheme="minorHAnsi"/>
          <w:color w:val="000000"/>
          <w:lang w:val="en-US" w:eastAsia="ca-ES"/>
        </w:rPr>
        <w:t>winters,</w:t>
      </w:r>
      <w:r w:rsidRPr="00AC319B">
        <w:rPr>
          <w:rFonts w:eastAsia="Times New Roman" w:cstheme="minorHAnsi"/>
          <w:color w:val="000000"/>
          <w:lang w:val="en-US" w:eastAsia="ca-ES"/>
        </w:rPr>
        <w:t xml:space="preserve"> and more frequent</w:t>
      </w:r>
      <w:r w:rsidR="00B17E5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freezing </w:t>
      </w:r>
      <w:r w:rsidR="00717B6D" w:rsidRPr="00AC319B">
        <w:rPr>
          <w:rFonts w:eastAsia="Times New Roman" w:cstheme="minorHAnsi"/>
          <w:color w:val="000000"/>
          <w:lang w:val="en-US" w:eastAsia="ca-ES"/>
        </w:rPr>
        <w:t>events than</w:t>
      </w:r>
      <w:r w:rsidRPr="00AC319B">
        <w:rPr>
          <w:rFonts w:eastAsia="Times New Roman" w:cstheme="minorHAnsi"/>
          <w:color w:val="000000"/>
          <w:lang w:val="en-US" w:eastAsia="ca-ES"/>
        </w:rPr>
        <w:t xml:space="preserve"> </w:t>
      </w:r>
      <w:r w:rsidR="00123C88" w:rsidRPr="00AC319B">
        <w:rPr>
          <w:rFonts w:eastAsia="Times New Roman" w:cstheme="minorHAnsi"/>
          <w:color w:val="000000"/>
          <w:lang w:val="en-US" w:eastAsia="ca-ES"/>
        </w:rPr>
        <w:t>micro-valleys</w:t>
      </w:r>
      <w:r w:rsidR="00B17E5D" w:rsidRPr="00AC319B">
        <w:rPr>
          <w:rFonts w:eastAsia="Times New Roman" w:cstheme="minorHAnsi"/>
          <w:color w:val="000000"/>
          <w:lang w:val="en-US" w:eastAsia="ca-ES"/>
        </w:rPr>
        <w:t xml:space="preserve">. Thus, we expect </w:t>
      </w:r>
      <w:r w:rsidR="00123C88" w:rsidRPr="00AC319B">
        <w:rPr>
          <w:rFonts w:eastAsia="Times New Roman" w:cstheme="minorHAnsi"/>
          <w:color w:val="000000"/>
          <w:lang w:val="en-US" w:eastAsia="ca-ES"/>
        </w:rPr>
        <w:t xml:space="preserve">the </w:t>
      </w:r>
      <w:r w:rsidRPr="00AC319B">
        <w:rPr>
          <w:rFonts w:eastAsia="Times New Roman" w:cstheme="minorHAnsi"/>
          <w:color w:val="000000"/>
          <w:lang w:val="en-US" w:eastAsia="ca-ES"/>
        </w:rPr>
        <w:t xml:space="preserve">fellfield </w:t>
      </w:r>
      <w:r w:rsidR="00CE1CA6" w:rsidRPr="00AC319B">
        <w:rPr>
          <w:rFonts w:eastAsia="Times New Roman" w:cstheme="minorHAnsi"/>
          <w:color w:val="000000"/>
          <w:lang w:val="en-US" w:eastAsia="ca-ES"/>
        </w:rPr>
        <w:t>scenario</w:t>
      </w:r>
      <w:r w:rsidRPr="00AC319B">
        <w:rPr>
          <w:rFonts w:eastAsia="Times New Roman" w:cstheme="minorHAnsi"/>
          <w:color w:val="000000"/>
          <w:lang w:val="en-US" w:eastAsia="ca-ES"/>
        </w:rPr>
        <w:t xml:space="preserve"> </w:t>
      </w:r>
      <w:r w:rsidR="00B17E5D" w:rsidRPr="00AC319B">
        <w:rPr>
          <w:rFonts w:eastAsia="Times New Roman" w:cstheme="minorHAnsi"/>
          <w:color w:val="000000"/>
          <w:lang w:val="en-US" w:eastAsia="ca-ES"/>
        </w:rPr>
        <w:t xml:space="preserve">to </w:t>
      </w:r>
      <w:r w:rsidRPr="00AC319B">
        <w:rPr>
          <w:rFonts w:eastAsia="Times New Roman" w:cstheme="minorHAnsi"/>
          <w:color w:val="000000"/>
          <w:lang w:val="en-US" w:eastAsia="ca-ES"/>
        </w:rPr>
        <w:t xml:space="preserve">result </w:t>
      </w:r>
      <w:r w:rsidR="00136B72">
        <w:rPr>
          <w:rFonts w:eastAsia="Times New Roman" w:cstheme="minorHAnsi"/>
          <w:color w:val="000000"/>
          <w:lang w:val="en-US" w:eastAsia="ca-ES"/>
        </w:rPr>
        <w:t xml:space="preserve">in </w:t>
      </w:r>
      <w:r w:rsidR="00136B72" w:rsidRPr="00AC319B">
        <w:rPr>
          <w:rFonts w:eastAsia="Times New Roman" w:cstheme="minorHAnsi"/>
          <w:color w:val="000000"/>
          <w:lang w:val="en-US" w:eastAsia="ca-ES"/>
        </w:rPr>
        <w:t>higher total germination</w:t>
      </w:r>
      <w:r w:rsidR="00136B72">
        <w:rPr>
          <w:rFonts w:eastAsia="Times New Roman" w:cstheme="minorHAnsi"/>
          <w:color w:val="000000"/>
          <w:lang w:val="en-US" w:eastAsia="ca-ES"/>
        </w:rPr>
        <w:t>,</w:t>
      </w:r>
      <w:r w:rsidRPr="00AC319B">
        <w:rPr>
          <w:rFonts w:eastAsia="Times New Roman" w:cstheme="minorHAnsi"/>
          <w:color w:val="000000"/>
          <w:lang w:val="en-US" w:eastAsia="ca-ES"/>
        </w:rPr>
        <w:t xml:space="preserve"> </w:t>
      </w:r>
      <w:r w:rsidR="00650F90" w:rsidRPr="00AC319B">
        <w:rPr>
          <w:rFonts w:eastAsia="Times New Roman" w:cstheme="minorHAnsi"/>
          <w:color w:val="000000"/>
          <w:lang w:val="en-US" w:eastAsia="ca-ES"/>
        </w:rPr>
        <w:t>higher germination in</w:t>
      </w:r>
      <w:r w:rsidR="00FE3E78" w:rsidRPr="00AC319B">
        <w:rPr>
          <w:rFonts w:eastAsia="Times New Roman" w:cstheme="minorHAnsi"/>
          <w:color w:val="000000"/>
          <w:lang w:val="en-US" w:eastAsia="ca-ES"/>
        </w:rPr>
        <w:t xml:space="preserve"> early season, </w:t>
      </w:r>
      <w:r w:rsidRPr="00AC319B">
        <w:rPr>
          <w:rFonts w:eastAsia="Times New Roman" w:cstheme="minorHAnsi"/>
          <w:color w:val="000000"/>
          <w:lang w:val="en-US" w:eastAsia="ca-ES"/>
        </w:rPr>
        <w:t>and</w:t>
      </w:r>
      <w:r w:rsidR="00B17E5D" w:rsidRPr="00AC319B">
        <w:rPr>
          <w:rFonts w:eastAsia="Times New Roman" w:cstheme="minorHAnsi"/>
          <w:color w:val="000000"/>
          <w:lang w:val="en-US" w:eastAsia="ca-ES"/>
        </w:rPr>
        <w:t xml:space="preserve"> lower or no germination </w:t>
      </w:r>
      <w:r w:rsidR="00BD7A1C">
        <w:rPr>
          <w:rFonts w:eastAsia="Times New Roman" w:cstheme="minorHAnsi"/>
          <w:color w:val="000000"/>
          <w:lang w:val="en-US" w:eastAsia="ca-ES"/>
        </w:rPr>
        <w:t>during</w:t>
      </w:r>
      <w:r w:rsidR="00351EA5" w:rsidRPr="00AC319B">
        <w:rPr>
          <w:rFonts w:eastAsia="Times New Roman" w:cstheme="minorHAnsi"/>
          <w:color w:val="000000"/>
          <w:lang w:val="en-US" w:eastAsia="ca-ES"/>
        </w:rPr>
        <w:t xml:space="preserve"> winter</w:t>
      </w:r>
      <w:r w:rsidR="00B17E5D" w:rsidRPr="00AC319B">
        <w:rPr>
          <w:rFonts w:eastAsia="Times New Roman" w:cstheme="minorHAnsi"/>
          <w:color w:val="000000"/>
          <w:lang w:val="en-US" w:eastAsia="ca-ES"/>
        </w:rPr>
        <w:t>.</w:t>
      </w:r>
      <w:r w:rsidR="004430C8" w:rsidRPr="00AC319B">
        <w:rPr>
          <w:rFonts w:eastAsia="Arial" w:cstheme="minorHAnsi"/>
          <w:lang w:val="en-US"/>
        </w:rPr>
        <w:t xml:space="preserve"> </w:t>
      </w:r>
      <w:r w:rsidR="00B17E5D" w:rsidRPr="00AC319B">
        <w:rPr>
          <w:rFonts w:eastAsia="Times New Roman" w:cstheme="minorHAnsi"/>
          <w:color w:val="000000"/>
          <w:lang w:val="en-US" w:eastAsia="ca-ES"/>
        </w:rPr>
        <w:t xml:space="preserve">In </w:t>
      </w:r>
      <w:r w:rsidR="00123C88" w:rsidRPr="00AC319B">
        <w:rPr>
          <w:rFonts w:eastAsia="Times New Roman" w:cstheme="minorHAnsi"/>
          <w:color w:val="000000"/>
          <w:lang w:val="en-US" w:eastAsia="ca-ES"/>
        </w:rPr>
        <w:t xml:space="preserve">the </w:t>
      </w:r>
      <w:proofErr w:type="spellStart"/>
      <w:r w:rsidR="00717B6D" w:rsidRPr="00AC319B">
        <w:rPr>
          <w:rFonts w:eastAsia="Times New Roman" w:cstheme="minorHAnsi"/>
          <w:color w:val="000000"/>
          <w:lang w:val="en-US" w:eastAsia="ca-ES"/>
        </w:rPr>
        <w:t>snowbed</w:t>
      </w:r>
      <w:proofErr w:type="spellEnd"/>
      <w:r w:rsidR="00123C88" w:rsidRPr="00AC319B">
        <w:rPr>
          <w:rFonts w:eastAsia="Times New Roman" w:cstheme="minorHAnsi"/>
          <w:color w:val="000000"/>
          <w:lang w:val="en-US" w:eastAsia="ca-ES"/>
        </w:rPr>
        <w:t xml:space="preserve"> scenario</w:t>
      </w:r>
      <w:r w:rsidR="00717B6D" w:rsidRPr="00AC319B">
        <w:rPr>
          <w:rFonts w:eastAsia="Times New Roman" w:cstheme="minorHAnsi"/>
          <w:color w:val="000000"/>
          <w:lang w:val="en-US" w:eastAsia="ca-ES"/>
        </w:rPr>
        <w:t>, we expect the opposite germination pattern</w:t>
      </w:r>
      <w:r w:rsidR="009D614D">
        <w:rPr>
          <w:rFonts w:eastAsia="Times New Roman" w:cstheme="minorHAnsi"/>
          <w:color w:val="000000"/>
          <w:lang w:val="en-US" w:eastAsia="ca-ES"/>
        </w:rPr>
        <w:t xml:space="preserve"> with lower total germination, higher germination in late season and some germination happening </w:t>
      </w:r>
      <w:r w:rsidR="00BD7A1C">
        <w:rPr>
          <w:rFonts w:eastAsia="Times New Roman" w:cstheme="minorHAnsi"/>
          <w:color w:val="000000"/>
          <w:lang w:val="en-US" w:eastAsia="ca-ES"/>
        </w:rPr>
        <w:t>under</w:t>
      </w:r>
      <w:r w:rsidR="009D614D">
        <w:rPr>
          <w:rFonts w:eastAsia="Times New Roman" w:cstheme="minorHAnsi"/>
          <w:color w:val="000000"/>
          <w:lang w:val="en-US" w:eastAsia="ca-ES"/>
        </w:rPr>
        <w:t xml:space="preserve"> winter</w:t>
      </w:r>
      <w:r w:rsidR="00BD7A1C">
        <w:rPr>
          <w:rFonts w:eastAsia="Times New Roman" w:cstheme="minorHAnsi"/>
          <w:color w:val="000000"/>
          <w:lang w:val="en-US" w:eastAsia="ca-ES"/>
        </w:rPr>
        <w:t xml:space="preserve"> conditions</w:t>
      </w:r>
      <w:r w:rsidR="00B17E5D" w:rsidRPr="00AC319B">
        <w:rPr>
          <w:rFonts w:eastAsia="Times New Roman" w:cstheme="minorHAnsi"/>
          <w:color w:val="000000"/>
          <w:lang w:val="en-US" w:eastAsia="ca-ES"/>
        </w:rPr>
        <w:t>.</w:t>
      </w:r>
      <w:r w:rsidR="00717B6D" w:rsidRPr="00AC319B">
        <w:rPr>
          <w:rFonts w:eastAsia="Times New Roman" w:cstheme="minorHAnsi"/>
          <w:color w:val="000000"/>
          <w:lang w:val="en-US" w:eastAsia="ca-ES"/>
        </w:rPr>
        <w:t xml:space="preserve"> </w:t>
      </w:r>
      <w:r w:rsidR="003F16F4" w:rsidRPr="00AC319B">
        <w:rPr>
          <w:rFonts w:eastAsia="Times New Roman" w:cstheme="minorHAnsi"/>
          <w:color w:val="000000"/>
          <w:lang w:val="en-US" w:eastAsia="ca-ES"/>
        </w:rPr>
        <w:t xml:space="preserve">Considering </w:t>
      </w:r>
      <w:r w:rsidR="00717B6D" w:rsidRPr="00AC319B">
        <w:rPr>
          <w:rFonts w:eastAsia="Times New Roman" w:cstheme="minorHAnsi"/>
          <w:color w:val="000000"/>
          <w:lang w:val="en-US" w:eastAsia="ca-ES"/>
        </w:rPr>
        <w:t xml:space="preserve">our </w:t>
      </w:r>
      <w:r w:rsidR="00C66C93" w:rsidRPr="00AC319B">
        <w:rPr>
          <w:rFonts w:eastAsia="Times New Roman" w:cstheme="minorHAnsi"/>
          <w:color w:val="000000"/>
          <w:lang w:val="en-US" w:eastAsia="ca-ES"/>
        </w:rPr>
        <w:t>second question, w</w:t>
      </w:r>
      <w:r w:rsidR="006D7E97" w:rsidRPr="00AC319B">
        <w:rPr>
          <w:rFonts w:eastAsia="Times New Roman" w:cstheme="minorHAnsi"/>
          <w:color w:val="000000"/>
          <w:lang w:val="en-US" w:eastAsia="ca-ES"/>
        </w:rPr>
        <w:t xml:space="preserve">e </w:t>
      </w:r>
      <w:r w:rsidR="00840A99" w:rsidRPr="00AC319B">
        <w:rPr>
          <w:rFonts w:eastAsia="Arial" w:cstheme="minorHAnsi"/>
          <w:lang w:val="en-US"/>
        </w:rPr>
        <w:t>hypothesize</w:t>
      </w:r>
      <w:r w:rsidR="00717B6D" w:rsidRPr="00AC319B">
        <w:rPr>
          <w:rFonts w:eastAsia="Arial" w:cstheme="minorHAnsi"/>
          <w:lang w:val="en-US"/>
        </w:rPr>
        <w:t xml:space="preserve"> that a temperate alpine community will show a higher concordance with the global alpine germination </w:t>
      </w:r>
      <w:r w:rsidR="00123C88" w:rsidRPr="00AC319B">
        <w:rPr>
          <w:rFonts w:eastAsia="Arial" w:cstheme="minorHAnsi"/>
          <w:lang w:val="en-US"/>
        </w:rPr>
        <w:t>syndrome</w:t>
      </w:r>
      <w:r w:rsidR="00717B6D" w:rsidRPr="00AC319B">
        <w:rPr>
          <w:rFonts w:eastAsia="Arial" w:cstheme="minorHAnsi"/>
          <w:lang w:val="en-US"/>
        </w:rPr>
        <w:t xml:space="preserve"> </w:t>
      </w:r>
      <w:r w:rsidR="00C002F2">
        <w:rPr>
          <w:rFonts w:eastAsia="Arial" w:cstheme="minorHAnsi"/>
          <w:lang w:val="en-US"/>
        </w:rPr>
        <w:fldChar w:fldCharType="begin" w:fldLock="1"/>
      </w:r>
      <w:r w:rsidR="00F607B5">
        <w:rPr>
          <w:rFonts w:eastAsia="Arial" w:cstheme="minorHAnsi"/>
          <w:lang w:val="en-U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C002F2">
        <w:rPr>
          <w:rFonts w:eastAsia="Arial" w:cstheme="minorHAnsi"/>
          <w:lang w:val="en-US"/>
        </w:rPr>
        <w:fldChar w:fldCharType="separate"/>
      </w:r>
      <w:r w:rsidR="00F607B5" w:rsidRPr="00F607B5">
        <w:rPr>
          <w:rFonts w:eastAsia="Arial" w:cstheme="minorHAnsi"/>
          <w:noProof/>
          <w:lang w:val="en-US"/>
        </w:rPr>
        <w:t>(Fernández-Pascual et al. 2021)</w:t>
      </w:r>
      <w:r w:rsidR="00C002F2">
        <w:rPr>
          <w:rFonts w:eastAsia="Arial" w:cstheme="minorHAnsi"/>
          <w:lang w:val="en-US"/>
        </w:rPr>
        <w:fldChar w:fldCharType="end"/>
      </w:r>
      <w:r w:rsidR="00717B6D" w:rsidRPr="00AC319B">
        <w:rPr>
          <w:rFonts w:eastAsia="Arial" w:cstheme="minorHAnsi"/>
          <w:lang w:val="en-US"/>
        </w:rPr>
        <w:t xml:space="preserve"> than a Mediterranean alpine community. In the temperate alpine </w:t>
      </w:r>
      <w:r w:rsidR="00CD43F0" w:rsidRPr="00AC319B">
        <w:rPr>
          <w:rFonts w:eastAsia="Arial" w:cstheme="minorHAnsi"/>
          <w:lang w:val="en-US"/>
        </w:rPr>
        <w:t>community,</w:t>
      </w:r>
      <w:r w:rsidR="00717B6D" w:rsidRPr="00AC319B">
        <w:rPr>
          <w:rFonts w:eastAsia="Arial" w:cstheme="minorHAnsi"/>
          <w:lang w:val="en-US"/>
        </w:rPr>
        <w:t xml:space="preserve"> we expect </w:t>
      </w:r>
      <w:r w:rsidR="00717B6D" w:rsidRPr="00AC319B">
        <w:rPr>
          <w:rFonts w:eastAsia="Times New Roman" w:cstheme="minorHAnsi"/>
          <w:color w:val="000000"/>
          <w:lang w:val="en-US" w:eastAsia="ca-ES"/>
        </w:rPr>
        <w:t xml:space="preserve">more germination after cold stratification and under warmer temperatures, while in the Mediterranean community we expect faster germination and germination at colder temperatures </w:t>
      </w:r>
      <w:r w:rsidR="00F607B5">
        <w:rPr>
          <w:rFonts w:eastAsia="Times New Roman" w:cstheme="minorHAnsi"/>
          <w:color w:val="000000"/>
          <w:lang w:val="en-US" w:eastAsia="ca-ES"/>
        </w:rPr>
        <w:fldChar w:fldCharType="begin" w:fldLock="1"/>
      </w:r>
      <w:r w:rsidR="00A92F58">
        <w:rPr>
          <w:rFonts w:eastAsia="Times New Roman" w:cstheme="minorHAnsi"/>
          <w:color w:val="000000"/>
          <w:lang w:val="en-US"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F607B5">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(Giménez-Benavides et al. 2005)</w:t>
      </w:r>
      <w:r w:rsidR="00F607B5">
        <w:rPr>
          <w:rFonts w:eastAsia="Times New Roman" w:cstheme="minorHAnsi"/>
          <w:color w:val="000000"/>
          <w:lang w:val="en-US" w:eastAsia="ca-ES"/>
        </w:rPr>
        <w:fldChar w:fldCharType="end"/>
      </w:r>
      <w:r w:rsidR="00F607B5">
        <w:rPr>
          <w:rFonts w:eastAsia="Times New Roman" w:cstheme="minorHAnsi"/>
          <w:color w:val="000000"/>
          <w:lang w:val="en-US" w:eastAsia="ca-ES"/>
        </w:rPr>
        <w:t>.</w:t>
      </w:r>
      <w:r w:rsidR="00FE3E78" w:rsidRPr="00AC319B">
        <w:rPr>
          <w:rFonts w:eastAsia="Times New Roman" w:cstheme="minorHAnsi"/>
          <w:color w:val="000000"/>
          <w:lang w:val="en-US" w:eastAsia="ca-ES"/>
        </w:rPr>
        <w:t xml:space="preserve"> </w:t>
      </w:r>
    </w:p>
    <w:p w14:paraId="16BA421C" w14:textId="0F230E9B" w:rsidR="00CD1A5A" w:rsidRPr="00757052" w:rsidRDefault="00A250BD"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 Methods</w:t>
      </w:r>
    </w:p>
    <w:p w14:paraId="3D1EC986" w14:textId="70B77F84" w:rsidR="00A250BD" w:rsidRPr="00757052" w:rsidRDefault="00A250BD"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 xml:space="preserve">2.1 Study </w:t>
      </w:r>
      <w:r w:rsidR="00717B6D" w:rsidRPr="00757052">
        <w:rPr>
          <w:rFonts w:eastAsia="Times New Roman"/>
          <w:bdr w:val="none" w:sz="0" w:space="0" w:color="auto" w:frame="1"/>
          <w:lang w:val="en-US" w:eastAsia="ca-ES"/>
        </w:rPr>
        <w:t>system</w:t>
      </w:r>
    </w:p>
    <w:p w14:paraId="1E6DD1D4" w14:textId="765E850C" w:rsidR="00315A2C" w:rsidRPr="00AC319B" w:rsidRDefault="00163C0D" w:rsidP="00D53DCE">
      <w:pPr>
        <w:spacing w:line="360" w:lineRule="auto"/>
        <w:jc w:val="both"/>
        <w:rPr>
          <w:rFonts w:cstheme="minorHAnsi"/>
          <w:lang w:val="en-US"/>
        </w:rPr>
      </w:pPr>
      <w:r w:rsidRPr="00AC319B">
        <w:rPr>
          <w:rFonts w:cstheme="minorHAnsi"/>
          <w:lang w:val="en-US"/>
        </w:rPr>
        <w:t xml:space="preserve">Our study focuses on alpine grasslands </w:t>
      </w:r>
      <w:r w:rsidR="00627225" w:rsidRPr="00AC319B">
        <w:rPr>
          <w:rFonts w:cstheme="minorHAnsi"/>
          <w:lang w:val="en-US"/>
        </w:rPr>
        <w:t xml:space="preserve">between </w:t>
      </w:r>
      <w:r w:rsidRPr="00AC319B">
        <w:rPr>
          <w:rFonts w:cstheme="minorHAnsi"/>
          <w:lang w:val="en-US"/>
        </w:rPr>
        <w:t>1900</w:t>
      </w:r>
      <w:r w:rsidR="00627225" w:rsidRPr="00AC319B">
        <w:rPr>
          <w:rFonts w:cstheme="minorHAnsi"/>
          <w:lang w:val="en-US"/>
        </w:rPr>
        <w:t xml:space="preserve"> and</w:t>
      </w:r>
      <w:r w:rsidRPr="00AC319B">
        <w:rPr>
          <w:rFonts w:cstheme="minorHAnsi"/>
          <w:lang w:val="en-US"/>
        </w:rPr>
        <w:t xml:space="preserve"> </w:t>
      </w:r>
      <w:r w:rsidR="00627225" w:rsidRPr="00AC319B">
        <w:rPr>
          <w:rFonts w:cstheme="minorHAnsi"/>
          <w:lang w:val="en-US"/>
        </w:rPr>
        <w:t xml:space="preserve">2500 </w:t>
      </w:r>
      <w:r w:rsidRPr="00AC319B">
        <w:rPr>
          <w:rFonts w:cstheme="minorHAnsi"/>
          <w:lang w:val="en-US"/>
        </w:rPr>
        <w:t xml:space="preserve">m </w:t>
      </w:r>
      <w:proofErr w:type="spellStart"/>
      <w:r w:rsidRPr="00AC319B">
        <w:rPr>
          <w:rFonts w:cstheme="minorHAnsi"/>
          <w:lang w:val="en-US"/>
        </w:rPr>
        <w:t>a.s.l</w:t>
      </w:r>
      <w:proofErr w:type="spellEnd"/>
      <w:r w:rsidRPr="00AC319B">
        <w:rPr>
          <w:rFonts w:cstheme="minorHAnsi"/>
          <w:lang w:val="en-US"/>
        </w:rPr>
        <w:t xml:space="preserve"> in the Cantabrian </w:t>
      </w:r>
      <w:r w:rsidR="00F70BAC" w:rsidRPr="00AC319B">
        <w:rPr>
          <w:rFonts w:cstheme="minorHAnsi"/>
          <w:lang w:val="en-US"/>
        </w:rPr>
        <w:t>Mountains</w:t>
      </w:r>
      <w:r w:rsidRPr="00AC319B">
        <w:rPr>
          <w:rFonts w:cstheme="minorHAnsi"/>
          <w:lang w:val="en-US"/>
        </w:rPr>
        <w:t>, a</w:t>
      </w:r>
      <w:r w:rsidR="00831E8D" w:rsidRPr="00AC319B">
        <w:rPr>
          <w:rFonts w:cstheme="minorHAnsi"/>
          <w:lang w:val="en-US"/>
        </w:rPr>
        <w:t xml:space="preserve"> mountain range</w:t>
      </w:r>
      <w:r w:rsidR="00491042" w:rsidRPr="00AC319B">
        <w:rPr>
          <w:rFonts w:cstheme="minorHAnsi"/>
          <w:lang w:val="en-US"/>
        </w:rPr>
        <w:t xml:space="preserve"> </w:t>
      </w:r>
      <w:r w:rsidR="001300CA" w:rsidRPr="00AC319B">
        <w:rPr>
          <w:rFonts w:cstheme="minorHAnsi"/>
          <w:lang w:val="en-US"/>
        </w:rPr>
        <w:t>run</w:t>
      </w:r>
      <w:r w:rsidR="00831E8D" w:rsidRPr="00AC319B">
        <w:rPr>
          <w:rFonts w:cstheme="minorHAnsi"/>
          <w:lang w:val="en-US"/>
        </w:rPr>
        <w:t>ning</w:t>
      </w:r>
      <w:r w:rsidR="00491042" w:rsidRPr="00AC319B">
        <w:rPr>
          <w:rFonts w:cstheme="minorHAnsi"/>
          <w:lang w:val="en-US"/>
        </w:rPr>
        <w:t xml:space="preserve"> </w:t>
      </w:r>
      <w:r w:rsidR="00152AE0" w:rsidRPr="00AC319B">
        <w:rPr>
          <w:rFonts w:cstheme="minorHAnsi"/>
          <w:lang w:val="en-US"/>
        </w:rPr>
        <w:t>E-W</w:t>
      </w:r>
      <w:r w:rsidR="00C30B6E" w:rsidRPr="00AC319B">
        <w:rPr>
          <w:rFonts w:cstheme="minorHAnsi"/>
          <w:lang w:val="en-US"/>
        </w:rPr>
        <w:t xml:space="preserve"> </w:t>
      </w:r>
      <w:r w:rsidR="00627225" w:rsidRPr="00AC319B">
        <w:rPr>
          <w:rFonts w:cstheme="minorHAnsi"/>
          <w:lang w:val="en-US"/>
        </w:rPr>
        <w:t xml:space="preserve">in </w:t>
      </w:r>
      <w:r w:rsidR="00C30B6E" w:rsidRPr="00AC319B">
        <w:rPr>
          <w:rFonts w:cstheme="minorHAnsi"/>
          <w:lang w:val="en-US"/>
        </w:rPr>
        <w:t>north</w:t>
      </w:r>
      <w:r w:rsidR="006D1A47" w:rsidRPr="00AC319B">
        <w:rPr>
          <w:rFonts w:cstheme="minorHAnsi"/>
          <w:lang w:val="en-US"/>
        </w:rPr>
        <w:t>ern</w:t>
      </w:r>
      <w:r w:rsidR="00C30B6E" w:rsidRPr="00AC319B">
        <w:rPr>
          <w:rFonts w:cstheme="minorHAnsi"/>
          <w:lang w:val="en-US"/>
        </w:rPr>
        <w:t xml:space="preserve"> Spain</w:t>
      </w:r>
      <w:r w:rsidR="007B669F">
        <w:rPr>
          <w:rFonts w:cstheme="minorHAnsi"/>
          <w:lang w:val="en-US"/>
        </w:rPr>
        <w:t xml:space="preserve"> (Fig 1A)</w:t>
      </w:r>
      <w:r w:rsidR="00491042" w:rsidRPr="00AC319B">
        <w:rPr>
          <w:rFonts w:cstheme="minorHAnsi"/>
          <w:lang w:val="en-US"/>
        </w:rPr>
        <w:t>.</w:t>
      </w:r>
      <w:r w:rsidR="00F57052" w:rsidRPr="00AC319B">
        <w:rPr>
          <w:rFonts w:cstheme="minorHAnsi"/>
          <w:lang w:val="en-US"/>
        </w:rPr>
        <w:t xml:space="preserve"> </w:t>
      </w:r>
      <w:r w:rsidR="00B430ED" w:rsidRPr="00AC319B">
        <w:rPr>
          <w:rFonts w:cstheme="minorHAnsi"/>
          <w:lang w:val="en-US"/>
        </w:rPr>
        <w:t xml:space="preserve">The </w:t>
      </w:r>
      <w:r w:rsidR="00831E8D" w:rsidRPr="00AC319B">
        <w:rPr>
          <w:rFonts w:cstheme="minorHAnsi"/>
          <w:lang w:val="en-US"/>
        </w:rPr>
        <w:t>Cantabrian mountains are</w:t>
      </w:r>
      <w:r w:rsidR="00F57052" w:rsidRPr="00AC319B">
        <w:rPr>
          <w:rFonts w:cstheme="minorHAnsi"/>
          <w:lang w:val="en-US"/>
        </w:rPr>
        <w:t xml:space="preserve"> considered a transition</w:t>
      </w:r>
      <w:r w:rsidR="00C5491C" w:rsidRPr="00AC319B">
        <w:rPr>
          <w:rFonts w:cstheme="minorHAnsi"/>
          <w:lang w:val="en-US"/>
        </w:rPr>
        <w:t>al</w:t>
      </w:r>
      <w:r w:rsidR="00F57052" w:rsidRPr="00AC319B">
        <w:rPr>
          <w:rFonts w:cstheme="minorHAnsi"/>
          <w:lang w:val="en-US"/>
        </w:rPr>
        <w:t xml:space="preserve"> biogeographical </w:t>
      </w:r>
      <w:r w:rsidR="00831E8D" w:rsidRPr="00AC319B">
        <w:rPr>
          <w:rFonts w:cstheme="minorHAnsi"/>
          <w:lang w:val="en-US"/>
        </w:rPr>
        <w:t xml:space="preserve">hub </w:t>
      </w:r>
      <w:r w:rsidR="00F53E5C" w:rsidRPr="00AC319B">
        <w:rPr>
          <w:rFonts w:cstheme="minorHAnsi"/>
          <w:lang w:val="en-US"/>
        </w:rPr>
        <w:t xml:space="preserve">between </w:t>
      </w:r>
      <w:proofErr w:type="spellStart"/>
      <w:r w:rsidR="00F53E5C" w:rsidRPr="00AC319B">
        <w:rPr>
          <w:rFonts w:cstheme="minorHAnsi"/>
          <w:lang w:val="en-US"/>
        </w:rPr>
        <w:t>Eurosiberian</w:t>
      </w:r>
      <w:proofErr w:type="spellEnd"/>
      <w:r w:rsidR="00F53E5C" w:rsidRPr="00AC319B">
        <w:rPr>
          <w:rFonts w:cstheme="minorHAnsi"/>
          <w:lang w:val="en-US"/>
        </w:rPr>
        <w:t xml:space="preserve"> and </w:t>
      </w:r>
      <w:r w:rsidR="008429D7" w:rsidRPr="00AC319B">
        <w:rPr>
          <w:rFonts w:cstheme="minorHAnsi"/>
          <w:lang w:val="en-US"/>
        </w:rPr>
        <w:t>Mediterranean</w:t>
      </w:r>
      <w:r w:rsidR="00E96AC4" w:rsidRPr="00AC319B">
        <w:rPr>
          <w:rFonts w:cstheme="minorHAnsi"/>
          <w:lang w:val="en-US"/>
        </w:rPr>
        <w:t xml:space="preserve"> region</w:t>
      </w:r>
      <w:r w:rsidR="00B86995" w:rsidRPr="00AC319B">
        <w:rPr>
          <w:rFonts w:cstheme="minorHAnsi"/>
          <w:lang w:val="en-US"/>
        </w:rPr>
        <w:t xml:space="preserve">s </w:t>
      </w:r>
      <w:r w:rsidR="00B86995" w:rsidRPr="00AC319B">
        <w:rPr>
          <w:rFonts w:cstheme="minorHAnsi"/>
          <w:lang w:val="en-US"/>
        </w:rPr>
        <w:fldChar w:fldCharType="begin" w:fldLock="1"/>
      </w:r>
      <w:r w:rsidR="00F607B5">
        <w:rPr>
          <w:rFonts w:cstheme="minorHAnsi"/>
          <w:lang w:val="en-US"/>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et al. 2021)","plainTextFormattedCitation":"(Jiménez-Alfaro et al. 2021)","previouslyFormattedCitation":"(Jiménez-Alfaro et al. 2021)"},"properties":{"noteIndex":0},"schema":"https://github.com/citation-style-language/schema/raw/master/csl-citation.json"}</w:instrText>
      </w:r>
      <w:r w:rsidR="00B86995" w:rsidRPr="00AC319B">
        <w:rPr>
          <w:rFonts w:cstheme="minorHAnsi"/>
          <w:lang w:val="en-US"/>
        </w:rPr>
        <w:fldChar w:fldCharType="separate"/>
      </w:r>
      <w:r w:rsidR="00F607B5" w:rsidRPr="00F607B5">
        <w:rPr>
          <w:rFonts w:cstheme="minorHAnsi"/>
          <w:noProof/>
          <w:lang w:val="en-US"/>
        </w:rPr>
        <w:t>(Jiménez-Alfaro et al. 2021)</w:t>
      </w:r>
      <w:r w:rsidR="00B86995" w:rsidRPr="00AC319B">
        <w:rPr>
          <w:rFonts w:cstheme="minorHAnsi"/>
          <w:lang w:val="en-US"/>
        </w:rPr>
        <w:fldChar w:fldCharType="end"/>
      </w:r>
      <w:r w:rsidR="00E96AC4" w:rsidRPr="00AC319B">
        <w:rPr>
          <w:rFonts w:cstheme="minorHAnsi"/>
          <w:lang w:val="en-US"/>
        </w:rPr>
        <w:t xml:space="preserve">, </w:t>
      </w:r>
      <w:r w:rsidR="00E32266" w:rsidRPr="00AC319B">
        <w:rPr>
          <w:rFonts w:cstheme="minorHAnsi"/>
          <w:lang w:val="en-US"/>
        </w:rPr>
        <w:t xml:space="preserve">influenced by </w:t>
      </w:r>
      <w:r w:rsidR="008429D7" w:rsidRPr="00AC319B">
        <w:rPr>
          <w:rFonts w:cstheme="minorHAnsi"/>
          <w:lang w:val="en-US"/>
        </w:rPr>
        <w:t>mediterranean</w:t>
      </w:r>
      <w:r w:rsidR="00C5491C" w:rsidRPr="00AC319B">
        <w:rPr>
          <w:rFonts w:cstheme="minorHAnsi"/>
          <w:lang w:val="en-US"/>
        </w:rPr>
        <w:t>/continental</w:t>
      </w:r>
      <w:r w:rsidR="00E32266" w:rsidRPr="00AC319B">
        <w:rPr>
          <w:rFonts w:cstheme="minorHAnsi"/>
          <w:lang w:val="en-US"/>
        </w:rPr>
        <w:t xml:space="preserve"> climate in southern slopes and </w:t>
      </w:r>
      <w:r w:rsidR="006D1A47" w:rsidRPr="00AC319B">
        <w:rPr>
          <w:rFonts w:cstheme="minorHAnsi"/>
          <w:lang w:val="en-US"/>
        </w:rPr>
        <w:t>t</w:t>
      </w:r>
      <w:r w:rsidR="00E32266" w:rsidRPr="00AC319B">
        <w:rPr>
          <w:rFonts w:cstheme="minorHAnsi"/>
          <w:lang w:val="en-US"/>
        </w:rPr>
        <w:t>emperate</w:t>
      </w:r>
      <w:r w:rsidR="00C5491C" w:rsidRPr="00AC319B">
        <w:rPr>
          <w:rFonts w:cstheme="minorHAnsi"/>
          <w:lang w:val="en-US"/>
        </w:rPr>
        <w:t>/</w:t>
      </w:r>
      <w:r w:rsidR="00E32266" w:rsidRPr="00AC319B">
        <w:rPr>
          <w:rFonts w:cstheme="minorHAnsi"/>
          <w:lang w:val="en-US"/>
        </w:rPr>
        <w:t>oceanic climate in northern slopes (Fig</w:t>
      </w:r>
      <w:r w:rsidR="00CE385E" w:rsidRPr="00AC319B">
        <w:rPr>
          <w:rFonts w:cstheme="minorHAnsi"/>
          <w:lang w:val="en-US"/>
        </w:rPr>
        <w:t xml:space="preserve"> </w:t>
      </w:r>
      <w:r w:rsidR="00E32266" w:rsidRPr="00AC319B">
        <w:rPr>
          <w:rFonts w:cstheme="minorHAnsi"/>
          <w:lang w:val="en-US"/>
        </w:rPr>
        <w:t>1</w:t>
      </w:r>
      <w:r w:rsidR="0071494B">
        <w:rPr>
          <w:rFonts w:cstheme="minorHAnsi"/>
          <w:lang w:val="en-US"/>
        </w:rPr>
        <w:t>A</w:t>
      </w:r>
      <w:r w:rsidR="00E32266" w:rsidRPr="00AC319B">
        <w:rPr>
          <w:rFonts w:cstheme="minorHAnsi"/>
          <w:lang w:val="en-US"/>
        </w:rPr>
        <w:t>)</w:t>
      </w:r>
      <w:r w:rsidR="00152264" w:rsidRPr="00AC319B">
        <w:rPr>
          <w:rFonts w:cstheme="minorHAnsi"/>
          <w:lang w:val="en-US"/>
        </w:rPr>
        <w:t xml:space="preserve">. </w:t>
      </w:r>
      <w:r w:rsidR="00152AE0" w:rsidRPr="00AC319B">
        <w:rPr>
          <w:rFonts w:cstheme="minorHAnsi"/>
          <w:lang w:val="en-US"/>
        </w:rPr>
        <w:t xml:space="preserve">The particularity of </w:t>
      </w:r>
      <w:r w:rsidR="00C5491C" w:rsidRPr="00AC319B">
        <w:rPr>
          <w:rFonts w:cstheme="minorHAnsi"/>
          <w:lang w:val="en-US"/>
        </w:rPr>
        <w:t xml:space="preserve">its </w:t>
      </w:r>
      <w:r w:rsidR="004375D7" w:rsidRPr="00AC319B">
        <w:rPr>
          <w:rFonts w:cstheme="minorHAnsi"/>
          <w:lang w:val="en-US"/>
        </w:rPr>
        <w:t xml:space="preserve">geographic </w:t>
      </w:r>
      <w:r w:rsidR="00152AE0" w:rsidRPr="00AC319B">
        <w:rPr>
          <w:rFonts w:cstheme="minorHAnsi"/>
          <w:lang w:val="en-US"/>
        </w:rPr>
        <w:t xml:space="preserve">location </w:t>
      </w:r>
      <w:r w:rsidR="00C5491C" w:rsidRPr="00AC319B">
        <w:rPr>
          <w:rFonts w:cstheme="minorHAnsi"/>
          <w:lang w:val="en-US"/>
        </w:rPr>
        <w:t>facilitates</w:t>
      </w:r>
      <w:r w:rsidR="00152AE0" w:rsidRPr="00AC319B">
        <w:rPr>
          <w:rFonts w:cstheme="minorHAnsi"/>
          <w:lang w:val="en-US"/>
        </w:rPr>
        <w:t xml:space="preserve"> the coexistence of</w:t>
      </w:r>
      <w:r w:rsidR="007467C4" w:rsidRPr="00AC319B">
        <w:rPr>
          <w:rFonts w:cstheme="minorHAnsi"/>
          <w:lang w:val="en-US"/>
        </w:rPr>
        <w:t xml:space="preserve"> </w:t>
      </w:r>
      <w:r w:rsidR="00152AE0" w:rsidRPr="00AC319B">
        <w:rPr>
          <w:rFonts w:cstheme="minorHAnsi"/>
          <w:lang w:val="en-US"/>
        </w:rPr>
        <w:t xml:space="preserve">a </w:t>
      </w:r>
      <w:r w:rsidR="007467C4" w:rsidRPr="00AC319B">
        <w:rPr>
          <w:rFonts w:cstheme="minorHAnsi"/>
          <w:lang w:val="en-US"/>
        </w:rPr>
        <w:t>complex</w:t>
      </w:r>
      <w:r w:rsidR="004519AE" w:rsidRPr="00AC319B">
        <w:rPr>
          <w:rFonts w:cstheme="minorHAnsi"/>
          <w:lang w:val="en-US"/>
        </w:rPr>
        <w:t xml:space="preserve"> array of </w:t>
      </w:r>
      <w:r w:rsidR="00F57052" w:rsidRPr="00AC319B">
        <w:rPr>
          <w:rFonts w:cstheme="minorHAnsi"/>
          <w:lang w:val="en-US"/>
        </w:rPr>
        <w:t xml:space="preserve">communities </w:t>
      </w:r>
      <w:r w:rsidR="00BC443B" w:rsidRPr="00AC319B">
        <w:rPr>
          <w:rFonts w:cstheme="minorHAnsi"/>
          <w:lang w:val="en-US"/>
        </w:rPr>
        <w:t xml:space="preserve">with </w:t>
      </w:r>
      <w:r w:rsidR="00152AE0" w:rsidRPr="00AC319B">
        <w:rPr>
          <w:rFonts w:cstheme="minorHAnsi"/>
          <w:lang w:val="en-US"/>
        </w:rPr>
        <w:t xml:space="preserve">species </w:t>
      </w:r>
      <w:r w:rsidR="00F57052" w:rsidRPr="00AC319B">
        <w:rPr>
          <w:rFonts w:cstheme="minorHAnsi"/>
          <w:lang w:val="en-US"/>
        </w:rPr>
        <w:t xml:space="preserve">adapted </w:t>
      </w:r>
      <w:r w:rsidR="009A005A" w:rsidRPr="00AC319B">
        <w:rPr>
          <w:rFonts w:cstheme="minorHAnsi"/>
          <w:lang w:val="en-US"/>
        </w:rPr>
        <w:t xml:space="preserve">to </w:t>
      </w:r>
      <w:r w:rsidR="004519AE" w:rsidRPr="00AC319B">
        <w:rPr>
          <w:rFonts w:cstheme="minorHAnsi"/>
          <w:lang w:val="en-US"/>
        </w:rPr>
        <w:t>both</w:t>
      </w:r>
      <w:r w:rsidR="008F7E44" w:rsidRPr="00AC319B">
        <w:rPr>
          <w:rFonts w:cstheme="minorHAnsi"/>
          <w:lang w:val="en-US"/>
        </w:rPr>
        <w:t xml:space="preserve"> </w:t>
      </w:r>
      <w:r w:rsidR="004519AE" w:rsidRPr="00AC319B">
        <w:rPr>
          <w:rFonts w:cstheme="minorHAnsi"/>
          <w:lang w:val="en-US"/>
        </w:rPr>
        <w:t>climates</w:t>
      </w:r>
      <w:r w:rsidR="00C5491C" w:rsidRPr="00AC319B">
        <w:rPr>
          <w:rFonts w:cstheme="minorHAnsi"/>
          <w:lang w:val="en-US"/>
        </w:rPr>
        <w:t>.</w:t>
      </w:r>
      <w:r w:rsidR="00152AE0" w:rsidRPr="00AC319B">
        <w:rPr>
          <w:rFonts w:cstheme="minorHAnsi"/>
          <w:lang w:val="en-US"/>
        </w:rPr>
        <w:t xml:space="preserve"> </w:t>
      </w:r>
      <w:r w:rsidR="00B055F6" w:rsidRPr="00AC319B">
        <w:rPr>
          <w:rFonts w:cstheme="minorHAnsi"/>
          <w:lang w:val="en-US"/>
        </w:rPr>
        <w:t>We established two study communities in two contrasting ecosystems of the Cantabrian high mountains: (1) Mediterranean high mountain grasslands in the Valles de Omaña and Luna Biosphere Reserve</w:t>
      </w:r>
      <w:r w:rsidR="00657960">
        <w:rPr>
          <w:rFonts w:cstheme="minorHAnsi"/>
          <w:lang w:val="en-US"/>
        </w:rPr>
        <w:t xml:space="preserve"> (SW</w:t>
      </w:r>
      <w:r w:rsidR="00A2527D">
        <w:rPr>
          <w:rFonts w:cstheme="minorHAnsi"/>
          <w:lang w:val="en-US"/>
        </w:rPr>
        <w:t xml:space="preserve"> of the Cantabrian mountains</w:t>
      </w:r>
      <w:r w:rsidR="00B7286E">
        <w:rPr>
          <w:rFonts w:cstheme="minorHAnsi"/>
          <w:lang w:val="en-US"/>
        </w:rPr>
        <w:t>, fig 1A in red</w:t>
      </w:r>
      <w:r w:rsidR="00657960">
        <w:rPr>
          <w:rFonts w:cstheme="minorHAnsi"/>
          <w:lang w:val="en-US"/>
        </w:rPr>
        <w:t>)</w:t>
      </w:r>
      <w:r w:rsidR="00B055F6" w:rsidRPr="00AC319B">
        <w:rPr>
          <w:rFonts w:cstheme="minorHAnsi"/>
          <w:lang w:val="en-US"/>
        </w:rPr>
        <w:t>; and (2) temperate alpine grasslands in the Picos de Europa National Park</w:t>
      </w:r>
      <w:r w:rsidR="00657960">
        <w:rPr>
          <w:rFonts w:cstheme="minorHAnsi"/>
          <w:lang w:val="en-US"/>
        </w:rPr>
        <w:t xml:space="preserve"> (NE</w:t>
      </w:r>
      <w:r w:rsidR="00A2527D">
        <w:rPr>
          <w:rFonts w:cstheme="minorHAnsi"/>
          <w:lang w:val="en-US"/>
        </w:rPr>
        <w:t xml:space="preserve"> of the </w:t>
      </w:r>
      <w:proofErr w:type="spellStart"/>
      <w:r w:rsidR="00A2527D">
        <w:rPr>
          <w:rFonts w:cstheme="minorHAnsi"/>
          <w:lang w:val="en-US"/>
        </w:rPr>
        <w:t>Cantanbrian</w:t>
      </w:r>
      <w:proofErr w:type="spellEnd"/>
      <w:r w:rsidR="00A2527D">
        <w:rPr>
          <w:rFonts w:cstheme="minorHAnsi"/>
          <w:lang w:val="en-US"/>
        </w:rPr>
        <w:t xml:space="preserve"> mountains</w:t>
      </w:r>
      <w:r w:rsidR="00B7286E">
        <w:rPr>
          <w:rFonts w:cstheme="minorHAnsi"/>
          <w:lang w:val="en-US"/>
        </w:rPr>
        <w:t>, fig 1A in blue</w:t>
      </w:r>
      <w:r w:rsidR="00657960">
        <w:rPr>
          <w:rFonts w:cstheme="minorHAnsi"/>
          <w:lang w:val="en-US"/>
        </w:rPr>
        <w:t>)</w:t>
      </w:r>
      <w:r w:rsidR="00B055F6" w:rsidRPr="00AC319B">
        <w:rPr>
          <w:rFonts w:cstheme="minorHAnsi"/>
          <w:lang w:val="en-US"/>
        </w:rPr>
        <w:t>.</w:t>
      </w:r>
      <w:r w:rsidR="001C41AA" w:rsidRPr="00AC319B">
        <w:rPr>
          <w:rFonts w:cstheme="minorHAnsi"/>
          <w:lang w:val="en-US"/>
        </w:rPr>
        <w:t xml:space="preserve"> </w:t>
      </w:r>
      <w:r w:rsidR="00FA3242">
        <w:rPr>
          <w:rFonts w:cstheme="minorHAnsi"/>
          <w:lang w:val="en-US"/>
        </w:rPr>
        <w:t>Alpine grasslands</w:t>
      </w:r>
      <w:r w:rsidR="00B6322A" w:rsidRPr="00AC319B">
        <w:rPr>
          <w:rFonts w:cstheme="minorHAnsi"/>
          <w:lang w:val="en-US"/>
        </w:rPr>
        <w:t xml:space="preserve"> c</w:t>
      </w:r>
      <w:r w:rsidR="007662AF" w:rsidRPr="00AC319B">
        <w:rPr>
          <w:rFonts w:cstheme="minorHAnsi"/>
          <w:lang w:val="en-US"/>
        </w:rPr>
        <w:t xml:space="preserve">ommunities </w:t>
      </w:r>
      <w:r w:rsidR="00FA3242">
        <w:rPr>
          <w:rFonts w:cstheme="minorHAnsi"/>
          <w:lang w:val="en-US"/>
        </w:rPr>
        <w:t xml:space="preserve">in the area </w:t>
      </w:r>
      <w:r w:rsidR="007662AF" w:rsidRPr="00AC319B">
        <w:rPr>
          <w:rFonts w:cstheme="minorHAnsi"/>
          <w:lang w:val="en-US"/>
        </w:rPr>
        <w:t xml:space="preserve">are dominated mostly by </w:t>
      </w:r>
      <w:proofErr w:type="spellStart"/>
      <w:r w:rsidR="007662AF" w:rsidRPr="00AC319B">
        <w:rPr>
          <w:rFonts w:cstheme="minorHAnsi"/>
          <w:i/>
          <w:iCs/>
          <w:lang w:val="en-US"/>
        </w:rPr>
        <w:t>Poaceae</w:t>
      </w:r>
      <w:proofErr w:type="spellEnd"/>
      <w:r w:rsidR="007662AF" w:rsidRPr="00AC319B">
        <w:rPr>
          <w:rFonts w:cstheme="minorHAnsi"/>
          <w:lang w:val="en-US"/>
        </w:rPr>
        <w:t xml:space="preserve"> and </w:t>
      </w:r>
      <w:proofErr w:type="spellStart"/>
      <w:r w:rsidR="007662AF" w:rsidRPr="00AC319B">
        <w:rPr>
          <w:rFonts w:cstheme="minorHAnsi"/>
          <w:i/>
          <w:iCs/>
          <w:lang w:val="en-US"/>
        </w:rPr>
        <w:t>Cyperaceae</w:t>
      </w:r>
      <w:proofErr w:type="spellEnd"/>
      <w:r w:rsidR="007662AF" w:rsidRPr="00AC319B">
        <w:rPr>
          <w:rFonts w:cstheme="minorHAnsi"/>
          <w:lang w:val="en-US"/>
        </w:rPr>
        <w:t>, but they are also rich in Hemicryptophytes and Chamaephytes.</w:t>
      </w:r>
      <w:r w:rsidR="00F354B0" w:rsidRPr="00AC319B">
        <w:rPr>
          <w:rFonts w:cstheme="minorHAnsi"/>
          <w:lang w:val="en-US"/>
        </w:rPr>
        <w:t xml:space="preserve"> </w:t>
      </w:r>
      <w:r w:rsidR="002F46D7" w:rsidRPr="00AC319B">
        <w:rPr>
          <w:rFonts w:cstheme="minorHAnsi"/>
          <w:lang w:val="en-US"/>
        </w:rPr>
        <w:t>The temperate community presents</w:t>
      </w:r>
      <w:r w:rsidR="001F46BA" w:rsidRPr="00AC319B">
        <w:rPr>
          <w:rFonts w:cstheme="minorHAnsi"/>
          <w:lang w:val="en-US"/>
        </w:rPr>
        <w:t xml:space="preserve"> hi</w:t>
      </w:r>
      <w:r w:rsidR="00DA6ACC" w:rsidRPr="00AC319B">
        <w:rPr>
          <w:rFonts w:cstheme="minorHAnsi"/>
          <w:lang w:val="en-US"/>
        </w:rPr>
        <w:t>gher richness</w:t>
      </w:r>
      <w:r w:rsidR="001E117D">
        <w:rPr>
          <w:rFonts w:cstheme="minorHAnsi"/>
          <w:lang w:val="en-US"/>
        </w:rPr>
        <w:t xml:space="preserve"> (</w:t>
      </w:r>
      <w:r w:rsidR="001E117D" w:rsidRPr="001E117D">
        <w:rPr>
          <w:rFonts w:cstheme="minorHAnsi"/>
          <w:highlight w:val="yellow"/>
          <w:lang w:val="en-US"/>
        </w:rPr>
        <w:t>n= XX</w:t>
      </w:r>
      <w:r w:rsidR="001E117D">
        <w:rPr>
          <w:rFonts w:cstheme="minorHAnsi"/>
          <w:lang w:val="en-US"/>
        </w:rPr>
        <w:t>)</w:t>
      </w:r>
      <w:r w:rsidR="00DA6ACC" w:rsidRPr="00AC319B">
        <w:rPr>
          <w:rFonts w:cstheme="minorHAnsi"/>
          <w:lang w:val="en-US"/>
        </w:rPr>
        <w:t xml:space="preserve"> with </w:t>
      </w:r>
      <w:r w:rsidR="002F46D7" w:rsidRPr="00AC319B">
        <w:rPr>
          <w:rFonts w:cstheme="minorHAnsi"/>
          <w:lang w:val="en-US"/>
        </w:rPr>
        <w:t xml:space="preserve">some relict alpine </w:t>
      </w:r>
      <w:r w:rsidR="00DA6ACC" w:rsidRPr="00AC319B">
        <w:rPr>
          <w:rFonts w:cstheme="minorHAnsi"/>
          <w:lang w:val="en-US"/>
        </w:rPr>
        <w:t>species</w:t>
      </w:r>
      <w:r w:rsidR="008A2F35" w:rsidRPr="00AC319B">
        <w:rPr>
          <w:rFonts w:cstheme="minorHAnsi"/>
          <w:lang w:val="en-US"/>
        </w:rPr>
        <w:t>.</w:t>
      </w:r>
      <w:r w:rsidR="00DA6ACC" w:rsidRPr="00AC319B">
        <w:rPr>
          <w:rFonts w:cstheme="minorHAnsi"/>
          <w:lang w:val="en-US"/>
        </w:rPr>
        <w:t xml:space="preserve"> </w:t>
      </w:r>
      <w:r w:rsidR="00EC7798" w:rsidRPr="00AC319B">
        <w:rPr>
          <w:rFonts w:eastAsiaTheme="majorEastAsia"/>
          <w:lang w:val="en-US"/>
        </w:rPr>
        <w:t xml:space="preserve">The local alpine diversity is regulated by meso-topographic gradients that modify the relative abundance of species with </w:t>
      </w:r>
      <w:proofErr w:type="spellStart"/>
      <w:r w:rsidR="00EC7798" w:rsidRPr="00AC319B">
        <w:rPr>
          <w:rFonts w:eastAsiaTheme="majorEastAsia"/>
          <w:lang w:val="en-US"/>
        </w:rPr>
        <w:t>Eurosiberian</w:t>
      </w:r>
      <w:proofErr w:type="spellEnd"/>
      <w:r w:rsidR="00EC7798" w:rsidRPr="00AC319B">
        <w:rPr>
          <w:rFonts w:eastAsiaTheme="majorEastAsia"/>
          <w:lang w:val="en-US"/>
        </w:rPr>
        <w:t>, Mediterranean or endemic origin</w:t>
      </w:r>
      <w:r w:rsidR="00EC7798">
        <w:rPr>
          <w:rFonts w:eastAsiaTheme="majorEastAsia"/>
          <w:lang w:val="en-US"/>
        </w:rPr>
        <w:t xml:space="preserve"> </w:t>
      </w:r>
      <w:r w:rsidR="00EC7798">
        <w:rPr>
          <w:rFonts w:eastAsiaTheme="majorEastAsia"/>
          <w:lang w:val="en-US"/>
        </w:rPr>
        <w:fldChar w:fldCharType="begin" w:fldLock="1"/>
      </w:r>
      <w:r w:rsidR="00EC7798">
        <w:rPr>
          <w:rFonts w:eastAsiaTheme="majorEastAsia"/>
          <w:lang w:val="en-U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EC7798">
        <w:rPr>
          <w:rFonts w:eastAsiaTheme="majorEastAsia"/>
          <w:lang w:val="en-US"/>
        </w:rPr>
        <w:fldChar w:fldCharType="separate"/>
      </w:r>
      <w:r w:rsidR="00EC7798" w:rsidRPr="00A92F58">
        <w:rPr>
          <w:rFonts w:eastAsiaTheme="majorEastAsia"/>
          <w:noProof/>
          <w:lang w:val="en-US"/>
        </w:rPr>
        <w:t>(Jiménez-</w:t>
      </w:r>
      <w:r w:rsidR="00EC7798" w:rsidRPr="00A92F58">
        <w:rPr>
          <w:rFonts w:eastAsiaTheme="majorEastAsia"/>
          <w:noProof/>
          <w:lang w:val="en-US"/>
        </w:rPr>
        <w:lastRenderedPageBreak/>
        <w:t>Alfaro et al. 2014)</w:t>
      </w:r>
      <w:r w:rsidR="00EC7798">
        <w:rPr>
          <w:rFonts w:eastAsiaTheme="majorEastAsia"/>
          <w:lang w:val="en-US"/>
        </w:rPr>
        <w:fldChar w:fldCharType="end"/>
      </w:r>
      <w:r w:rsidR="00EC7798">
        <w:rPr>
          <w:rFonts w:eastAsiaTheme="majorEastAsia"/>
          <w:lang w:val="en-US"/>
        </w:rPr>
        <w:t xml:space="preserve">. </w:t>
      </w:r>
      <w:r w:rsidR="008A2F35" w:rsidRPr="00AC319B">
        <w:rPr>
          <w:rFonts w:cstheme="minorHAnsi"/>
          <w:lang w:val="en-US"/>
        </w:rPr>
        <w:t>This community</w:t>
      </w:r>
      <w:r w:rsidR="000377BE" w:rsidRPr="00AC319B">
        <w:rPr>
          <w:rFonts w:cstheme="minorHAnsi"/>
          <w:lang w:val="en-US"/>
        </w:rPr>
        <w:t xml:space="preserve"> is</w:t>
      </w:r>
      <w:r w:rsidR="008A2F35" w:rsidRPr="00AC319B">
        <w:rPr>
          <w:rFonts w:cstheme="minorHAnsi"/>
          <w:lang w:val="en-US"/>
        </w:rPr>
        <w:t xml:space="preserve"> l</w:t>
      </w:r>
      <w:r w:rsidR="002F46D7" w:rsidRPr="00AC319B">
        <w:rPr>
          <w:rFonts w:cstheme="minorHAnsi"/>
          <w:lang w:val="en-US"/>
        </w:rPr>
        <w:t>ocated above calcareous bedrock (</w:t>
      </w:r>
      <w:r w:rsidR="007A7FC1" w:rsidRPr="00AC319B">
        <w:rPr>
          <w:rFonts w:cstheme="minorHAnsi"/>
          <w:lang w:val="en-US"/>
        </w:rPr>
        <w:t>pH 6.5 - 6.8</w:t>
      </w:r>
      <w:r w:rsidR="008036E8" w:rsidRPr="00AC319B">
        <w:rPr>
          <w:rFonts w:cstheme="minorHAnsi"/>
          <w:lang w:val="en-US"/>
        </w:rPr>
        <w:t xml:space="preserve">, </w:t>
      </w:r>
      <w:proofErr w:type="gramStart"/>
      <w:r w:rsidR="008036E8" w:rsidRPr="00AC319B">
        <w:rPr>
          <w:rFonts w:cstheme="minorHAnsi"/>
          <w:lang w:val="en-US"/>
        </w:rPr>
        <w:t>own</w:t>
      </w:r>
      <w:proofErr w:type="gramEnd"/>
      <w:r w:rsidR="008036E8" w:rsidRPr="00AC319B">
        <w:rPr>
          <w:rFonts w:cstheme="minorHAnsi"/>
          <w:lang w:val="en-US"/>
        </w:rPr>
        <w:t xml:space="preserve"> data</w:t>
      </w:r>
      <w:r w:rsidR="002F46D7" w:rsidRPr="00AC319B">
        <w:rPr>
          <w:rFonts w:cstheme="minorHAnsi"/>
          <w:lang w:val="en-US"/>
        </w:rPr>
        <w:t>)</w:t>
      </w:r>
      <w:r w:rsidR="008439AF">
        <w:rPr>
          <w:rFonts w:cstheme="minorHAnsi"/>
          <w:lang w:val="en-US"/>
        </w:rPr>
        <w:t xml:space="preserve">, mean annual air temperature is </w:t>
      </w:r>
      <w:r w:rsidR="00B62B0A" w:rsidRPr="00B62B0A">
        <w:rPr>
          <w:rFonts w:cstheme="minorHAnsi"/>
          <w:highlight w:val="yellow"/>
          <w:lang w:val="en-US"/>
        </w:rPr>
        <w:t>2.5</w:t>
      </w:r>
      <w:r w:rsidR="00B62B0A">
        <w:rPr>
          <w:rFonts w:cstheme="minorHAnsi"/>
          <w:lang w:val="en-US"/>
        </w:rPr>
        <w:t xml:space="preserve"> ºC while </w:t>
      </w:r>
      <w:r w:rsidR="006322FB">
        <w:rPr>
          <w:rFonts w:cstheme="minorHAnsi"/>
          <w:lang w:val="en-US"/>
        </w:rPr>
        <w:t xml:space="preserve">mean summer precipitation is </w:t>
      </w:r>
      <w:r w:rsidR="006322FB" w:rsidRPr="00D954D1">
        <w:rPr>
          <w:rFonts w:cstheme="minorHAnsi"/>
          <w:highlight w:val="yellow"/>
          <w:lang w:val="en-US"/>
        </w:rPr>
        <w:t>260</w:t>
      </w:r>
      <w:r w:rsidR="006322FB">
        <w:rPr>
          <w:rFonts w:cstheme="minorHAnsi"/>
          <w:lang w:val="en-US"/>
        </w:rPr>
        <w:t xml:space="preserve"> kg</w:t>
      </w:r>
      <w:r w:rsidR="00D954D1">
        <w:rPr>
          <w:rFonts w:cstheme="minorHAnsi"/>
          <w:lang w:val="en-US"/>
        </w:rPr>
        <w:t>·m</w:t>
      </w:r>
      <w:r w:rsidR="00D954D1">
        <w:rPr>
          <w:rFonts w:cstheme="minorHAnsi"/>
          <w:vertAlign w:val="superscript"/>
          <w:lang w:val="en-US"/>
        </w:rPr>
        <w:t xml:space="preserve">2 </w:t>
      </w:r>
      <w:r w:rsidR="00D954D1">
        <w:rPr>
          <w:rFonts w:cstheme="minorHAnsi"/>
          <w:lang w:val="en-US"/>
        </w:rPr>
        <w:t>(based on 47 locations</w:t>
      </w:r>
      <w:r w:rsidR="00594ED9">
        <w:rPr>
          <w:rFonts w:cstheme="minorHAnsi"/>
          <w:lang w:val="en-US"/>
        </w:rPr>
        <w:t xml:space="preserve">, values extracted from Chelsa 2.1, </w:t>
      </w:r>
      <w:r w:rsidR="00B62B0A">
        <w:rPr>
          <w:rFonts w:cstheme="minorHAnsi"/>
          <w:lang w:val="en-US"/>
        </w:rPr>
        <w:t xml:space="preserve">bio 1 and </w:t>
      </w:r>
      <w:proofErr w:type="gramStart"/>
      <w:r w:rsidR="00594ED9">
        <w:rPr>
          <w:rFonts w:cstheme="minorHAnsi"/>
          <w:lang w:val="en-US"/>
        </w:rPr>
        <w:t>bio 17</w:t>
      </w:r>
      <w:proofErr w:type="gramEnd"/>
      <w:r w:rsidR="00C0509E">
        <w:rPr>
          <w:rFonts w:cstheme="minorHAnsi"/>
          <w:lang w:val="en-US"/>
        </w:rPr>
        <w:t>, see fig 1B</w:t>
      </w:r>
      <w:r w:rsidR="00594ED9">
        <w:rPr>
          <w:rFonts w:cstheme="minorHAnsi"/>
          <w:lang w:val="en-US"/>
        </w:rPr>
        <w:t>)</w:t>
      </w:r>
      <w:r w:rsidR="00B62B0A">
        <w:rPr>
          <w:rFonts w:cstheme="minorHAnsi"/>
          <w:lang w:val="en-US"/>
        </w:rPr>
        <w:t>.</w:t>
      </w:r>
      <w:r w:rsidR="00594ED9">
        <w:rPr>
          <w:rFonts w:cstheme="minorHAnsi"/>
          <w:lang w:val="en-US"/>
        </w:rPr>
        <w:t xml:space="preserve"> </w:t>
      </w:r>
      <w:r w:rsidR="002F46D7" w:rsidRPr="00AC319B">
        <w:rPr>
          <w:rFonts w:cstheme="minorHAnsi"/>
          <w:lang w:val="en-US"/>
        </w:rPr>
        <w:t xml:space="preserve">Growing season starts in May until early October </w:t>
      </w:r>
      <w:r w:rsidR="0078197D" w:rsidRPr="00AC319B">
        <w:rPr>
          <w:rFonts w:cstheme="minorHAnsi"/>
          <w:lang w:val="en-US"/>
        </w:rPr>
        <w:t xml:space="preserve">with a </w:t>
      </w:r>
      <w:r w:rsidR="00344504" w:rsidRPr="00AC319B">
        <w:rPr>
          <w:rFonts w:cstheme="minorHAnsi"/>
          <w:lang w:val="en-US"/>
        </w:rPr>
        <w:t xml:space="preserve">mean annual </w:t>
      </w:r>
      <w:r w:rsidR="00882F9B" w:rsidRPr="00AC319B">
        <w:rPr>
          <w:rFonts w:cstheme="minorHAnsi"/>
          <w:lang w:val="en-US"/>
        </w:rPr>
        <w:t xml:space="preserve">soil </w:t>
      </w:r>
      <w:r w:rsidR="00344504" w:rsidRPr="00AC319B">
        <w:rPr>
          <w:rFonts w:cstheme="minorHAnsi"/>
          <w:lang w:val="en-US"/>
        </w:rPr>
        <w:t>temperature</w:t>
      </w:r>
      <w:r w:rsidR="0078197D" w:rsidRPr="00AC319B">
        <w:rPr>
          <w:rFonts w:cstheme="minorHAnsi"/>
          <w:lang w:val="en-US"/>
        </w:rPr>
        <w:t xml:space="preserve"> of </w:t>
      </w:r>
      <w:r w:rsidR="0078197D" w:rsidRPr="00B62B0A">
        <w:rPr>
          <w:rFonts w:cstheme="minorHAnsi"/>
          <w:highlight w:val="yellow"/>
          <w:lang w:val="en-US"/>
        </w:rPr>
        <w:t>5</w:t>
      </w:r>
      <w:r w:rsidR="0078197D" w:rsidRPr="00AC319B">
        <w:rPr>
          <w:rFonts w:cstheme="minorHAnsi"/>
          <w:lang w:val="en-US"/>
        </w:rPr>
        <w:t xml:space="preserve">ºC. </w:t>
      </w:r>
      <w:r w:rsidR="00830A86" w:rsidRPr="00AC319B">
        <w:rPr>
          <w:rFonts w:cstheme="minorHAnsi"/>
          <w:lang w:val="en-US"/>
        </w:rPr>
        <w:t>The Mediterranean community</w:t>
      </w:r>
      <w:r w:rsidR="00F023F7">
        <w:rPr>
          <w:rFonts w:cstheme="minorHAnsi"/>
          <w:lang w:val="en-US"/>
        </w:rPr>
        <w:t>,</w:t>
      </w:r>
      <w:r w:rsidR="00B62B0A">
        <w:rPr>
          <w:rFonts w:cstheme="minorHAnsi"/>
          <w:lang w:val="en-US"/>
        </w:rPr>
        <w:t xml:space="preserve"> with lower plant richness</w:t>
      </w:r>
      <w:r w:rsidR="00F023F7">
        <w:rPr>
          <w:rFonts w:cstheme="minorHAnsi"/>
          <w:lang w:val="en-US"/>
        </w:rPr>
        <w:t xml:space="preserve"> (</w:t>
      </w:r>
      <w:r w:rsidR="00F023F7" w:rsidRPr="001E117D">
        <w:rPr>
          <w:rFonts w:cstheme="minorHAnsi"/>
          <w:highlight w:val="yellow"/>
          <w:lang w:val="en-US"/>
        </w:rPr>
        <w:t>n</w:t>
      </w:r>
      <w:r w:rsidR="001E117D" w:rsidRPr="001E117D">
        <w:rPr>
          <w:rFonts w:cstheme="minorHAnsi"/>
          <w:highlight w:val="yellow"/>
          <w:lang w:val="en-US"/>
        </w:rPr>
        <w:t>= XX</w:t>
      </w:r>
      <w:r w:rsidR="001E117D">
        <w:rPr>
          <w:rFonts w:cstheme="minorHAnsi"/>
          <w:lang w:val="en-US"/>
        </w:rPr>
        <w:t>)</w:t>
      </w:r>
      <w:r w:rsidR="00F023F7">
        <w:rPr>
          <w:rFonts w:cstheme="minorHAnsi"/>
          <w:lang w:val="en-US"/>
        </w:rPr>
        <w:t>,</w:t>
      </w:r>
      <w:r w:rsidR="00830A86" w:rsidRPr="00AC319B">
        <w:rPr>
          <w:rFonts w:cstheme="minorHAnsi"/>
          <w:lang w:val="en-US"/>
        </w:rPr>
        <w:t xml:space="preserve"> </w:t>
      </w:r>
      <w:r w:rsidR="006A4F36" w:rsidRPr="00AC319B">
        <w:rPr>
          <w:rFonts w:cstheme="minorHAnsi"/>
          <w:lang w:val="en-US"/>
        </w:rPr>
        <w:t xml:space="preserve">is </w:t>
      </w:r>
      <w:r w:rsidR="00830A86" w:rsidRPr="00AC319B">
        <w:rPr>
          <w:rFonts w:cstheme="minorHAnsi"/>
          <w:lang w:val="en-US"/>
        </w:rPr>
        <w:t>located above an acidic bedrock</w:t>
      </w:r>
      <w:r w:rsidR="008036E8" w:rsidRPr="00AC319B">
        <w:rPr>
          <w:rFonts w:cstheme="minorHAnsi"/>
          <w:lang w:val="en-US"/>
        </w:rPr>
        <w:t xml:space="preserve"> (pH</w:t>
      </w:r>
      <w:r w:rsidR="00394318" w:rsidRPr="00AC319B">
        <w:rPr>
          <w:rFonts w:cstheme="minorHAnsi"/>
          <w:lang w:val="en-US"/>
        </w:rPr>
        <w:t xml:space="preserve"> 3.8 – 4.8, own data)</w:t>
      </w:r>
      <w:r w:rsidR="002A7951" w:rsidRPr="00AC319B">
        <w:rPr>
          <w:rFonts w:cstheme="minorHAnsi"/>
          <w:lang w:val="en-US"/>
        </w:rPr>
        <w:t>,</w:t>
      </w:r>
      <w:r w:rsidR="00F50A45" w:rsidRPr="00AC319B">
        <w:rPr>
          <w:rFonts w:cstheme="minorHAnsi"/>
          <w:lang w:val="en-US"/>
        </w:rPr>
        <w:t xml:space="preserve"> </w:t>
      </w:r>
      <w:r w:rsidR="00186DF3">
        <w:rPr>
          <w:rFonts w:cstheme="minorHAnsi"/>
          <w:lang w:val="en-US"/>
        </w:rPr>
        <w:t xml:space="preserve">it </w:t>
      </w:r>
      <w:r w:rsidR="00F50A45" w:rsidRPr="00AC319B">
        <w:rPr>
          <w:rFonts w:cstheme="minorHAnsi"/>
          <w:lang w:val="en-US"/>
        </w:rPr>
        <w:t>experience</w:t>
      </w:r>
      <w:r w:rsidR="00186DF3">
        <w:rPr>
          <w:rFonts w:cstheme="minorHAnsi"/>
          <w:lang w:val="en-US"/>
        </w:rPr>
        <w:t>s a</w:t>
      </w:r>
      <w:r w:rsidR="00936714" w:rsidRPr="00AC319B">
        <w:rPr>
          <w:rFonts w:cstheme="minorHAnsi"/>
          <w:lang w:val="en-US"/>
        </w:rPr>
        <w:t xml:space="preserve"> </w:t>
      </w:r>
      <w:r w:rsidR="00545438" w:rsidRPr="00AC319B">
        <w:rPr>
          <w:rFonts w:cstheme="minorHAnsi"/>
          <w:lang w:val="en-US"/>
        </w:rPr>
        <w:t>2-month dry period in summer</w:t>
      </w:r>
      <w:r w:rsidR="008666A6" w:rsidRPr="00AC319B">
        <w:rPr>
          <w:rFonts w:cstheme="minorHAnsi"/>
          <w:lang w:val="en-US"/>
        </w:rPr>
        <w:t xml:space="preserve"> (</w:t>
      </w:r>
      <w:r w:rsidR="00246491" w:rsidRPr="00AC319B">
        <w:rPr>
          <w:rFonts w:cstheme="minorHAnsi"/>
          <w:lang w:val="en-US"/>
        </w:rPr>
        <w:t>a</w:t>
      </w:r>
      <w:r w:rsidR="000B197D" w:rsidRPr="00AC319B">
        <w:rPr>
          <w:rFonts w:cstheme="minorHAnsi"/>
          <w:lang w:val="en-US"/>
        </w:rPr>
        <w:t>verage</w:t>
      </w:r>
      <w:r w:rsidR="001827C4">
        <w:rPr>
          <w:rFonts w:cstheme="minorHAnsi"/>
          <w:lang w:val="en-US"/>
        </w:rPr>
        <w:t xml:space="preserve"> precipitation of </w:t>
      </w:r>
      <w:r w:rsidR="001827C4" w:rsidRPr="001827C4">
        <w:rPr>
          <w:rFonts w:cstheme="minorHAnsi"/>
          <w:highlight w:val="yellow"/>
          <w:lang w:val="en-US"/>
        </w:rPr>
        <w:t>160</w:t>
      </w:r>
      <w:r w:rsidR="001827C4">
        <w:rPr>
          <w:rFonts w:cstheme="minorHAnsi"/>
          <w:lang w:val="en-US"/>
        </w:rPr>
        <w:t xml:space="preserve"> kg·m</w:t>
      </w:r>
      <w:r w:rsidR="001827C4">
        <w:rPr>
          <w:rFonts w:cstheme="minorHAnsi"/>
          <w:vertAlign w:val="superscript"/>
          <w:lang w:val="en-US"/>
        </w:rPr>
        <w:t>2</w:t>
      </w:r>
      <w:r w:rsidR="00246491" w:rsidRPr="00AC319B">
        <w:rPr>
          <w:rFonts w:cstheme="minorHAnsi"/>
          <w:lang w:val="en-US"/>
        </w:rPr>
        <w:t>)</w:t>
      </w:r>
      <w:r w:rsidR="00C0509E">
        <w:rPr>
          <w:rFonts w:cstheme="minorHAnsi"/>
          <w:lang w:val="en-US"/>
        </w:rPr>
        <w:t xml:space="preserve"> and mean annual air temperature is </w:t>
      </w:r>
      <w:r w:rsidR="00DC1D31" w:rsidRPr="00DC1D31">
        <w:rPr>
          <w:rFonts w:cstheme="minorHAnsi"/>
          <w:highlight w:val="yellow"/>
          <w:lang w:val="en-US"/>
        </w:rPr>
        <w:t>4.5</w:t>
      </w:r>
      <w:r w:rsidR="00DC1D31">
        <w:rPr>
          <w:rFonts w:cstheme="minorHAnsi"/>
          <w:lang w:val="en-US"/>
        </w:rPr>
        <w:t xml:space="preserve"> ºC</w:t>
      </w:r>
      <w:r w:rsidR="00B7286E">
        <w:rPr>
          <w:rFonts w:cstheme="minorHAnsi"/>
          <w:lang w:val="en-US"/>
        </w:rPr>
        <w:t xml:space="preserve"> (fig 1B)</w:t>
      </w:r>
      <w:r w:rsidR="00D94767" w:rsidRPr="00AC319B">
        <w:rPr>
          <w:rFonts w:cstheme="minorHAnsi"/>
          <w:lang w:val="en-US"/>
        </w:rPr>
        <w:t xml:space="preserve">. </w:t>
      </w:r>
      <w:r w:rsidR="00F56557" w:rsidRPr="00AC319B">
        <w:rPr>
          <w:rFonts w:cstheme="minorHAnsi"/>
          <w:lang w:val="en-US"/>
        </w:rPr>
        <w:t>Growing season stretch</w:t>
      </w:r>
      <w:r w:rsidR="00360B57" w:rsidRPr="00AC319B">
        <w:rPr>
          <w:rFonts w:cstheme="minorHAnsi"/>
          <w:lang w:val="en-US"/>
        </w:rPr>
        <w:t>es</w:t>
      </w:r>
      <w:r w:rsidR="00F56557" w:rsidRPr="00AC319B">
        <w:rPr>
          <w:rFonts w:cstheme="minorHAnsi"/>
          <w:lang w:val="en-US"/>
        </w:rPr>
        <w:t xml:space="preserve"> from March </w:t>
      </w:r>
      <w:proofErr w:type="gramStart"/>
      <w:r w:rsidR="00F56557" w:rsidRPr="00AC319B">
        <w:rPr>
          <w:rFonts w:cstheme="minorHAnsi"/>
          <w:lang w:val="en-US"/>
        </w:rPr>
        <w:t xml:space="preserve">to </w:t>
      </w:r>
      <w:r w:rsidR="00A32CB2">
        <w:rPr>
          <w:rFonts w:cstheme="minorHAnsi"/>
          <w:lang w:val="en-US"/>
        </w:rPr>
        <w:t xml:space="preserve"> late</w:t>
      </w:r>
      <w:proofErr w:type="gramEnd"/>
      <w:r w:rsidR="00A32CB2">
        <w:rPr>
          <w:rFonts w:cstheme="minorHAnsi"/>
          <w:lang w:val="en-US"/>
        </w:rPr>
        <w:t xml:space="preserve"> </w:t>
      </w:r>
      <w:r w:rsidR="00F56557" w:rsidRPr="00AC319B">
        <w:rPr>
          <w:rFonts w:cstheme="minorHAnsi"/>
          <w:lang w:val="en-US"/>
        </w:rPr>
        <w:t>October</w:t>
      </w:r>
      <w:r w:rsidR="00344504" w:rsidRPr="00AC319B">
        <w:rPr>
          <w:rFonts w:cstheme="minorHAnsi"/>
          <w:lang w:val="en-US"/>
        </w:rPr>
        <w:t xml:space="preserve"> with a mean annual </w:t>
      </w:r>
      <w:r w:rsidR="00882F9B" w:rsidRPr="00AC319B">
        <w:rPr>
          <w:rFonts w:cstheme="minorHAnsi"/>
          <w:lang w:val="en-US"/>
        </w:rPr>
        <w:t xml:space="preserve">soil </w:t>
      </w:r>
      <w:r w:rsidR="00344504" w:rsidRPr="00AC319B">
        <w:rPr>
          <w:rFonts w:cstheme="minorHAnsi"/>
          <w:lang w:val="en-US"/>
        </w:rPr>
        <w:t>temperature of 8ºC.</w:t>
      </w:r>
      <w:r w:rsidR="000F7850" w:rsidRPr="00AC319B">
        <w:rPr>
          <w:rFonts w:cstheme="minorHAnsi"/>
          <w:lang w:val="en-US"/>
        </w:rPr>
        <w:t xml:space="preserve"> </w:t>
      </w:r>
      <w:r w:rsidR="00694CEF" w:rsidRPr="00AC319B">
        <w:rPr>
          <w:rFonts w:cstheme="minorHAnsi"/>
          <w:lang w:val="en-US"/>
        </w:rPr>
        <w:t>Grazing impact is restricted to wild populations of Cantabrian chamois (</w:t>
      </w:r>
      <w:proofErr w:type="spellStart"/>
      <w:r w:rsidR="00694CEF" w:rsidRPr="00AC319B">
        <w:rPr>
          <w:rFonts w:cstheme="minorHAnsi"/>
          <w:i/>
          <w:iCs/>
          <w:lang w:val="en-US"/>
        </w:rPr>
        <w:t>Rupricapra</w:t>
      </w:r>
      <w:proofErr w:type="spellEnd"/>
      <w:r w:rsidR="00694CEF" w:rsidRPr="00AC319B">
        <w:rPr>
          <w:rFonts w:cstheme="minorHAnsi"/>
          <w:i/>
          <w:iCs/>
          <w:lang w:val="en-US"/>
        </w:rPr>
        <w:t xml:space="preserve"> </w:t>
      </w:r>
      <w:proofErr w:type="spellStart"/>
      <w:r w:rsidR="00694CEF" w:rsidRPr="00AC319B">
        <w:rPr>
          <w:rFonts w:cstheme="minorHAnsi"/>
          <w:i/>
          <w:iCs/>
          <w:lang w:val="en-US"/>
        </w:rPr>
        <w:t>pyrenaica</w:t>
      </w:r>
      <w:proofErr w:type="spellEnd"/>
      <w:r w:rsidR="00694CEF" w:rsidRPr="00AC319B">
        <w:rPr>
          <w:rFonts w:cstheme="minorHAnsi"/>
          <w:i/>
          <w:iCs/>
          <w:lang w:val="en-US"/>
        </w:rPr>
        <w:t xml:space="preserve"> parva</w:t>
      </w:r>
      <w:r w:rsidR="00694CEF" w:rsidRPr="00AC319B">
        <w:rPr>
          <w:rFonts w:cstheme="minorHAnsi"/>
          <w:lang w:val="en-US"/>
        </w:rPr>
        <w:t>)</w:t>
      </w:r>
      <w:r w:rsidR="00694CEF">
        <w:rPr>
          <w:rFonts w:cstheme="minorHAnsi"/>
          <w:lang w:val="en-US"/>
        </w:rPr>
        <w:t xml:space="preserve"> in both </w:t>
      </w:r>
      <w:r w:rsidR="00C05445">
        <w:rPr>
          <w:rFonts w:cstheme="minorHAnsi"/>
          <w:lang w:val="en-US"/>
        </w:rPr>
        <w:t>ecosystems</w:t>
      </w:r>
      <w:r w:rsidR="00F868F3" w:rsidRPr="00AC319B">
        <w:rPr>
          <w:rFonts w:cstheme="minorHAnsi"/>
          <w:lang w:val="en-US"/>
        </w:rPr>
        <w:t xml:space="preserve">. </w:t>
      </w:r>
    </w:p>
    <w:p w14:paraId="72331DD1" w14:textId="675A4D65" w:rsidR="00717B6D" w:rsidRPr="00757052" w:rsidDel="002A6FFC" w:rsidRDefault="00717B6D" w:rsidP="00757052">
      <w:pPr>
        <w:pStyle w:val="Heading2"/>
        <w:spacing w:after="160"/>
        <w:rPr>
          <w:del w:id="32" w:author="FRANCISCO DE BORJA JIMENEZ-ALFARO GONZALEZ" w:date="2024-01-08T13:12:00Z"/>
          <w:rFonts w:eastAsia="Times New Roman"/>
          <w:bdr w:val="none" w:sz="0" w:space="0" w:color="auto" w:frame="1"/>
          <w:lang w:val="en-US" w:eastAsia="ca-ES"/>
        </w:rPr>
      </w:pPr>
      <w:del w:id="33" w:author="FRANCISCO DE BORJA JIMENEZ-ALFARO GONZALEZ" w:date="2024-01-08T13:12:00Z">
        <w:r w:rsidRPr="00757052" w:rsidDel="002A6FFC">
          <w:rPr>
            <w:rFonts w:eastAsia="Times New Roman"/>
            <w:bdr w:val="none" w:sz="0" w:space="0" w:color="auto" w:frame="1"/>
            <w:lang w:val="en-US" w:eastAsia="ca-ES"/>
          </w:rPr>
          <w:delText>2.</w:delText>
        </w:r>
        <w:r w:rsidR="00E204F0" w:rsidRPr="00757052" w:rsidDel="002A6FFC">
          <w:rPr>
            <w:rFonts w:eastAsia="Times New Roman"/>
            <w:bdr w:val="none" w:sz="0" w:space="0" w:color="auto" w:frame="1"/>
            <w:lang w:val="en-US" w:eastAsia="ca-ES"/>
          </w:rPr>
          <w:delText>2</w:delText>
        </w:r>
        <w:r w:rsidRPr="00757052" w:rsidDel="002A6FFC">
          <w:rPr>
            <w:rFonts w:eastAsia="Times New Roman"/>
            <w:bdr w:val="none" w:sz="0" w:space="0" w:color="auto" w:frame="1"/>
            <w:lang w:val="en-US" w:eastAsia="ca-ES"/>
          </w:rPr>
          <w:delText xml:space="preserve"> Seed sampling</w:delText>
        </w:r>
      </w:del>
    </w:p>
    <w:p w14:paraId="3BACB21F" w14:textId="177655CA" w:rsidR="00552E28" w:rsidRPr="00AC319B" w:rsidDel="002A6FFC" w:rsidRDefault="00F70BAC" w:rsidP="00D467B6">
      <w:pPr>
        <w:spacing w:line="360" w:lineRule="auto"/>
        <w:jc w:val="both"/>
        <w:rPr>
          <w:del w:id="34" w:author="FRANCISCO DE BORJA JIMENEZ-ALFARO GONZALEZ" w:date="2024-01-08T13:12:00Z"/>
          <w:rFonts w:cstheme="minorHAnsi"/>
          <w:lang w:val="en-US"/>
        </w:rPr>
      </w:pPr>
      <w:del w:id="35" w:author="FRANCISCO DE BORJA JIMENEZ-ALFARO GONZALEZ" w:date="2024-01-08T13:12:00Z">
        <w:r w:rsidRPr="00AC319B" w:rsidDel="002A6FFC">
          <w:rPr>
            <w:rFonts w:cstheme="minorHAnsi"/>
            <w:lang w:val="en-US"/>
          </w:rPr>
          <w:delText>Within</w:delText>
        </w:r>
        <w:r w:rsidR="00A250BD" w:rsidRPr="00AC319B" w:rsidDel="002A6FFC">
          <w:rPr>
            <w:rFonts w:cstheme="minorHAnsi"/>
            <w:lang w:val="en-US"/>
          </w:rPr>
          <w:delText xml:space="preserve"> each </w:delText>
        </w:r>
        <w:r w:rsidR="0030724D" w:rsidRPr="00AC319B" w:rsidDel="002A6FFC">
          <w:rPr>
            <w:rFonts w:cstheme="minorHAnsi"/>
            <w:lang w:val="en-US"/>
          </w:rPr>
          <w:delText>community</w:delText>
        </w:r>
        <w:r w:rsidR="00A250BD" w:rsidRPr="00AC319B" w:rsidDel="002A6FFC">
          <w:rPr>
            <w:rFonts w:cstheme="minorHAnsi"/>
            <w:lang w:val="en-US"/>
          </w:rPr>
          <w:delText xml:space="preserve"> </w:delText>
        </w:r>
        <w:r w:rsidR="009232B3" w:rsidRPr="00AC319B" w:rsidDel="002A6FFC">
          <w:rPr>
            <w:rFonts w:cstheme="minorHAnsi"/>
            <w:lang w:val="en-US"/>
          </w:rPr>
          <w:delText xml:space="preserve">we </w:delText>
        </w:r>
        <w:r w:rsidR="00A250BD" w:rsidRPr="00AC319B" w:rsidDel="002A6FFC">
          <w:rPr>
            <w:rFonts w:cstheme="minorHAnsi"/>
            <w:lang w:val="en-US"/>
          </w:rPr>
          <w:delText xml:space="preserve">established </w:delText>
        </w:r>
        <w:r w:rsidR="004438E3" w:rsidRPr="00AC319B" w:rsidDel="002A6FFC">
          <w:rPr>
            <w:rFonts w:cstheme="minorHAnsi"/>
            <w:lang w:val="en-US"/>
          </w:rPr>
          <w:delText xml:space="preserve">four </w:delText>
        </w:r>
        <w:r w:rsidRPr="00AC319B" w:rsidDel="002A6FFC">
          <w:rPr>
            <w:rFonts w:cstheme="minorHAnsi"/>
            <w:lang w:val="en-US"/>
          </w:rPr>
          <w:delText xml:space="preserve">seed sampling </w:delText>
        </w:r>
        <w:r w:rsidR="00A250BD" w:rsidRPr="00AC319B" w:rsidDel="002A6FFC">
          <w:rPr>
            <w:rFonts w:cstheme="minorHAnsi"/>
            <w:lang w:val="en-US"/>
          </w:rPr>
          <w:delText>sites</w:delText>
        </w:r>
        <w:r w:rsidRPr="00AC319B" w:rsidDel="002A6FFC">
          <w:rPr>
            <w:rFonts w:cstheme="minorHAnsi"/>
            <w:lang w:val="en-US"/>
          </w:rPr>
          <w:delText>, separated at least 500 m from each other</w:delText>
        </w:r>
        <w:r w:rsidR="00207A61" w:rsidRPr="00AC319B" w:rsidDel="002A6FFC">
          <w:rPr>
            <w:rFonts w:cstheme="minorHAnsi"/>
            <w:lang w:val="en-US"/>
          </w:rPr>
          <w:delText xml:space="preserve">, </w:delText>
        </w:r>
        <w:r w:rsidR="00810335" w:rsidRPr="00AC319B" w:rsidDel="002A6FFC">
          <w:rPr>
            <w:rFonts w:cstheme="minorHAnsi"/>
            <w:lang w:val="en-US"/>
          </w:rPr>
          <w:delText>assum</w:delText>
        </w:r>
        <w:r w:rsidR="00B43353" w:rsidRPr="00AC319B" w:rsidDel="002A6FFC">
          <w:rPr>
            <w:rFonts w:cstheme="minorHAnsi"/>
            <w:lang w:val="en-US"/>
          </w:rPr>
          <w:delText>ing</w:delText>
        </w:r>
        <w:r w:rsidR="00810335" w:rsidRPr="00AC319B" w:rsidDel="002A6FFC">
          <w:rPr>
            <w:rFonts w:cstheme="minorHAnsi"/>
            <w:lang w:val="en-US"/>
          </w:rPr>
          <w:delText xml:space="preserve"> they </w:delText>
        </w:r>
        <w:r w:rsidR="00B43353" w:rsidRPr="00AC319B" w:rsidDel="002A6FFC">
          <w:rPr>
            <w:rFonts w:cstheme="minorHAnsi"/>
            <w:lang w:val="en-US"/>
          </w:rPr>
          <w:delText>form</w:delText>
        </w:r>
        <w:r w:rsidR="00810335" w:rsidRPr="00AC319B" w:rsidDel="002A6FFC">
          <w:rPr>
            <w:rFonts w:cstheme="minorHAnsi"/>
            <w:lang w:val="en-US"/>
          </w:rPr>
          <w:delText xml:space="preserve"> the same </w:delText>
        </w:r>
        <w:r w:rsidRPr="00AC319B" w:rsidDel="002A6FFC">
          <w:rPr>
            <w:rFonts w:cstheme="minorHAnsi"/>
            <w:lang w:val="en-US"/>
          </w:rPr>
          <w:delText>meta-</w:delText>
        </w:r>
      </w:del>
      <w:del w:id="36" w:author="FRANCISCO DE BORJA JIMENEZ-ALFARO GONZALEZ" w:date="2024-01-07T11:41:00Z">
        <w:r w:rsidR="00810335" w:rsidRPr="00AC319B" w:rsidDel="00926F27">
          <w:rPr>
            <w:rFonts w:cstheme="minorHAnsi"/>
            <w:lang w:val="en-US"/>
          </w:rPr>
          <w:delText>population</w:delText>
        </w:r>
      </w:del>
      <w:del w:id="37" w:author="FRANCISCO DE BORJA JIMENEZ-ALFARO GONZALEZ" w:date="2024-01-08T13:12:00Z">
        <w:r w:rsidR="006B78A6" w:rsidRPr="00AC319B" w:rsidDel="002A6FFC">
          <w:rPr>
            <w:rFonts w:cstheme="minorHAnsi"/>
            <w:lang w:val="en-US"/>
          </w:rPr>
          <w:delText>.</w:delText>
        </w:r>
        <w:r w:rsidR="00A250BD" w:rsidRPr="00AC319B" w:rsidDel="002A6FFC">
          <w:rPr>
            <w:rFonts w:cstheme="minorHAnsi"/>
            <w:lang w:val="en-US"/>
          </w:rPr>
          <w:delText xml:space="preserve"> </w:delText>
        </w:r>
        <w:r w:rsidR="00011B7A" w:rsidRPr="00AC319B" w:rsidDel="002A6FFC">
          <w:rPr>
            <w:rFonts w:cstheme="minorHAnsi"/>
            <w:lang w:val="en-US"/>
          </w:rPr>
          <w:delText xml:space="preserve">In each </w:delText>
        </w:r>
        <w:r w:rsidR="003026AD" w:rsidRPr="00AC319B" w:rsidDel="002A6FFC">
          <w:rPr>
            <w:rFonts w:cstheme="minorHAnsi"/>
            <w:lang w:val="en-US"/>
          </w:rPr>
          <w:delText xml:space="preserve">collection </w:delText>
        </w:r>
        <w:r w:rsidR="00011B7A" w:rsidRPr="00AC319B" w:rsidDel="002A6FFC">
          <w:rPr>
            <w:rFonts w:cstheme="minorHAnsi"/>
            <w:lang w:val="en-US"/>
          </w:rPr>
          <w:delText>site</w:delText>
        </w:r>
        <w:r w:rsidR="000E6D9B" w:rsidRPr="00AC319B" w:rsidDel="002A6FFC">
          <w:rPr>
            <w:rFonts w:cstheme="minorHAnsi"/>
            <w:lang w:val="en-US"/>
          </w:rPr>
          <w:delText>, we</w:delText>
        </w:r>
        <w:r w:rsidR="00B762CE" w:rsidRPr="00AC319B" w:rsidDel="002A6FFC">
          <w:rPr>
            <w:rFonts w:cstheme="minorHAnsi"/>
            <w:lang w:val="en-US"/>
          </w:rPr>
          <w:delText xml:space="preserve"> recorded</w:delText>
        </w:r>
        <w:r w:rsidR="00EF285B" w:rsidRPr="00AC319B" w:rsidDel="002A6FFC">
          <w:rPr>
            <w:rFonts w:cstheme="minorHAnsi"/>
            <w:lang w:val="en-US"/>
          </w:rPr>
          <w:delText xml:space="preserve"> </w:delText>
        </w:r>
        <w:r w:rsidR="00A250BD" w:rsidRPr="00AC319B" w:rsidDel="002A6FFC">
          <w:rPr>
            <w:rFonts w:cstheme="minorHAnsi"/>
            <w:lang w:val="en-US"/>
          </w:rPr>
          <w:delText xml:space="preserve">all vascular plant species </w:delText>
        </w:r>
        <w:r w:rsidR="00FB646A" w:rsidRPr="00AC319B" w:rsidDel="002A6FFC">
          <w:rPr>
            <w:rFonts w:cstheme="minorHAnsi"/>
            <w:lang w:val="en-US"/>
          </w:rPr>
          <w:delText xml:space="preserve">co-occurring in </w:delText>
        </w:r>
        <w:r w:rsidR="00A250BD" w:rsidRPr="00AC319B" w:rsidDel="002A6FFC">
          <w:rPr>
            <w:rFonts w:cstheme="minorHAnsi"/>
            <w:lang w:val="en-US"/>
          </w:rPr>
          <w:delText>a central representative plot of 3</w:delText>
        </w:r>
        <w:r w:rsidR="00962933" w:rsidRPr="00AC319B" w:rsidDel="002A6FFC">
          <w:rPr>
            <w:rFonts w:cstheme="minorHAnsi"/>
            <w:lang w:val="en-US"/>
          </w:rPr>
          <w:delText xml:space="preserve"> </w:delText>
        </w:r>
        <w:r w:rsidR="00A250BD" w:rsidRPr="00AC319B" w:rsidDel="002A6FFC">
          <w:rPr>
            <w:rFonts w:cstheme="minorHAnsi"/>
            <w:lang w:val="en-US"/>
          </w:rPr>
          <w:delText>m radius</w:delText>
        </w:r>
        <w:r w:rsidR="00913901" w:rsidRPr="00AC319B" w:rsidDel="002A6FFC">
          <w:rPr>
            <w:rFonts w:cstheme="minorHAnsi"/>
            <w:lang w:val="en-US"/>
          </w:rPr>
          <w:delText xml:space="preserve">. </w:delText>
        </w:r>
        <w:r w:rsidR="006B78A6" w:rsidRPr="00AC319B" w:rsidDel="002A6FFC">
          <w:rPr>
            <w:rFonts w:cstheme="minorHAnsi"/>
            <w:lang w:val="en-US"/>
          </w:rPr>
          <w:delText>We considered t</w:delText>
        </w:r>
        <w:r w:rsidR="00913901" w:rsidRPr="00AC319B" w:rsidDel="002A6FFC">
          <w:rPr>
            <w:rFonts w:cstheme="minorHAnsi"/>
            <w:lang w:val="en-US"/>
          </w:rPr>
          <w:delText>he species recorded</w:delText>
        </w:r>
        <w:r w:rsidR="00277FA2" w:rsidRPr="00AC319B" w:rsidDel="002A6FFC">
          <w:rPr>
            <w:rFonts w:cstheme="minorHAnsi"/>
            <w:lang w:val="en-US"/>
          </w:rPr>
          <w:delText xml:space="preserve"> in the </w:delText>
        </w:r>
        <w:r w:rsidRPr="00AC319B" w:rsidDel="002A6FFC">
          <w:rPr>
            <w:rFonts w:cstheme="minorHAnsi"/>
            <w:lang w:val="en-US"/>
          </w:rPr>
          <w:delText xml:space="preserve">eight </w:delText>
        </w:r>
        <w:r w:rsidR="006C107F" w:rsidDel="002A6FFC">
          <w:rPr>
            <w:rFonts w:cstheme="minorHAnsi"/>
            <w:lang w:val="en-US"/>
          </w:rPr>
          <w:delText xml:space="preserve">collection </w:delText>
        </w:r>
        <w:r w:rsidR="00640690" w:rsidRPr="00AC319B" w:rsidDel="002A6FFC">
          <w:rPr>
            <w:rFonts w:cstheme="minorHAnsi"/>
            <w:lang w:val="en-US"/>
          </w:rPr>
          <w:delText>sites</w:delText>
        </w:r>
        <w:r w:rsidR="00277FA2" w:rsidRPr="00AC319B" w:rsidDel="002A6FFC">
          <w:rPr>
            <w:rFonts w:cstheme="minorHAnsi"/>
            <w:lang w:val="en-US"/>
          </w:rPr>
          <w:delText xml:space="preserve"> </w:delText>
        </w:r>
        <w:r w:rsidR="008F4367" w:rsidDel="002A6FFC">
          <w:rPr>
            <w:rFonts w:cstheme="minorHAnsi"/>
            <w:lang w:val="en-US"/>
          </w:rPr>
          <w:delText xml:space="preserve">as </w:delText>
        </w:r>
        <w:r w:rsidR="00AD29A7" w:rsidRPr="00AC319B" w:rsidDel="002A6FFC">
          <w:rPr>
            <w:rFonts w:cstheme="minorHAnsi"/>
            <w:lang w:val="en-US"/>
          </w:rPr>
          <w:delText>the</w:delText>
        </w:r>
        <w:r w:rsidR="00A250BD" w:rsidRPr="00AC319B" w:rsidDel="002A6FFC">
          <w:rPr>
            <w:rFonts w:cstheme="minorHAnsi"/>
            <w:lang w:val="en-US"/>
          </w:rPr>
          <w:delText xml:space="preserve"> target </w:delText>
        </w:r>
        <w:r w:rsidR="00E67561" w:rsidRPr="00AC319B" w:rsidDel="002A6FFC">
          <w:rPr>
            <w:rFonts w:cstheme="minorHAnsi"/>
            <w:lang w:val="en-US"/>
          </w:rPr>
          <w:delText>community</w:delText>
        </w:r>
        <w:r w:rsidR="00833E48" w:rsidRPr="00AC319B" w:rsidDel="002A6FFC">
          <w:rPr>
            <w:rFonts w:cstheme="minorHAnsi"/>
            <w:lang w:val="en-US"/>
          </w:rPr>
          <w:delText xml:space="preserve"> </w:delText>
        </w:r>
        <w:r w:rsidR="00277FA2" w:rsidRPr="00AC319B" w:rsidDel="002A6FFC">
          <w:rPr>
            <w:rFonts w:cstheme="minorHAnsi"/>
            <w:lang w:val="en-US"/>
          </w:rPr>
          <w:delText xml:space="preserve">in </w:delText>
        </w:r>
        <w:r w:rsidR="00AD29A7" w:rsidRPr="00AC319B" w:rsidDel="002A6FFC">
          <w:rPr>
            <w:rFonts w:cstheme="minorHAnsi"/>
            <w:lang w:val="en-US"/>
          </w:rPr>
          <w:delText xml:space="preserve">our experiment </w:delText>
        </w:r>
        <w:r w:rsidR="00833E48" w:rsidRPr="00AC319B" w:rsidDel="002A6FFC">
          <w:rPr>
            <w:rFonts w:cstheme="minorHAnsi"/>
            <w:lang w:val="en-US"/>
          </w:rPr>
          <w:delText>(</w:delText>
        </w:r>
        <w:r w:rsidR="00165712" w:rsidRPr="00AC319B" w:rsidDel="002A6FFC">
          <w:rPr>
            <w:rFonts w:cstheme="minorHAnsi"/>
            <w:lang w:val="en-US"/>
          </w:rPr>
          <w:delText>49</w:delText>
        </w:r>
        <w:r w:rsidR="00F13ACD" w:rsidRPr="00AC319B" w:rsidDel="002A6FFC">
          <w:rPr>
            <w:rFonts w:cstheme="minorHAnsi"/>
            <w:lang w:val="en-US"/>
          </w:rPr>
          <w:delText xml:space="preserve"> </w:delText>
        </w:r>
        <w:r w:rsidR="00E17886" w:rsidRPr="00AC319B" w:rsidDel="002A6FFC">
          <w:rPr>
            <w:rFonts w:cstheme="minorHAnsi"/>
            <w:lang w:val="en-US"/>
          </w:rPr>
          <w:delText>sp</w:delText>
        </w:r>
        <w:r w:rsidR="00E67561" w:rsidRPr="00AC319B" w:rsidDel="002A6FFC">
          <w:rPr>
            <w:rFonts w:cstheme="minorHAnsi"/>
            <w:lang w:val="en-US"/>
          </w:rPr>
          <w:delText>ec</w:delText>
        </w:r>
        <w:r w:rsidR="00AD5070" w:rsidRPr="00AC319B" w:rsidDel="002A6FFC">
          <w:rPr>
            <w:rFonts w:cstheme="minorHAnsi"/>
            <w:lang w:val="en-US"/>
          </w:rPr>
          <w:delText>i</w:delText>
        </w:r>
        <w:r w:rsidR="00E67561" w:rsidRPr="00AC319B" w:rsidDel="002A6FFC">
          <w:rPr>
            <w:rFonts w:cstheme="minorHAnsi"/>
            <w:lang w:val="en-US"/>
          </w:rPr>
          <w:delText>es</w:delText>
        </w:r>
        <w:r w:rsidR="00E17886" w:rsidRPr="00AC319B" w:rsidDel="002A6FFC">
          <w:rPr>
            <w:rFonts w:cstheme="minorHAnsi"/>
            <w:lang w:val="en-US"/>
          </w:rPr>
          <w:delText xml:space="preserve"> </w:delText>
        </w:r>
        <w:r w:rsidR="00C9500D" w:rsidRPr="00AC319B" w:rsidDel="002A6FFC">
          <w:rPr>
            <w:rFonts w:cstheme="minorHAnsi"/>
            <w:lang w:val="en-US"/>
          </w:rPr>
          <w:delText xml:space="preserve">in the temperate </w:delText>
        </w:r>
        <w:r w:rsidR="00165712" w:rsidRPr="00AC319B" w:rsidDel="002A6FFC">
          <w:rPr>
            <w:rFonts w:cstheme="minorHAnsi"/>
            <w:lang w:val="en-US"/>
          </w:rPr>
          <w:delText>and 22</w:delText>
        </w:r>
        <w:r w:rsidR="00C9500D" w:rsidRPr="00AC319B" w:rsidDel="002A6FFC">
          <w:rPr>
            <w:rFonts w:cstheme="minorHAnsi"/>
            <w:lang w:val="en-US"/>
          </w:rPr>
          <w:delText xml:space="preserve"> </w:delText>
        </w:r>
        <w:r w:rsidR="00F13ACD" w:rsidRPr="00AC319B" w:rsidDel="002A6FFC">
          <w:rPr>
            <w:rFonts w:cstheme="minorHAnsi"/>
            <w:lang w:val="en-US"/>
          </w:rPr>
          <w:delText>sp</w:delText>
        </w:r>
        <w:r w:rsidR="00E67561" w:rsidRPr="00AC319B" w:rsidDel="002A6FFC">
          <w:rPr>
            <w:rFonts w:cstheme="minorHAnsi"/>
            <w:lang w:val="en-US"/>
          </w:rPr>
          <w:delText>ecies</w:delText>
        </w:r>
        <w:r w:rsidR="00C9500D" w:rsidRPr="00AC319B" w:rsidDel="002A6FFC">
          <w:rPr>
            <w:rFonts w:cstheme="minorHAnsi"/>
            <w:lang w:val="en-US"/>
          </w:rPr>
          <w:delText xml:space="preserve"> in the Mediterranean</w:delText>
        </w:r>
        <w:r w:rsidR="00165712" w:rsidRPr="00AC319B" w:rsidDel="002A6FFC">
          <w:rPr>
            <w:rFonts w:cstheme="minorHAnsi"/>
            <w:lang w:val="en-US"/>
          </w:rPr>
          <w:delText xml:space="preserve"> communities</w:delText>
        </w:r>
        <w:r w:rsidR="00A250BD" w:rsidRPr="00AC319B" w:rsidDel="002A6FFC">
          <w:rPr>
            <w:rFonts w:cstheme="minorHAnsi"/>
            <w:lang w:val="en-US"/>
          </w:rPr>
          <w:delText>)</w:delText>
        </w:r>
        <w:r w:rsidR="00833E48" w:rsidRPr="00AC319B" w:rsidDel="002A6FFC">
          <w:rPr>
            <w:rFonts w:cstheme="minorHAnsi"/>
            <w:lang w:val="en-US"/>
          </w:rPr>
          <w:delText>.</w:delText>
        </w:r>
        <w:r w:rsidR="00EE2EFB" w:rsidRPr="00AC319B" w:rsidDel="002A6FFC">
          <w:rPr>
            <w:rFonts w:cstheme="minorHAnsi"/>
            <w:lang w:val="en-US"/>
          </w:rPr>
          <w:delText xml:space="preserve"> </w:delText>
        </w:r>
      </w:del>
    </w:p>
    <w:p w14:paraId="2C1BCADE" w14:textId="62097C14" w:rsidR="00A250BD" w:rsidRPr="00AC319B" w:rsidDel="002A6FFC" w:rsidRDefault="00AD29A7" w:rsidP="00D467B6">
      <w:pPr>
        <w:spacing w:line="360" w:lineRule="auto"/>
        <w:jc w:val="both"/>
        <w:rPr>
          <w:del w:id="38" w:author="FRANCISCO DE BORJA JIMENEZ-ALFARO GONZALEZ" w:date="2024-01-08T13:12:00Z"/>
          <w:rFonts w:cstheme="minorHAnsi"/>
          <w:lang w:val="en-US"/>
        </w:rPr>
      </w:pPr>
      <w:del w:id="39" w:author="FRANCISCO DE BORJA JIMENEZ-ALFARO GONZALEZ" w:date="2024-01-08T13:12:00Z">
        <w:r w:rsidRPr="00AC319B" w:rsidDel="002A6FFC">
          <w:rPr>
            <w:rFonts w:cstheme="minorHAnsi"/>
            <w:lang w:val="en-US"/>
          </w:rPr>
          <w:delText>During August-September 2021 w</w:delText>
        </w:r>
        <w:r w:rsidR="00A95040" w:rsidRPr="00AC319B" w:rsidDel="002A6FFC">
          <w:rPr>
            <w:rFonts w:cstheme="minorHAnsi"/>
            <w:lang w:val="en-US"/>
          </w:rPr>
          <w:delText xml:space="preserve">e </w:delText>
        </w:r>
        <w:r w:rsidR="00D467B6" w:rsidRPr="00AC319B" w:rsidDel="002A6FFC">
          <w:rPr>
            <w:rFonts w:cstheme="minorHAnsi"/>
            <w:lang w:val="en-US"/>
          </w:rPr>
          <w:delText xml:space="preserve">visited the </w:delText>
        </w:r>
        <w:r w:rsidR="00DC6EF4" w:rsidRPr="00AC319B" w:rsidDel="002A6FFC">
          <w:rPr>
            <w:rFonts w:cstheme="minorHAnsi"/>
            <w:lang w:val="en-US"/>
          </w:rPr>
          <w:delText xml:space="preserve">collection </w:delText>
        </w:r>
        <w:r w:rsidR="00D467B6" w:rsidRPr="00AC319B" w:rsidDel="002A6FFC">
          <w:rPr>
            <w:rFonts w:cstheme="minorHAnsi"/>
            <w:lang w:val="en-US"/>
          </w:rPr>
          <w:delText xml:space="preserve">sites </w:delText>
        </w:r>
        <w:r w:rsidR="001B5799" w:rsidRPr="00AC319B" w:rsidDel="002A6FFC">
          <w:rPr>
            <w:rFonts w:cstheme="minorHAnsi"/>
            <w:lang w:val="en-US"/>
          </w:rPr>
          <w:delText>every two weeks during the reproductive season</w:delText>
        </w:r>
        <w:r w:rsidR="002E11E5" w:rsidRPr="00AC319B" w:rsidDel="002A6FFC">
          <w:rPr>
            <w:rFonts w:cstheme="minorHAnsi"/>
            <w:lang w:val="en-US"/>
          </w:rPr>
          <w:delText xml:space="preserve"> </w:delText>
        </w:r>
        <w:r w:rsidR="00D467B6" w:rsidRPr="00AC319B" w:rsidDel="002A6FFC">
          <w:rPr>
            <w:rFonts w:cstheme="minorHAnsi"/>
            <w:lang w:val="en-US"/>
          </w:rPr>
          <w:delText xml:space="preserve">and </w:delText>
        </w:r>
        <w:r w:rsidR="00552E28" w:rsidRPr="00AC319B" w:rsidDel="002A6FFC">
          <w:rPr>
            <w:rFonts w:cstheme="minorHAnsi"/>
            <w:lang w:val="en-US"/>
          </w:rPr>
          <w:delText xml:space="preserve">sampled </w:delText>
        </w:r>
        <w:r w:rsidR="00A250BD" w:rsidRPr="00AC319B" w:rsidDel="002A6FFC">
          <w:rPr>
            <w:rFonts w:cstheme="minorHAnsi"/>
            <w:lang w:val="en-US"/>
          </w:rPr>
          <w:delText>ripe</w:delText>
        </w:r>
        <w:r w:rsidR="00552E28" w:rsidRPr="00AC319B" w:rsidDel="002A6FFC">
          <w:rPr>
            <w:rFonts w:cstheme="minorHAnsi"/>
            <w:lang w:val="en-US"/>
          </w:rPr>
          <w:delText xml:space="preserve"> </w:delText>
        </w:r>
        <w:r w:rsidR="00A95040" w:rsidRPr="00AC319B" w:rsidDel="002A6FFC">
          <w:rPr>
            <w:rFonts w:cstheme="minorHAnsi"/>
            <w:lang w:val="en-US"/>
          </w:rPr>
          <w:delText>seeds</w:delText>
        </w:r>
        <w:r w:rsidR="00A250BD" w:rsidRPr="00AC319B" w:rsidDel="002A6FFC">
          <w:rPr>
            <w:rFonts w:cstheme="minorHAnsi"/>
            <w:lang w:val="en-US"/>
          </w:rPr>
          <w:delText xml:space="preserve"> </w:delText>
        </w:r>
        <w:r w:rsidR="00552E28" w:rsidRPr="00AC319B" w:rsidDel="002A6FFC">
          <w:rPr>
            <w:rFonts w:cstheme="minorHAnsi"/>
            <w:lang w:val="en-US"/>
          </w:rPr>
          <w:delText xml:space="preserve">or fruits (hereafter ‘seeds’ for simplicity) </w:delText>
        </w:r>
        <w:r w:rsidR="00A250BD" w:rsidRPr="00AC319B" w:rsidDel="002A6FFC">
          <w:rPr>
            <w:rFonts w:cstheme="minorHAnsi"/>
            <w:lang w:val="en-US"/>
          </w:rPr>
          <w:delText xml:space="preserve">directly from </w:delText>
        </w:r>
        <w:r w:rsidR="00A95040" w:rsidRPr="00AC319B" w:rsidDel="002A6FFC">
          <w:rPr>
            <w:rFonts w:cstheme="minorHAnsi"/>
            <w:lang w:val="en-US"/>
          </w:rPr>
          <w:delText xml:space="preserve">the </w:delText>
        </w:r>
        <w:r w:rsidR="00A250BD" w:rsidRPr="00AC319B" w:rsidDel="002A6FFC">
          <w:rPr>
            <w:rFonts w:cstheme="minorHAnsi"/>
            <w:lang w:val="en-US"/>
          </w:rPr>
          <w:delText xml:space="preserve">mother plants </w:delText>
        </w:r>
        <w:r w:rsidR="0078316F" w:rsidRPr="00AC319B" w:rsidDel="002A6FFC">
          <w:rPr>
            <w:rFonts w:cstheme="minorHAnsi"/>
            <w:lang w:val="en-US"/>
          </w:rPr>
          <w:delText xml:space="preserve">according to </w:delText>
        </w:r>
        <w:r w:rsidR="002E11E5" w:rsidRPr="00AC319B" w:rsidDel="002A6FFC">
          <w:rPr>
            <w:rFonts w:cstheme="minorHAnsi"/>
            <w:lang w:val="en-US"/>
          </w:rPr>
          <w:delText xml:space="preserve">target </w:delText>
        </w:r>
        <w:r w:rsidR="0078316F" w:rsidRPr="00AC319B" w:rsidDel="002A6FFC">
          <w:rPr>
            <w:rFonts w:eastAsia="Times New Roman" w:cstheme="minorHAnsi"/>
            <w:color w:val="000000"/>
            <w:lang w:val="en-US" w:eastAsia="ca-ES"/>
          </w:rPr>
          <w:delText>species maturity peak</w:delText>
        </w:r>
        <w:r w:rsidR="0090087E" w:rsidDel="002A6FFC">
          <w:rPr>
            <w:rFonts w:eastAsia="Times New Roman" w:cstheme="minorHAnsi"/>
            <w:color w:val="000000"/>
            <w:lang w:val="en-US" w:eastAsia="ca-ES"/>
          </w:rPr>
          <w:delText xml:space="preserve"> in the field</w:delText>
        </w:r>
        <w:r w:rsidR="00A250BD" w:rsidRPr="00AC319B" w:rsidDel="002A6FFC">
          <w:rPr>
            <w:rFonts w:cstheme="minorHAnsi"/>
            <w:lang w:val="en-US"/>
          </w:rPr>
          <w:delText xml:space="preserve">. </w:delText>
        </w:r>
        <w:r w:rsidR="00552E28" w:rsidRPr="00AC319B" w:rsidDel="002A6FFC">
          <w:rPr>
            <w:rFonts w:cstheme="minorHAnsi"/>
            <w:lang w:val="en-US"/>
          </w:rPr>
          <w:delText xml:space="preserve">In general, we followed standard protocols for sampling seeds of wild populations to </w:delText>
        </w:r>
        <w:r w:rsidR="00973057" w:rsidRPr="00AC319B" w:rsidDel="002A6FFC">
          <w:rPr>
            <w:rFonts w:cstheme="minorHAnsi"/>
            <w:lang w:val="en-US"/>
          </w:rPr>
          <w:delText>maximize</w:delText>
        </w:r>
        <w:r w:rsidR="00552E28" w:rsidRPr="00AC319B" w:rsidDel="002A6FFC">
          <w:rPr>
            <w:rFonts w:cstheme="minorHAnsi"/>
            <w:lang w:val="en-US"/>
          </w:rPr>
          <w:delText xml:space="preserve"> intraspecific genetic diversity </w:delText>
        </w:r>
        <w:r w:rsidR="00D85769" w:rsidDel="002A6FFC">
          <w:rPr>
            <w:rFonts w:cstheme="minorHAnsi"/>
            <w:lang w:val="en-US"/>
          </w:rPr>
          <w:fldChar w:fldCharType="begin" w:fldLock="1"/>
        </w:r>
        <w:r w:rsidR="0008484B" w:rsidDel="002A6FFC">
          <w:rPr>
            <w:rFonts w:cstheme="minorHAnsi"/>
            <w:lang w:val="en-US"/>
          </w:rPr>
          <w:delInstrText>ADDIN CSL_CITATION {"citationItems":[{"id":"ITEM-1","itemData":{"ISBN":"9788469239261","abstract":"ENSCONET Seed Collecting Manual FOR WILD SPECIES Citation: ENSCONET (2009) ENSCONET Seed Collecting Manual for Wild Species","author":[{"dropping-particle":"","family":"ENSCONET","given":"","non-dropping-particle":"","parse-names":false,"suffix":""}],"id":"ITEM-1","issue":"March","issued":{"date-parts":[["2009"]]},"number-of-pages":"32","title":"ENSCONET Seed Collecting Manual for Wild Species","type":"book"},"uris":["http://www.mendeley.com/documents/?uuid=85439c5d-df7c-4ded-a0c4-c56b886da8ff"]}],"mendeley":{"formattedCitation":"(ENSCONET 2009)","plainTextFormattedCitation":"(ENSCONET 2009)","previouslyFormattedCitation":"(ENSCONET 2009)"},"properties":{"noteIndex":0},"schema":"https://github.com/citation-style-language/schema/raw/master/csl-citation.json"}</w:delInstrText>
        </w:r>
        <w:r w:rsidR="00D85769" w:rsidDel="002A6FFC">
          <w:rPr>
            <w:rFonts w:cstheme="minorHAnsi"/>
            <w:lang w:val="en-US"/>
          </w:rPr>
          <w:fldChar w:fldCharType="separate"/>
        </w:r>
        <w:r w:rsidR="00D85769" w:rsidRPr="00D85769" w:rsidDel="002A6FFC">
          <w:rPr>
            <w:rFonts w:cstheme="minorHAnsi"/>
            <w:noProof/>
            <w:lang w:val="en-US"/>
          </w:rPr>
          <w:delText>(ENSCONET 2009)</w:delText>
        </w:r>
        <w:r w:rsidR="00D85769" w:rsidDel="002A6FFC">
          <w:rPr>
            <w:rFonts w:cstheme="minorHAnsi"/>
            <w:lang w:val="en-US"/>
          </w:rPr>
          <w:fldChar w:fldCharType="end"/>
        </w:r>
        <w:r w:rsidR="00D85769" w:rsidDel="002A6FFC">
          <w:rPr>
            <w:rFonts w:cstheme="minorHAnsi"/>
            <w:lang w:val="en-US"/>
          </w:rPr>
          <w:delText>.</w:delText>
        </w:r>
        <w:r w:rsidR="00935F61" w:rsidDel="002A6FFC">
          <w:rPr>
            <w:rFonts w:cstheme="minorHAnsi"/>
            <w:lang w:val="en-US"/>
          </w:rPr>
          <w:delText xml:space="preserve"> </w:delText>
        </w:r>
        <w:r w:rsidR="001520EA" w:rsidRPr="00AC319B" w:rsidDel="002A6FFC">
          <w:rPr>
            <w:rFonts w:cstheme="minorHAnsi"/>
            <w:lang w:val="en-US"/>
          </w:rPr>
          <w:delText>Sampling took place within a 50</w:delText>
        </w:r>
        <w:r w:rsidR="00D467B6" w:rsidRPr="00AC319B" w:rsidDel="002A6FFC">
          <w:rPr>
            <w:rFonts w:cstheme="minorHAnsi"/>
            <w:lang w:val="en-US"/>
          </w:rPr>
          <w:delText xml:space="preserve"> </w:delText>
        </w:r>
        <w:r w:rsidR="001520EA" w:rsidRPr="00AC319B" w:rsidDel="002A6FFC">
          <w:rPr>
            <w:rFonts w:cstheme="minorHAnsi"/>
            <w:lang w:val="en-US"/>
          </w:rPr>
          <w:delText xml:space="preserve">m radius from the central plot </w:delText>
        </w:r>
        <w:r w:rsidR="002448C2" w:rsidRPr="00AC319B" w:rsidDel="002A6FFC">
          <w:rPr>
            <w:rFonts w:cstheme="minorHAnsi"/>
            <w:lang w:val="en-US"/>
          </w:rPr>
          <w:delText xml:space="preserve">of each </w:delText>
        </w:r>
        <w:r w:rsidR="00BE2F51" w:rsidRPr="00AC319B" w:rsidDel="002A6FFC">
          <w:rPr>
            <w:rFonts w:cstheme="minorHAnsi"/>
            <w:lang w:val="en-US"/>
          </w:rPr>
          <w:delText xml:space="preserve">collection </w:delText>
        </w:r>
        <w:r w:rsidR="00B830F7" w:rsidRPr="00AC319B" w:rsidDel="002A6FFC">
          <w:rPr>
            <w:rFonts w:cstheme="minorHAnsi"/>
            <w:lang w:val="en-US"/>
          </w:rPr>
          <w:delText>site,</w:delText>
        </w:r>
        <w:r w:rsidR="002448C2" w:rsidRPr="00AC319B" w:rsidDel="002A6FFC">
          <w:rPr>
            <w:rFonts w:cstheme="minorHAnsi"/>
            <w:lang w:val="en-US"/>
          </w:rPr>
          <w:delText xml:space="preserve"> </w:delText>
        </w:r>
        <w:r w:rsidR="00A95040" w:rsidRPr="00AC319B" w:rsidDel="002A6FFC">
          <w:rPr>
            <w:rFonts w:cstheme="minorHAnsi"/>
            <w:lang w:val="en-US"/>
          </w:rPr>
          <w:delText xml:space="preserve">and </w:delText>
        </w:r>
        <w:r w:rsidR="00887337" w:rsidRPr="00AC319B" w:rsidDel="002A6FFC">
          <w:rPr>
            <w:rFonts w:cstheme="minorHAnsi"/>
            <w:lang w:val="en-US"/>
          </w:rPr>
          <w:delText xml:space="preserve">we collected </w:delText>
        </w:r>
        <w:r w:rsidR="00A95040" w:rsidRPr="00AC319B" w:rsidDel="002A6FFC">
          <w:rPr>
            <w:rFonts w:cstheme="minorHAnsi"/>
            <w:lang w:val="en-US"/>
          </w:rPr>
          <w:delText>seeds</w:delText>
        </w:r>
        <w:r w:rsidR="00BE2F51" w:rsidRPr="00AC319B" w:rsidDel="002A6FFC">
          <w:rPr>
            <w:rFonts w:cstheme="minorHAnsi"/>
            <w:lang w:val="en-US"/>
          </w:rPr>
          <w:delText xml:space="preserve"> </w:delText>
        </w:r>
        <w:r w:rsidR="001520EA" w:rsidRPr="00AC319B" w:rsidDel="002A6FFC">
          <w:rPr>
            <w:rFonts w:cstheme="minorHAnsi"/>
            <w:lang w:val="en-US"/>
          </w:rPr>
          <w:delText>from at least 20</w:delText>
        </w:r>
        <w:r w:rsidR="00577D75" w:rsidRPr="00AC319B" w:rsidDel="002A6FFC">
          <w:rPr>
            <w:rFonts w:cstheme="minorHAnsi"/>
            <w:lang w:val="en-US"/>
          </w:rPr>
          <w:delText xml:space="preserve"> - </w:delText>
        </w:r>
        <w:r w:rsidR="00131049" w:rsidRPr="00AC319B" w:rsidDel="002A6FFC">
          <w:rPr>
            <w:rFonts w:cstheme="minorHAnsi"/>
            <w:lang w:val="en-US"/>
          </w:rPr>
          <w:delText>50</w:delText>
        </w:r>
        <w:r w:rsidR="001520EA" w:rsidRPr="00AC319B" w:rsidDel="002A6FFC">
          <w:rPr>
            <w:rFonts w:cstheme="minorHAnsi"/>
            <w:lang w:val="en-US"/>
          </w:rPr>
          <w:delText xml:space="preserve"> individual</w:delText>
        </w:r>
        <w:r w:rsidR="007108C1" w:rsidRPr="00AC319B" w:rsidDel="002A6FFC">
          <w:rPr>
            <w:rFonts w:cstheme="minorHAnsi"/>
            <w:lang w:val="en-US"/>
          </w:rPr>
          <w:delText>s</w:delText>
        </w:r>
        <w:r w:rsidR="000F31FA" w:rsidRPr="00AC319B" w:rsidDel="002A6FFC">
          <w:rPr>
            <w:rFonts w:cstheme="minorHAnsi"/>
            <w:lang w:val="en-US"/>
          </w:rPr>
          <w:delText xml:space="preserve"> chosen at random</w:delText>
        </w:r>
        <w:r w:rsidR="001520EA" w:rsidRPr="00AC319B" w:rsidDel="002A6FFC">
          <w:rPr>
            <w:rFonts w:cstheme="minorHAnsi"/>
            <w:lang w:val="en-US"/>
          </w:rPr>
          <w:delText>.</w:delText>
        </w:r>
        <w:r w:rsidR="00EE275C" w:rsidRPr="00AC319B" w:rsidDel="002A6FFC">
          <w:rPr>
            <w:rFonts w:cstheme="minorHAnsi"/>
            <w:lang w:val="en-US"/>
          </w:rPr>
          <w:delText xml:space="preserve"> </w:delText>
        </w:r>
        <w:r w:rsidR="0033142B" w:rsidRPr="00AC319B" w:rsidDel="002A6FFC">
          <w:rPr>
            <w:rFonts w:cstheme="minorHAnsi"/>
            <w:lang w:val="en-US"/>
          </w:rPr>
          <w:delText>The goal was to collect at least 200 seeds from each target species</w:delText>
        </w:r>
        <w:r w:rsidR="003B2258" w:rsidRPr="00AC319B" w:rsidDel="002A6FFC">
          <w:rPr>
            <w:rFonts w:cstheme="minorHAnsi"/>
            <w:lang w:val="en-US"/>
          </w:rPr>
          <w:delText xml:space="preserve"> in two sampling sites</w:delText>
        </w:r>
        <w:r w:rsidR="002D113A" w:rsidRPr="00AC319B" w:rsidDel="002A6FFC">
          <w:rPr>
            <w:rFonts w:cstheme="minorHAnsi"/>
            <w:lang w:val="en-US"/>
          </w:rPr>
          <w:delText>, maximizing spatial sampling within t</w:delText>
        </w:r>
        <w:r w:rsidR="008502EE" w:rsidRPr="00AC319B" w:rsidDel="002A6FFC">
          <w:rPr>
            <w:rFonts w:cstheme="minorHAnsi"/>
            <w:lang w:val="en-US"/>
          </w:rPr>
          <w:delText>he community</w:delText>
        </w:r>
        <w:r w:rsidR="0033142B" w:rsidRPr="00AC319B" w:rsidDel="002A6FFC">
          <w:rPr>
            <w:rFonts w:cstheme="minorHAnsi"/>
            <w:lang w:val="en-US"/>
          </w:rPr>
          <w:delText xml:space="preserve">. </w:delText>
        </w:r>
        <w:r w:rsidR="00ED758F" w:rsidRPr="00AC319B" w:rsidDel="002A6FFC">
          <w:rPr>
            <w:rFonts w:cstheme="minorHAnsi"/>
            <w:lang w:val="en-US"/>
          </w:rPr>
          <w:delText xml:space="preserve">In the temperate community we obtained seeds from 38 target species, of which 19 were represented by 2 sites. </w:delText>
        </w:r>
        <w:r w:rsidR="001A30C0" w:rsidRPr="00AC319B" w:rsidDel="002A6FFC">
          <w:rPr>
            <w:rFonts w:cstheme="minorHAnsi"/>
            <w:lang w:val="en-US"/>
          </w:rPr>
          <w:delText>In</w:delText>
        </w:r>
        <w:r w:rsidR="009876BE" w:rsidRPr="00AC319B" w:rsidDel="002A6FFC">
          <w:rPr>
            <w:rFonts w:cstheme="minorHAnsi"/>
            <w:lang w:val="en-US"/>
          </w:rPr>
          <w:delText xml:space="preserve"> the </w:delText>
        </w:r>
        <w:r w:rsidR="008429D7" w:rsidRPr="00AC319B" w:rsidDel="002A6FFC">
          <w:rPr>
            <w:rFonts w:cstheme="minorHAnsi"/>
            <w:lang w:val="en-US"/>
          </w:rPr>
          <w:delText>Mediterranean</w:delText>
        </w:r>
        <w:r w:rsidR="009876BE" w:rsidRPr="00AC319B" w:rsidDel="002A6FFC">
          <w:rPr>
            <w:rFonts w:cstheme="minorHAnsi"/>
            <w:lang w:val="en-US"/>
          </w:rPr>
          <w:delText xml:space="preserve"> community </w:delText>
        </w:r>
        <w:r w:rsidR="00A250BD" w:rsidRPr="00AC319B" w:rsidDel="002A6FFC">
          <w:rPr>
            <w:rFonts w:cstheme="minorHAnsi"/>
            <w:lang w:val="en-US"/>
          </w:rPr>
          <w:delText xml:space="preserve">we </w:delText>
        </w:r>
        <w:r w:rsidR="00215BBA" w:rsidRPr="00AC319B" w:rsidDel="002A6FFC">
          <w:rPr>
            <w:rFonts w:cstheme="minorHAnsi"/>
            <w:lang w:val="en-US"/>
          </w:rPr>
          <w:delText>obtained</w:delText>
        </w:r>
        <w:r w:rsidR="00A250BD" w:rsidRPr="00AC319B" w:rsidDel="002A6FFC">
          <w:rPr>
            <w:rFonts w:cstheme="minorHAnsi"/>
            <w:lang w:val="en-US"/>
          </w:rPr>
          <w:delText xml:space="preserve"> </w:delText>
        </w:r>
        <w:r w:rsidR="006C6A18" w:rsidRPr="00AC319B" w:rsidDel="002A6FFC">
          <w:rPr>
            <w:rFonts w:cstheme="minorHAnsi"/>
            <w:lang w:val="en-US"/>
          </w:rPr>
          <w:delText xml:space="preserve">enough </w:delText>
        </w:r>
        <w:r w:rsidR="00A250BD" w:rsidRPr="00AC319B" w:rsidDel="002A6FFC">
          <w:rPr>
            <w:rFonts w:cstheme="minorHAnsi"/>
            <w:lang w:val="en-US"/>
          </w:rPr>
          <w:delText xml:space="preserve">seeds </w:delText>
        </w:r>
        <w:r w:rsidR="00191BD3" w:rsidRPr="00AC319B" w:rsidDel="002A6FFC">
          <w:rPr>
            <w:rFonts w:cstheme="minorHAnsi"/>
            <w:lang w:val="en-US"/>
          </w:rPr>
          <w:delText xml:space="preserve">from </w:delText>
        </w:r>
        <w:r w:rsidR="00EA07CF" w:rsidRPr="00AC319B" w:rsidDel="002A6FFC">
          <w:rPr>
            <w:rFonts w:cstheme="minorHAnsi"/>
            <w:lang w:val="en-US"/>
          </w:rPr>
          <w:delText>21</w:delText>
        </w:r>
        <w:r w:rsidR="00BA0D7A" w:rsidRPr="00AC319B" w:rsidDel="002A6FFC">
          <w:rPr>
            <w:rFonts w:cstheme="minorHAnsi"/>
            <w:lang w:val="en-US"/>
          </w:rPr>
          <w:delText xml:space="preserve"> </w:delText>
        </w:r>
        <w:r w:rsidR="00EA07CF" w:rsidRPr="00AC319B" w:rsidDel="002A6FFC">
          <w:rPr>
            <w:rFonts w:cstheme="minorHAnsi"/>
            <w:lang w:val="en-US"/>
          </w:rPr>
          <w:delText xml:space="preserve">target </w:delText>
        </w:r>
        <w:r w:rsidR="009876BE" w:rsidRPr="00AC319B" w:rsidDel="002A6FFC">
          <w:rPr>
            <w:rFonts w:cstheme="minorHAnsi"/>
            <w:lang w:val="en-US"/>
          </w:rPr>
          <w:delText>sp</w:delText>
        </w:r>
        <w:r w:rsidR="001A30C0" w:rsidRPr="00AC319B" w:rsidDel="002A6FFC">
          <w:rPr>
            <w:rFonts w:cstheme="minorHAnsi"/>
            <w:lang w:val="en-US"/>
          </w:rPr>
          <w:delText xml:space="preserve">ecies, covering </w:delText>
        </w:r>
        <w:r w:rsidR="009E1750" w:rsidRPr="00AC319B" w:rsidDel="002A6FFC">
          <w:rPr>
            <w:rFonts w:cstheme="minorHAnsi"/>
            <w:lang w:val="en-US"/>
          </w:rPr>
          <w:delText>two</w:delText>
        </w:r>
        <w:r w:rsidR="00B830F7" w:rsidRPr="00AC319B" w:rsidDel="002A6FFC">
          <w:rPr>
            <w:rFonts w:cstheme="minorHAnsi"/>
            <w:lang w:val="en-US"/>
          </w:rPr>
          <w:delText xml:space="preserve"> collection</w:delText>
        </w:r>
        <w:r w:rsidR="009E1750" w:rsidRPr="00AC319B" w:rsidDel="002A6FFC">
          <w:rPr>
            <w:rFonts w:cstheme="minorHAnsi"/>
            <w:lang w:val="en-US"/>
          </w:rPr>
          <w:delText xml:space="preserve"> </w:delText>
        </w:r>
        <w:r w:rsidR="008502EE" w:rsidRPr="00AC319B" w:rsidDel="002A6FFC">
          <w:rPr>
            <w:rFonts w:cstheme="minorHAnsi"/>
            <w:lang w:val="en-US"/>
          </w:rPr>
          <w:delText xml:space="preserve">sites </w:delText>
        </w:r>
        <w:r w:rsidR="009E1750" w:rsidRPr="00AC319B" w:rsidDel="002A6FFC">
          <w:rPr>
            <w:rFonts w:cstheme="minorHAnsi"/>
            <w:lang w:val="en-US"/>
          </w:rPr>
          <w:delText xml:space="preserve">for each </w:delText>
        </w:r>
        <w:r w:rsidR="001A30C0" w:rsidRPr="00AC319B" w:rsidDel="002A6FFC">
          <w:rPr>
            <w:rFonts w:cstheme="minorHAnsi"/>
            <w:lang w:val="en-US"/>
          </w:rPr>
          <w:delText xml:space="preserve">species </w:delText>
        </w:r>
        <w:r w:rsidR="009E1750" w:rsidRPr="00AC319B" w:rsidDel="002A6FFC">
          <w:rPr>
            <w:rFonts w:cstheme="minorHAnsi"/>
            <w:lang w:val="en-US"/>
          </w:rPr>
          <w:delText xml:space="preserve">except in 2 </w:delText>
        </w:r>
        <w:r w:rsidR="001A30C0" w:rsidRPr="00AC319B" w:rsidDel="002A6FFC">
          <w:rPr>
            <w:rFonts w:cstheme="minorHAnsi"/>
            <w:lang w:val="en-US"/>
          </w:rPr>
          <w:delText>cases</w:delText>
        </w:r>
        <w:r w:rsidR="00A250BD" w:rsidRPr="00AC319B" w:rsidDel="002A6FFC">
          <w:rPr>
            <w:rFonts w:cstheme="minorHAnsi"/>
            <w:lang w:val="en-US"/>
          </w:rPr>
          <w:delText xml:space="preserve">. </w:delText>
        </w:r>
        <w:r w:rsidR="0017088A" w:rsidRPr="00AC319B" w:rsidDel="002A6FFC">
          <w:rPr>
            <w:rFonts w:cstheme="minorHAnsi"/>
            <w:lang w:val="en-US"/>
          </w:rPr>
          <w:delText xml:space="preserve">Only three species </w:delText>
        </w:r>
        <w:r w:rsidR="00A250BD" w:rsidRPr="00AC319B" w:rsidDel="002A6FFC">
          <w:rPr>
            <w:rFonts w:cstheme="minorHAnsi"/>
            <w:lang w:val="en-US"/>
          </w:rPr>
          <w:delText>(</w:delText>
        </w:r>
        <w:r w:rsidR="00A250BD" w:rsidRPr="00AC319B" w:rsidDel="002A6FFC">
          <w:rPr>
            <w:rFonts w:cstheme="minorHAnsi"/>
            <w:i/>
            <w:iCs/>
            <w:lang w:val="en-US"/>
          </w:rPr>
          <w:delText>Jurinea humilis</w:delText>
        </w:r>
        <w:r w:rsidR="00A250BD" w:rsidRPr="00AC319B" w:rsidDel="002A6FFC">
          <w:rPr>
            <w:rFonts w:cstheme="minorHAnsi"/>
            <w:lang w:val="en-US"/>
          </w:rPr>
          <w:delText xml:space="preserve">, </w:delText>
        </w:r>
        <w:r w:rsidR="00A250BD" w:rsidRPr="00AC319B" w:rsidDel="002A6FFC">
          <w:rPr>
            <w:rFonts w:cstheme="minorHAnsi"/>
            <w:i/>
            <w:iCs/>
            <w:lang w:val="en-US"/>
          </w:rPr>
          <w:delText>Thymus praecox</w:delText>
        </w:r>
        <w:r w:rsidR="00A250BD" w:rsidRPr="00AC319B" w:rsidDel="002A6FFC">
          <w:rPr>
            <w:rFonts w:cstheme="minorHAnsi"/>
            <w:lang w:val="en-US"/>
          </w:rPr>
          <w:delText xml:space="preserve"> and </w:delText>
        </w:r>
        <w:r w:rsidR="00A250BD" w:rsidRPr="00AC319B" w:rsidDel="002A6FFC">
          <w:rPr>
            <w:rFonts w:cstheme="minorHAnsi"/>
            <w:i/>
            <w:iCs/>
            <w:lang w:val="en-US"/>
          </w:rPr>
          <w:delText>Silene ciliata</w:delText>
        </w:r>
        <w:r w:rsidR="00A250BD" w:rsidRPr="00AC319B" w:rsidDel="002A6FFC">
          <w:rPr>
            <w:rFonts w:cstheme="minorHAnsi"/>
            <w:lang w:val="en-US"/>
          </w:rPr>
          <w:delText>) were present</w:delText>
        </w:r>
        <w:r w:rsidR="00B51B01" w:rsidRPr="00AC319B" w:rsidDel="002A6FFC">
          <w:rPr>
            <w:rFonts w:cstheme="minorHAnsi"/>
            <w:lang w:val="en-US"/>
          </w:rPr>
          <w:delText xml:space="preserve"> </w:delText>
        </w:r>
        <w:r w:rsidR="00E34B6C" w:rsidRPr="00AC319B" w:rsidDel="002A6FFC">
          <w:rPr>
            <w:rFonts w:cstheme="minorHAnsi"/>
            <w:lang w:val="en-US"/>
          </w:rPr>
          <w:delText xml:space="preserve">in </w:delText>
        </w:r>
        <w:r w:rsidR="00E830BA" w:rsidRPr="00AC319B" w:rsidDel="002A6FFC">
          <w:rPr>
            <w:rFonts w:cstheme="minorHAnsi"/>
            <w:lang w:val="en-US"/>
          </w:rPr>
          <w:delText>both</w:delText>
        </w:r>
        <w:r w:rsidR="00A250BD" w:rsidRPr="00AC319B" w:rsidDel="002A6FFC">
          <w:rPr>
            <w:rFonts w:cstheme="minorHAnsi"/>
            <w:lang w:val="en-US"/>
          </w:rPr>
          <w:delText xml:space="preserve"> </w:delText>
        </w:r>
        <w:r w:rsidR="0017088A" w:rsidRPr="00AC319B" w:rsidDel="002A6FFC">
          <w:rPr>
            <w:rFonts w:cstheme="minorHAnsi"/>
            <w:lang w:val="en-US"/>
          </w:rPr>
          <w:delText>communities</w:delText>
        </w:r>
        <w:r w:rsidR="00F74B09" w:rsidRPr="00AC319B" w:rsidDel="002A6FFC">
          <w:rPr>
            <w:rFonts w:cstheme="minorHAnsi"/>
            <w:lang w:val="en-US"/>
          </w:rPr>
          <w:delText xml:space="preserve"> </w:delText>
        </w:r>
        <w:r w:rsidR="00E34B6C" w:rsidRPr="00AC319B" w:rsidDel="002A6FFC">
          <w:rPr>
            <w:rFonts w:cstheme="minorHAnsi"/>
            <w:lang w:val="en-US"/>
          </w:rPr>
          <w:delText>(with two</w:delText>
        </w:r>
        <w:r w:rsidR="00F74B09" w:rsidRPr="00AC319B" w:rsidDel="002A6FFC">
          <w:rPr>
            <w:rFonts w:cstheme="minorHAnsi"/>
            <w:lang w:val="en-US"/>
          </w:rPr>
          <w:delText xml:space="preserve"> </w:delText>
        </w:r>
        <w:r w:rsidR="00BE2F51" w:rsidRPr="00AC319B" w:rsidDel="002A6FFC">
          <w:rPr>
            <w:rFonts w:cstheme="minorHAnsi"/>
            <w:lang w:val="en-US"/>
          </w:rPr>
          <w:delText xml:space="preserve">collection </w:delText>
        </w:r>
        <w:r w:rsidR="003B61A6" w:rsidRPr="00AC319B" w:rsidDel="002A6FFC">
          <w:rPr>
            <w:rFonts w:cstheme="minorHAnsi"/>
            <w:lang w:val="en-US"/>
          </w:rPr>
          <w:delText xml:space="preserve">sites </w:delText>
        </w:r>
        <w:r w:rsidR="00E34B6C" w:rsidRPr="00AC319B" w:rsidDel="002A6FFC">
          <w:rPr>
            <w:rFonts w:cstheme="minorHAnsi"/>
            <w:lang w:val="en-US"/>
          </w:rPr>
          <w:delText xml:space="preserve">sampled </w:delText>
        </w:r>
        <w:r w:rsidR="00F74B09" w:rsidRPr="00AC319B" w:rsidDel="002A6FFC">
          <w:rPr>
            <w:rFonts w:cstheme="minorHAnsi"/>
            <w:lang w:val="en-US"/>
          </w:rPr>
          <w:delText>in each community</w:delText>
        </w:r>
        <w:r w:rsidR="00E34B6C" w:rsidRPr="00AC319B" w:rsidDel="002A6FFC">
          <w:rPr>
            <w:rFonts w:cstheme="minorHAnsi"/>
            <w:lang w:val="en-US"/>
          </w:rPr>
          <w:delText>)</w:delText>
        </w:r>
        <w:r w:rsidR="00A250BD" w:rsidRPr="00AC319B" w:rsidDel="002A6FFC">
          <w:rPr>
            <w:rFonts w:cstheme="minorHAnsi"/>
            <w:lang w:val="en-US"/>
          </w:rPr>
          <w:delText>.</w:delText>
        </w:r>
        <w:r w:rsidR="00456EB4" w:rsidRPr="00AC319B" w:rsidDel="002A6FFC">
          <w:rPr>
            <w:rFonts w:cstheme="minorHAnsi"/>
            <w:lang w:val="en-US"/>
          </w:rPr>
          <w:delText xml:space="preserve"> </w:delText>
        </w:r>
      </w:del>
    </w:p>
    <w:p w14:paraId="3D434854" w14:textId="37D03026" w:rsidR="00A250BD" w:rsidRPr="00757052" w:rsidRDefault="00BF4BF7"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w:t>
      </w:r>
      <w:del w:id="40" w:author="FRANCISCO DE BORJA JIMENEZ-ALFARO GONZALEZ" w:date="2024-01-08T13:13:00Z">
        <w:r w:rsidR="00E204F0" w:rsidRPr="00757052" w:rsidDel="00414126">
          <w:rPr>
            <w:rFonts w:eastAsia="Times New Roman"/>
            <w:bdr w:val="none" w:sz="0" w:space="0" w:color="auto" w:frame="1"/>
            <w:lang w:val="en-US" w:eastAsia="ca-ES"/>
          </w:rPr>
          <w:delText>3</w:delText>
        </w:r>
        <w:r w:rsidRPr="00757052" w:rsidDel="00414126">
          <w:rPr>
            <w:rFonts w:eastAsia="Times New Roman"/>
            <w:bdr w:val="none" w:sz="0" w:space="0" w:color="auto" w:frame="1"/>
            <w:lang w:val="en-US" w:eastAsia="ca-ES"/>
          </w:rPr>
          <w:delText xml:space="preserve"> </w:delText>
        </w:r>
      </w:del>
      <w:ins w:id="41" w:author="FRANCISCO DE BORJA JIMENEZ-ALFARO GONZALEZ" w:date="2024-01-08T13:13:00Z">
        <w:r w:rsidR="00414126">
          <w:rPr>
            <w:rFonts w:eastAsia="Times New Roman"/>
            <w:bdr w:val="none" w:sz="0" w:space="0" w:color="auto" w:frame="1"/>
            <w:lang w:val="en-US" w:eastAsia="ca-ES"/>
          </w:rPr>
          <w:t>2</w:t>
        </w:r>
        <w:r w:rsidR="00414126" w:rsidRPr="00757052">
          <w:rPr>
            <w:rFonts w:eastAsia="Times New Roman"/>
            <w:bdr w:val="none" w:sz="0" w:space="0" w:color="auto" w:frame="1"/>
            <w:lang w:val="en-US" w:eastAsia="ca-ES"/>
          </w:rPr>
          <w:t xml:space="preserve"> </w:t>
        </w:r>
      </w:ins>
      <w:del w:id="42" w:author="FRANCISCO DE BORJA JIMENEZ-ALFARO GONZALEZ" w:date="2024-01-08T12:59:00Z">
        <w:r w:rsidR="00552E28" w:rsidRPr="00757052" w:rsidDel="00BB573A">
          <w:rPr>
            <w:rFonts w:eastAsia="Times New Roman"/>
            <w:bdr w:val="none" w:sz="0" w:space="0" w:color="auto" w:frame="1"/>
            <w:lang w:val="en-US" w:eastAsia="ca-ES"/>
          </w:rPr>
          <w:delText>Microclimatic scenarios</w:delText>
        </w:r>
      </w:del>
      <w:ins w:id="43" w:author="FRANCISCO DE BORJA JIMENEZ-ALFARO GONZALEZ" w:date="2024-01-08T12:59:00Z">
        <w:r w:rsidR="00BB573A">
          <w:rPr>
            <w:rFonts w:eastAsia="Times New Roman"/>
            <w:bdr w:val="none" w:sz="0" w:space="0" w:color="auto" w:frame="1"/>
            <w:lang w:val="en-US" w:eastAsia="ca-ES"/>
          </w:rPr>
          <w:t>Continuous germination experiment</w:t>
        </w:r>
      </w:ins>
    </w:p>
    <w:p w14:paraId="3BD75FA4" w14:textId="13400904" w:rsidR="00042F1A" w:rsidRPr="00AC319B" w:rsidRDefault="003437E0" w:rsidP="00D53DCE">
      <w:pPr>
        <w:autoSpaceDE w:val="0"/>
        <w:autoSpaceDN w:val="0"/>
        <w:adjustRightInd w:val="0"/>
        <w:spacing w:after="0" w:line="360" w:lineRule="auto"/>
        <w:jc w:val="both"/>
        <w:rPr>
          <w:rFonts w:eastAsia="Times New Roman" w:cstheme="minorHAnsi"/>
          <w:color w:val="000000"/>
          <w:lang w:val="en-US" w:eastAsia="ca-ES"/>
        </w:rPr>
      </w:pPr>
      <w:r w:rsidRPr="00AC319B">
        <w:rPr>
          <w:rFonts w:cstheme="minorHAnsi"/>
          <w:lang w:val="en-US"/>
        </w:rPr>
        <w:t>We</w:t>
      </w:r>
      <w:r w:rsidR="00511F7F" w:rsidRPr="00AC319B">
        <w:rPr>
          <w:rFonts w:cstheme="minorHAnsi"/>
          <w:lang w:val="en-US"/>
        </w:rPr>
        <w:t xml:space="preserve"> </w:t>
      </w:r>
      <w:r w:rsidR="00A86507" w:rsidRPr="00AC319B">
        <w:rPr>
          <w:rFonts w:cstheme="minorHAnsi"/>
          <w:lang w:val="en-US"/>
        </w:rPr>
        <w:t>performed</w:t>
      </w:r>
      <w:r w:rsidR="00104765" w:rsidRPr="00AC319B">
        <w:rPr>
          <w:rFonts w:cstheme="minorHAnsi"/>
          <w:lang w:val="en-US"/>
        </w:rPr>
        <w:t xml:space="preserve"> a </w:t>
      </w:r>
      <w:commentRangeStart w:id="44"/>
      <w:r w:rsidR="00A250BD" w:rsidRPr="00AC319B">
        <w:rPr>
          <w:rFonts w:cstheme="minorHAnsi"/>
          <w:lang w:val="en-US"/>
        </w:rPr>
        <w:t xml:space="preserve">continuous </w:t>
      </w:r>
      <w:r w:rsidR="00EF7E5E" w:rsidRPr="00AC319B">
        <w:rPr>
          <w:rFonts w:cstheme="minorHAnsi"/>
          <w:lang w:val="en-US"/>
        </w:rPr>
        <w:t xml:space="preserve">seasonal </w:t>
      </w:r>
      <w:r w:rsidR="00D12CA7">
        <w:rPr>
          <w:rFonts w:cstheme="minorHAnsi"/>
          <w:lang w:val="en-US"/>
        </w:rPr>
        <w:t xml:space="preserve">temperature </w:t>
      </w:r>
      <w:r w:rsidR="00104765" w:rsidRPr="00AC319B">
        <w:rPr>
          <w:rFonts w:cstheme="minorHAnsi"/>
          <w:lang w:val="en-US"/>
        </w:rPr>
        <w:t>experiment</w:t>
      </w:r>
      <w:r w:rsidR="008742F3" w:rsidRPr="00AC319B">
        <w:rPr>
          <w:rFonts w:cstheme="minorHAnsi"/>
          <w:lang w:val="en-US"/>
        </w:rPr>
        <w:t xml:space="preserve"> </w:t>
      </w:r>
      <w:commentRangeEnd w:id="44"/>
      <w:r w:rsidR="00DD5DC2" w:rsidRPr="00AC319B">
        <w:rPr>
          <w:rStyle w:val="CommentReference"/>
          <w:rFonts w:ascii="Calibri" w:eastAsia="Calibri" w:hAnsi="Calibri" w:cs="Calibri"/>
          <w:lang w:val="en-US"/>
        </w:rPr>
        <w:commentReference w:id="44"/>
      </w:r>
      <w:r w:rsidR="008742F3" w:rsidRPr="00AC319B">
        <w:rPr>
          <w:rFonts w:cstheme="minorHAnsi"/>
          <w:lang w:val="en-US"/>
        </w:rPr>
        <w:t xml:space="preserve">to </w:t>
      </w:r>
      <w:r w:rsidR="00F70895" w:rsidRPr="00AC319B">
        <w:rPr>
          <w:rFonts w:cstheme="minorHAnsi"/>
          <w:lang w:val="en-US"/>
        </w:rPr>
        <w:t>mimic</w:t>
      </w:r>
      <w:r w:rsidR="008742F3" w:rsidRPr="00AC319B">
        <w:rPr>
          <w:rFonts w:cstheme="minorHAnsi"/>
          <w:lang w:val="en-US"/>
        </w:rPr>
        <w:t xml:space="preserve"> </w:t>
      </w:r>
      <w:r w:rsidR="00EE275C" w:rsidRPr="00AC319B">
        <w:rPr>
          <w:rFonts w:cstheme="minorHAnsi"/>
          <w:lang w:val="en-US"/>
        </w:rPr>
        <w:t xml:space="preserve">one </w:t>
      </w:r>
      <w:r w:rsidR="008742F3" w:rsidRPr="00AC319B">
        <w:rPr>
          <w:rFonts w:cstheme="minorHAnsi"/>
          <w:lang w:val="en-US"/>
        </w:rPr>
        <w:t>year of temperature regimes</w:t>
      </w:r>
      <w:r w:rsidR="00E0430D">
        <w:rPr>
          <w:rFonts w:cstheme="minorHAnsi"/>
          <w:lang w:val="en-US"/>
        </w:rPr>
        <w:t xml:space="preserve"> </w:t>
      </w:r>
      <w:r w:rsidR="00CC0D98">
        <w:rPr>
          <w:rFonts w:cstheme="minorHAnsi"/>
          <w:lang w:val="en-US"/>
        </w:rPr>
        <w:t xml:space="preserve">based on real soil temperatures </w:t>
      </w:r>
      <w:r w:rsidR="00D14C97" w:rsidRPr="00AC319B">
        <w:rPr>
          <w:rFonts w:cstheme="minorHAnsi"/>
          <w:lang w:val="en-US"/>
        </w:rPr>
        <w:t>previously recorded</w:t>
      </w:r>
      <w:r w:rsidR="004B5E3E" w:rsidRPr="00AC319B">
        <w:rPr>
          <w:rFonts w:cstheme="minorHAnsi"/>
          <w:lang w:val="en-US"/>
        </w:rPr>
        <w:t xml:space="preserve"> </w:t>
      </w:r>
      <w:r w:rsidR="00A75A3E" w:rsidRPr="00AC319B">
        <w:rPr>
          <w:rFonts w:cstheme="minorHAnsi"/>
          <w:lang w:val="en-US"/>
        </w:rPr>
        <w:t xml:space="preserve">in </w:t>
      </w:r>
      <w:r w:rsidR="00515E27" w:rsidRPr="00AC319B">
        <w:rPr>
          <w:rFonts w:cstheme="minorHAnsi"/>
          <w:lang w:val="en-US"/>
        </w:rPr>
        <w:t xml:space="preserve">the </w:t>
      </w:r>
      <w:r w:rsidR="00CC0D98">
        <w:rPr>
          <w:rFonts w:cstheme="minorHAnsi"/>
          <w:lang w:val="en-US"/>
        </w:rPr>
        <w:t>region</w:t>
      </w:r>
      <w:r w:rsidR="00104765" w:rsidRPr="00AC319B">
        <w:rPr>
          <w:rFonts w:cstheme="minorHAnsi"/>
          <w:lang w:val="en-US"/>
        </w:rPr>
        <w:t xml:space="preserve">. </w:t>
      </w:r>
      <w:r w:rsidR="004B5E3E" w:rsidRPr="00AC319B">
        <w:rPr>
          <w:rFonts w:cstheme="minorHAnsi"/>
          <w:lang w:val="en-US"/>
        </w:rPr>
        <w:t xml:space="preserve">We used the temperate sites to establish our microclimatic scenarios because we had the longest temperature records (10 years vs. 1 year for the Mediterranean sites) and because the </w:t>
      </w:r>
      <w:r w:rsidR="004B5E3E" w:rsidRPr="00AC319B">
        <w:rPr>
          <w:rFonts w:cstheme="minorHAnsi"/>
          <w:lang w:val="en-US"/>
        </w:rPr>
        <w:lastRenderedPageBreak/>
        <w:t xml:space="preserve">temperate system shows the highest microclimatic variation between </w:t>
      </w:r>
      <w:r w:rsidR="005437C8" w:rsidRPr="00AC319B">
        <w:rPr>
          <w:rFonts w:cstheme="minorHAnsi"/>
          <w:lang w:val="en-US"/>
        </w:rPr>
        <w:t>micro-valleys (</w:t>
      </w:r>
      <w:proofErr w:type="spellStart"/>
      <w:r w:rsidR="004B5E3E" w:rsidRPr="00AC319B">
        <w:rPr>
          <w:rFonts w:cstheme="minorHAnsi"/>
          <w:lang w:val="en-US"/>
        </w:rPr>
        <w:t>snowbeds</w:t>
      </w:r>
      <w:proofErr w:type="spellEnd"/>
      <w:r w:rsidR="005437C8" w:rsidRPr="00AC319B">
        <w:rPr>
          <w:rFonts w:cstheme="minorHAnsi"/>
          <w:lang w:val="en-US"/>
        </w:rPr>
        <w:t>)</w:t>
      </w:r>
      <w:r w:rsidR="004B5E3E" w:rsidRPr="00AC319B">
        <w:rPr>
          <w:rFonts w:cstheme="minorHAnsi"/>
          <w:lang w:val="en-US"/>
        </w:rPr>
        <w:t xml:space="preserve"> and </w:t>
      </w:r>
      <w:r w:rsidR="005437C8" w:rsidRPr="00AC319B">
        <w:rPr>
          <w:rFonts w:cstheme="minorHAnsi"/>
          <w:lang w:val="en-US"/>
        </w:rPr>
        <w:t>micro-edges (</w:t>
      </w:r>
      <w:r w:rsidR="004B5E3E" w:rsidRPr="00AC319B">
        <w:rPr>
          <w:rFonts w:cstheme="minorHAnsi"/>
          <w:lang w:val="en-US"/>
        </w:rPr>
        <w:t>fellfields</w:t>
      </w:r>
      <w:r w:rsidR="005437C8" w:rsidRPr="00AC319B">
        <w:rPr>
          <w:rFonts w:cstheme="minorHAnsi"/>
          <w:lang w:val="en-US"/>
        </w:rPr>
        <w:t>)</w:t>
      </w:r>
      <w:r w:rsidR="004B5E3E" w:rsidRPr="00AC319B">
        <w:rPr>
          <w:rFonts w:cstheme="minorHAnsi"/>
          <w:lang w:val="en-US"/>
        </w:rPr>
        <w:t>. To create our microclimatic scenarios, w</w:t>
      </w:r>
      <w:r w:rsidR="008429D7" w:rsidRPr="00AC319B">
        <w:rPr>
          <w:rFonts w:cstheme="minorHAnsi"/>
          <w:lang w:val="en-US"/>
        </w:rPr>
        <w:t>e</w:t>
      </w:r>
      <w:r w:rsidR="000652E8" w:rsidRPr="00AC319B">
        <w:rPr>
          <w:rFonts w:cstheme="minorHAnsi"/>
          <w:lang w:val="en-US"/>
        </w:rPr>
        <w:t xml:space="preserve"> took 10 years o</w:t>
      </w:r>
      <w:r w:rsidR="00B54D32" w:rsidRPr="00AC319B">
        <w:rPr>
          <w:rFonts w:cstheme="minorHAnsi"/>
          <w:lang w:val="en-US"/>
        </w:rPr>
        <w:t>f</w:t>
      </w:r>
      <w:r w:rsidR="00B241FE" w:rsidRPr="00AC319B">
        <w:rPr>
          <w:rFonts w:cstheme="minorHAnsi"/>
          <w:lang w:val="en-US"/>
        </w:rPr>
        <w:t xml:space="preserve"> hourly</w:t>
      </w:r>
      <w:r w:rsidR="000652E8" w:rsidRPr="00AC319B">
        <w:rPr>
          <w:rFonts w:cstheme="minorHAnsi"/>
          <w:lang w:val="en-US"/>
        </w:rPr>
        <w:t xml:space="preserve"> </w:t>
      </w:r>
      <w:r w:rsidR="0008697B" w:rsidRPr="00AC319B">
        <w:rPr>
          <w:rFonts w:cstheme="minorHAnsi"/>
          <w:lang w:val="en-US"/>
        </w:rPr>
        <w:t xml:space="preserve">temperature </w:t>
      </w:r>
      <w:r w:rsidR="000652E8" w:rsidRPr="00AC319B">
        <w:rPr>
          <w:rFonts w:cstheme="minorHAnsi"/>
          <w:lang w:val="en-US"/>
        </w:rPr>
        <w:t>data</w:t>
      </w:r>
      <w:r w:rsidR="0037354A" w:rsidRPr="00AC319B">
        <w:rPr>
          <w:rFonts w:cstheme="minorHAnsi"/>
          <w:lang w:val="en-US"/>
        </w:rPr>
        <w:t xml:space="preserve"> </w:t>
      </w:r>
      <w:r w:rsidR="000652E8" w:rsidRPr="00AC319B">
        <w:rPr>
          <w:rFonts w:cstheme="minorHAnsi"/>
          <w:lang w:val="en-US"/>
        </w:rPr>
        <w:t>(2008</w:t>
      </w:r>
      <w:r w:rsidR="00DC4D2F" w:rsidRPr="00AC319B">
        <w:rPr>
          <w:rFonts w:cstheme="minorHAnsi"/>
          <w:lang w:val="en-US"/>
        </w:rPr>
        <w:t xml:space="preserve"> </w:t>
      </w:r>
      <w:r w:rsidR="000652E8" w:rsidRPr="00AC319B">
        <w:rPr>
          <w:rFonts w:cstheme="minorHAnsi"/>
          <w:lang w:val="en-US"/>
        </w:rPr>
        <w:t>-</w:t>
      </w:r>
      <w:r w:rsidR="00DC4D2F" w:rsidRPr="00AC319B">
        <w:rPr>
          <w:rFonts w:cstheme="minorHAnsi"/>
          <w:lang w:val="en-US"/>
        </w:rPr>
        <w:t xml:space="preserve"> </w:t>
      </w:r>
      <w:r w:rsidR="000652E8" w:rsidRPr="00AC319B">
        <w:rPr>
          <w:rFonts w:cstheme="minorHAnsi"/>
          <w:lang w:val="en-US"/>
        </w:rPr>
        <w:t>2019</w:t>
      </w:r>
      <w:r w:rsidR="002E1343" w:rsidRPr="00AC319B">
        <w:rPr>
          <w:rFonts w:cstheme="minorHAnsi"/>
          <w:lang w:val="en-US"/>
        </w:rPr>
        <w:t xml:space="preserve"> </w:t>
      </w:r>
      <w:r w:rsidR="00EA46E1" w:rsidRPr="00AC319B">
        <w:rPr>
          <w:rFonts w:cstheme="minorHAnsi"/>
          <w:lang w:val="en-US"/>
        </w:rPr>
        <w:t xml:space="preserve">field </w:t>
      </w:r>
      <w:r w:rsidR="002E1343" w:rsidRPr="00AC319B">
        <w:rPr>
          <w:rFonts w:cstheme="minorHAnsi"/>
          <w:lang w:val="en-US"/>
        </w:rPr>
        <w:t>data</w:t>
      </w:r>
      <w:r w:rsidR="00355A39" w:rsidRPr="00AC319B">
        <w:rPr>
          <w:rFonts w:cstheme="minorHAnsi"/>
          <w:lang w:val="en-US"/>
        </w:rPr>
        <w:t xml:space="preserve"> collected </w:t>
      </w:r>
      <w:r w:rsidR="00607764" w:rsidRPr="00AC319B">
        <w:rPr>
          <w:rFonts w:cstheme="minorHAnsi"/>
          <w:lang w:val="en-US"/>
        </w:rPr>
        <w:t xml:space="preserve">in </w:t>
      </w:r>
      <w:r w:rsidR="007E0487" w:rsidRPr="00AC319B">
        <w:rPr>
          <w:rFonts w:cstheme="minorHAnsi"/>
          <w:lang w:val="en-US"/>
        </w:rPr>
        <w:t>alpine soils</w:t>
      </w:r>
      <w:r w:rsidR="00885DCF" w:rsidRPr="00AC319B">
        <w:rPr>
          <w:rFonts w:cstheme="minorHAnsi"/>
          <w:lang w:val="en-US"/>
        </w:rPr>
        <w:t xml:space="preserve"> </w:t>
      </w:r>
      <w:r w:rsidR="007E0487" w:rsidRPr="00AC319B">
        <w:rPr>
          <w:rFonts w:cstheme="minorHAnsi"/>
          <w:lang w:val="en-US"/>
        </w:rPr>
        <w:t xml:space="preserve">of </w:t>
      </w:r>
      <w:r w:rsidR="004B5E3E" w:rsidRPr="00AC319B">
        <w:rPr>
          <w:rFonts w:cstheme="minorHAnsi"/>
          <w:lang w:val="en-US"/>
        </w:rPr>
        <w:t xml:space="preserve">our four sites at the </w:t>
      </w:r>
      <w:r w:rsidR="007E0487" w:rsidRPr="00AC319B">
        <w:rPr>
          <w:rFonts w:cstheme="minorHAnsi"/>
          <w:lang w:val="en-US"/>
        </w:rPr>
        <w:t>Picos de Europa National Park</w:t>
      </w:r>
      <w:r w:rsidR="00607764" w:rsidRPr="00AC319B">
        <w:rPr>
          <w:rFonts w:cstheme="minorHAnsi"/>
          <w:lang w:val="en-US"/>
        </w:rPr>
        <w:t>,</w:t>
      </w:r>
      <w:r w:rsidR="00DD10C1" w:rsidRPr="00AC319B">
        <w:rPr>
          <w:rFonts w:cstheme="minorHAnsi"/>
          <w:lang w:val="en-US"/>
        </w:rPr>
        <w:t xml:space="preserve"> M-Log5W, </w:t>
      </w:r>
      <w:proofErr w:type="spellStart"/>
      <w:r w:rsidR="00DD10C1" w:rsidRPr="00AC319B">
        <w:rPr>
          <w:rFonts w:cstheme="minorHAnsi"/>
          <w:lang w:val="en-US"/>
        </w:rPr>
        <w:t>GeoPrecision</w:t>
      </w:r>
      <w:proofErr w:type="spellEnd"/>
      <w:r w:rsidR="00DD10C1" w:rsidRPr="00AC319B">
        <w:rPr>
          <w:rFonts w:cstheme="minorHAnsi"/>
          <w:lang w:val="en-US"/>
        </w:rPr>
        <w:t xml:space="preserve">, </w:t>
      </w:r>
      <w:proofErr w:type="spellStart"/>
      <w:r w:rsidR="00DD10C1" w:rsidRPr="00AC319B">
        <w:rPr>
          <w:rFonts w:cstheme="minorHAnsi"/>
          <w:lang w:val="en-US"/>
        </w:rPr>
        <w:t>Ettlingen</w:t>
      </w:r>
      <w:proofErr w:type="spellEnd"/>
      <w:r w:rsidR="00DD10C1" w:rsidRPr="00AC319B">
        <w:rPr>
          <w:rFonts w:cstheme="minorHAnsi"/>
          <w:lang w:val="en-US"/>
        </w:rPr>
        <w:t>, Germany; accuracy: +/- 0.1 ºC at 0 ºC, resolution: 0.01 ºC</w:t>
      </w:r>
      <w:r w:rsidR="000652E8" w:rsidRPr="00AC319B">
        <w:rPr>
          <w:rFonts w:cstheme="minorHAnsi"/>
          <w:lang w:val="en-US"/>
        </w:rPr>
        <w:t>)</w:t>
      </w:r>
      <w:r w:rsidR="00F340D1" w:rsidRPr="00AC319B">
        <w:rPr>
          <w:rFonts w:cstheme="minorHAnsi"/>
          <w:lang w:val="en-US"/>
        </w:rPr>
        <w:t xml:space="preserve"> and </w:t>
      </w:r>
      <w:r w:rsidR="00A320BB" w:rsidRPr="00AC319B">
        <w:rPr>
          <w:rFonts w:cstheme="minorHAnsi"/>
          <w:lang w:val="en-US"/>
        </w:rPr>
        <w:t xml:space="preserve">transformed it into </w:t>
      </w:r>
      <w:r w:rsidR="00F340D1" w:rsidRPr="00AC319B">
        <w:rPr>
          <w:rFonts w:cstheme="minorHAnsi"/>
          <w:lang w:val="en-US"/>
        </w:rPr>
        <w:t xml:space="preserve">weekly </w:t>
      </w:r>
      <w:r w:rsidR="00673307" w:rsidRPr="00AC319B">
        <w:rPr>
          <w:rFonts w:cstheme="minorHAnsi"/>
          <w:lang w:val="en-US"/>
        </w:rPr>
        <w:t xml:space="preserve">resolution for </w:t>
      </w:r>
      <w:r w:rsidR="0008697B" w:rsidRPr="00AC319B">
        <w:rPr>
          <w:rFonts w:cstheme="minorHAnsi"/>
          <w:lang w:val="en-US"/>
        </w:rPr>
        <w:t>maximum (</w:t>
      </w:r>
      <w:r w:rsidR="00F340D1" w:rsidRPr="00AC319B">
        <w:rPr>
          <w:rFonts w:cstheme="minorHAnsi"/>
          <w:lang w:val="en-US"/>
        </w:rPr>
        <w:t>T</w:t>
      </w:r>
      <w:r w:rsidR="00F63306" w:rsidRPr="00AC319B">
        <w:rPr>
          <w:rFonts w:cstheme="minorHAnsi"/>
          <w:lang w:val="en-US"/>
        </w:rPr>
        <w:t xml:space="preserve"> </w:t>
      </w:r>
      <w:r w:rsidR="00F340D1" w:rsidRPr="00AC319B">
        <w:rPr>
          <w:rFonts w:cstheme="minorHAnsi"/>
          <w:lang w:val="en-US"/>
        </w:rPr>
        <w:t>max</w:t>
      </w:r>
      <w:r w:rsidR="0008697B" w:rsidRPr="00AC319B">
        <w:rPr>
          <w:rFonts w:cstheme="minorHAnsi"/>
          <w:lang w:val="en-US"/>
        </w:rPr>
        <w:t>)</w:t>
      </w:r>
      <w:r w:rsidR="00F340D1" w:rsidRPr="00AC319B">
        <w:rPr>
          <w:rFonts w:cstheme="minorHAnsi"/>
          <w:lang w:val="en-US"/>
        </w:rPr>
        <w:t xml:space="preserve"> and </w:t>
      </w:r>
      <w:r w:rsidR="000705EB" w:rsidRPr="00AC319B">
        <w:rPr>
          <w:rFonts w:cstheme="minorHAnsi"/>
          <w:lang w:val="en-US"/>
        </w:rPr>
        <w:t xml:space="preserve">minimum </w:t>
      </w:r>
      <w:r w:rsidR="004B5E3E" w:rsidRPr="00AC319B">
        <w:rPr>
          <w:rFonts w:cstheme="minorHAnsi"/>
          <w:lang w:val="en-US"/>
        </w:rPr>
        <w:t xml:space="preserve">daily </w:t>
      </w:r>
      <w:r w:rsidR="000705EB" w:rsidRPr="00AC319B">
        <w:rPr>
          <w:rFonts w:cstheme="minorHAnsi"/>
          <w:lang w:val="en-US"/>
        </w:rPr>
        <w:t>temperature</w:t>
      </w:r>
      <w:r w:rsidR="00673307" w:rsidRPr="00AC319B">
        <w:rPr>
          <w:rFonts w:cstheme="minorHAnsi"/>
          <w:lang w:val="en-US"/>
        </w:rPr>
        <w:t>s</w:t>
      </w:r>
      <w:r w:rsidR="000705EB" w:rsidRPr="00AC319B">
        <w:rPr>
          <w:rFonts w:cstheme="minorHAnsi"/>
          <w:lang w:val="en-US"/>
        </w:rPr>
        <w:t xml:space="preserve"> (</w:t>
      </w:r>
      <w:r w:rsidR="00F340D1" w:rsidRPr="00AC319B">
        <w:rPr>
          <w:rFonts w:cstheme="minorHAnsi"/>
          <w:lang w:val="en-US"/>
        </w:rPr>
        <w:t>T</w:t>
      </w:r>
      <w:r w:rsidR="00F63306" w:rsidRPr="00AC319B">
        <w:rPr>
          <w:rFonts w:cstheme="minorHAnsi"/>
          <w:lang w:val="en-US"/>
        </w:rPr>
        <w:t xml:space="preserve"> </w:t>
      </w:r>
      <w:r w:rsidR="00F340D1" w:rsidRPr="00AC319B">
        <w:rPr>
          <w:rFonts w:cstheme="minorHAnsi"/>
          <w:lang w:val="en-US"/>
        </w:rPr>
        <w:t>min</w:t>
      </w:r>
      <w:r w:rsidR="000705EB" w:rsidRPr="00AC319B">
        <w:rPr>
          <w:rFonts w:cstheme="minorHAnsi"/>
          <w:lang w:val="en-US"/>
        </w:rPr>
        <w:t>)</w:t>
      </w:r>
      <w:r w:rsidR="00586E4B" w:rsidRPr="00AC319B">
        <w:rPr>
          <w:rFonts w:cstheme="minorHAnsi"/>
          <w:lang w:val="en-US"/>
        </w:rPr>
        <w:t>. W</w:t>
      </w:r>
      <w:r w:rsidR="00357722" w:rsidRPr="00AC319B">
        <w:rPr>
          <w:rFonts w:cstheme="minorHAnsi"/>
          <w:lang w:val="en-US"/>
        </w:rPr>
        <w:t>e also use</w:t>
      </w:r>
      <w:r w:rsidR="004F2D67" w:rsidRPr="00AC319B">
        <w:rPr>
          <w:rFonts w:cstheme="minorHAnsi"/>
          <w:lang w:val="en-US"/>
        </w:rPr>
        <w:t>d</w:t>
      </w:r>
      <w:r w:rsidR="00357722" w:rsidRPr="00AC319B">
        <w:rPr>
          <w:rFonts w:cstheme="minorHAnsi"/>
          <w:lang w:val="en-US"/>
        </w:rPr>
        <w:t xml:space="preserve"> </w:t>
      </w:r>
      <w:r w:rsidR="005C4368" w:rsidRPr="00AC319B">
        <w:rPr>
          <w:rFonts w:cstheme="minorHAnsi"/>
          <w:lang w:val="en-US"/>
        </w:rPr>
        <w:t xml:space="preserve">the </w:t>
      </w:r>
      <w:r w:rsidR="004F2D67" w:rsidRPr="00AC319B">
        <w:rPr>
          <w:rFonts w:cstheme="minorHAnsi"/>
          <w:lang w:val="en-US"/>
        </w:rPr>
        <w:t xml:space="preserve">registered </w:t>
      </w:r>
      <w:r w:rsidR="005C4368" w:rsidRPr="00AC319B">
        <w:rPr>
          <w:rFonts w:cstheme="minorHAnsi"/>
          <w:lang w:val="en-US"/>
        </w:rPr>
        <w:t xml:space="preserve">temperatures to </w:t>
      </w:r>
      <w:r w:rsidR="0017392C" w:rsidRPr="00AC319B">
        <w:rPr>
          <w:rFonts w:cstheme="minorHAnsi"/>
          <w:lang w:val="en-US"/>
        </w:rPr>
        <w:t>calculate</w:t>
      </w:r>
      <w:r w:rsidR="005C4368" w:rsidRPr="00AC319B">
        <w:rPr>
          <w:rFonts w:cstheme="minorHAnsi"/>
          <w:lang w:val="en-US"/>
        </w:rPr>
        <w:t xml:space="preserve"> the number of days with snow cover</w:t>
      </w:r>
      <w:r w:rsidR="004F2D67" w:rsidRPr="00AC319B">
        <w:rPr>
          <w:rFonts w:cstheme="minorHAnsi"/>
          <w:lang w:val="en-US"/>
        </w:rPr>
        <w:t>,</w:t>
      </w:r>
      <w:r w:rsidR="001129F3" w:rsidRPr="00AC319B">
        <w:rPr>
          <w:rFonts w:cstheme="minorHAnsi"/>
          <w:lang w:val="en-US"/>
        </w:rPr>
        <w:t xml:space="preserve"> </w:t>
      </w:r>
      <w:r w:rsidR="0017392C" w:rsidRPr="00AC319B">
        <w:rPr>
          <w:rFonts w:cstheme="minorHAnsi"/>
          <w:lang w:val="en-US"/>
        </w:rPr>
        <w:t xml:space="preserve">estimated as days with </w:t>
      </w:r>
      <w:r w:rsidR="00673307" w:rsidRPr="00AC319B">
        <w:rPr>
          <w:rFonts w:cstheme="minorHAnsi"/>
          <w:lang w:val="en-US"/>
        </w:rPr>
        <w:t>less than one degree Celsius</w:t>
      </w:r>
      <w:r w:rsidR="001129F3" w:rsidRPr="00AC319B">
        <w:rPr>
          <w:rFonts w:cstheme="minorHAnsi"/>
          <w:lang w:val="en-US"/>
        </w:rPr>
        <w:t xml:space="preserve"> temperature variation </w:t>
      </w:r>
      <w:r w:rsidR="00370CEA" w:rsidRPr="00AC319B">
        <w:rPr>
          <w:rFonts w:cstheme="minorHAnsi"/>
          <w:lang w:val="en-US"/>
        </w:rPr>
        <w:t xml:space="preserve"> around </w:t>
      </w:r>
      <w:r w:rsidR="00206F6F" w:rsidRPr="00AC319B">
        <w:rPr>
          <w:rFonts w:cstheme="minorHAnsi"/>
          <w:lang w:val="en-US"/>
        </w:rPr>
        <w:t>zero degrees</w:t>
      </w:r>
      <w:r w:rsidR="00370CEA" w:rsidRPr="00AC319B">
        <w:rPr>
          <w:rFonts w:cstheme="minorHAnsi"/>
          <w:lang w:val="en-US"/>
        </w:rPr>
        <w:t xml:space="preserve"> </w:t>
      </w:r>
      <w:r w:rsidR="001129F3" w:rsidRPr="00AC319B">
        <w:rPr>
          <w:rFonts w:cstheme="minorHAnsi"/>
          <w:lang w:val="en-US"/>
        </w:rPr>
        <w:t>between night and day</w:t>
      </w:r>
      <w:r w:rsidR="00C4585B" w:rsidRPr="00AC319B">
        <w:rPr>
          <w:rFonts w:cstheme="minorHAnsi"/>
          <w:lang w:val="en-US"/>
        </w:rPr>
        <w:t xml:space="preserve"> </w:t>
      </w:r>
      <w:r w:rsidR="009D262F" w:rsidRPr="00AC319B">
        <w:rPr>
          <w:rFonts w:cstheme="minorHAnsi"/>
          <w:lang w:val="en-US"/>
        </w:rPr>
        <w:fldChar w:fldCharType="begin" w:fldLock="1"/>
      </w:r>
      <w:r w:rsidR="00F607B5">
        <w:rPr>
          <w:rFonts w:cstheme="minorHAnsi"/>
          <w:lang w:val="en-US"/>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et al. 2005)","plainTextFormattedCitation":"(Zhang et al. 2005)","previouslyFormattedCitation":"(Zhang et al. 2005)"},"properties":{"noteIndex":0},"schema":"https://github.com/citation-style-language/schema/raw/master/csl-citation.json"}</w:instrText>
      </w:r>
      <w:r w:rsidR="009D262F" w:rsidRPr="00AC319B">
        <w:rPr>
          <w:rFonts w:cstheme="minorHAnsi"/>
          <w:lang w:val="en-US"/>
        </w:rPr>
        <w:fldChar w:fldCharType="separate"/>
      </w:r>
      <w:r w:rsidR="00F607B5" w:rsidRPr="00F607B5">
        <w:rPr>
          <w:rFonts w:cstheme="minorHAnsi"/>
          <w:noProof/>
          <w:lang w:val="en-US"/>
        </w:rPr>
        <w:t>(Zhang et al. 2005)</w:t>
      </w:r>
      <w:r w:rsidR="009D262F" w:rsidRPr="00AC319B">
        <w:rPr>
          <w:rFonts w:cstheme="minorHAnsi"/>
          <w:lang w:val="en-US"/>
        </w:rPr>
        <w:fldChar w:fldCharType="end"/>
      </w:r>
      <w:r w:rsidR="0037354A" w:rsidRPr="00AC319B">
        <w:rPr>
          <w:rFonts w:cstheme="minorHAnsi"/>
          <w:lang w:val="en-US"/>
        </w:rPr>
        <w:t xml:space="preserve">. </w:t>
      </w:r>
      <w:r w:rsidR="00E1405A" w:rsidRPr="00AC319B">
        <w:rPr>
          <w:rFonts w:cstheme="minorHAnsi"/>
          <w:lang w:val="en-US"/>
        </w:rPr>
        <w:t>T</w:t>
      </w:r>
      <w:r w:rsidR="0037354A" w:rsidRPr="00AC319B">
        <w:rPr>
          <w:rFonts w:cstheme="minorHAnsi"/>
          <w:lang w:val="en-US"/>
        </w:rPr>
        <w:t>hen</w:t>
      </w:r>
      <w:r w:rsidR="00EB6EAB" w:rsidRPr="00AC319B">
        <w:rPr>
          <w:rFonts w:cstheme="minorHAnsi"/>
          <w:lang w:val="en-US"/>
        </w:rPr>
        <w:t>,</w:t>
      </w:r>
      <w:r w:rsidR="0037354A" w:rsidRPr="00AC319B">
        <w:rPr>
          <w:rFonts w:cstheme="minorHAnsi"/>
          <w:lang w:val="en-US"/>
        </w:rPr>
        <w:t xml:space="preserve"> </w:t>
      </w:r>
      <w:r w:rsidR="00E1405A" w:rsidRPr="00AC319B">
        <w:rPr>
          <w:rFonts w:cstheme="minorHAnsi"/>
          <w:lang w:val="en-US"/>
        </w:rPr>
        <w:t xml:space="preserve">we </w:t>
      </w:r>
      <w:r w:rsidR="0037354A" w:rsidRPr="00AC319B">
        <w:rPr>
          <w:rFonts w:cstheme="minorHAnsi"/>
          <w:lang w:val="en-US"/>
        </w:rPr>
        <w:t>chose</w:t>
      </w:r>
      <w:r w:rsidR="00E1405A" w:rsidRPr="00AC319B">
        <w:rPr>
          <w:rFonts w:cstheme="minorHAnsi"/>
          <w:lang w:val="en-US"/>
        </w:rPr>
        <w:t xml:space="preserve"> </w:t>
      </w:r>
      <w:r w:rsidR="00DF651B" w:rsidRPr="00AC319B">
        <w:rPr>
          <w:rFonts w:cstheme="minorHAnsi"/>
          <w:lang w:val="en-US"/>
        </w:rPr>
        <w:t>the t</w:t>
      </w:r>
      <w:r w:rsidR="00355A39" w:rsidRPr="00AC319B">
        <w:rPr>
          <w:rFonts w:cstheme="minorHAnsi"/>
          <w:lang w:val="en-US"/>
        </w:rPr>
        <w:t xml:space="preserve">wo </w:t>
      </w:r>
      <w:r w:rsidR="008C192D" w:rsidRPr="00AC319B">
        <w:rPr>
          <w:rFonts w:cstheme="minorHAnsi"/>
          <w:lang w:val="en-US"/>
        </w:rPr>
        <w:t xml:space="preserve">most contrasting </w:t>
      </w:r>
      <w:r w:rsidR="00F2368C">
        <w:rPr>
          <w:rFonts w:cstheme="minorHAnsi"/>
          <w:lang w:val="en-US"/>
        </w:rPr>
        <w:t xml:space="preserve">sites as </w:t>
      </w:r>
      <w:r w:rsidR="00DC4D2F" w:rsidRPr="00AC319B">
        <w:rPr>
          <w:rFonts w:cstheme="minorHAnsi"/>
          <w:lang w:val="en-US"/>
        </w:rPr>
        <w:t>climatic scenarios</w:t>
      </w:r>
      <w:r w:rsidR="008F6F75" w:rsidRPr="00AC319B">
        <w:rPr>
          <w:rFonts w:cstheme="minorHAnsi"/>
          <w:lang w:val="en-US"/>
        </w:rPr>
        <w:t xml:space="preserve"> </w:t>
      </w:r>
      <w:r w:rsidR="00E1405A" w:rsidRPr="00AC319B">
        <w:rPr>
          <w:rFonts w:cstheme="minorHAnsi"/>
          <w:lang w:val="en-US"/>
        </w:rPr>
        <w:t>in</w:t>
      </w:r>
      <w:r w:rsidR="00355A39" w:rsidRPr="00AC319B">
        <w:rPr>
          <w:rFonts w:cstheme="minorHAnsi"/>
          <w:lang w:val="en-US"/>
        </w:rPr>
        <w:t xml:space="preserve"> </w:t>
      </w:r>
      <w:r w:rsidR="00EB6EAB" w:rsidRPr="00AC319B">
        <w:rPr>
          <w:rFonts w:cstheme="minorHAnsi"/>
          <w:lang w:val="en-US"/>
        </w:rPr>
        <w:t>snow cover</w:t>
      </w:r>
      <w:r w:rsidR="00DF651B" w:rsidRPr="00AC319B">
        <w:rPr>
          <w:rFonts w:cstheme="minorHAnsi"/>
          <w:lang w:val="en-US"/>
        </w:rPr>
        <w:t xml:space="preserve"> </w:t>
      </w:r>
      <w:r w:rsidR="008E3B4D" w:rsidRPr="00AC319B">
        <w:rPr>
          <w:rFonts w:cstheme="minorHAnsi"/>
          <w:lang w:val="en-US"/>
        </w:rPr>
        <w:t xml:space="preserve">period </w:t>
      </w:r>
      <w:r w:rsidR="00DF651B" w:rsidRPr="00AC319B">
        <w:rPr>
          <w:rFonts w:cstheme="minorHAnsi"/>
          <w:lang w:val="en-US"/>
        </w:rPr>
        <w:t>and temperature</w:t>
      </w:r>
      <w:r w:rsidR="00015E56" w:rsidRPr="00AC319B">
        <w:rPr>
          <w:rFonts w:cstheme="minorHAnsi"/>
          <w:lang w:val="en-US"/>
        </w:rPr>
        <w:t xml:space="preserve">s </w:t>
      </w:r>
      <w:r w:rsidR="003A0677" w:rsidRPr="00AC319B">
        <w:rPr>
          <w:rFonts w:cstheme="minorHAnsi"/>
          <w:lang w:val="en-US"/>
        </w:rPr>
        <w:t xml:space="preserve">to </w:t>
      </w:r>
      <w:r w:rsidR="008867CD" w:rsidRPr="00AC319B">
        <w:rPr>
          <w:rFonts w:cstheme="minorHAnsi"/>
          <w:lang w:val="en-US"/>
        </w:rPr>
        <w:t xml:space="preserve">recreate </w:t>
      </w:r>
      <w:r w:rsidR="008429D7" w:rsidRPr="00AC319B">
        <w:rPr>
          <w:rFonts w:cstheme="minorHAnsi"/>
          <w:lang w:val="en-US"/>
        </w:rPr>
        <w:t>those same conditions</w:t>
      </w:r>
      <w:r w:rsidR="008867CD" w:rsidRPr="00AC319B">
        <w:rPr>
          <w:rFonts w:cstheme="minorHAnsi"/>
          <w:lang w:val="en-US"/>
        </w:rPr>
        <w:t xml:space="preserve"> in </w:t>
      </w:r>
      <w:r w:rsidR="00C7080F" w:rsidRPr="00AC319B">
        <w:rPr>
          <w:rFonts w:cstheme="minorHAnsi"/>
          <w:lang w:val="en-US"/>
        </w:rPr>
        <w:t>incubation chambers</w:t>
      </w:r>
      <w:r w:rsidR="00D04EE6" w:rsidRPr="00AC319B">
        <w:rPr>
          <w:rFonts w:cstheme="minorHAnsi"/>
          <w:lang w:val="en-US"/>
        </w:rPr>
        <w:t xml:space="preserve"> (see fig 2A)</w:t>
      </w:r>
      <w:r w:rsidR="002E5BAD" w:rsidRPr="00AC319B">
        <w:rPr>
          <w:rFonts w:cstheme="minorHAnsi"/>
          <w:lang w:val="en-US"/>
        </w:rPr>
        <w:t>.</w:t>
      </w:r>
      <w:r w:rsidR="00A250BD" w:rsidRPr="00AC319B">
        <w:rPr>
          <w:rFonts w:cstheme="minorHAnsi"/>
          <w:lang w:val="en-US"/>
        </w:rPr>
        <w:t xml:space="preserve"> </w:t>
      </w:r>
      <w:r w:rsidR="00D07978" w:rsidRPr="00AC319B">
        <w:rPr>
          <w:rFonts w:cstheme="minorHAnsi"/>
          <w:lang w:val="en-US"/>
        </w:rPr>
        <w:t xml:space="preserve">The final </w:t>
      </w:r>
      <w:r w:rsidR="007A1B4C" w:rsidRPr="00AC319B">
        <w:rPr>
          <w:rFonts w:cstheme="minorHAnsi"/>
          <w:lang w:val="en-US"/>
        </w:rPr>
        <w:t xml:space="preserve">experimental </w:t>
      </w:r>
      <w:r w:rsidR="004B5E3E" w:rsidRPr="00AC319B">
        <w:rPr>
          <w:rFonts w:cstheme="minorHAnsi"/>
          <w:lang w:val="en-US"/>
        </w:rPr>
        <w:t xml:space="preserve">scenarios </w:t>
      </w:r>
      <w:r w:rsidR="00D07978" w:rsidRPr="00AC319B">
        <w:rPr>
          <w:rFonts w:cstheme="minorHAnsi"/>
          <w:lang w:val="en-US"/>
        </w:rPr>
        <w:t>consisted of</w:t>
      </w:r>
      <w:r w:rsidR="004B5E3E" w:rsidRPr="00AC319B">
        <w:rPr>
          <w:rFonts w:cstheme="minorHAnsi"/>
          <w:lang w:val="en-US"/>
        </w:rPr>
        <w:t xml:space="preserve"> a</w:t>
      </w:r>
      <w:r w:rsidR="00D07978" w:rsidRPr="00AC319B">
        <w:rPr>
          <w:rFonts w:cstheme="minorHAnsi"/>
          <w:lang w:val="en-US"/>
        </w:rPr>
        <w:t xml:space="preserve"> weekly</w:t>
      </w:r>
      <w:r w:rsidR="004B5E3E" w:rsidRPr="00AC319B">
        <w:rPr>
          <w:rFonts w:cstheme="minorHAnsi"/>
          <w:lang w:val="en-US"/>
        </w:rPr>
        <w:t>-</w:t>
      </w:r>
      <w:r w:rsidR="004E28DB" w:rsidRPr="00AC319B">
        <w:rPr>
          <w:rFonts w:cstheme="minorHAnsi"/>
          <w:lang w:val="en-US"/>
        </w:rPr>
        <w:t xml:space="preserve">resolution </w:t>
      </w:r>
      <w:r w:rsidR="00891506" w:rsidRPr="00AC319B">
        <w:rPr>
          <w:rFonts w:cstheme="minorHAnsi"/>
          <w:lang w:val="en-US"/>
        </w:rPr>
        <w:t xml:space="preserve">temperature </w:t>
      </w:r>
      <w:r w:rsidR="0039233A" w:rsidRPr="00AC319B">
        <w:rPr>
          <w:rFonts w:cstheme="minorHAnsi"/>
          <w:lang w:val="en-US"/>
        </w:rPr>
        <w:t>program</w:t>
      </w:r>
      <w:r w:rsidR="004B5E3E" w:rsidRPr="00AC319B">
        <w:rPr>
          <w:rFonts w:cstheme="minorHAnsi"/>
          <w:lang w:val="en-US"/>
        </w:rPr>
        <w:t xml:space="preserve"> </w:t>
      </w:r>
      <w:r w:rsidR="00870A83" w:rsidRPr="00AC319B">
        <w:rPr>
          <w:rFonts w:cstheme="minorHAnsi"/>
          <w:lang w:val="en-US"/>
        </w:rPr>
        <w:t>(fig 2</w:t>
      </w:r>
      <w:r w:rsidR="00D04EE6" w:rsidRPr="00AC319B">
        <w:rPr>
          <w:rFonts w:cstheme="minorHAnsi"/>
          <w:lang w:val="en-US"/>
        </w:rPr>
        <w:t>B</w:t>
      </w:r>
      <w:r w:rsidR="00870A83" w:rsidRPr="00AC319B">
        <w:rPr>
          <w:rFonts w:cstheme="minorHAnsi"/>
          <w:lang w:val="en-US"/>
        </w:rPr>
        <w:t xml:space="preserve">) </w:t>
      </w:r>
      <w:r w:rsidR="00891506" w:rsidRPr="00AC319B">
        <w:rPr>
          <w:rFonts w:cstheme="minorHAnsi"/>
          <w:lang w:val="en-US"/>
        </w:rPr>
        <w:t xml:space="preserve">with </w:t>
      </w:r>
      <w:r w:rsidR="007F257F" w:rsidRPr="00AC319B">
        <w:rPr>
          <w:rFonts w:cstheme="minorHAnsi"/>
          <w:lang w:val="en-US"/>
        </w:rPr>
        <w:t>daily</w:t>
      </w:r>
      <w:r w:rsidR="00D0727A" w:rsidRPr="00AC319B">
        <w:rPr>
          <w:rFonts w:cstheme="minorHAnsi"/>
          <w:lang w:val="en-US"/>
        </w:rPr>
        <w:t xml:space="preserve"> temperature ramps </w:t>
      </w:r>
      <w:r w:rsidR="004B5E3E" w:rsidRPr="00AC319B">
        <w:rPr>
          <w:rFonts w:cstheme="minorHAnsi"/>
          <w:lang w:val="en-US"/>
        </w:rPr>
        <w:t xml:space="preserve">between daily </w:t>
      </w:r>
      <w:proofErr w:type="spellStart"/>
      <w:r w:rsidR="004B5E3E" w:rsidRPr="00AC319B">
        <w:rPr>
          <w:rFonts w:cstheme="minorHAnsi"/>
          <w:lang w:val="en-US"/>
        </w:rPr>
        <w:t>Tmax</w:t>
      </w:r>
      <w:proofErr w:type="spellEnd"/>
      <w:r w:rsidR="004B5E3E" w:rsidRPr="00AC319B">
        <w:rPr>
          <w:rFonts w:cstheme="minorHAnsi"/>
          <w:lang w:val="en-US"/>
        </w:rPr>
        <w:t xml:space="preserve"> and daily </w:t>
      </w:r>
      <w:proofErr w:type="spellStart"/>
      <w:r w:rsidR="004B5E3E" w:rsidRPr="00AC319B">
        <w:rPr>
          <w:rFonts w:cstheme="minorHAnsi"/>
          <w:lang w:val="en-US"/>
        </w:rPr>
        <w:t>Tmin</w:t>
      </w:r>
      <w:proofErr w:type="spellEnd"/>
      <w:r w:rsidR="004B5E3E" w:rsidRPr="00AC319B">
        <w:rPr>
          <w:rFonts w:cstheme="minorHAnsi"/>
          <w:lang w:val="en-US"/>
        </w:rPr>
        <w:t xml:space="preserve">, </w:t>
      </w:r>
      <w:r w:rsidR="00D0727A" w:rsidRPr="00AC319B">
        <w:rPr>
          <w:rFonts w:cstheme="minorHAnsi"/>
          <w:lang w:val="en-US"/>
        </w:rPr>
        <w:t>and</w:t>
      </w:r>
      <w:r w:rsidR="007F257F" w:rsidRPr="00AC319B">
        <w:rPr>
          <w:rFonts w:cstheme="minorHAnsi"/>
          <w:lang w:val="en-US"/>
        </w:rPr>
        <w:t xml:space="preserve"> </w:t>
      </w:r>
      <w:r w:rsidR="004E28DB" w:rsidRPr="00AC319B">
        <w:rPr>
          <w:rFonts w:cstheme="minorHAnsi"/>
          <w:lang w:val="en-US"/>
        </w:rPr>
        <w:t>monthly</w:t>
      </w:r>
      <w:r w:rsidR="004B5E3E" w:rsidRPr="00AC319B">
        <w:rPr>
          <w:rFonts w:cstheme="minorHAnsi"/>
          <w:lang w:val="en-US"/>
        </w:rPr>
        <w:t>-resolution</w:t>
      </w:r>
      <w:r w:rsidR="004E28DB" w:rsidRPr="00AC319B">
        <w:rPr>
          <w:rFonts w:cstheme="minorHAnsi"/>
          <w:lang w:val="en-US"/>
        </w:rPr>
        <w:t xml:space="preserve"> </w:t>
      </w:r>
      <w:r w:rsidR="007F257F" w:rsidRPr="00AC319B">
        <w:rPr>
          <w:rFonts w:cstheme="minorHAnsi"/>
          <w:lang w:val="en-US"/>
        </w:rPr>
        <w:t xml:space="preserve">photoperiod </w:t>
      </w:r>
      <w:r w:rsidR="004E28DB" w:rsidRPr="00AC319B">
        <w:rPr>
          <w:rFonts w:cstheme="minorHAnsi"/>
          <w:lang w:val="en-US"/>
        </w:rPr>
        <w:t>regimes</w:t>
      </w:r>
      <w:r w:rsidR="00AB753F" w:rsidRPr="00AC319B">
        <w:rPr>
          <w:rFonts w:cstheme="minorHAnsi"/>
          <w:lang w:val="en-US"/>
        </w:rPr>
        <w:t>.</w:t>
      </w:r>
      <w:r w:rsidR="005C4368" w:rsidRPr="00AC319B">
        <w:rPr>
          <w:rFonts w:cstheme="minorHAnsi"/>
          <w:lang w:val="en-US"/>
        </w:rPr>
        <w:t xml:space="preserve"> </w:t>
      </w:r>
      <w:r w:rsidR="00560143" w:rsidRPr="00AC319B">
        <w:rPr>
          <w:rFonts w:cstheme="minorHAnsi"/>
          <w:lang w:val="en-US"/>
        </w:rPr>
        <w:t xml:space="preserve">Each </w:t>
      </w:r>
      <w:r w:rsidR="002A1BCE" w:rsidRPr="00AC319B">
        <w:rPr>
          <w:rFonts w:cstheme="minorHAnsi"/>
          <w:lang w:val="en-US"/>
        </w:rPr>
        <w:t xml:space="preserve">experimental </w:t>
      </w:r>
      <w:r w:rsidR="003D7315" w:rsidRPr="00AC319B">
        <w:rPr>
          <w:rFonts w:cstheme="minorHAnsi"/>
          <w:lang w:val="en-US"/>
        </w:rPr>
        <w:t>scenario</w:t>
      </w:r>
      <w:r w:rsidR="00560143" w:rsidRPr="00AC319B">
        <w:rPr>
          <w:rFonts w:cstheme="minorHAnsi"/>
          <w:lang w:val="en-US"/>
        </w:rPr>
        <w:t xml:space="preserve"> was </w:t>
      </w:r>
      <w:r w:rsidR="002A1BCE" w:rsidRPr="00AC319B">
        <w:rPr>
          <w:rFonts w:cstheme="minorHAnsi"/>
          <w:lang w:val="en-US"/>
        </w:rPr>
        <w:t xml:space="preserve">configured using </w:t>
      </w:r>
      <w:proofErr w:type="spellStart"/>
      <w:r w:rsidR="002A1BCE" w:rsidRPr="00AC319B">
        <w:rPr>
          <w:rFonts w:cstheme="minorHAnsi"/>
          <w:lang w:val="en-US"/>
        </w:rPr>
        <w:t>Fitolog</w:t>
      </w:r>
      <w:proofErr w:type="spellEnd"/>
      <w:r w:rsidR="002A1BCE" w:rsidRPr="00AC319B">
        <w:rPr>
          <w:rFonts w:cstheme="minorHAnsi"/>
          <w:lang w:val="en-US"/>
        </w:rPr>
        <w:t xml:space="preserve"> 9000 software (version 9308, </w:t>
      </w:r>
      <w:proofErr w:type="spellStart"/>
      <w:r w:rsidR="002A1BCE" w:rsidRPr="00AC319B">
        <w:rPr>
          <w:rFonts w:cstheme="minorHAnsi"/>
          <w:lang w:val="en-US"/>
        </w:rPr>
        <w:t>Aralab</w:t>
      </w:r>
      <w:proofErr w:type="spellEnd"/>
      <w:r w:rsidR="002A1BCE" w:rsidRPr="00AC319B">
        <w:rPr>
          <w:rFonts w:cstheme="minorHAnsi"/>
          <w:lang w:val="en-US"/>
        </w:rPr>
        <w:t xml:space="preserve"> Pharmaceutical Stability software) </w:t>
      </w:r>
      <w:r w:rsidR="00560143" w:rsidRPr="00AC319B">
        <w:rPr>
          <w:rFonts w:cstheme="minorHAnsi"/>
          <w:lang w:val="en-US"/>
        </w:rPr>
        <w:t xml:space="preserve">in </w:t>
      </w:r>
      <w:proofErr w:type="spellStart"/>
      <w:r w:rsidR="00560143" w:rsidRPr="00AC319B">
        <w:rPr>
          <w:rFonts w:cstheme="minorHAnsi"/>
          <w:lang w:val="en-US"/>
        </w:rPr>
        <w:t>Aralab</w:t>
      </w:r>
      <w:proofErr w:type="spellEnd"/>
      <w:r w:rsidR="00560143" w:rsidRPr="00AC319B">
        <w:rPr>
          <w:rFonts w:cstheme="minorHAnsi"/>
          <w:lang w:val="en-US"/>
        </w:rPr>
        <w:t xml:space="preserve"> incubator</w:t>
      </w:r>
      <w:r w:rsidR="00870A83" w:rsidRPr="00AC319B">
        <w:rPr>
          <w:rFonts w:cstheme="minorHAnsi"/>
          <w:lang w:val="en-US"/>
        </w:rPr>
        <w:t>s</w:t>
      </w:r>
      <w:r w:rsidR="00560143" w:rsidRPr="00AC319B">
        <w:rPr>
          <w:rFonts w:cstheme="minorHAnsi"/>
          <w:lang w:val="en-US"/>
        </w:rPr>
        <w:t xml:space="preserve"> (</w:t>
      </w:r>
      <w:proofErr w:type="spellStart"/>
      <w:r w:rsidR="00560143" w:rsidRPr="00AC319B">
        <w:rPr>
          <w:rFonts w:cstheme="minorHAnsi"/>
          <w:lang w:val="en-US"/>
        </w:rPr>
        <w:t>Aralab</w:t>
      </w:r>
      <w:proofErr w:type="spellEnd"/>
      <w:r w:rsidR="00560143" w:rsidRPr="00AC319B">
        <w:rPr>
          <w:rFonts w:cstheme="minorHAnsi"/>
          <w:lang w:val="en-US"/>
        </w:rPr>
        <w:t xml:space="preserve"> climatic chamber </w:t>
      </w:r>
      <w:proofErr w:type="spellStart"/>
      <w:r w:rsidR="00560143" w:rsidRPr="00AC319B">
        <w:rPr>
          <w:rFonts w:cstheme="minorHAnsi"/>
          <w:lang w:val="en-US"/>
        </w:rPr>
        <w:t>Fitoclima</w:t>
      </w:r>
      <w:proofErr w:type="spellEnd"/>
      <w:r w:rsidR="00560143" w:rsidRPr="00AC319B">
        <w:rPr>
          <w:rFonts w:cstheme="minorHAnsi"/>
          <w:lang w:val="en-US"/>
        </w:rPr>
        <w:t xml:space="preserve"> S600 PL</w:t>
      </w:r>
      <w:r w:rsidR="00303AE3" w:rsidRPr="00AC319B">
        <w:rPr>
          <w:rFonts w:cstheme="minorHAnsi"/>
          <w:lang w:val="en-US"/>
        </w:rPr>
        <w:t xml:space="preserve">, equipped with </w:t>
      </w:r>
      <w:r w:rsidR="00DA7B74" w:rsidRPr="00AC319B">
        <w:rPr>
          <w:rFonts w:cstheme="minorHAnsi"/>
          <w:lang w:val="en-US"/>
        </w:rPr>
        <w:t>4 led modu</w:t>
      </w:r>
      <w:r w:rsidR="000C58E1" w:rsidRPr="00AC319B">
        <w:rPr>
          <w:rFonts w:cstheme="minorHAnsi"/>
          <w:lang w:val="en-US"/>
        </w:rPr>
        <w:t>les 11W 350mA</w:t>
      </w:r>
      <w:r w:rsidR="00C634F6" w:rsidRPr="00AC319B">
        <w:rPr>
          <w:rFonts w:cstheme="minorHAnsi"/>
          <w:lang w:val="en-US"/>
        </w:rPr>
        <w:t>)</w:t>
      </w:r>
      <w:r w:rsidR="005E6AD4" w:rsidRPr="00AC319B">
        <w:rPr>
          <w:rFonts w:cstheme="minorHAnsi"/>
          <w:lang w:val="en-US"/>
        </w:rPr>
        <w:t>.</w:t>
      </w:r>
      <w:r w:rsidR="004F406C" w:rsidRPr="00AC319B">
        <w:rPr>
          <w:rFonts w:cstheme="minorHAnsi"/>
          <w:lang w:val="en-US"/>
        </w:rPr>
        <w:t xml:space="preserve"> </w:t>
      </w:r>
      <w:r w:rsidR="00490273" w:rsidRPr="00AC319B">
        <w:rPr>
          <w:rFonts w:cstheme="minorHAnsi"/>
          <w:lang w:val="en-US"/>
        </w:rPr>
        <w:t xml:space="preserve">This </w:t>
      </w:r>
      <w:r w:rsidR="002A1BCE" w:rsidRPr="00AC319B">
        <w:rPr>
          <w:rFonts w:cstheme="minorHAnsi"/>
          <w:lang w:val="en-US"/>
        </w:rPr>
        <w:t>software allowed us to use ramp setting</w:t>
      </w:r>
      <w:r w:rsidR="00490273" w:rsidRPr="00AC319B">
        <w:rPr>
          <w:rFonts w:cstheme="minorHAnsi"/>
          <w:lang w:val="en-US"/>
        </w:rPr>
        <w:t>s</w:t>
      </w:r>
      <w:r w:rsidR="002A1BCE" w:rsidRPr="00AC319B">
        <w:rPr>
          <w:rFonts w:cstheme="minorHAnsi"/>
          <w:lang w:val="en-US"/>
        </w:rPr>
        <w:t xml:space="preserve"> for gradual temperature changes along each day and to monitor the incubators remotely. </w:t>
      </w:r>
      <w:r w:rsidR="005E6AD4" w:rsidRPr="00AC319B">
        <w:rPr>
          <w:rFonts w:cstheme="minorHAnsi"/>
          <w:lang w:val="en-US"/>
        </w:rPr>
        <w:t>Bot</w:t>
      </w:r>
      <w:r w:rsidR="00361DFD" w:rsidRPr="00AC319B">
        <w:rPr>
          <w:rFonts w:cstheme="minorHAnsi"/>
          <w:lang w:val="en-US"/>
        </w:rPr>
        <w:t>h</w:t>
      </w:r>
      <w:r w:rsidR="005E6AD4" w:rsidRPr="00AC319B">
        <w:rPr>
          <w:rFonts w:cstheme="minorHAnsi"/>
          <w:lang w:val="en-US"/>
        </w:rPr>
        <w:t xml:space="preserve"> incubators</w:t>
      </w:r>
      <w:r w:rsidR="00C634F6" w:rsidRPr="00AC319B">
        <w:rPr>
          <w:rFonts w:cstheme="minorHAnsi"/>
          <w:lang w:val="en-US"/>
        </w:rPr>
        <w:t xml:space="preserve"> run </w:t>
      </w:r>
      <w:r w:rsidR="00CD2011" w:rsidRPr="00AC319B">
        <w:rPr>
          <w:rFonts w:cstheme="minorHAnsi"/>
          <w:lang w:val="en-US"/>
        </w:rPr>
        <w:t>continuously</w:t>
      </w:r>
      <w:r w:rsidR="00C634F6" w:rsidRPr="00AC319B">
        <w:rPr>
          <w:rFonts w:cstheme="minorHAnsi"/>
          <w:lang w:val="en-US"/>
        </w:rPr>
        <w:t xml:space="preserve"> from July 2021 to September 2022</w:t>
      </w:r>
      <w:r w:rsidR="00090D6F" w:rsidRPr="00AC319B">
        <w:rPr>
          <w:rFonts w:cstheme="minorHAnsi"/>
          <w:lang w:val="en-US"/>
        </w:rPr>
        <w:t xml:space="preserve">. </w:t>
      </w:r>
      <w:r w:rsidR="00944188" w:rsidRPr="00AC319B">
        <w:rPr>
          <w:rFonts w:cstheme="minorHAnsi"/>
          <w:lang w:val="en-US"/>
        </w:rPr>
        <w:t xml:space="preserve">We will refer to </w:t>
      </w:r>
      <w:r w:rsidR="008E60D3" w:rsidRPr="00AC319B">
        <w:rPr>
          <w:rFonts w:cstheme="minorHAnsi"/>
          <w:lang w:val="en-US"/>
        </w:rPr>
        <w:t>t</w:t>
      </w:r>
      <w:r w:rsidR="007A1B4C" w:rsidRPr="00AC319B">
        <w:rPr>
          <w:rFonts w:cstheme="minorHAnsi"/>
          <w:lang w:val="en-US"/>
        </w:rPr>
        <w:t xml:space="preserve">he </w:t>
      </w:r>
      <w:r w:rsidR="007B68DF" w:rsidRPr="00AC319B">
        <w:rPr>
          <w:rFonts w:cstheme="minorHAnsi"/>
          <w:lang w:val="en-US"/>
        </w:rPr>
        <w:t>incubator</w:t>
      </w:r>
      <w:r w:rsidR="00090D6F" w:rsidRPr="00AC319B">
        <w:rPr>
          <w:rFonts w:cstheme="minorHAnsi"/>
          <w:lang w:val="en-US"/>
        </w:rPr>
        <w:t xml:space="preserve"> </w:t>
      </w:r>
      <w:r w:rsidR="007A1B4C" w:rsidRPr="00AC319B">
        <w:rPr>
          <w:rFonts w:cstheme="minorHAnsi"/>
          <w:lang w:val="en-US"/>
        </w:rPr>
        <w:t xml:space="preserve">with </w:t>
      </w:r>
      <w:r w:rsidR="00361DFD" w:rsidRPr="00AC319B">
        <w:rPr>
          <w:rFonts w:cstheme="minorHAnsi"/>
          <w:lang w:val="en-US"/>
        </w:rPr>
        <w:t>warmer</w:t>
      </w:r>
      <w:r w:rsidR="007A1B4C" w:rsidRPr="00AC319B">
        <w:rPr>
          <w:rFonts w:cstheme="minorHAnsi"/>
          <w:lang w:val="en-US"/>
        </w:rPr>
        <w:t xml:space="preserve"> </w:t>
      </w:r>
      <w:r w:rsidR="00B9572D" w:rsidRPr="00AC319B">
        <w:rPr>
          <w:rFonts w:cstheme="minorHAnsi"/>
          <w:lang w:val="en-US"/>
        </w:rPr>
        <w:t xml:space="preserve">temperatures </w:t>
      </w:r>
      <w:r w:rsidR="007A1B4C" w:rsidRPr="00AC319B">
        <w:rPr>
          <w:rFonts w:cstheme="minorHAnsi"/>
          <w:lang w:val="en-US"/>
        </w:rPr>
        <w:t>and</w:t>
      </w:r>
      <w:r w:rsidR="00361DFD" w:rsidRPr="00AC319B">
        <w:rPr>
          <w:rFonts w:cstheme="minorHAnsi"/>
          <w:lang w:val="en-US"/>
        </w:rPr>
        <w:t xml:space="preserve"> </w:t>
      </w:r>
      <w:r w:rsidR="00BC2073" w:rsidRPr="00AC319B">
        <w:rPr>
          <w:rFonts w:cstheme="minorHAnsi"/>
          <w:lang w:val="en-US"/>
        </w:rPr>
        <w:t>snow-free</w:t>
      </w:r>
      <w:r w:rsidR="002A1BCE" w:rsidRPr="00AC319B">
        <w:rPr>
          <w:rFonts w:cstheme="minorHAnsi"/>
          <w:lang w:val="en-US"/>
        </w:rPr>
        <w:t xml:space="preserve"> </w:t>
      </w:r>
      <w:r w:rsidR="008429D7" w:rsidRPr="00AC319B">
        <w:rPr>
          <w:rFonts w:cstheme="minorHAnsi"/>
          <w:lang w:val="en-US"/>
        </w:rPr>
        <w:t xml:space="preserve">mimicking micro-edge topography </w:t>
      </w:r>
      <w:r w:rsidR="00C634F6" w:rsidRPr="00AC319B">
        <w:rPr>
          <w:rFonts w:cstheme="minorHAnsi"/>
          <w:lang w:val="en-US"/>
        </w:rPr>
        <w:t>as “</w:t>
      </w:r>
      <w:r w:rsidR="00C0778B" w:rsidRPr="00AC319B">
        <w:rPr>
          <w:rFonts w:cstheme="minorHAnsi"/>
          <w:lang w:val="en-US"/>
        </w:rPr>
        <w:t>f</w:t>
      </w:r>
      <w:r w:rsidR="00C634F6" w:rsidRPr="00AC319B">
        <w:rPr>
          <w:rFonts w:cstheme="minorHAnsi"/>
          <w:lang w:val="en-US"/>
        </w:rPr>
        <w:t>ellfie</w:t>
      </w:r>
      <w:r w:rsidR="00090D6F" w:rsidRPr="00AC319B">
        <w:rPr>
          <w:rFonts w:cstheme="minorHAnsi"/>
          <w:lang w:val="en-US"/>
        </w:rPr>
        <w:t>l</w:t>
      </w:r>
      <w:r w:rsidR="00C634F6" w:rsidRPr="00AC319B">
        <w:rPr>
          <w:rFonts w:cstheme="minorHAnsi"/>
          <w:lang w:val="en-US"/>
        </w:rPr>
        <w:t xml:space="preserve">d </w:t>
      </w:r>
      <w:r w:rsidR="0029417B" w:rsidRPr="00AC319B">
        <w:rPr>
          <w:rFonts w:cstheme="minorHAnsi"/>
          <w:lang w:val="en-US"/>
        </w:rPr>
        <w:t>scenario</w:t>
      </w:r>
      <w:r w:rsidR="00C634F6" w:rsidRPr="00AC319B">
        <w:rPr>
          <w:rFonts w:cstheme="minorHAnsi"/>
          <w:lang w:val="en-US"/>
        </w:rPr>
        <w:t xml:space="preserve">” and </w:t>
      </w:r>
      <w:r w:rsidR="007A1B4C" w:rsidRPr="00AC319B">
        <w:rPr>
          <w:rFonts w:cstheme="minorHAnsi"/>
          <w:lang w:val="en-US"/>
        </w:rPr>
        <w:t xml:space="preserve">the </w:t>
      </w:r>
      <w:r w:rsidR="007B68DF" w:rsidRPr="00AC319B">
        <w:rPr>
          <w:rFonts w:cstheme="minorHAnsi"/>
          <w:lang w:val="en-US"/>
        </w:rPr>
        <w:t>incubator</w:t>
      </w:r>
      <w:r w:rsidR="00090D6F" w:rsidRPr="00AC319B">
        <w:rPr>
          <w:rFonts w:cstheme="minorHAnsi"/>
          <w:lang w:val="en-US"/>
        </w:rPr>
        <w:t xml:space="preserve"> </w:t>
      </w:r>
      <w:r w:rsidR="007A1B4C" w:rsidRPr="00AC319B">
        <w:rPr>
          <w:rFonts w:cstheme="minorHAnsi"/>
          <w:lang w:val="en-US"/>
        </w:rPr>
        <w:t xml:space="preserve">with </w:t>
      </w:r>
      <w:r w:rsidR="00361DFD" w:rsidRPr="00AC319B">
        <w:rPr>
          <w:rFonts w:cstheme="minorHAnsi"/>
          <w:lang w:val="en-US"/>
        </w:rPr>
        <w:t xml:space="preserve">cooler </w:t>
      </w:r>
      <w:r w:rsidR="00B9572D" w:rsidRPr="00AC319B">
        <w:rPr>
          <w:rFonts w:cstheme="minorHAnsi"/>
          <w:lang w:val="en-US"/>
        </w:rPr>
        <w:t xml:space="preserve">temperatures </w:t>
      </w:r>
      <w:r w:rsidR="007A1B4C" w:rsidRPr="00AC319B">
        <w:rPr>
          <w:rFonts w:cstheme="minorHAnsi"/>
          <w:lang w:val="en-US"/>
        </w:rPr>
        <w:t>and</w:t>
      </w:r>
      <w:r w:rsidR="00361DFD" w:rsidRPr="00AC319B">
        <w:rPr>
          <w:rFonts w:cstheme="minorHAnsi"/>
          <w:lang w:val="en-US"/>
        </w:rPr>
        <w:t xml:space="preserve"> </w:t>
      </w:r>
      <w:r w:rsidR="00584800" w:rsidRPr="00AC319B">
        <w:rPr>
          <w:rFonts w:cstheme="minorHAnsi"/>
          <w:lang w:val="en-US"/>
        </w:rPr>
        <w:t xml:space="preserve">long snow period </w:t>
      </w:r>
      <w:r w:rsidR="00B9572D" w:rsidRPr="00AC319B">
        <w:rPr>
          <w:rFonts w:cstheme="minorHAnsi"/>
          <w:lang w:val="en-US"/>
        </w:rPr>
        <w:t>program</w:t>
      </w:r>
      <w:r w:rsidR="008429D7" w:rsidRPr="00AC319B">
        <w:rPr>
          <w:rFonts w:cstheme="minorHAnsi"/>
          <w:lang w:val="en-US"/>
        </w:rPr>
        <w:t xml:space="preserve"> mimicking micro-valleys</w:t>
      </w:r>
      <w:r w:rsidR="00B9572D" w:rsidRPr="00AC319B">
        <w:rPr>
          <w:rFonts w:cstheme="minorHAnsi"/>
          <w:lang w:val="en-US"/>
        </w:rPr>
        <w:t xml:space="preserve"> </w:t>
      </w:r>
      <w:r w:rsidR="002A1BCE" w:rsidRPr="00AC319B">
        <w:rPr>
          <w:rFonts w:cstheme="minorHAnsi"/>
          <w:lang w:val="en-US"/>
        </w:rPr>
        <w:t xml:space="preserve">will </w:t>
      </w:r>
      <w:r w:rsidR="00584800" w:rsidRPr="00AC319B">
        <w:rPr>
          <w:rFonts w:cstheme="minorHAnsi"/>
          <w:lang w:val="en-US"/>
        </w:rPr>
        <w:t xml:space="preserve">as </w:t>
      </w:r>
      <w:r w:rsidR="00C634F6" w:rsidRPr="00AC319B">
        <w:rPr>
          <w:rFonts w:cstheme="minorHAnsi"/>
          <w:lang w:val="en-US"/>
        </w:rPr>
        <w:t>“</w:t>
      </w:r>
      <w:proofErr w:type="spellStart"/>
      <w:r w:rsidR="00C0778B" w:rsidRPr="00AC319B">
        <w:rPr>
          <w:rFonts w:cstheme="minorHAnsi"/>
          <w:lang w:val="en-US"/>
        </w:rPr>
        <w:t>s</w:t>
      </w:r>
      <w:r w:rsidR="00C634F6" w:rsidRPr="00AC319B">
        <w:rPr>
          <w:rFonts w:cstheme="minorHAnsi"/>
          <w:lang w:val="en-US"/>
        </w:rPr>
        <w:t>nowbed</w:t>
      </w:r>
      <w:proofErr w:type="spellEnd"/>
      <w:r w:rsidR="00C634F6" w:rsidRPr="00AC319B">
        <w:rPr>
          <w:rFonts w:cstheme="minorHAnsi"/>
          <w:lang w:val="en-US"/>
        </w:rPr>
        <w:t xml:space="preserve"> </w:t>
      </w:r>
      <w:r w:rsidR="0029417B" w:rsidRPr="00AC319B">
        <w:rPr>
          <w:rFonts w:cstheme="minorHAnsi"/>
          <w:lang w:val="en-US"/>
        </w:rPr>
        <w:t>scenario</w:t>
      </w:r>
      <w:r w:rsidR="00C634F6" w:rsidRPr="00AC319B">
        <w:rPr>
          <w:rFonts w:cstheme="minorHAnsi"/>
          <w:lang w:val="en-US"/>
        </w:rPr>
        <w:t>”</w:t>
      </w:r>
      <w:r w:rsidR="007A1B4C" w:rsidRPr="00AC319B">
        <w:rPr>
          <w:rFonts w:cstheme="minorHAnsi"/>
          <w:lang w:val="en-US"/>
        </w:rPr>
        <w:t>.</w:t>
      </w:r>
      <w:r w:rsidR="006F0FE9" w:rsidRPr="00AC319B">
        <w:rPr>
          <w:rFonts w:cstheme="minorHAnsi"/>
          <w:lang w:val="en-US"/>
        </w:rPr>
        <w:t xml:space="preserve"> </w:t>
      </w:r>
    </w:p>
    <w:p w14:paraId="11B52A06" w14:textId="12D431D8" w:rsidR="00A250BD" w:rsidRPr="00AC319B" w:rsidRDefault="00F00124" w:rsidP="00ED2F7B">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The </w:t>
      </w:r>
      <w:r w:rsidR="004B5E3E" w:rsidRPr="00AC319B">
        <w:rPr>
          <w:rFonts w:eastAsia="Times New Roman" w:cstheme="minorHAnsi"/>
          <w:color w:val="000000"/>
          <w:lang w:val="en-US" w:eastAsia="ca-ES"/>
        </w:rPr>
        <w:t xml:space="preserve">major </w:t>
      </w:r>
      <w:r w:rsidR="00A250BD" w:rsidRPr="00AC319B">
        <w:rPr>
          <w:rFonts w:eastAsia="Times New Roman" w:cstheme="minorHAnsi"/>
          <w:color w:val="000000"/>
          <w:lang w:val="en-US" w:eastAsia="ca-ES"/>
        </w:rPr>
        <w:t>differences between incubators</w:t>
      </w:r>
      <w:r w:rsidRPr="00AC319B">
        <w:rPr>
          <w:rFonts w:eastAsia="Times New Roman" w:cstheme="minorHAnsi"/>
          <w:color w:val="000000"/>
          <w:lang w:val="en-US" w:eastAsia="ca-ES"/>
        </w:rPr>
        <w:t xml:space="preserve"> were </w:t>
      </w:r>
      <w:r w:rsidR="00654C53" w:rsidRPr="00AC319B">
        <w:rPr>
          <w:rFonts w:eastAsia="Times New Roman" w:cstheme="minorHAnsi"/>
          <w:color w:val="000000"/>
          <w:lang w:val="en-US" w:eastAsia="ca-ES"/>
        </w:rPr>
        <w:t xml:space="preserve">the temperature regimes and </w:t>
      </w:r>
      <w:r w:rsidRPr="00AC319B">
        <w:rPr>
          <w:rFonts w:eastAsia="Times New Roman" w:cstheme="minorHAnsi"/>
          <w:color w:val="000000"/>
          <w:lang w:val="en-US" w:eastAsia="ca-ES"/>
        </w:rPr>
        <w:t xml:space="preserve">the </w:t>
      </w:r>
      <w:r w:rsidR="007B204F" w:rsidRPr="00AC319B">
        <w:rPr>
          <w:rFonts w:eastAsia="Times New Roman" w:cstheme="minorHAnsi"/>
          <w:color w:val="000000"/>
          <w:lang w:val="en-US" w:eastAsia="ca-ES"/>
        </w:rPr>
        <w:t>length</w:t>
      </w:r>
      <w:r w:rsidRPr="00AC319B">
        <w:rPr>
          <w:rFonts w:eastAsia="Times New Roman" w:cstheme="minorHAnsi"/>
          <w:color w:val="000000"/>
          <w:lang w:val="en-US" w:eastAsia="ca-ES"/>
        </w:rPr>
        <w:t xml:space="preserve"> and </w:t>
      </w:r>
      <w:r w:rsidR="007B204F" w:rsidRPr="00AC319B">
        <w:rPr>
          <w:rFonts w:eastAsia="Times New Roman" w:cstheme="minorHAnsi"/>
          <w:color w:val="000000"/>
          <w:lang w:val="en-US" w:eastAsia="ca-ES"/>
        </w:rPr>
        <w:t xml:space="preserve">climatic </w:t>
      </w:r>
      <w:r w:rsidRPr="00AC319B">
        <w:rPr>
          <w:rFonts w:eastAsia="Times New Roman" w:cstheme="minorHAnsi"/>
          <w:color w:val="000000"/>
          <w:lang w:val="en-US" w:eastAsia="ca-ES"/>
        </w:rPr>
        <w:t xml:space="preserve">conditions during the </w:t>
      </w:r>
      <w:r w:rsidR="00E36E3E" w:rsidRPr="00AC319B">
        <w:rPr>
          <w:rFonts w:eastAsia="Times New Roman" w:cstheme="minorHAnsi"/>
          <w:color w:val="000000"/>
          <w:lang w:val="en-US" w:eastAsia="ca-ES"/>
        </w:rPr>
        <w:t>winter</w:t>
      </w:r>
      <w:r w:rsidR="007B204F" w:rsidRPr="00AC319B">
        <w:rPr>
          <w:rFonts w:eastAsia="Times New Roman" w:cstheme="minorHAnsi"/>
          <w:color w:val="000000"/>
          <w:lang w:val="en-US" w:eastAsia="ca-ES"/>
        </w:rPr>
        <w:t xml:space="preserve">. </w:t>
      </w:r>
      <w:r w:rsidR="00F85BED" w:rsidRPr="00AC319B">
        <w:rPr>
          <w:rFonts w:eastAsia="Times New Roman" w:cstheme="minorHAnsi"/>
          <w:color w:val="000000"/>
          <w:lang w:val="en-US" w:eastAsia="ca-ES"/>
        </w:rPr>
        <w:t>I</w:t>
      </w:r>
      <w:r w:rsidR="00A250BD" w:rsidRPr="00AC319B">
        <w:rPr>
          <w:rFonts w:eastAsia="Times New Roman" w:cstheme="minorHAnsi"/>
          <w:color w:val="000000"/>
          <w:lang w:val="en-US" w:eastAsia="ca-ES"/>
        </w:rPr>
        <w:t xml:space="preserve">n </w:t>
      </w:r>
      <w:r w:rsidR="001856FA" w:rsidRPr="00AC319B">
        <w:rPr>
          <w:rFonts w:eastAsia="Times New Roman" w:cstheme="minorHAnsi"/>
          <w:color w:val="000000"/>
          <w:lang w:val="en-US" w:eastAsia="ca-ES"/>
        </w:rPr>
        <w:t xml:space="preserve">the </w:t>
      </w:r>
      <w:r w:rsidR="00F85BED" w:rsidRPr="00AC319B">
        <w:rPr>
          <w:rFonts w:eastAsia="Times New Roman" w:cstheme="minorHAnsi"/>
          <w:color w:val="000000"/>
          <w:lang w:val="en-US" w:eastAsia="ca-ES"/>
        </w:rPr>
        <w:t>f</w:t>
      </w:r>
      <w:r w:rsidR="00A250BD" w:rsidRPr="00AC319B">
        <w:rPr>
          <w:rFonts w:eastAsia="Times New Roman" w:cstheme="minorHAnsi"/>
          <w:color w:val="000000"/>
          <w:lang w:val="en-US" w:eastAsia="ca-ES"/>
        </w:rPr>
        <w:t xml:space="preserve">ellfield </w:t>
      </w:r>
      <w:r w:rsidR="003C59D4" w:rsidRPr="00AC319B">
        <w:rPr>
          <w:rFonts w:eastAsia="Times New Roman" w:cstheme="minorHAnsi"/>
          <w:color w:val="000000"/>
          <w:lang w:val="en-US" w:eastAsia="ca-ES"/>
        </w:rPr>
        <w:t>scenario</w:t>
      </w:r>
      <w:r w:rsidR="00A250BD" w:rsidRPr="00AC319B">
        <w:rPr>
          <w:rFonts w:eastAsia="Times New Roman" w:cstheme="minorHAnsi"/>
          <w:color w:val="000000"/>
          <w:lang w:val="en-US" w:eastAsia="ca-ES"/>
        </w:rPr>
        <w:t xml:space="preserve"> </w:t>
      </w:r>
      <w:r w:rsidR="00A77F11" w:rsidRPr="00AC319B">
        <w:rPr>
          <w:rFonts w:eastAsia="Times New Roman" w:cstheme="minorHAnsi"/>
          <w:color w:val="000000"/>
          <w:lang w:val="en-US" w:eastAsia="ca-ES"/>
        </w:rPr>
        <w:t xml:space="preserve">we </w:t>
      </w:r>
      <w:r w:rsidR="00032288" w:rsidRPr="00AC319B">
        <w:rPr>
          <w:rFonts w:eastAsia="Times New Roman" w:cstheme="minorHAnsi"/>
          <w:color w:val="000000"/>
          <w:lang w:val="en-US" w:eastAsia="ca-ES"/>
        </w:rPr>
        <w:t>programmed</w:t>
      </w:r>
      <w:r w:rsidR="00A77F11" w:rsidRPr="00AC319B">
        <w:rPr>
          <w:rFonts w:eastAsia="Times New Roman" w:cstheme="minorHAnsi"/>
          <w:color w:val="000000"/>
          <w:lang w:val="en-US" w:eastAsia="ca-ES"/>
        </w:rPr>
        <w:t xml:space="preserve"> </w:t>
      </w:r>
      <w:r w:rsidR="00B37358" w:rsidRPr="00AC319B">
        <w:rPr>
          <w:rFonts w:eastAsia="Times New Roman" w:cstheme="minorHAnsi"/>
          <w:color w:val="000000"/>
          <w:lang w:val="en-US" w:eastAsia="ca-ES"/>
        </w:rPr>
        <w:t xml:space="preserve">winter </w:t>
      </w:r>
      <w:r w:rsidR="00D5228C" w:rsidRPr="00AC319B">
        <w:rPr>
          <w:rFonts w:eastAsia="Times New Roman" w:cstheme="minorHAnsi"/>
          <w:color w:val="000000"/>
          <w:lang w:val="en-US" w:eastAsia="ca-ES"/>
        </w:rPr>
        <w:t xml:space="preserve">period </w:t>
      </w:r>
      <w:r w:rsidR="00B37358" w:rsidRPr="00AC319B">
        <w:rPr>
          <w:rFonts w:eastAsia="Times New Roman" w:cstheme="minorHAnsi"/>
          <w:color w:val="000000"/>
          <w:lang w:val="en-US" w:eastAsia="ca-ES"/>
        </w:rPr>
        <w:t xml:space="preserve">with </w:t>
      </w:r>
      <w:r w:rsidR="00A250BD" w:rsidRPr="00AC319B">
        <w:rPr>
          <w:rFonts w:eastAsia="Times New Roman" w:cstheme="minorHAnsi"/>
          <w:color w:val="000000"/>
          <w:lang w:val="en-US" w:eastAsia="ca-ES"/>
        </w:rPr>
        <w:t>below 0</w:t>
      </w:r>
      <w:r w:rsidR="008A618D"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temperatures</w:t>
      </w:r>
      <w:r w:rsidR="00FB43BF" w:rsidRPr="00AC319B">
        <w:rPr>
          <w:rFonts w:eastAsia="Times New Roman" w:cstheme="minorHAnsi"/>
          <w:color w:val="000000"/>
          <w:lang w:val="en-US" w:eastAsia="ca-ES"/>
        </w:rPr>
        <w:t xml:space="preserve">, and </w:t>
      </w:r>
      <w:r w:rsidR="00A250BD" w:rsidRPr="00AC319B">
        <w:rPr>
          <w:rFonts w:eastAsia="Times New Roman" w:cstheme="minorHAnsi"/>
          <w:color w:val="000000"/>
          <w:lang w:val="en-US" w:eastAsia="ca-ES"/>
        </w:rPr>
        <w:t xml:space="preserve">daily </w:t>
      </w:r>
      <w:r w:rsidR="00FB43BF" w:rsidRPr="00AC319B">
        <w:rPr>
          <w:rFonts w:eastAsia="Times New Roman" w:cstheme="minorHAnsi"/>
          <w:color w:val="000000"/>
          <w:lang w:val="en-US" w:eastAsia="ca-ES"/>
        </w:rPr>
        <w:t xml:space="preserve">temperature </w:t>
      </w:r>
      <w:r w:rsidR="00A250BD" w:rsidRPr="00AC319B">
        <w:rPr>
          <w:rFonts w:eastAsia="Times New Roman" w:cstheme="minorHAnsi"/>
          <w:color w:val="000000"/>
          <w:lang w:val="en-US" w:eastAsia="ca-ES"/>
        </w:rPr>
        <w:t xml:space="preserve">and photoperiod </w:t>
      </w:r>
      <w:r w:rsidR="00723555" w:rsidRPr="00AC319B">
        <w:rPr>
          <w:rFonts w:eastAsia="Times New Roman" w:cstheme="minorHAnsi"/>
          <w:color w:val="000000"/>
          <w:lang w:val="en-US" w:eastAsia="ca-ES"/>
        </w:rPr>
        <w:t>fluctuation</w:t>
      </w:r>
      <w:r w:rsidR="00A250BD" w:rsidRPr="00AC319B">
        <w:rPr>
          <w:rFonts w:eastAsia="Times New Roman" w:cstheme="minorHAnsi"/>
          <w:color w:val="000000"/>
          <w:lang w:val="en-US" w:eastAsia="ca-ES"/>
        </w:rPr>
        <w:t xml:space="preserve"> for </w:t>
      </w:r>
      <w:r w:rsidR="00AC586A" w:rsidRPr="00AC319B">
        <w:rPr>
          <w:rFonts w:eastAsia="Times New Roman" w:cstheme="minorHAnsi"/>
          <w:color w:val="000000"/>
          <w:lang w:val="en-US" w:eastAsia="ca-ES"/>
        </w:rPr>
        <w:t>144</w:t>
      </w:r>
      <w:r w:rsidR="00A250BD" w:rsidRPr="00AC319B">
        <w:rPr>
          <w:rFonts w:eastAsia="Times New Roman" w:cstheme="minorHAnsi"/>
          <w:color w:val="000000"/>
          <w:lang w:val="en-US" w:eastAsia="ca-ES"/>
        </w:rPr>
        <w:t xml:space="preserve"> days</w:t>
      </w:r>
      <w:r w:rsidR="00992A1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t>
      </w:r>
      <w:r w:rsidR="00992A1D" w:rsidRPr="00AC319B">
        <w:rPr>
          <w:rFonts w:eastAsia="Times New Roman" w:cstheme="minorHAnsi"/>
          <w:color w:val="000000"/>
          <w:lang w:val="en-US" w:eastAsia="ca-ES"/>
        </w:rPr>
        <w:t>W</w:t>
      </w:r>
      <w:r w:rsidR="00A250BD" w:rsidRPr="00AC319B">
        <w:rPr>
          <w:rFonts w:eastAsia="Times New Roman" w:cstheme="minorHAnsi"/>
          <w:color w:val="000000"/>
          <w:lang w:val="en-US" w:eastAsia="ca-ES"/>
        </w:rPr>
        <w:t xml:space="preserve">hile in </w:t>
      </w:r>
      <w:r w:rsidR="004B5E3E" w:rsidRPr="00AC319B">
        <w:rPr>
          <w:rFonts w:eastAsia="Times New Roman" w:cstheme="minorHAnsi"/>
          <w:color w:val="000000"/>
          <w:lang w:val="en-US" w:eastAsia="ca-ES"/>
        </w:rPr>
        <w:t xml:space="preserve">the </w:t>
      </w:r>
      <w:proofErr w:type="spellStart"/>
      <w:r w:rsidR="00A250BD" w:rsidRPr="00AC319B">
        <w:rPr>
          <w:rFonts w:eastAsia="Times New Roman" w:cstheme="minorHAnsi"/>
          <w:color w:val="000000"/>
          <w:lang w:val="en-US" w:eastAsia="ca-ES"/>
        </w:rPr>
        <w:t>snowbed</w:t>
      </w:r>
      <w:proofErr w:type="spellEnd"/>
      <w:r w:rsidR="00A250BD" w:rsidRPr="00AC319B">
        <w:rPr>
          <w:rFonts w:eastAsia="Times New Roman" w:cstheme="minorHAnsi"/>
          <w:color w:val="000000"/>
          <w:lang w:val="en-US" w:eastAsia="ca-ES"/>
        </w:rPr>
        <w:t xml:space="preserve"> </w:t>
      </w:r>
      <w:r w:rsidR="003C59D4" w:rsidRPr="00AC319B">
        <w:rPr>
          <w:rFonts w:eastAsia="Times New Roman" w:cstheme="minorHAnsi"/>
          <w:color w:val="000000"/>
          <w:lang w:val="en-US" w:eastAsia="ca-ES"/>
        </w:rPr>
        <w:t>scenario</w:t>
      </w:r>
      <w:r w:rsidR="00A250BD" w:rsidRPr="00AC319B">
        <w:rPr>
          <w:rFonts w:eastAsia="Times New Roman" w:cstheme="minorHAnsi"/>
          <w:color w:val="000000"/>
          <w:lang w:val="en-US" w:eastAsia="ca-ES"/>
        </w:rPr>
        <w:t xml:space="preserve"> </w:t>
      </w:r>
      <w:r w:rsidR="00A77F11" w:rsidRPr="00AC319B">
        <w:rPr>
          <w:rFonts w:eastAsia="Times New Roman" w:cstheme="minorHAnsi"/>
          <w:color w:val="000000"/>
          <w:lang w:val="en-US" w:eastAsia="ca-ES"/>
        </w:rPr>
        <w:t xml:space="preserve">we </w:t>
      </w:r>
      <w:r w:rsidR="00032288" w:rsidRPr="00AC319B">
        <w:rPr>
          <w:rFonts w:eastAsia="Times New Roman" w:cstheme="minorHAnsi"/>
          <w:color w:val="000000"/>
          <w:lang w:val="en-US" w:eastAsia="ca-ES"/>
        </w:rPr>
        <w:t>programmed</w:t>
      </w:r>
      <w:r w:rsidR="00A250BD" w:rsidRPr="00AC319B">
        <w:rPr>
          <w:rFonts w:eastAsia="Times New Roman" w:cstheme="minorHAnsi"/>
          <w:color w:val="000000"/>
          <w:lang w:val="en-US" w:eastAsia="ca-ES"/>
        </w:rPr>
        <w:t xml:space="preserve"> </w:t>
      </w:r>
      <w:r w:rsidR="00E61802" w:rsidRPr="00AC319B">
        <w:rPr>
          <w:rFonts w:eastAsia="Times New Roman" w:cstheme="minorHAnsi"/>
          <w:color w:val="000000"/>
          <w:lang w:val="en-US" w:eastAsia="ca-ES"/>
        </w:rPr>
        <w:t xml:space="preserve">constant </w:t>
      </w:r>
      <w:r w:rsidR="00A250BD" w:rsidRPr="00AC319B">
        <w:rPr>
          <w:rFonts w:eastAsia="Times New Roman" w:cstheme="minorHAnsi"/>
          <w:color w:val="000000"/>
          <w:lang w:val="en-US" w:eastAsia="ca-ES"/>
        </w:rPr>
        <w:t>0</w:t>
      </w:r>
      <w:r w:rsidR="00AA0A3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and darkness for 1</w:t>
      </w:r>
      <w:r w:rsidR="00AC586A" w:rsidRPr="00AC319B">
        <w:rPr>
          <w:rFonts w:eastAsia="Times New Roman" w:cstheme="minorHAnsi"/>
          <w:color w:val="000000"/>
          <w:lang w:val="en-US" w:eastAsia="ca-ES"/>
        </w:rPr>
        <w:t>96</w:t>
      </w:r>
      <w:r w:rsidR="00A250BD" w:rsidRPr="00AC319B">
        <w:rPr>
          <w:rFonts w:eastAsia="Times New Roman" w:cstheme="minorHAnsi"/>
          <w:color w:val="000000"/>
          <w:lang w:val="en-US" w:eastAsia="ca-ES"/>
        </w:rPr>
        <w:t xml:space="preserve"> days</w:t>
      </w:r>
      <w:r w:rsidR="00F85BED"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w:t>
      </w:r>
      <w:r w:rsidR="00F85BED" w:rsidRPr="00AC319B">
        <w:rPr>
          <w:rFonts w:eastAsia="Times New Roman" w:cstheme="minorHAnsi"/>
          <w:color w:val="000000"/>
          <w:lang w:val="en-US" w:eastAsia="ca-ES"/>
        </w:rPr>
        <w:t>C</w:t>
      </w:r>
      <w:r w:rsidR="00ED2F7B" w:rsidRPr="00AC319B">
        <w:rPr>
          <w:rFonts w:eastAsia="Times New Roman" w:cstheme="minorHAnsi"/>
          <w:color w:val="000000"/>
          <w:lang w:val="en-US" w:eastAsia="ca-ES"/>
        </w:rPr>
        <w:t>onsequently</w:t>
      </w:r>
      <w:r w:rsidR="00F85BED"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the growing season</w:t>
      </w:r>
      <w:r w:rsidR="00E104FE" w:rsidRPr="00AC319B">
        <w:rPr>
          <w:rFonts w:eastAsia="Times New Roman" w:cstheme="minorHAnsi"/>
          <w:color w:val="000000"/>
          <w:lang w:val="en-US" w:eastAsia="ca-ES"/>
        </w:rPr>
        <w:t xml:space="preserve"> </w:t>
      </w:r>
      <w:r w:rsidR="00C23229" w:rsidRPr="00AC319B">
        <w:rPr>
          <w:rFonts w:eastAsia="Times New Roman" w:cstheme="minorHAnsi"/>
          <w:color w:val="000000"/>
          <w:lang w:val="en-US" w:eastAsia="ca-ES"/>
        </w:rPr>
        <w:t xml:space="preserve">length </w:t>
      </w:r>
      <w:r w:rsidR="00ED2F7B" w:rsidRPr="00AC319B">
        <w:rPr>
          <w:rFonts w:eastAsia="Times New Roman" w:cstheme="minorHAnsi"/>
          <w:color w:val="000000"/>
          <w:lang w:val="en-US" w:eastAsia="ca-ES"/>
        </w:rPr>
        <w:t>also differed</w:t>
      </w:r>
      <w:r w:rsidR="007A4F76"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with </w:t>
      </w:r>
      <w:r w:rsidR="0050384A" w:rsidRPr="00AC319B">
        <w:rPr>
          <w:rFonts w:eastAsia="Times New Roman" w:cstheme="minorHAnsi"/>
          <w:color w:val="000000"/>
          <w:lang w:val="en-US" w:eastAsia="ca-ES"/>
        </w:rPr>
        <w:t>176</w:t>
      </w:r>
      <w:r w:rsidR="00ED2F7B" w:rsidRPr="00AC319B">
        <w:rPr>
          <w:rFonts w:eastAsia="Times New Roman" w:cstheme="minorHAnsi"/>
          <w:color w:val="000000"/>
          <w:lang w:val="en-US" w:eastAsia="ca-ES"/>
        </w:rPr>
        <w:t xml:space="preserve"> days in</w:t>
      </w:r>
      <w:r w:rsidR="004B5E3E" w:rsidRPr="00AC319B">
        <w:rPr>
          <w:rFonts w:eastAsia="Times New Roman" w:cstheme="minorHAnsi"/>
          <w:color w:val="000000"/>
          <w:lang w:val="en-US" w:eastAsia="ca-ES"/>
        </w:rPr>
        <w:t xml:space="preserve"> the</w:t>
      </w:r>
      <w:r w:rsidR="00ED2F7B" w:rsidRPr="00AC319B">
        <w:rPr>
          <w:rFonts w:eastAsia="Times New Roman" w:cstheme="minorHAnsi"/>
          <w:color w:val="000000"/>
          <w:lang w:val="en-US" w:eastAsia="ca-ES"/>
        </w:rPr>
        <w:t xml:space="preserve"> fellfield </w:t>
      </w:r>
      <w:r w:rsidR="003C59D4" w:rsidRPr="00AC319B">
        <w:rPr>
          <w:rFonts w:eastAsia="Times New Roman" w:cstheme="minorHAnsi"/>
          <w:color w:val="000000"/>
          <w:lang w:val="en-US" w:eastAsia="ca-ES"/>
        </w:rPr>
        <w:t>scenario</w:t>
      </w:r>
      <w:r w:rsidR="00ED2F7B" w:rsidRPr="00AC319B">
        <w:rPr>
          <w:rFonts w:eastAsia="Times New Roman" w:cstheme="minorHAnsi"/>
          <w:color w:val="000000"/>
          <w:lang w:val="en-US" w:eastAsia="ca-ES"/>
        </w:rPr>
        <w:t xml:space="preserve"> and </w:t>
      </w:r>
      <w:r w:rsidR="0050384A" w:rsidRPr="00AC319B">
        <w:rPr>
          <w:rFonts w:eastAsia="Times New Roman" w:cstheme="minorHAnsi"/>
          <w:color w:val="000000"/>
          <w:lang w:val="en-US" w:eastAsia="ca-ES"/>
        </w:rPr>
        <w:t>115</w:t>
      </w:r>
      <w:r w:rsidR="00ED2F7B" w:rsidRPr="00AC319B">
        <w:rPr>
          <w:rFonts w:eastAsia="Times New Roman" w:cstheme="minorHAnsi"/>
          <w:color w:val="000000"/>
          <w:lang w:val="en-US" w:eastAsia="ca-ES"/>
        </w:rPr>
        <w:t xml:space="preserve"> days in</w:t>
      </w:r>
      <w:r w:rsidR="004B5E3E" w:rsidRPr="00AC319B">
        <w:rPr>
          <w:rFonts w:eastAsia="Times New Roman" w:cstheme="minorHAnsi"/>
          <w:color w:val="000000"/>
          <w:lang w:val="en-US" w:eastAsia="ca-ES"/>
        </w:rPr>
        <w:t xml:space="preserve"> the</w:t>
      </w:r>
      <w:r w:rsidR="00ED2F7B" w:rsidRPr="00AC319B">
        <w:rPr>
          <w:rFonts w:eastAsia="Times New Roman" w:cstheme="minorHAnsi"/>
          <w:color w:val="000000"/>
          <w:lang w:val="en-US" w:eastAsia="ca-ES"/>
        </w:rPr>
        <w:t xml:space="preserve"> </w:t>
      </w:r>
      <w:proofErr w:type="spellStart"/>
      <w:r w:rsidR="00ED2F7B" w:rsidRPr="00AC319B">
        <w:rPr>
          <w:rFonts w:eastAsia="Times New Roman" w:cstheme="minorHAnsi"/>
          <w:color w:val="000000"/>
          <w:lang w:val="en-US" w:eastAsia="ca-ES"/>
        </w:rPr>
        <w:t>snowbed</w:t>
      </w:r>
      <w:proofErr w:type="spellEnd"/>
      <w:r w:rsidR="00ED2F7B" w:rsidRPr="00AC319B">
        <w:rPr>
          <w:rFonts w:eastAsia="Times New Roman" w:cstheme="minorHAnsi"/>
          <w:color w:val="000000"/>
          <w:lang w:val="en-US" w:eastAsia="ca-ES"/>
        </w:rPr>
        <w:t xml:space="preserve"> </w:t>
      </w:r>
      <w:r w:rsidR="003C59D4" w:rsidRPr="00AC319B">
        <w:rPr>
          <w:rFonts w:eastAsia="Times New Roman" w:cstheme="minorHAnsi"/>
          <w:color w:val="000000"/>
          <w:lang w:val="en-US" w:eastAsia="ca-ES"/>
        </w:rPr>
        <w:t>scenario</w:t>
      </w:r>
      <w:r w:rsidR="00A77F11" w:rsidRPr="00AC319B">
        <w:rPr>
          <w:rFonts w:eastAsia="Times New Roman" w:cstheme="minorHAnsi"/>
          <w:color w:val="000000"/>
          <w:lang w:val="en-US" w:eastAsia="ca-ES"/>
        </w:rPr>
        <w:t>.</w:t>
      </w:r>
      <w:r w:rsidR="00402C77" w:rsidRPr="00AC319B">
        <w:rPr>
          <w:rFonts w:eastAsia="Times New Roman" w:cstheme="minorHAnsi"/>
          <w:color w:val="000000"/>
          <w:lang w:val="en-US" w:eastAsia="ca-ES"/>
        </w:rPr>
        <w:t xml:space="preserve"> </w:t>
      </w:r>
      <w:r w:rsidR="00AB3350" w:rsidRPr="00AC319B">
        <w:rPr>
          <w:rFonts w:eastAsia="Times New Roman" w:cstheme="minorHAnsi"/>
          <w:color w:val="000000"/>
          <w:lang w:val="en-US" w:eastAsia="ca-ES"/>
        </w:rPr>
        <w:t xml:space="preserve">Mean temperature differences between our two </w:t>
      </w:r>
      <w:r w:rsidR="0040441E" w:rsidRPr="00AC319B">
        <w:rPr>
          <w:rFonts w:eastAsia="Times New Roman" w:cstheme="minorHAnsi"/>
          <w:color w:val="000000"/>
          <w:lang w:val="en-US" w:eastAsia="ca-ES"/>
        </w:rPr>
        <w:t>scenarios</w:t>
      </w:r>
      <w:r w:rsidR="00C0778B" w:rsidRPr="00AC319B">
        <w:rPr>
          <w:rFonts w:eastAsia="Times New Roman" w:cstheme="minorHAnsi"/>
          <w:color w:val="000000"/>
          <w:lang w:val="en-US" w:eastAsia="ca-ES"/>
        </w:rPr>
        <w:t xml:space="preserve"> during </w:t>
      </w:r>
      <w:r w:rsidR="004B5E3E" w:rsidRPr="00AC319B">
        <w:rPr>
          <w:rFonts w:eastAsia="Times New Roman" w:cstheme="minorHAnsi"/>
          <w:color w:val="000000"/>
          <w:lang w:val="en-US" w:eastAsia="ca-ES"/>
        </w:rPr>
        <w:t xml:space="preserve">the </w:t>
      </w:r>
      <w:r w:rsidR="00C0778B" w:rsidRPr="00AC319B">
        <w:rPr>
          <w:rFonts w:eastAsia="Times New Roman" w:cstheme="minorHAnsi"/>
          <w:color w:val="000000"/>
          <w:lang w:val="en-US" w:eastAsia="ca-ES"/>
        </w:rPr>
        <w:t>growing season</w:t>
      </w:r>
      <w:r w:rsidR="00AB3350"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 xml:space="preserve">were </w:t>
      </w:r>
      <w:r w:rsidR="00AB3350" w:rsidRPr="00AC319B">
        <w:rPr>
          <w:rFonts w:eastAsia="Times New Roman" w:cstheme="minorHAnsi"/>
          <w:color w:val="000000"/>
          <w:lang w:val="en-US" w:eastAsia="ca-ES"/>
        </w:rPr>
        <w:t xml:space="preserve">around </w:t>
      </w:r>
      <w:r w:rsidR="00A8352F" w:rsidRPr="00AC319B">
        <w:rPr>
          <w:rFonts w:eastAsia="Times New Roman" w:cstheme="minorHAnsi"/>
          <w:color w:val="000000"/>
          <w:lang w:val="en-US" w:eastAsia="ca-ES"/>
        </w:rPr>
        <w:t>three degrees Celsius</w:t>
      </w:r>
      <w:r w:rsidR="00AB3350" w:rsidRPr="00AC319B">
        <w:rPr>
          <w:rFonts w:eastAsia="Times New Roman" w:cstheme="minorHAnsi"/>
          <w:color w:val="000000"/>
          <w:lang w:val="en-US" w:eastAsia="ca-ES"/>
        </w:rPr>
        <w:t xml:space="preserve"> each week (more </w:t>
      </w:r>
      <w:r w:rsidR="00F85BED" w:rsidRPr="00AC319B">
        <w:rPr>
          <w:rFonts w:eastAsia="Times New Roman" w:cstheme="minorHAnsi"/>
          <w:color w:val="000000"/>
          <w:lang w:val="en-US" w:eastAsia="ca-ES"/>
        </w:rPr>
        <w:t xml:space="preserve">detailed </w:t>
      </w:r>
      <w:r w:rsidR="00AB3350" w:rsidRPr="00AC319B">
        <w:rPr>
          <w:rFonts w:eastAsia="Times New Roman" w:cstheme="minorHAnsi"/>
          <w:color w:val="000000"/>
          <w:lang w:val="en-US" w:eastAsia="ca-ES"/>
        </w:rPr>
        <w:t xml:space="preserve">information about weekly programs in </w:t>
      </w:r>
      <w:r w:rsidR="00C23229" w:rsidRPr="00AC319B">
        <w:rPr>
          <w:rFonts w:eastAsia="Times New Roman" w:cstheme="minorHAnsi"/>
          <w:color w:val="000000"/>
          <w:highlight w:val="yellow"/>
          <w:lang w:val="en-US" w:eastAsia="ca-ES"/>
        </w:rPr>
        <w:t>Supplementary</w:t>
      </w:r>
      <w:r w:rsidR="00AB3350" w:rsidRPr="00AC319B">
        <w:rPr>
          <w:rFonts w:eastAsia="Times New Roman" w:cstheme="minorHAnsi"/>
          <w:color w:val="000000"/>
          <w:highlight w:val="yellow"/>
          <w:lang w:val="en-US" w:eastAsia="ca-ES"/>
        </w:rPr>
        <w:t xml:space="preserve"> table </w:t>
      </w:r>
      <w:proofErr w:type="spellStart"/>
      <w:r w:rsidR="00AB3350" w:rsidRPr="00AC319B">
        <w:rPr>
          <w:rFonts w:eastAsia="Times New Roman" w:cstheme="minorHAnsi"/>
          <w:color w:val="000000"/>
          <w:highlight w:val="yellow"/>
          <w:lang w:val="en-US" w:eastAsia="ca-ES"/>
        </w:rPr>
        <w:t>Xx</w:t>
      </w:r>
      <w:proofErr w:type="spellEnd"/>
      <w:r w:rsidR="00AB3350" w:rsidRPr="00AC319B">
        <w:rPr>
          <w:rFonts w:eastAsia="Times New Roman" w:cstheme="minorHAnsi"/>
          <w:color w:val="000000"/>
          <w:lang w:val="en-US" w:eastAsia="ca-ES"/>
        </w:rPr>
        <w:t>)</w:t>
      </w:r>
      <w:r w:rsidR="009D7B10" w:rsidRPr="00AC319B">
        <w:rPr>
          <w:rFonts w:eastAsia="Times New Roman" w:cstheme="minorHAnsi"/>
          <w:color w:val="000000"/>
          <w:lang w:val="en-US" w:eastAsia="ca-ES"/>
        </w:rPr>
        <w:t xml:space="preserve"> reaching a maximum </w:t>
      </w:r>
      <w:r w:rsidR="00F85BED" w:rsidRPr="00AC319B">
        <w:rPr>
          <w:rFonts w:eastAsia="Times New Roman" w:cstheme="minorHAnsi"/>
          <w:color w:val="000000"/>
          <w:lang w:val="en-US" w:eastAsia="ca-ES"/>
        </w:rPr>
        <w:t xml:space="preserve">mean temperature </w:t>
      </w:r>
      <w:r w:rsidR="009D7B10" w:rsidRPr="00AC319B">
        <w:rPr>
          <w:rFonts w:eastAsia="Times New Roman" w:cstheme="minorHAnsi"/>
          <w:color w:val="000000"/>
          <w:lang w:val="en-US" w:eastAsia="ca-ES"/>
        </w:rPr>
        <w:t>of 18.5</w:t>
      </w:r>
      <w:r w:rsidR="00A8352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9D7B10" w:rsidRPr="00AC319B">
        <w:rPr>
          <w:rFonts w:eastAsia="Times New Roman" w:cstheme="minorHAnsi"/>
          <w:color w:val="000000"/>
          <w:lang w:val="en-US" w:eastAsia="ca-ES"/>
        </w:rPr>
        <w:t xml:space="preserve">in </w:t>
      </w:r>
      <w:r w:rsidR="004B5E3E" w:rsidRPr="00AC319B">
        <w:rPr>
          <w:rFonts w:eastAsia="Times New Roman" w:cstheme="minorHAnsi"/>
          <w:color w:val="000000"/>
          <w:lang w:val="en-US" w:eastAsia="ca-ES"/>
        </w:rPr>
        <w:t xml:space="preserve">the </w:t>
      </w:r>
      <w:r w:rsidR="009D7B10" w:rsidRPr="00AC319B">
        <w:rPr>
          <w:rFonts w:eastAsia="Times New Roman" w:cstheme="minorHAnsi"/>
          <w:color w:val="000000"/>
          <w:lang w:val="en-US" w:eastAsia="ca-ES"/>
        </w:rPr>
        <w:t xml:space="preserve">fellfield </w:t>
      </w:r>
      <w:r w:rsidR="000926E9" w:rsidRPr="00AC319B">
        <w:rPr>
          <w:rFonts w:eastAsia="Times New Roman" w:cstheme="minorHAnsi"/>
          <w:color w:val="000000"/>
          <w:lang w:val="en-US" w:eastAsia="ca-ES"/>
        </w:rPr>
        <w:t>scenario</w:t>
      </w:r>
      <w:r w:rsidR="009D7B10" w:rsidRPr="00AC319B">
        <w:rPr>
          <w:rFonts w:eastAsia="Times New Roman" w:cstheme="minorHAnsi"/>
          <w:color w:val="000000"/>
          <w:lang w:val="en-US" w:eastAsia="ca-ES"/>
        </w:rPr>
        <w:t xml:space="preserve"> and 15.5</w:t>
      </w:r>
      <w:r w:rsidR="00A8352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ED2F7B" w:rsidRPr="00AC319B">
        <w:rPr>
          <w:rFonts w:eastAsia="Times New Roman" w:cstheme="minorHAnsi"/>
          <w:color w:val="000000"/>
          <w:lang w:val="en-US" w:eastAsia="ca-ES"/>
        </w:rPr>
        <w:t xml:space="preserve">in </w:t>
      </w:r>
      <w:r w:rsidR="004B5E3E" w:rsidRPr="00AC319B">
        <w:rPr>
          <w:rFonts w:eastAsia="Times New Roman" w:cstheme="minorHAnsi"/>
          <w:color w:val="000000"/>
          <w:lang w:val="en-US" w:eastAsia="ca-ES"/>
        </w:rPr>
        <w:t xml:space="preserve">the </w:t>
      </w:r>
      <w:proofErr w:type="spellStart"/>
      <w:r w:rsidR="00ED2F7B" w:rsidRPr="00AC319B">
        <w:rPr>
          <w:rFonts w:eastAsia="Times New Roman" w:cstheme="minorHAnsi"/>
          <w:color w:val="000000"/>
          <w:lang w:val="en-US" w:eastAsia="ca-ES"/>
        </w:rPr>
        <w:t>snowbed</w:t>
      </w:r>
      <w:proofErr w:type="spellEnd"/>
      <w:r w:rsidR="00ED2F7B" w:rsidRPr="00AC319B">
        <w:rPr>
          <w:rFonts w:eastAsia="Times New Roman" w:cstheme="minorHAnsi"/>
          <w:color w:val="000000"/>
          <w:lang w:val="en-US" w:eastAsia="ca-ES"/>
        </w:rPr>
        <w:t xml:space="preserve"> </w:t>
      </w:r>
      <w:r w:rsidR="000926E9" w:rsidRPr="00AC319B">
        <w:rPr>
          <w:rFonts w:eastAsia="Times New Roman" w:cstheme="minorHAnsi"/>
          <w:color w:val="000000"/>
          <w:lang w:val="en-US" w:eastAsia="ca-ES"/>
        </w:rPr>
        <w:t>scenario</w:t>
      </w:r>
      <w:r w:rsidR="00402EBD" w:rsidRPr="00AC319B">
        <w:rPr>
          <w:rFonts w:eastAsia="Times New Roman" w:cstheme="minorHAnsi"/>
          <w:color w:val="000000"/>
          <w:lang w:val="en-US" w:eastAsia="ca-ES"/>
        </w:rPr>
        <w:t>,</w:t>
      </w:r>
      <w:r w:rsidR="00D02064" w:rsidRPr="00AC319B">
        <w:rPr>
          <w:rFonts w:eastAsia="Times New Roman" w:cstheme="minorHAnsi"/>
          <w:color w:val="000000"/>
          <w:lang w:val="en-US" w:eastAsia="ca-ES"/>
        </w:rPr>
        <w:t xml:space="preserve"> </w:t>
      </w:r>
      <w:r w:rsidR="00654C53" w:rsidRPr="00AC319B">
        <w:rPr>
          <w:rFonts w:eastAsia="Times New Roman" w:cstheme="minorHAnsi"/>
          <w:color w:val="000000"/>
          <w:lang w:val="en-US" w:eastAsia="ca-ES"/>
        </w:rPr>
        <w:t xml:space="preserve">both </w:t>
      </w:r>
      <w:r w:rsidR="00D02064" w:rsidRPr="00AC319B">
        <w:rPr>
          <w:rFonts w:eastAsia="Times New Roman" w:cstheme="minorHAnsi"/>
          <w:color w:val="000000"/>
          <w:lang w:val="en-US" w:eastAsia="ca-ES"/>
        </w:rPr>
        <w:t>during last week of August</w:t>
      </w:r>
      <w:r w:rsidR="00AB3350" w:rsidRPr="00AC319B">
        <w:rPr>
          <w:rFonts w:eastAsia="Times New Roman" w:cstheme="minorHAnsi"/>
          <w:color w:val="000000"/>
          <w:lang w:val="en-US" w:eastAsia="ca-ES"/>
        </w:rPr>
        <w:t xml:space="preserve">. </w:t>
      </w:r>
    </w:p>
    <w:p w14:paraId="31997978" w14:textId="2DDFCB72" w:rsidR="002A6FFC" w:rsidRPr="00757052" w:rsidRDefault="002A6FFC" w:rsidP="002A6FFC">
      <w:pPr>
        <w:pStyle w:val="Heading2"/>
        <w:spacing w:after="160"/>
        <w:rPr>
          <w:ins w:id="45" w:author="FRANCISCO DE BORJA JIMENEZ-ALFARO GONZALEZ" w:date="2024-01-08T13:12:00Z"/>
          <w:rFonts w:eastAsia="Times New Roman"/>
          <w:bdr w:val="none" w:sz="0" w:space="0" w:color="auto" w:frame="1"/>
          <w:lang w:val="en-US" w:eastAsia="ca-ES"/>
        </w:rPr>
      </w:pPr>
      <w:ins w:id="46" w:author="FRANCISCO DE BORJA JIMENEZ-ALFARO GONZALEZ" w:date="2024-01-08T13:12:00Z">
        <w:r w:rsidRPr="00757052">
          <w:rPr>
            <w:rFonts w:eastAsia="Times New Roman"/>
            <w:bdr w:val="none" w:sz="0" w:space="0" w:color="auto" w:frame="1"/>
            <w:lang w:val="en-US" w:eastAsia="ca-ES"/>
          </w:rPr>
          <w:t>2.</w:t>
        </w:r>
      </w:ins>
      <w:ins w:id="47" w:author="FRANCISCO DE BORJA JIMENEZ-ALFARO GONZALEZ" w:date="2024-01-08T13:13:00Z">
        <w:r w:rsidR="00414126">
          <w:rPr>
            <w:rFonts w:eastAsia="Times New Roman"/>
            <w:bdr w:val="none" w:sz="0" w:space="0" w:color="auto" w:frame="1"/>
            <w:lang w:val="en-US" w:eastAsia="ca-ES"/>
          </w:rPr>
          <w:t>3</w:t>
        </w:r>
      </w:ins>
      <w:ins w:id="48" w:author="FRANCISCO DE BORJA JIMENEZ-ALFARO GONZALEZ" w:date="2024-01-08T13:12:00Z">
        <w:r w:rsidRPr="00757052">
          <w:rPr>
            <w:rFonts w:eastAsia="Times New Roman"/>
            <w:bdr w:val="none" w:sz="0" w:space="0" w:color="auto" w:frame="1"/>
            <w:lang w:val="en-US" w:eastAsia="ca-ES"/>
          </w:rPr>
          <w:t xml:space="preserve"> Seed sampling</w:t>
        </w:r>
      </w:ins>
    </w:p>
    <w:p w14:paraId="67D5C868" w14:textId="77777777" w:rsidR="002A6FFC" w:rsidRPr="00AC319B" w:rsidRDefault="002A6FFC" w:rsidP="002A6FFC">
      <w:pPr>
        <w:spacing w:line="360" w:lineRule="auto"/>
        <w:jc w:val="both"/>
        <w:rPr>
          <w:ins w:id="49" w:author="FRANCISCO DE BORJA JIMENEZ-ALFARO GONZALEZ" w:date="2024-01-08T13:12:00Z"/>
          <w:rFonts w:cstheme="minorHAnsi"/>
          <w:lang w:val="en-US"/>
        </w:rPr>
      </w:pPr>
      <w:ins w:id="50" w:author="FRANCISCO DE BORJA JIMENEZ-ALFARO GONZALEZ" w:date="2024-01-08T13:12:00Z">
        <w:r w:rsidRPr="00AC319B">
          <w:rPr>
            <w:rFonts w:cstheme="minorHAnsi"/>
            <w:lang w:val="en-US"/>
          </w:rPr>
          <w:t>Within each community we established four seed sampling sites, separated at least 500 m from each other, assuming they form the same meta-</w:t>
        </w:r>
        <w:r>
          <w:rPr>
            <w:rFonts w:cstheme="minorHAnsi"/>
            <w:lang w:val="en-US"/>
          </w:rPr>
          <w:t>community</w:t>
        </w:r>
        <w:r w:rsidRPr="00AC319B">
          <w:rPr>
            <w:rFonts w:cstheme="minorHAnsi"/>
            <w:lang w:val="en-US"/>
          </w:rPr>
          <w:t xml:space="preserve">. In each collection site, we recorded all vascular plant species co-occurring in a central representative plot of 3 m radius. We </w:t>
        </w:r>
        <w:r w:rsidRPr="00AC319B">
          <w:rPr>
            <w:rFonts w:cstheme="minorHAnsi"/>
            <w:lang w:val="en-US"/>
          </w:rPr>
          <w:lastRenderedPageBreak/>
          <w:t xml:space="preserve">considered the species recorded in the eight </w:t>
        </w:r>
        <w:r>
          <w:rPr>
            <w:rFonts w:cstheme="minorHAnsi"/>
            <w:lang w:val="en-US"/>
          </w:rPr>
          <w:t xml:space="preserve">collection </w:t>
        </w:r>
        <w:r w:rsidRPr="00AC319B">
          <w:rPr>
            <w:rFonts w:cstheme="minorHAnsi"/>
            <w:lang w:val="en-US"/>
          </w:rPr>
          <w:t xml:space="preserve">sites </w:t>
        </w:r>
        <w:r>
          <w:rPr>
            <w:rFonts w:cstheme="minorHAnsi"/>
            <w:lang w:val="en-US"/>
          </w:rPr>
          <w:t xml:space="preserve">as </w:t>
        </w:r>
        <w:r w:rsidRPr="00AC319B">
          <w:rPr>
            <w:rFonts w:cstheme="minorHAnsi"/>
            <w:lang w:val="en-US"/>
          </w:rPr>
          <w:t xml:space="preserve">the target community in our experiment (49 species in the temperate and 22 species in the Mediterranean communities). </w:t>
        </w:r>
      </w:ins>
    </w:p>
    <w:p w14:paraId="0F76397E" w14:textId="77777777" w:rsidR="002A6FFC" w:rsidRPr="00AC319B" w:rsidRDefault="002A6FFC" w:rsidP="002A6FFC">
      <w:pPr>
        <w:spacing w:line="360" w:lineRule="auto"/>
        <w:jc w:val="both"/>
        <w:rPr>
          <w:ins w:id="51" w:author="FRANCISCO DE BORJA JIMENEZ-ALFARO GONZALEZ" w:date="2024-01-08T13:12:00Z"/>
          <w:rFonts w:cstheme="minorHAnsi"/>
          <w:lang w:val="en-US"/>
        </w:rPr>
      </w:pPr>
      <w:ins w:id="52" w:author="FRANCISCO DE BORJA JIMENEZ-ALFARO GONZALEZ" w:date="2024-01-08T13:12:00Z">
        <w:r w:rsidRPr="00AC319B">
          <w:rPr>
            <w:rFonts w:cstheme="minorHAnsi"/>
            <w:lang w:val="en-US"/>
          </w:rPr>
          <w:t xml:space="preserve">During August-September 2021 we visited the collection sites every two weeks during the reproductive season and sampled ripe seeds or fruits (hereafter ‘seeds’ for simplicity) directly from the mother plants according to target </w:t>
        </w:r>
        <w:r w:rsidRPr="00AC319B">
          <w:rPr>
            <w:rFonts w:eastAsia="Times New Roman" w:cstheme="minorHAnsi"/>
            <w:color w:val="000000"/>
            <w:lang w:val="en-US" w:eastAsia="ca-ES"/>
          </w:rPr>
          <w:t>species maturity peak</w:t>
        </w:r>
        <w:r>
          <w:rPr>
            <w:rFonts w:eastAsia="Times New Roman" w:cstheme="minorHAnsi"/>
            <w:color w:val="000000"/>
            <w:lang w:val="en-US" w:eastAsia="ca-ES"/>
          </w:rPr>
          <w:t xml:space="preserve"> in the field</w:t>
        </w:r>
        <w:r w:rsidRPr="00AC319B">
          <w:rPr>
            <w:rFonts w:cstheme="minorHAnsi"/>
            <w:lang w:val="en-US"/>
          </w:rPr>
          <w:t xml:space="preserve">. In general, we followed standard protocols for sampling seeds of wild populations to maximize intraspecific genetic diversity </w:t>
        </w:r>
        <w:r>
          <w:rPr>
            <w:rFonts w:cstheme="minorHAnsi"/>
            <w:lang w:val="en-US"/>
          </w:rPr>
          <w:fldChar w:fldCharType="begin" w:fldLock="1"/>
        </w:r>
        <w:r>
          <w:rPr>
            <w:rFonts w:cstheme="minorHAnsi"/>
            <w:lang w:val="en-US"/>
          </w:rPr>
          <w:instrText>ADDIN CSL_CITATION {"citationItems":[{"id":"ITEM-1","itemData":{"ISBN":"9788469239261","abstract":"ENSCONET Seed Collecting Manual FOR WILD SPECIES Citation: ENSCONET (2009) ENSCONET Seed Collecting Manual for Wild Species","author":[{"dropping-particle":"","family":"ENSCONET","given":"","non-dropping-particle":"","parse-names":false,"suffix":""}],"id":"ITEM-1","issue":"March","issued":{"date-parts":[["2009"]]},"number-of-pages":"32","title":"ENSCONET Seed Collecting Manual for Wild Species","type":"book"},"uris":["http://www.mendeley.com/documents/?uuid=85439c5d-df7c-4ded-a0c4-c56b886da8ff"]}],"mendeley":{"formattedCitation":"(ENSCONET 2009)","plainTextFormattedCitation":"(ENSCONET 2009)","previouslyFormattedCitation":"(ENSCONET 2009)"},"properties":{"noteIndex":0},"schema":"https://github.com/citation-style-language/schema/raw/master/csl-citation.json"}</w:instrText>
        </w:r>
        <w:r>
          <w:rPr>
            <w:rFonts w:cstheme="minorHAnsi"/>
            <w:lang w:val="en-US"/>
          </w:rPr>
          <w:fldChar w:fldCharType="separate"/>
        </w:r>
        <w:r w:rsidRPr="00D85769">
          <w:rPr>
            <w:rFonts w:cstheme="minorHAnsi"/>
            <w:noProof/>
            <w:lang w:val="en-US"/>
          </w:rPr>
          <w:t>(ENSCONET 2009)</w:t>
        </w:r>
        <w:r>
          <w:rPr>
            <w:rFonts w:cstheme="minorHAnsi"/>
            <w:lang w:val="en-US"/>
          </w:rPr>
          <w:fldChar w:fldCharType="end"/>
        </w:r>
        <w:r>
          <w:rPr>
            <w:rFonts w:cstheme="minorHAnsi"/>
            <w:lang w:val="en-US"/>
          </w:rPr>
          <w:t xml:space="preserve">. </w:t>
        </w:r>
        <w:r w:rsidRPr="00AC319B">
          <w:rPr>
            <w:rFonts w:cstheme="minorHAnsi"/>
            <w:lang w:val="en-US"/>
          </w:rPr>
          <w:t>Sampling took place within a 50 m radius from the central plot of each collection site, and we collected seeds from at least 20 - 50 individuals chosen at random. The goal was to collect at least 200 seeds from each target species in two sampling sites, maximizing spatial sampling within the community. In the temperate community we obtained seeds from 38 target species, of which 19 were represented by 2 sites. In the Mediterranean community we obtained enough seeds from 21 target species, covering two collection sites for each species except in 2 cases. Only three species (</w:t>
        </w:r>
        <w:proofErr w:type="spellStart"/>
        <w:r w:rsidRPr="00AC319B">
          <w:rPr>
            <w:rFonts w:cstheme="minorHAnsi"/>
            <w:i/>
            <w:iCs/>
            <w:lang w:val="en-US"/>
          </w:rPr>
          <w:t>Jurinea</w:t>
        </w:r>
        <w:proofErr w:type="spellEnd"/>
        <w:r w:rsidRPr="00AC319B">
          <w:rPr>
            <w:rFonts w:cstheme="minorHAnsi"/>
            <w:i/>
            <w:iCs/>
            <w:lang w:val="en-US"/>
          </w:rPr>
          <w:t xml:space="preserve"> humilis</w:t>
        </w:r>
        <w:r w:rsidRPr="00AC319B">
          <w:rPr>
            <w:rFonts w:cstheme="minorHAnsi"/>
            <w:lang w:val="en-US"/>
          </w:rPr>
          <w:t xml:space="preserve">, </w:t>
        </w:r>
        <w:r w:rsidRPr="00AC319B">
          <w:rPr>
            <w:rFonts w:cstheme="minorHAnsi"/>
            <w:i/>
            <w:iCs/>
            <w:lang w:val="en-US"/>
          </w:rPr>
          <w:t>Thymus praecox</w:t>
        </w:r>
        <w:r w:rsidRPr="00AC319B">
          <w:rPr>
            <w:rFonts w:cstheme="minorHAnsi"/>
            <w:lang w:val="en-US"/>
          </w:rPr>
          <w:t xml:space="preserve"> and </w:t>
        </w:r>
        <w:r w:rsidRPr="00AC319B">
          <w:rPr>
            <w:rFonts w:cstheme="minorHAnsi"/>
            <w:i/>
            <w:iCs/>
            <w:lang w:val="en-US"/>
          </w:rPr>
          <w:t xml:space="preserve">Silene </w:t>
        </w:r>
        <w:proofErr w:type="spellStart"/>
        <w:r w:rsidRPr="00AC319B">
          <w:rPr>
            <w:rFonts w:cstheme="minorHAnsi"/>
            <w:i/>
            <w:iCs/>
            <w:lang w:val="en-US"/>
          </w:rPr>
          <w:t>ciliata</w:t>
        </w:r>
        <w:proofErr w:type="spellEnd"/>
        <w:r w:rsidRPr="00AC319B">
          <w:rPr>
            <w:rFonts w:cstheme="minorHAnsi"/>
            <w:lang w:val="en-US"/>
          </w:rPr>
          <w:t xml:space="preserve">) were present in both communities (with two collection sites sampled in each community). </w:t>
        </w:r>
      </w:ins>
    </w:p>
    <w:p w14:paraId="36E1AF64" w14:textId="72896B67" w:rsidR="00BF4BF7" w:rsidRPr="00757052" w:rsidDel="002A6FFC" w:rsidRDefault="00BF4BF7" w:rsidP="00757052">
      <w:pPr>
        <w:pStyle w:val="Heading2"/>
        <w:spacing w:after="160"/>
        <w:rPr>
          <w:del w:id="53" w:author="FRANCISCO DE BORJA JIMENEZ-ALFARO GONZALEZ" w:date="2024-01-08T13:12:00Z"/>
          <w:rFonts w:eastAsia="Times New Roman"/>
          <w:bdr w:val="none" w:sz="0" w:space="0" w:color="auto" w:frame="1"/>
          <w:lang w:val="en-US" w:eastAsia="ca-ES"/>
        </w:rPr>
      </w:pPr>
      <w:del w:id="54" w:author="FRANCISCO DE BORJA JIMENEZ-ALFARO GONZALEZ" w:date="2024-01-08T13:12:00Z">
        <w:r w:rsidRPr="00757052" w:rsidDel="002A6FFC">
          <w:rPr>
            <w:rFonts w:eastAsia="Times New Roman"/>
            <w:bdr w:val="none" w:sz="0" w:space="0" w:color="auto" w:frame="1"/>
            <w:lang w:val="en-US" w:eastAsia="ca-ES"/>
          </w:rPr>
          <w:delText>2.</w:delText>
        </w:r>
        <w:r w:rsidR="00E204F0" w:rsidRPr="00757052" w:rsidDel="002A6FFC">
          <w:rPr>
            <w:rFonts w:eastAsia="Times New Roman"/>
            <w:bdr w:val="none" w:sz="0" w:space="0" w:color="auto" w:frame="1"/>
            <w:lang w:val="en-US" w:eastAsia="ca-ES"/>
          </w:rPr>
          <w:delText>4</w:delText>
        </w:r>
        <w:r w:rsidRPr="00757052" w:rsidDel="002A6FFC">
          <w:rPr>
            <w:rFonts w:eastAsia="Times New Roman"/>
            <w:bdr w:val="none" w:sz="0" w:space="0" w:color="auto" w:frame="1"/>
            <w:lang w:val="en-US" w:eastAsia="ca-ES"/>
          </w:rPr>
          <w:delText xml:space="preserve"> </w:delText>
        </w:r>
        <w:r w:rsidR="0022441C" w:rsidRPr="00757052" w:rsidDel="002A6FFC">
          <w:rPr>
            <w:rFonts w:eastAsia="Times New Roman"/>
            <w:bdr w:val="none" w:sz="0" w:space="0" w:color="auto" w:frame="1"/>
            <w:lang w:val="en-US" w:eastAsia="ca-ES"/>
          </w:rPr>
          <w:delText>Germination trials</w:delText>
        </w:r>
      </w:del>
    </w:p>
    <w:p w14:paraId="6E19DB34" w14:textId="482FF57B" w:rsidR="00A250BD" w:rsidRPr="00AC319B" w:rsidRDefault="00A14F6C" w:rsidP="00D53DCE">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Fresh</w:t>
      </w:r>
      <w:r w:rsidR="00A250BD" w:rsidRPr="00AC319B">
        <w:rPr>
          <w:rFonts w:eastAsia="Times New Roman" w:cstheme="minorHAnsi"/>
          <w:color w:val="000000"/>
          <w:lang w:val="en-US" w:eastAsia="ca-ES"/>
        </w:rPr>
        <w:t xml:space="preserve"> seeds were manually </w:t>
      </w:r>
      <w:r w:rsidR="008429D7" w:rsidRPr="00AC319B">
        <w:rPr>
          <w:rFonts w:eastAsia="Times New Roman" w:cstheme="minorHAnsi"/>
          <w:color w:val="000000"/>
          <w:lang w:val="en-US" w:eastAsia="ca-ES"/>
        </w:rPr>
        <w:t xml:space="preserve">cleaned </w:t>
      </w:r>
      <w:r w:rsidR="00A250BD" w:rsidRPr="00AC319B">
        <w:rPr>
          <w:rFonts w:eastAsia="Times New Roman" w:cstheme="minorHAnsi"/>
          <w:color w:val="000000"/>
          <w:lang w:val="en-US" w:eastAsia="ca-ES"/>
        </w:rPr>
        <w:t>and sown within 20 days</w:t>
      </w:r>
      <w:r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 xml:space="preserve">of </w:t>
      </w:r>
      <w:r w:rsidRPr="00AC319B">
        <w:rPr>
          <w:rFonts w:eastAsia="Times New Roman" w:cstheme="minorHAnsi"/>
          <w:color w:val="000000"/>
          <w:lang w:val="en-US" w:eastAsia="ca-ES"/>
        </w:rPr>
        <w:t>collection</w:t>
      </w:r>
      <w:r w:rsidR="00A250BD" w:rsidRPr="00AC319B">
        <w:rPr>
          <w:rFonts w:eastAsia="Times New Roman" w:cstheme="minorHAnsi"/>
          <w:color w:val="000000"/>
          <w:lang w:val="en-US" w:eastAsia="ca-ES"/>
        </w:rPr>
        <w:t xml:space="preserve">. </w:t>
      </w:r>
      <w:r w:rsidR="009269D3" w:rsidRPr="00AC319B">
        <w:rPr>
          <w:rFonts w:eastAsia="Times New Roman" w:cstheme="minorHAnsi"/>
          <w:color w:val="000000"/>
          <w:lang w:val="en-US" w:eastAsia="ca-ES"/>
        </w:rPr>
        <w:t xml:space="preserve">Seed lots remained in room conditions between collection and sowing. </w:t>
      </w:r>
      <w:r w:rsidR="00A250BD" w:rsidRPr="00AC319B">
        <w:rPr>
          <w:rFonts w:eastAsia="Times New Roman" w:cstheme="minorHAnsi"/>
          <w:color w:val="000000"/>
          <w:lang w:val="en-US" w:eastAsia="ca-ES"/>
        </w:rPr>
        <w:t xml:space="preserve">We </w:t>
      </w:r>
      <w:r w:rsidR="004B5E3E" w:rsidRPr="00AC319B">
        <w:rPr>
          <w:rFonts w:eastAsia="Times New Roman" w:cstheme="minorHAnsi"/>
          <w:color w:val="000000"/>
          <w:lang w:val="en-US" w:eastAsia="ca-ES"/>
        </w:rPr>
        <w:t xml:space="preserve">did </w:t>
      </w:r>
      <w:r w:rsidR="00A250BD" w:rsidRPr="00AC319B">
        <w:rPr>
          <w:rFonts w:eastAsia="Times New Roman" w:cstheme="minorHAnsi"/>
          <w:color w:val="000000"/>
          <w:lang w:val="en-US" w:eastAsia="ca-ES"/>
        </w:rPr>
        <w:t>a sequential sowing</w:t>
      </w:r>
      <w:r w:rsidR="004B5E3E" w:rsidRPr="00AC319B">
        <w:rPr>
          <w:rFonts w:eastAsia="Times New Roman" w:cstheme="minorHAnsi"/>
          <w:color w:val="000000"/>
          <w:lang w:val="en-US" w:eastAsia="ca-ES"/>
        </w:rPr>
        <w:t xml:space="preserve"> of each species </w:t>
      </w:r>
      <w:r w:rsidR="00A250BD" w:rsidRPr="00AC319B">
        <w:rPr>
          <w:rFonts w:eastAsia="Times New Roman" w:cstheme="minorHAnsi"/>
          <w:color w:val="000000"/>
          <w:lang w:val="en-US" w:eastAsia="ca-ES"/>
        </w:rPr>
        <w:t xml:space="preserve">according to </w:t>
      </w:r>
      <w:r w:rsidR="004B5E3E" w:rsidRPr="00AC319B">
        <w:rPr>
          <w:rFonts w:eastAsia="Times New Roman" w:cstheme="minorHAnsi"/>
          <w:color w:val="000000"/>
          <w:lang w:val="en-US" w:eastAsia="ca-ES"/>
        </w:rPr>
        <w:t xml:space="preserve">their </w:t>
      </w:r>
      <w:r w:rsidR="00A250BD" w:rsidRPr="00AC319B">
        <w:rPr>
          <w:rFonts w:eastAsia="Times New Roman" w:cstheme="minorHAnsi"/>
          <w:color w:val="000000"/>
          <w:lang w:val="en-US" w:eastAsia="ca-ES"/>
        </w:rPr>
        <w:t>maturity peak</w:t>
      </w:r>
      <w:r w:rsidR="004B5E3E" w:rsidRPr="00AC319B">
        <w:rPr>
          <w:rFonts w:eastAsia="Times New Roman" w:cstheme="minorHAnsi"/>
          <w:color w:val="000000"/>
          <w:lang w:val="en-US" w:eastAsia="ca-ES"/>
        </w:rPr>
        <w:t>s</w:t>
      </w:r>
      <w:r w:rsidR="00A250BD" w:rsidRPr="00AC319B">
        <w:rPr>
          <w:rFonts w:eastAsia="Times New Roman" w:cstheme="minorHAnsi"/>
          <w:color w:val="000000"/>
          <w:lang w:val="en-US" w:eastAsia="ca-ES"/>
        </w:rPr>
        <w:t xml:space="preserve"> in the field</w:t>
      </w:r>
      <w:r w:rsidR="00F80504" w:rsidRPr="00AC319B">
        <w:rPr>
          <w:rFonts w:eastAsia="Times New Roman" w:cstheme="minorHAnsi"/>
          <w:color w:val="000000"/>
          <w:lang w:val="en-US" w:eastAsia="ca-ES"/>
        </w:rPr>
        <w:t xml:space="preserve">, </w:t>
      </w:r>
      <w:r w:rsidR="006817A7" w:rsidRPr="00AC319B">
        <w:rPr>
          <w:rFonts w:eastAsia="Times New Roman" w:cstheme="minorHAnsi"/>
          <w:color w:val="000000"/>
          <w:lang w:val="en-US" w:eastAsia="ca-ES"/>
        </w:rPr>
        <w:t xml:space="preserve">meaning </w:t>
      </w:r>
      <w:r w:rsidR="00F80504" w:rsidRPr="00AC319B">
        <w:rPr>
          <w:rFonts w:eastAsia="Times New Roman" w:cstheme="minorHAnsi"/>
          <w:color w:val="000000"/>
          <w:lang w:val="en-US" w:eastAsia="ca-ES"/>
        </w:rPr>
        <w:t xml:space="preserve">seeds </w:t>
      </w:r>
      <w:r w:rsidR="004B5E3E" w:rsidRPr="00AC319B">
        <w:rPr>
          <w:rFonts w:eastAsia="Times New Roman" w:cstheme="minorHAnsi"/>
          <w:color w:val="000000"/>
          <w:lang w:val="en-US" w:eastAsia="ca-ES"/>
        </w:rPr>
        <w:t>entered</w:t>
      </w:r>
      <w:r w:rsidR="00AA444B" w:rsidRPr="00AC319B">
        <w:rPr>
          <w:rFonts w:eastAsia="Times New Roman" w:cstheme="minorHAnsi"/>
          <w:color w:val="000000"/>
          <w:lang w:val="en-US" w:eastAsia="ca-ES"/>
        </w:rPr>
        <w:t xml:space="preserve"> the </w:t>
      </w:r>
      <w:r w:rsidR="00403E5B" w:rsidRPr="00AC319B">
        <w:rPr>
          <w:rFonts w:eastAsia="Times New Roman" w:cstheme="minorHAnsi"/>
          <w:color w:val="000000"/>
          <w:lang w:val="en-US" w:eastAsia="ca-ES"/>
        </w:rPr>
        <w:t>incubators</w:t>
      </w:r>
      <w:r w:rsidR="00055D7A"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at</w:t>
      </w:r>
      <w:r w:rsidR="00055D7A" w:rsidRPr="00AC319B">
        <w:rPr>
          <w:rFonts w:eastAsia="Times New Roman" w:cstheme="minorHAnsi"/>
          <w:color w:val="000000"/>
          <w:lang w:val="en-US" w:eastAsia="ca-ES"/>
        </w:rPr>
        <w:t xml:space="preserve"> their optimum dispersal</w:t>
      </w:r>
      <w:r w:rsidR="0062654A" w:rsidRPr="00AC319B">
        <w:rPr>
          <w:rFonts w:eastAsia="Times New Roman" w:cstheme="minorHAnsi"/>
          <w:color w:val="000000"/>
          <w:lang w:val="en-US" w:eastAsia="ca-ES"/>
        </w:rPr>
        <w:t xml:space="preserve"> time</w:t>
      </w:r>
      <w:r w:rsidR="00A250BD" w:rsidRPr="00AC319B">
        <w:rPr>
          <w:rFonts w:eastAsia="Times New Roman" w:cstheme="minorHAnsi"/>
          <w:color w:val="000000"/>
          <w:lang w:val="en-US" w:eastAsia="ca-ES"/>
        </w:rPr>
        <w:t xml:space="preserve">. Each </w:t>
      </w:r>
      <w:r w:rsidRPr="00AC319B">
        <w:rPr>
          <w:rFonts w:eastAsia="Times New Roman" w:cstheme="minorHAnsi"/>
          <w:color w:val="000000"/>
          <w:lang w:val="en-US" w:eastAsia="ca-ES"/>
        </w:rPr>
        <w:t xml:space="preserve">seed lot </w:t>
      </w:r>
      <w:r w:rsidR="00A17381" w:rsidRPr="00AC319B">
        <w:rPr>
          <w:rFonts w:eastAsia="Times New Roman" w:cstheme="minorHAnsi"/>
          <w:color w:val="000000"/>
          <w:lang w:val="en-US" w:eastAsia="ca-ES"/>
        </w:rPr>
        <w:t>(</w:t>
      </w:r>
      <w:r w:rsidRPr="00AC319B">
        <w:rPr>
          <w:rFonts w:eastAsia="Times New Roman" w:cstheme="minorHAnsi"/>
          <w:color w:val="000000"/>
          <w:lang w:val="en-US" w:eastAsia="ca-ES"/>
        </w:rPr>
        <w:t xml:space="preserve">species </w:t>
      </w:r>
      <w:r w:rsidR="004B5E3E" w:rsidRPr="00AC319B">
        <w:rPr>
          <w:rFonts w:eastAsia="Times New Roman" w:cstheme="minorHAnsi"/>
          <w:color w:val="000000"/>
          <w:lang w:val="en-US" w:eastAsia="ca-ES"/>
        </w:rPr>
        <w:t xml:space="preserve">x </w:t>
      </w:r>
      <w:r w:rsidR="00814A42" w:rsidRPr="00AC319B">
        <w:rPr>
          <w:rFonts w:eastAsia="Times New Roman" w:cstheme="minorHAnsi"/>
          <w:color w:val="000000"/>
          <w:lang w:val="en-US" w:eastAsia="ca-ES"/>
        </w:rPr>
        <w:t xml:space="preserve">collection </w:t>
      </w:r>
      <w:r w:rsidRPr="00AC319B">
        <w:rPr>
          <w:rFonts w:eastAsia="Times New Roman" w:cstheme="minorHAnsi"/>
          <w:color w:val="000000"/>
          <w:lang w:val="en-US" w:eastAsia="ca-ES"/>
        </w:rPr>
        <w:t xml:space="preserve">site, </w:t>
      </w:r>
      <w:r w:rsidR="00A17381" w:rsidRPr="00AC319B">
        <w:rPr>
          <w:rFonts w:eastAsia="Times New Roman" w:cstheme="minorHAnsi"/>
          <w:color w:val="000000"/>
          <w:lang w:val="en-US" w:eastAsia="ca-ES"/>
        </w:rPr>
        <w:t>N</w:t>
      </w:r>
      <w:r w:rsidR="00613B79" w:rsidRPr="00AC319B">
        <w:rPr>
          <w:rFonts w:eastAsia="Times New Roman" w:cstheme="minorHAnsi"/>
          <w:color w:val="000000"/>
          <w:lang w:val="en-US" w:eastAsia="ca-ES"/>
        </w:rPr>
        <w:t xml:space="preserve"> </w:t>
      </w:r>
      <w:r w:rsidR="00A17381" w:rsidRPr="00AC319B">
        <w:rPr>
          <w:rFonts w:eastAsia="Times New Roman" w:cstheme="minorHAnsi"/>
          <w:color w:val="000000"/>
          <w:lang w:val="en-US" w:eastAsia="ca-ES"/>
        </w:rPr>
        <w:t xml:space="preserve">= </w:t>
      </w:r>
      <w:r w:rsidR="00BC5C5D" w:rsidRPr="00AC319B">
        <w:rPr>
          <w:rFonts w:eastAsia="Times New Roman" w:cstheme="minorHAnsi"/>
          <w:color w:val="000000"/>
          <w:lang w:val="en-US" w:eastAsia="ca-ES"/>
        </w:rPr>
        <w:t>9</w:t>
      </w:r>
      <w:r w:rsidR="007C2497" w:rsidRPr="00AC319B">
        <w:rPr>
          <w:rFonts w:eastAsia="Times New Roman" w:cstheme="minorHAnsi"/>
          <w:color w:val="000000"/>
          <w:lang w:val="en-US" w:eastAsia="ca-ES"/>
        </w:rPr>
        <w:t>5</w:t>
      </w:r>
      <w:r w:rsidR="00BC5C5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was </w:t>
      </w:r>
      <w:r w:rsidR="00E967E7" w:rsidRPr="00AC319B">
        <w:rPr>
          <w:rFonts w:eastAsia="Times New Roman" w:cstheme="minorHAnsi"/>
          <w:color w:val="000000"/>
          <w:lang w:val="en-US" w:eastAsia="ca-ES"/>
        </w:rPr>
        <w:t xml:space="preserve">placed </w:t>
      </w:r>
      <w:r w:rsidR="00A250BD" w:rsidRPr="00AC319B">
        <w:rPr>
          <w:rFonts w:eastAsia="Times New Roman" w:cstheme="minorHAnsi"/>
          <w:color w:val="000000"/>
          <w:lang w:val="en-US" w:eastAsia="ca-ES"/>
        </w:rPr>
        <w:t>in both</w:t>
      </w:r>
      <w:r w:rsidR="00403E5B" w:rsidRPr="00AC319B">
        <w:rPr>
          <w:rFonts w:eastAsia="Times New Roman" w:cstheme="minorHAnsi"/>
          <w:color w:val="000000"/>
          <w:lang w:val="en-US" w:eastAsia="ca-ES"/>
        </w:rPr>
        <w:t xml:space="preserve"> incubators</w:t>
      </w:r>
      <w:r w:rsidR="00892CA4" w:rsidRPr="00AC319B">
        <w:rPr>
          <w:rFonts w:eastAsia="Times New Roman" w:cstheme="minorHAnsi"/>
          <w:color w:val="000000"/>
          <w:lang w:val="en-US" w:eastAsia="ca-ES"/>
        </w:rPr>
        <w:t xml:space="preserve"> simultaneously</w:t>
      </w:r>
      <w:r w:rsidR="00064BBE" w:rsidRPr="00AC319B">
        <w:rPr>
          <w:rFonts w:eastAsia="Times New Roman" w:cstheme="minorHAnsi"/>
          <w:color w:val="000000"/>
          <w:lang w:val="en-US" w:eastAsia="ca-ES"/>
        </w:rPr>
        <w:t xml:space="preserve">, </w:t>
      </w:r>
      <w:r w:rsidR="00E967E7" w:rsidRPr="00AC319B">
        <w:rPr>
          <w:rFonts w:eastAsia="Times New Roman" w:cstheme="minorHAnsi"/>
          <w:color w:val="000000"/>
          <w:lang w:val="en-US" w:eastAsia="ca-ES"/>
        </w:rPr>
        <w:t xml:space="preserve">sowing </w:t>
      </w:r>
      <w:r w:rsidR="00A250BD" w:rsidRPr="00AC319B">
        <w:rPr>
          <w:rFonts w:eastAsia="Times New Roman" w:cstheme="minorHAnsi"/>
          <w:color w:val="000000"/>
          <w:lang w:val="en-US" w:eastAsia="ca-ES"/>
        </w:rPr>
        <w:t xml:space="preserve">four replicates of 25 seeds in </w:t>
      </w:r>
      <w:r w:rsidR="0073219D" w:rsidRPr="00AC319B">
        <w:rPr>
          <w:rFonts w:eastAsia="Times New Roman" w:cstheme="minorHAnsi"/>
          <w:color w:val="000000"/>
          <w:lang w:val="en-US" w:eastAsia="ca-ES"/>
        </w:rPr>
        <w:t>nine</w:t>
      </w:r>
      <w:r w:rsidR="00A250BD" w:rsidRPr="00AC319B">
        <w:rPr>
          <w:rFonts w:eastAsia="Times New Roman" w:cstheme="minorHAnsi"/>
          <w:color w:val="000000"/>
          <w:lang w:val="en-US" w:eastAsia="ca-ES"/>
        </w:rPr>
        <w:t xml:space="preserve"> cm diameter Petri dishes (numbers were </w:t>
      </w:r>
      <w:r w:rsidR="008E4A29" w:rsidRPr="00AC319B">
        <w:rPr>
          <w:rFonts w:eastAsia="Times New Roman" w:cstheme="minorHAnsi"/>
          <w:color w:val="000000"/>
          <w:lang w:val="en-US" w:eastAsia="ca-ES"/>
        </w:rPr>
        <w:t>adapted for</w:t>
      </w:r>
      <w:r w:rsidR="00A250B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seed lots </w:t>
      </w:r>
      <w:r w:rsidR="00A250BD" w:rsidRPr="00AC319B">
        <w:rPr>
          <w:rFonts w:eastAsia="Times New Roman" w:cstheme="minorHAnsi"/>
          <w:color w:val="000000"/>
          <w:lang w:val="en-US" w:eastAsia="ca-ES"/>
        </w:rPr>
        <w:t>with fewer seeds</w:t>
      </w:r>
      <w:r w:rsidR="00FF2E8B" w:rsidRPr="00AC319B">
        <w:rPr>
          <w:rFonts w:eastAsia="Times New Roman" w:cstheme="minorHAnsi"/>
          <w:color w:val="000000"/>
          <w:lang w:val="en-US" w:eastAsia="ca-ES"/>
        </w:rPr>
        <w:t xml:space="preserve"> available</w:t>
      </w:r>
      <w:r w:rsidR="00A250BD" w:rsidRPr="00AC319B">
        <w:rPr>
          <w:rFonts w:eastAsia="Times New Roman" w:cstheme="minorHAnsi"/>
          <w:color w:val="000000"/>
          <w:lang w:val="en-US" w:eastAsia="ca-ES"/>
        </w:rPr>
        <w:t>) with germination filter paper</w:t>
      </w:r>
      <w:r w:rsidR="002A5FE6" w:rsidRPr="00AC319B">
        <w:rPr>
          <w:rFonts w:eastAsia="Times New Roman" w:cstheme="minorHAnsi"/>
          <w:color w:val="000000"/>
          <w:lang w:val="en-US" w:eastAsia="ca-ES"/>
        </w:rPr>
        <w:t xml:space="preserve"> (</w:t>
      </w:r>
      <w:proofErr w:type="spellStart"/>
      <w:r w:rsidR="00C14B74" w:rsidRPr="00AC319B">
        <w:rPr>
          <w:rFonts w:eastAsia="Times New Roman" w:cstheme="minorHAnsi"/>
          <w:color w:val="000000"/>
          <w:lang w:val="en-US" w:eastAsia="ca-ES"/>
        </w:rPr>
        <w:t>F</w:t>
      </w:r>
      <w:r w:rsidR="00B04C7C" w:rsidRPr="00AC319B">
        <w:rPr>
          <w:rFonts w:eastAsia="Times New Roman" w:cstheme="minorHAnsi"/>
          <w:color w:val="000000"/>
          <w:lang w:val="en-US" w:eastAsia="ca-ES"/>
        </w:rPr>
        <w:t>iltros</w:t>
      </w:r>
      <w:proofErr w:type="spellEnd"/>
      <w:r w:rsidR="00B04C7C" w:rsidRPr="00AC319B">
        <w:rPr>
          <w:rFonts w:eastAsia="Times New Roman" w:cstheme="minorHAnsi"/>
          <w:color w:val="000000"/>
          <w:lang w:val="en-US" w:eastAsia="ca-ES"/>
        </w:rPr>
        <w:t xml:space="preserve"> A</w:t>
      </w:r>
      <w:r w:rsidR="00C14B74" w:rsidRPr="00AC319B">
        <w:rPr>
          <w:rFonts w:eastAsia="Times New Roman" w:cstheme="minorHAnsi"/>
          <w:color w:val="000000"/>
          <w:lang w:val="en-US" w:eastAsia="ca-ES"/>
        </w:rPr>
        <w:t>noia</w:t>
      </w:r>
      <w:r w:rsidR="00FF2E8B" w:rsidRPr="00AC319B">
        <w:rPr>
          <w:rFonts w:eastAsia="Times New Roman" w:cstheme="minorHAnsi"/>
          <w:color w:val="000000"/>
          <w:lang w:val="en-US" w:eastAsia="ca-ES"/>
        </w:rPr>
        <w:t xml:space="preserve"> S.A.</w:t>
      </w:r>
      <w:r w:rsidR="00C14B74" w:rsidRPr="00AC319B">
        <w:rPr>
          <w:rFonts w:eastAsia="Times New Roman" w:cstheme="minorHAnsi"/>
          <w:color w:val="000000"/>
          <w:lang w:val="en-US" w:eastAsia="ca-ES"/>
        </w:rPr>
        <w:t xml:space="preserve"> </w:t>
      </w:r>
      <w:r w:rsidR="00D6278A" w:rsidRPr="00AC319B">
        <w:rPr>
          <w:rFonts w:eastAsia="Times New Roman" w:cstheme="minorHAnsi"/>
          <w:color w:val="000000"/>
          <w:lang w:val="en-US" w:eastAsia="ca-ES"/>
        </w:rPr>
        <w:t>paper for germination assays</w:t>
      </w:r>
      <w:r w:rsidR="00B04C7C" w:rsidRPr="00AC319B">
        <w:rPr>
          <w:rFonts w:eastAsia="Times New Roman" w:cstheme="minorHAnsi"/>
          <w:color w:val="000000"/>
          <w:lang w:val="en-US" w:eastAsia="ca-ES"/>
        </w:rPr>
        <w:t>,</w:t>
      </w:r>
      <w:r w:rsidR="00D6278A" w:rsidRPr="00AC319B">
        <w:rPr>
          <w:rFonts w:eastAsia="Times New Roman" w:cstheme="minorHAnsi"/>
          <w:color w:val="000000"/>
          <w:lang w:val="en-US" w:eastAsia="ca-ES"/>
        </w:rPr>
        <w:t xml:space="preserve"> </w:t>
      </w:r>
      <w:r w:rsidR="00C14B74" w:rsidRPr="00AC319B">
        <w:rPr>
          <w:rFonts w:eastAsia="Times New Roman" w:cstheme="minorHAnsi"/>
          <w:color w:val="000000"/>
          <w:lang w:val="en-US" w:eastAsia="ca-ES"/>
        </w:rPr>
        <w:t>Ref.518G</w:t>
      </w:r>
      <w:r w:rsidR="00D67DDD" w:rsidRPr="00AC319B">
        <w:rPr>
          <w:rFonts w:eastAsia="Times New Roman" w:cstheme="minorHAnsi"/>
          <w:color w:val="000000"/>
          <w:lang w:val="en-US" w:eastAsia="ca-ES"/>
        </w:rPr>
        <w:t>085)</w:t>
      </w:r>
      <w:r w:rsidR="002F0049"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 xml:space="preserve">Filter papers were kept soaked </w:t>
      </w:r>
      <w:r w:rsidRPr="00AC319B">
        <w:rPr>
          <w:rFonts w:eastAsia="Times New Roman" w:cstheme="minorHAnsi"/>
          <w:color w:val="000000"/>
          <w:lang w:val="en-US" w:eastAsia="ca-ES"/>
        </w:rPr>
        <w:t xml:space="preserve">by </w:t>
      </w:r>
      <w:r w:rsidR="00A250BD" w:rsidRPr="00AC319B">
        <w:rPr>
          <w:rFonts w:eastAsia="Times New Roman" w:cstheme="minorHAnsi"/>
          <w:color w:val="000000"/>
          <w:lang w:val="en-US" w:eastAsia="ca-ES"/>
        </w:rPr>
        <w:t xml:space="preserve">adding </w:t>
      </w:r>
      <w:r w:rsidR="00B30B3A" w:rsidRPr="00AC319B">
        <w:rPr>
          <w:rFonts w:eastAsia="Times New Roman" w:cstheme="minorHAnsi"/>
          <w:color w:val="000000"/>
          <w:lang w:val="en-US" w:eastAsia="ca-ES"/>
        </w:rPr>
        <w:t>two or three m</w:t>
      </w:r>
      <w:r w:rsidR="004B5E3E" w:rsidRPr="00AC319B">
        <w:rPr>
          <w:rFonts w:eastAsia="Times New Roman" w:cstheme="minorHAnsi"/>
          <w:color w:val="000000"/>
          <w:lang w:val="en-US" w:eastAsia="ca-ES"/>
        </w:rPr>
        <w:t>l</w:t>
      </w:r>
      <w:r w:rsidR="00A250BD" w:rsidRPr="00AC319B">
        <w:rPr>
          <w:rFonts w:eastAsia="Times New Roman" w:cstheme="minorHAnsi"/>
          <w:color w:val="000000"/>
          <w:lang w:val="en-US" w:eastAsia="ca-ES"/>
        </w:rPr>
        <w:t xml:space="preserve"> of distilled water every </w:t>
      </w:r>
      <w:r w:rsidR="00B30B3A" w:rsidRPr="00AC319B">
        <w:rPr>
          <w:rFonts w:eastAsia="Times New Roman" w:cstheme="minorHAnsi"/>
          <w:color w:val="000000"/>
          <w:lang w:val="en-US" w:eastAsia="ca-ES"/>
        </w:rPr>
        <w:t xml:space="preserve">two </w:t>
      </w:r>
      <w:r w:rsidR="00A250BD" w:rsidRPr="00AC319B">
        <w:rPr>
          <w:rFonts w:eastAsia="Times New Roman" w:cstheme="minorHAnsi"/>
          <w:color w:val="000000"/>
          <w:lang w:val="en-US" w:eastAsia="ca-ES"/>
        </w:rPr>
        <w:t>weeks</w:t>
      </w:r>
      <w:r w:rsidR="004B5E3E" w:rsidRPr="00AC319B">
        <w:rPr>
          <w:rFonts w:eastAsia="Times New Roman" w:cstheme="minorHAnsi"/>
          <w:color w:val="000000"/>
          <w:lang w:val="en-US" w:eastAsia="ca-ES"/>
        </w:rPr>
        <w:t>. Dishes were</w:t>
      </w:r>
      <w:r w:rsidR="003644BB" w:rsidRPr="00AC319B">
        <w:rPr>
          <w:rFonts w:eastAsia="Times New Roman" w:cstheme="minorHAnsi"/>
          <w:color w:val="000000"/>
          <w:lang w:val="en-US" w:eastAsia="ca-ES"/>
        </w:rPr>
        <w:t xml:space="preserve"> </w:t>
      </w:r>
      <w:r w:rsidR="005A7876" w:rsidRPr="00AC319B">
        <w:rPr>
          <w:rFonts w:eastAsia="Times New Roman" w:cstheme="minorHAnsi"/>
          <w:color w:val="000000"/>
          <w:lang w:val="en-US" w:eastAsia="ca-ES"/>
        </w:rPr>
        <w:t>sealed with parafilm to maintain the moisture content</w:t>
      </w:r>
      <w:r w:rsidR="00A250BD" w:rsidRPr="00AC319B">
        <w:rPr>
          <w:rFonts w:eastAsia="Times New Roman" w:cstheme="minorHAnsi"/>
          <w:color w:val="000000"/>
          <w:lang w:val="en-US" w:eastAsia="ca-ES"/>
        </w:rPr>
        <w:t xml:space="preserve">, avoiding water stress </w:t>
      </w:r>
      <w:r w:rsidR="00D10834" w:rsidRPr="00AC319B">
        <w:rPr>
          <w:rFonts w:eastAsia="Times New Roman" w:cstheme="minorHAnsi"/>
          <w:color w:val="000000"/>
          <w:lang w:val="en-US" w:eastAsia="ca-ES"/>
        </w:rPr>
        <w:t xml:space="preserve">throughout </w:t>
      </w:r>
      <w:r w:rsidR="004D0362" w:rsidRPr="00AC319B">
        <w:rPr>
          <w:rFonts w:eastAsia="Times New Roman" w:cstheme="minorHAnsi"/>
          <w:color w:val="000000"/>
          <w:lang w:val="en-US" w:eastAsia="ca-ES"/>
        </w:rPr>
        <w:t xml:space="preserve">the </w:t>
      </w:r>
      <w:r w:rsidR="00A250BD" w:rsidRPr="00AC319B">
        <w:rPr>
          <w:rFonts w:eastAsia="Times New Roman" w:cstheme="minorHAnsi"/>
          <w:color w:val="000000"/>
          <w:lang w:val="en-US" w:eastAsia="ca-ES"/>
        </w:rPr>
        <w:t>growing season</w:t>
      </w:r>
      <w:r w:rsidR="00D11BC1"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t>
      </w:r>
      <w:r w:rsidR="00D11BC1" w:rsidRPr="00AC319B">
        <w:rPr>
          <w:rFonts w:eastAsia="Times New Roman" w:cstheme="minorHAnsi"/>
          <w:color w:val="000000"/>
          <w:lang w:val="en-US" w:eastAsia="ca-ES"/>
        </w:rPr>
        <w:t>D</w:t>
      </w:r>
      <w:r w:rsidR="00D10834" w:rsidRPr="00AC319B">
        <w:rPr>
          <w:rFonts w:eastAsia="Times New Roman" w:cstheme="minorHAnsi"/>
          <w:color w:val="000000"/>
          <w:lang w:val="en-US" w:eastAsia="ca-ES"/>
        </w:rPr>
        <w:t>uring</w:t>
      </w:r>
      <w:r w:rsidR="004B5E3E" w:rsidRPr="00AC319B">
        <w:rPr>
          <w:rFonts w:eastAsia="Times New Roman" w:cstheme="minorHAnsi"/>
          <w:color w:val="000000"/>
          <w:lang w:val="en-US" w:eastAsia="ca-ES"/>
        </w:rPr>
        <w:t xml:space="preserve"> the</w:t>
      </w:r>
      <w:r w:rsidR="00E97AFA" w:rsidRPr="00AC319B">
        <w:rPr>
          <w:rFonts w:eastAsia="Times New Roman" w:cstheme="minorHAnsi"/>
          <w:color w:val="000000"/>
          <w:lang w:val="en-US" w:eastAsia="ca-ES"/>
        </w:rPr>
        <w:t xml:space="preserve"> </w:t>
      </w:r>
      <w:r w:rsidR="00191CA1" w:rsidRPr="00AC319B">
        <w:rPr>
          <w:rFonts w:eastAsia="Times New Roman" w:cstheme="minorHAnsi"/>
          <w:color w:val="000000"/>
          <w:lang w:val="en-US" w:eastAsia="ca-ES"/>
        </w:rPr>
        <w:t>winter,</w:t>
      </w:r>
      <w:r w:rsidR="00197C8E" w:rsidRPr="00AC319B">
        <w:rPr>
          <w:rFonts w:eastAsia="Times New Roman" w:cstheme="minorHAnsi"/>
          <w:color w:val="000000"/>
          <w:lang w:val="en-US" w:eastAsia="ca-ES"/>
        </w:rPr>
        <w:t xml:space="preserve"> </w:t>
      </w:r>
      <w:r w:rsidR="007018B7" w:rsidRPr="00AC319B">
        <w:rPr>
          <w:rFonts w:eastAsia="Times New Roman" w:cstheme="minorHAnsi"/>
          <w:color w:val="000000"/>
          <w:lang w:val="en-US" w:eastAsia="ca-ES"/>
        </w:rPr>
        <w:t xml:space="preserve">incubators remained closed to </w:t>
      </w:r>
      <w:r w:rsidR="005411D4" w:rsidRPr="00AC319B">
        <w:rPr>
          <w:rFonts w:eastAsia="Times New Roman" w:cstheme="minorHAnsi"/>
          <w:color w:val="000000"/>
          <w:lang w:val="en-US" w:eastAsia="ca-ES"/>
        </w:rPr>
        <w:t xml:space="preserve">avoid </w:t>
      </w:r>
      <w:r w:rsidR="007018B7" w:rsidRPr="00AC319B">
        <w:rPr>
          <w:rFonts w:eastAsia="Times New Roman" w:cstheme="minorHAnsi"/>
          <w:color w:val="000000"/>
          <w:lang w:val="en-US" w:eastAsia="ca-ES"/>
        </w:rPr>
        <w:t>increases of temperature</w:t>
      </w:r>
      <w:r w:rsidR="00D11BC1" w:rsidRPr="00AC319B">
        <w:rPr>
          <w:rFonts w:eastAsia="Times New Roman" w:cstheme="minorHAnsi"/>
          <w:color w:val="000000"/>
          <w:lang w:val="en-US" w:eastAsia="ca-ES"/>
        </w:rPr>
        <w:t xml:space="preserve"> that could trigger </w:t>
      </w:r>
      <w:r w:rsidR="001E5A2C" w:rsidRPr="00AC319B">
        <w:rPr>
          <w:rFonts w:eastAsia="Times New Roman" w:cstheme="minorHAnsi"/>
          <w:color w:val="000000"/>
          <w:lang w:val="en-US" w:eastAsia="ca-ES"/>
        </w:rPr>
        <w:t xml:space="preserve">seed </w:t>
      </w:r>
      <w:r w:rsidR="00D11BC1" w:rsidRPr="00AC319B">
        <w:rPr>
          <w:rFonts w:eastAsia="Times New Roman" w:cstheme="minorHAnsi"/>
          <w:color w:val="000000"/>
          <w:lang w:val="en-US" w:eastAsia="ca-ES"/>
        </w:rPr>
        <w:t>germination</w:t>
      </w:r>
      <w:r w:rsidR="001E5A2C" w:rsidRPr="00AC319B">
        <w:rPr>
          <w:rFonts w:eastAsia="Times New Roman" w:cstheme="minorHAnsi"/>
          <w:color w:val="000000"/>
          <w:lang w:val="en-US" w:eastAsia="ca-ES"/>
        </w:rPr>
        <w:t xml:space="preserve"> and therefore no water </w:t>
      </w:r>
      <w:r w:rsidR="004B5E3E" w:rsidRPr="00AC319B">
        <w:rPr>
          <w:rFonts w:eastAsia="Times New Roman" w:cstheme="minorHAnsi"/>
          <w:color w:val="000000"/>
          <w:lang w:val="en-US" w:eastAsia="ca-ES"/>
        </w:rPr>
        <w:t>was</w:t>
      </w:r>
      <w:r w:rsidR="001E5A2C" w:rsidRPr="00AC319B">
        <w:rPr>
          <w:rFonts w:eastAsia="Times New Roman" w:cstheme="minorHAnsi"/>
          <w:color w:val="000000"/>
          <w:lang w:val="en-US" w:eastAsia="ca-ES"/>
        </w:rPr>
        <w:t xml:space="preserve"> added</w:t>
      </w:r>
      <w:r w:rsidR="00F23840" w:rsidRPr="00AC319B">
        <w:rPr>
          <w:rFonts w:eastAsia="Times New Roman" w:cstheme="minorHAnsi"/>
          <w:color w:val="000000"/>
          <w:lang w:val="en-US" w:eastAsia="ca-ES"/>
        </w:rPr>
        <w:t xml:space="preserve"> during that period</w:t>
      </w:r>
      <w:r w:rsidR="00D11BC1" w:rsidRPr="00AC319B">
        <w:rPr>
          <w:rFonts w:eastAsia="Times New Roman" w:cstheme="minorHAnsi"/>
          <w:color w:val="000000"/>
          <w:lang w:val="en-US" w:eastAsia="ca-ES"/>
        </w:rPr>
        <w:t>.</w:t>
      </w:r>
      <w:r w:rsidR="007018B7" w:rsidRPr="00AC319B">
        <w:rPr>
          <w:rFonts w:eastAsia="Times New Roman" w:cstheme="minorHAnsi"/>
          <w:color w:val="000000"/>
          <w:lang w:val="en-US" w:eastAsia="ca-ES"/>
        </w:rPr>
        <w:t xml:space="preserve">  </w:t>
      </w:r>
    </w:p>
    <w:p w14:paraId="4C0F0E96" w14:textId="399F347D" w:rsidR="00A250BD" w:rsidRPr="00AC319B" w:rsidRDefault="007868F0" w:rsidP="00A17AA4">
      <w:pPr>
        <w:spacing w:line="360" w:lineRule="auto"/>
        <w:jc w:val="both"/>
        <w:rPr>
          <w:rFonts w:cstheme="minorHAnsi"/>
          <w:lang w:val="en-US"/>
        </w:rPr>
      </w:pPr>
      <w:r w:rsidRPr="00AC319B">
        <w:rPr>
          <w:rFonts w:cstheme="minorHAnsi"/>
          <w:lang w:val="en-US"/>
        </w:rPr>
        <w:t>W</w:t>
      </w:r>
      <w:r w:rsidR="00CC79C6" w:rsidRPr="00AC319B">
        <w:rPr>
          <w:rFonts w:cstheme="minorHAnsi"/>
          <w:lang w:val="en-US"/>
        </w:rPr>
        <w:t>e check</w:t>
      </w:r>
      <w:r w:rsidR="004103ED" w:rsidRPr="00AC319B">
        <w:rPr>
          <w:rFonts w:cstheme="minorHAnsi"/>
          <w:lang w:val="en-US"/>
        </w:rPr>
        <w:t>ed</w:t>
      </w:r>
      <w:r w:rsidR="00CC79C6" w:rsidRPr="00AC319B">
        <w:rPr>
          <w:rFonts w:cstheme="minorHAnsi"/>
          <w:lang w:val="en-US"/>
        </w:rPr>
        <w:t xml:space="preserve"> </w:t>
      </w:r>
      <w:r w:rsidR="00177167" w:rsidRPr="00AC319B">
        <w:rPr>
          <w:rFonts w:cstheme="minorHAnsi"/>
          <w:lang w:val="en-US"/>
        </w:rPr>
        <w:t>germination</w:t>
      </w:r>
      <w:r w:rsidR="000C2D58" w:rsidRPr="00AC319B">
        <w:rPr>
          <w:rFonts w:eastAsia="Times New Roman" w:cstheme="minorHAnsi"/>
          <w:color w:val="000000"/>
          <w:lang w:val="en-US" w:eastAsia="ca-ES"/>
        </w:rPr>
        <w:t xml:space="preserve"> </w:t>
      </w:r>
      <w:r w:rsidR="000C2D58" w:rsidRPr="00AC319B">
        <w:rPr>
          <w:rFonts w:cstheme="minorHAnsi"/>
          <w:lang w:val="en-US"/>
        </w:rPr>
        <w:t xml:space="preserve">every </w:t>
      </w:r>
      <w:r w:rsidR="00CC79C6" w:rsidRPr="00AC319B">
        <w:rPr>
          <w:rFonts w:cstheme="minorHAnsi"/>
          <w:lang w:val="en-US"/>
        </w:rPr>
        <w:t>two</w:t>
      </w:r>
      <w:r w:rsidR="000C2D58" w:rsidRPr="00AC319B">
        <w:rPr>
          <w:rFonts w:cstheme="minorHAnsi"/>
          <w:lang w:val="en-US"/>
        </w:rPr>
        <w:t xml:space="preserve"> weeks before winter</w:t>
      </w:r>
      <w:r w:rsidR="00177167" w:rsidRPr="00AC319B">
        <w:rPr>
          <w:rFonts w:cstheme="minorHAnsi"/>
          <w:lang w:val="en-US"/>
        </w:rPr>
        <w:t>,</w:t>
      </w:r>
      <w:r w:rsidR="000C2D58" w:rsidRPr="00AC319B">
        <w:rPr>
          <w:rFonts w:cstheme="minorHAnsi"/>
          <w:lang w:val="en-US"/>
        </w:rPr>
        <w:t xml:space="preserve"> and weekly after winter</w:t>
      </w:r>
      <w:r w:rsidR="00CC79C6" w:rsidRPr="00AC319B">
        <w:rPr>
          <w:rFonts w:cstheme="minorHAnsi"/>
          <w:lang w:val="en-US"/>
        </w:rPr>
        <w:t xml:space="preserve"> until the end of the experiment</w:t>
      </w:r>
      <w:r w:rsidR="00256A05" w:rsidRPr="00AC319B">
        <w:rPr>
          <w:rFonts w:cstheme="minorHAnsi"/>
          <w:lang w:val="en-US"/>
        </w:rPr>
        <w:t>.</w:t>
      </w:r>
      <w:r w:rsidR="005411D4" w:rsidRPr="00AC319B">
        <w:rPr>
          <w:rFonts w:cstheme="minorHAnsi"/>
          <w:lang w:val="en-US"/>
        </w:rPr>
        <w:t xml:space="preserve"> </w:t>
      </w:r>
      <w:r w:rsidR="00256A05" w:rsidRPr="00AC319B">
        <w:rPr>
          <w:rFonts w:cstheme="minorHAnsi"/>
          <w:lang w:val="en-US"/>
        </w:rPr>
        <w:t>A</w:t>
      </w:r>
      <w:r w:rsidR="005411D4" w:rsidRPr="00AC319B">
        <w:rPr>
          <w:rFonts w:cstheme="minorHAnsi"/>
          <w:lang w:val="en-US"/>
        </w:rPr>
        <w:t xml:space="preserve">s </w:t>
      </w:r>
      <w:r w:rsidR="00C75F4F" w:rsidRPr="00AC319B">
        <w:rPr>
          <w:rFonts w:cstheme="minorHAnsi"/>
          <w:lang w:val="en-US"/>
        </w:rPr>
        <w:t>incubators remained closed</w:t>
      </w:r>
      <w:r w:rsidR="00C90E97" w:rsidRPr="00AC319B">
        <w:rPr>
          <w:rFonts w:cstheme="minorHAnsi"/>
          <w:lang w:val="en-US"/>
        </w:rPr>
        <w:t xml:space="preserve"> during </w:t>
      </w:r>
      <w:r w:rsidR="00490861" w:rsidRPr="00AC319B">
        <w:rPr>
          <w:rFonts w:cstheme="minorHAnsi"/>
          <w:lang w:val="en-US"/>
        </w:rPr>
        <w:t>winter,</w:t>
      </w:r>
      <w:r w:rsidR="00C90E97" w:rsidRPr="00AC319B">
        <w:rPr>
          <w:rFonts w:cstheme="minorHAnsi"/>
          <w:lang w:val="en-US"/>
        </w:rPr>
        <w:t xml:space="preserve"> </w:t>
      </w:r>
      <w:r w:rsidR="00127D55" w:rsidRPr="00AC319B">
        <w:rPr>
          <w:rFonts w:cstheme="minorHAnsi"/>
          <w:lang w:val="en-US"/>
        </w:rPr>
        <w:t xml:space="preserve">we did not </w:t>
      </w:r>
      <w:r w:rsidR="00454935" w:rsidRPr="00AC319B">
        <w:rPr>
          <w:rFonts w:cstheme="minorHAnsi"/>
          <w:lang w:val="en-US"/>
        </w:rPr>
        <w:t>perform</w:t>
      </w:r>
      <w:r w:rsidR="00127D55" w:rsidRPr="00AC319B">
        <w:rPr>
          <w:rFonts w:cstheme="minorHAnsi"/>
          <w:lang w:val="en-US"/>
        </w:rPr>
        <w:t xml:space="preserve"> </w:t>
      </w:r>
      <w:r w:rsidR="005411D4" w:rsidRPr="00AC319B">
        <w:rPr>
          <w:rFonts w:cstheme="minorHAnsi"/>
          <w:lang w:val="en-US"/>
        </w:rPr>
        <w:t>germination</w:t>
      </w:r>
      <w:r w:rsidR="00127D55" w:rsidRPr="00AC319B">
        <w:rPr>
          <w:rFonts w:cstheme="minorHAnsi"/>
          <w:lang w:val="en-US"/>
        </w:rPr>
        <w:t xml:space="preserve"> </w:t>
      </w:r>
      <w:r w:rsidR="00191CA1" w:rsidRPr="00AC319B">
        <w:rPr>
          <w:rFonts w:cstheme="minorHAnsi"/>
          <w:lang w:val="en-US"/>
        </w:rPr>
        <w:t>scores</w:t>
      </w:r>
      <w:r w:rsidR="00127D55" w:rsidRPr="00AC319B">
        <w:rPr>
          <w:rFonts w:cstheme="minorHAnsi"/>
          <w:lang w:val="en-US"/>
        </w:rPr>
        <w:t xml:space="preserve"> in that period</w:t>
      </w:r>
      <w:r w:rsidR="00CC79C6" w:rsidRPr="00AC319B">
        <w:rPr>
          <w:rFonts w:cstheme="minorHAnsi"/>
          <w:lang w:val="en-US"/>
        </w:rPr>
        <w:t xml:space="preserve">. </w:t>
      </w:r>
      <w:r w:rsidR="0052558C" w:rsidRPr="00AC319B">
        <w:rPr>
          <w:rFonts w:cstheme="minorHAnsi"/>
          <w:lang w:val="en-US"/>
        </w:rPr>
        <w:t>We removed s</w:t>
      </w:r>
      <w:r w:rsidR="000B038D" w:rsidRPr="00AC319B">
        <w:rPr>
          <w:rFonts w:cstheme="minorHAnsi"/>
          <w:lang w:val="en-US"/>
        </w:rPr>
        <w:t>eed</w:t>
      </w:r>
      <w:r w:rsidR="00A14F6C" w:rsidRPr="00AC319B">
        <w:rPr>
          <w:rFonts w:cstheme="minorHAnsi"/>
          <w:lang w:val="en-US"/>
        </w:rPr>
        <w:t>s</w:t>
      </w:r>
      <w:r w:rsidR="000B038D" w:rsidRPr="00AC319B">
        <w:rPr>
          <w:rFonts w:cstheme="minorHAnsi"/>
          <w:lang w:val="en-US"/>
        </w:rPr>
        <w:t xml:space="preserve"> from the petri dishes once </w:t>
      </w:r>
      <w:r w:rsidR="00FC32F6" w:rsidRPr="00AC319B">
        <w:rPr>
          <w:rFonts w:eastAsia="Times New Roman" w:cstheme="minorHAnsi"/>
          <w:color w:val="000000"/>
          <w:lang w:val="en-US" w:eastAsia="ca-ES"/>
        </w:rPr>
        <w:t>g</w:t>
      </w:r>
      <w:r w:rsidR="00A250BD" w:rsidRPr="00AC319B">
        <w:rPr>
          <w:rFonts w:eastAsia="Times New Roman" w:cstheme="minorHAnsi"/>
          <w:color w:val="000000"/>
          <w:lang w:val="en-US" w:eastAsia="ca-ES"/>
        </w:rPr>
        <w:t xml:space="preserve">ermination </w:t>
      </w:r>
      <w:r w:rsidR="00FC32F6" w:rsidRPr="00AC319B">
        <w:rPr>
          <w:rFonts w:eastAsia="Times New Roman" w:cstheme="minorHAnsi"/>
          <w:color w:val="000000"/>
          <w:lang w:val="en-US" w:eastAsia="ca-ES"/>
        </w:rPr>
        <w:t>occurred (</w:t>
      </w:r>
      <w:r w:rsidR="00A250BD" w:rsidRPr="00AC319B">
        <w:rPr>
          <w:rFonts w:eastAsia="Times New Roman" w:cstheme="minorHAnsi"/>
          <w:color w:val="000000"/>
          <w:lang w:val="en-US" w:eastAsia="ca-ES"/>
        </w:rPr>
        <w:t xml:space="preserve">radicle </w:t>
      </w:r>
      <w:r w:rsidR="00024B86" w:rsidRPr="00AC319B">
        <w:rPr>
          <w:rFonts w:eastAsia="Times New Roman" w:cstheme="minorHAnsi"/>
          <w:color w:val="000000"/>
          <w:lang w:val="en-US" w:eastAsia="ca-ES"/>
        </w:rPr>
        <w:t>&gt;</w:t>
      </w:r>
      <w:r w:rsidR="00FC32F6"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1</w:t>
      </w:r>
      <w:r w:rsidR="00C0778B" w:rsidRPr="00AC319B">
        <w:rPr>
          <w:rFonts w:eastAsia="Times New Roman" w:cstheme="minorHAnsi"/>
          <w:color w:val="000000"/>
          <w:lang w:val="en-US" w:eastAsia="ca-ES"/>
        </w:rPr>
        <w:t>.5</w:t>
      </w:r>
      <w:r w:rsidR="0061126F"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mm long</w:t>
      </w:r>
      <w:r w:rsidR="006A17E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w:t>
      </w:r>
      <w:r w:rsidR="004D6EB2" w:rsidRPr="00AC319B">
        <w:rPr>
          <w:rFonts w:eastAsia="Times New Roman" w:cstheme="minorHAnsi"/>
          <w:color w:val="000000"/>
          <w:lang w:val="en-US" w:eastAsia="ca-ES"/>
        </w:rPr>
        <w:t xml:space="preserve"> </w:t>
      </w:r>
      <w:r w:rsidR="0052558C" w:rsidRPr="00AC319B">
        <w:rPr>
          <w:rFonts w:eastAsia="Times New Roman" w:cstheme="minorHAnsi"/>
          <w:color w:val="000000"/>
          <w:lang w:val="en-US" w:eastAsia="ca-ES"/>
        </w:rPr>
        <w:t>We cut open</w:t>
      </w:r>
      <w:r w:rsidR="00127D55" w:rsidRPr="00AC319B">
        <w:rPr>
          <w:rFonts w:eastAsia="Times New Roman" w:cstheme="minorHAnsi"/>
          <w:color w:val="000000"/>
          <w:lang w:val="en-US" w:eastAsia="ca-ES"/>
        </w:rPr>
        <w:t xml:space="preserve"> under the binocular loupe n</w:t>
      </w:r>
      <w:r w:rsidR="004D6EB2" w:rsidRPr="00AC319B">
        <w:rPr>
          <w:rFonts w:eastAsia="Times New Roman" w:cstheme="minorHAnsi"/>
          <w:color w:val="000000"/>
          <w:lang w:val="en-US" w:eastAsia="ca-ES"/>
        </w:rPr>
        <w:t>on-germinated</w:t>
      </w:r>
      <w:r w:rsidR="00A250BD" w:rsidRPr="00AC319B">
        <w:rPr>
          <w:rFonts w:eastAsia="Times New Roman" w:cstheme="minorHAnsi"/>
          <w:color w:val="000000"/>
          <w:lang w:val="en-US" w:eastAsia="ca-ES"/>
        </w:rPr>
        <w:t xml:space="preserve"> seeds </w:t>
      </w:r>
      <w:r w:rsidR="004B019D" w:rsidRPr="00AC319B">
        <w:rPr>
          <w:rFonts w:eastAsia="Times New Roman" w:cstheme="minorHAnsi"/>
          <w:color w:val="000000"/>
          <w:lang w:val="en-US" w:eastAsia="ca-ES"/>
        </w:rPr>
        <w:t xml:space="preserve">at </w:t>
      </w:r>
      <w:r w:rsidR="000B038D" w:rsidRPr="00AC319B">
        <w:rPr>
          <w:rFonts w:eastAsia="Times New Roman" w:cstheme="minorHAnsi"/>
          <w:color w:val="000000"/>
          <w:lang w:val="en-US" w:eastAsia="ca-ES"/>
        </w:rPr>
        <w:t xml:space="preserve">the end of the experiment </w:t>
      </w:r>
      <w:r w:rsidR="00A250BD" w:rsidRPr="00AC319B">
        <w:rPr>
          <w:rFonts w:eastAsia="Times New Roman" w:cstheme="minorHAnsi"/>
          <w:color w:val="000000"/>
          <w:lang w:val="en-US" w:eastAsia="ca-ES"/>
        </w:rPr>
        <w:t xml:space="preserve">to </w:t>
      </w:r>
      <w:r w:rsidR="00C0778B" w:rsidRPr="00AC319B">
        <w:rPr>
          <w:rFonts w:eastAsia="Times New Roman" w:cstheme="minorHAnsi"/>
          <w:color w:val="000000"/>
          <w:lang w:val="en-US" w:eastAsia="ca-ES"/>
        </w:rPr>
        <w:t xml:space="preserve">visually </w:t>
      </w:r>
      <w:r w:rsidR="00A250BD" w:rsidRPr="00AC319B">
        <w:rPr>
          <w:rFonts w:eastAsia="Times New Roman" w:cstheme="minorHAnsi"/>
          <w:color w:val="000000"/>
          <w:lang w:val="en-US" w:eastAsia="ca-ES"/>
        </w:rPr>
        <w:t xml:space="preserve">assess if they were empty, infected, or looked normal. </w:t>
      </w:r>
      <w:r w:rsidR="00127D55" w:rsidRPr="00AC319B">
        <w:rPr>
          <w:rFonts w:eastAsia="Times New Roman" w:cstheme="minorHAnsi"/>
          <w:color w:val="000000"/>
          <w:lang w:val="en-US" w:eastAsia="ca-ES"/>
        </w:rPr>
        <w:t xml:space="preserve">We considered </w:t>
      </w:r>
      <w:r w:rsidR="001932CF" w:rsidRPr="00AC319B">
        <w:rPr>
          <w:rFonts w:eastAsia="Times New Roman" w:cstheme="minorHAnsi"/>
          <w:color w:val="000000"/>
          <w:lang w:val="en-US" w:eastAsia="ca-ES"/>
        </w:rPr>
        <w:t>seeds</w:t>
      </w:r>
      <w:r w:rsidR="00A250BD" w:rsidRPr="00AC319B">
        <w:rPr>
          <w:rFonts w:cstheme="minorHAnsi"/>
          <w:color w:val="000000"/>
          <w:lang w:val="en-US"/>
        </w:rPr>
        <w:t xml:space="preserve"> with white and firm embryos viable</w:t>
      </w:r>
      <w:r w:rsidR="004B019D" w:rsidRPr="00AC319B">
        <w:rPr>
          <w:rFonts w:cstheme="minorHAnsi"/>
          <w:color w:val="000000"/>
          <w:lang w:val="en-US"/>
        </w:rPr>
        <w:t xml:space="preserve">, i.e. potentially </w:t>
      </w:r>
      <w:proofErr w:type="spellStart"/>
      <w:r w:rsidR="004B019D" w:rsidRPr="00AC319B">
        <w:rPr>
          <w:rFonts w:cstheme="minorHAnsi"/>
          <w:color w:val="000000"/>
          <w:lang w:val="en-US"/>
        </w:rPr>
        <w:t>germinable</w:t>
      </w:r>
      <w:proofErr w:type="spellEnd"/>
      <w:r w:rsidR="00A250BD" w:rsidRPr="00AC319B">
        <w:rPr>
          <w:rFonts w:cstheme="minorHAnsi"/>
          <w:color w:val="000000"/>
          <w:lang w:val="en-US"/>
        </w:rPr>
        <w:t xml:space="preserve"> </w:t>
      </w:r>
      <w:r w:rsidR="009904BD" w:rsidRPr="00AC319B">
        <w:rPr>
          <w:rFonts w:cstheme="minorHAnsi"/>
          <w:color w:val="000000"/>
          <w:lang w:val="en-US"/>
        </w:rPr>
        <w:fldChar w:fldCharType="begin" w:fldLock="1"/>
      </w:r>
      <w:r w:rsidR="00F607B5">
        <w:rPr>
          <w:rFonts w:cstheme="minorHAnsi"/>
          <w:color w:val="000000"/>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9904BD" w:rsidRPr="00AC319B">
        <w:rPr>
          <w:rFonts w:cstheme="minorHAnsi"/>
          <w:color w:val="000000"/>
          <w:lang w:val="en-US"/>
        </w:rPr>
        <w:fldChar w:fldCharType="separate"/>
      </w:r>
      <w:r w:rsidR="00F607B5" w:rsidRPr="00F607B5">
        <w:rPr>
          <w:rFonts w:cstheme="minorHAnsi"/>
          <w:noProof/>
          <w:color w:val="000000"/>
          <w:lang w:val="en-US"/>
        </w:rPr>
        <w:t xml:space="preserve">(Baskin &amp; </w:t>
      </w:r>
      <w:r w:rsidR="00F607B5" w:rsidRPr="00F607B5">
        <w:rPr>
          <w:rFonts w:cstheme="minorHAnsi"/>
          <w:noProof/>
          <w:color w:val="000000"/>
          <w:lang w:val="en-US"/>
        </w:rPr>
        <w:lastRenderedPageBreak/>
        <w:t>Baskin 2014)</w:t>
      </w:r>
      <w:r w:rsidR="009904BD" w:rsidRPr="00AC319B">
        <w:rPr>
          <w:rFonts w:cstheme="minorHAnsi"/>
          <w:color w:val="000000"/>
          <w:lang w:val="en-US"/>
        </w:rPr>
        <w:fldChar w:fldCharType="end"/>
      </w:r>
      <w:r w:rsidR="00A250BD" w:rsidRPr="00AC319B">
        <w:rPr>
          <w:rFonts w:cstheme="minorHAnsi"/>
          <w:color w:val="000000"/>
          <w:lang w:val="en-US"/>
        </w:rPr>
        <w:t xml:space="preserve">. </w:t>
      </w:r>
      <w:r w:rsidR="00127D55" w:rsidRPr="00AC319B">
        <w:rPr>
          <w:rFonts w:cstheme="minorHAnsi"/>
          <w:color w:val="000000"/>
          <w:lang w:val="en-US"/>
        </w:rPr>
        <w:t xml:space="preserve">We did not consider </w:t>
      </w:r>
      <w:r w:rsidR="001932CF" w:rsidRPr="00AC319B">
        <w:rPr>
          <w:rFonts w:eastAsia="Times New Roman" w:cstheme="minorHAnsi"/>
          <w:color w:val="000000"/>
          <w:lang w:val="en-US" w:eastAsia="ca-ES"/>
        </w:rPr>
        <w:t>empty</w:t>
      </w:r>
      <w:r w:rsidR="005B2CEB" w:rsidRPr="00AC319B">
        <w:rPr>
          <w:rFonts w:eastAsia="Times New Roman" w:cstheme="minorHAnsi"/>
          <w:color w:val="000000"/>
          <w:lang w:val="en-US" w:eastAsia="ca-ES"/>
        </w:rPr>
        <w:t xml:space="preserve"> or infected</w:t>
      </w:r>
      <w:r w:rsidR="00A250BD" w:rsidRPr="00AC319B">
        <w:rPr>
          <w:rFonts w:eastAsia="Times New Roman" w:cstheme="minorHAnsi"/>
          <w:color w:val="000000"/>
          <w:lang w:val="en-US" w:eastAsia="ca-ES"/>
        </w:rPr>
        <w:t xml:space="preserve"> seeds for further analysis. </w:t>
      </w:r>
      <w:r w:rsidR="00177167" w:rsidRPr="00AC319B">
        <w:rPr>
          <w:rFonts w:eastAsia="Times New Roman" w:cstheme="minorHAnsi"/>
          <w:color w:val="000000"/>
          <w:lang w:val="en-US" w:eastAsia="ca-ES"/>
        </w:rPr>
        <w:t>The experiment was terminated after 14 months (July 2021 - September 2022), for a total of 28 germination scorings.</w:t>
      </w:r>
      <w:r w:rsidR="00C76A4B" w:rsidRPr="00AC319B">
        <w:rPr>
          <w:rFonts w:eastAsia="Times New Roman" w:cstheme="minorHAnsi"/>
          <w:color w:val="000000"/>
          <w:lang w:val="en-US" w:eastAsia="ca-ES"/>
        </w:rPr>
        <w:t xml:space="preserve"> We removed from </w:t>
      </w:r>
      <w:r w:rsidR="004B019D" w:rsidRPr="00AC319B">
        <w:rPr>
          <w:rFonts w:eastAsia="Times New Roman" w:cstheme="minorHAnsi"/>
          <w:color w:val="000000"/>
          <w:lang w:val="en-US" w:eastAsia="ca-ES"/>
        </w:rPr>
        <w:t xml:space="preserve">further </w:t>
      </w:r>
      <w:r w:rsidR="00C76A4B" w:rsidRPr="00AC319B">
        <w:rPr>
          <w:rFonts w:eastAsia="Times New Roman" w:cstheme="minorHAnsi"/>
          <w:color w:val="000000"/>
          <w:lang w:val="en-US" w:eastAsia="ca-ES"/>
        </w:rPr>
        <w:t>analysis populations with zero germination and those that had less than 25</w:t>
      </w:r>
      <w:r w:rsidR="00B45EA5" w:rsidRPr="00AC319B">
        <w:rPr>
          <w:rFonts w:eastAsia="Times New Roman" w:cstheme="minorHAnsi"/>
          <w:color w:val="000000"/>
          <w:lang w:val="en-US" w:eastAsia="ca-ES"/>
        </w:rPr>
        <w:t xml:space="preserve"> </w:t>
      </w:r>
      <w:r w:rsidR="00C76A4B" w:rsidRPr="00AC319B">
        <w:rPr>
          <w:rFonts w:eastAsia="Times New Roman" w:cstheme="minorHAnsi"/>
          <w:color w:val="000000"/>
          <w:lang w:val="en-US" w:eastAsia="ca-ES"/>
        </w:rPr>
        <w:t>% of viable seeds</w:t>
      </w:r>
      <w:r w:rsidR="004B019D" w:rsidRPr="00AC319B">
        <w:rPr>
          <w:rFonts w:eastAsia="Times New Roman" w:cstheme="minorHAnsi"/>
          <w:color w:val="000000"/>
          <w:lang w:val="en-US" w:eastAsia="ca-ES"/>
        </w:rPr>
        <w:t xml:space="preserve"> (N = </w:t>
      </w:r>
      <w:r w:rsidR="00CC373B" w:rsidRPr="00AC319B">
        <w:rPr>
          <w:rFonts w:eastAsia="Times New Roman" w:cstheme="minorHAnsi"/>
          <w:color w:val="000000"/>
          <w:lang w:val="en-US" w:eastAsia="ca-ES"/>
        </w:rPr>
        <w:t>14</w:t>
      </w:r>
      <w:r w:rsidR="004B019D" w:rsidRPr="00AC319B">
        <w:rPr>
          <w:rFonts w:eastAsia="Times New Roman" w:cstheme="minorHAnsi"/>
          <w:color w:val="000000"/>
          <w:lang w:val="en-US" w:eastAsia="ca-ES"/>
        </w:rPr>
        <w:t xml:space="preserve">), </w:t>
      </w:r>
      <w:r w:rsidR="00C76A4B" w:rsidRPr="00AC319B">
        <w:rPr>
          <w:rFonts w:eastAsia="Times New Roman" w:cstheme="minorHAnsi"/>
          <w:color w:val="000000"/>
          <w:lang w:val="en-US" w:eastAsia="ca-ES"/>
        </w:rPr>
        <w:t xml:space="preserve">assuming </w:t>
      </w:r>
      <w:r w:rsidR="0021137E" w:rsidRPr="00AC319B">
        <w:rPr>
          <w:rFonts w:eastAsia="Times New Roman" w:cstheme="minorHAnsi"/>
          <w:color w:val="000000"/>
          <w:lang w:val="en-US" w:eastAsia="ca-ES"/>
        </w:rPr>
        <w:t>we</w:t>
      </w:r>
      <w:r w:rsidR="00C76A4B" w:rsidRPr="00AC319B">
        <w:rPr>
          <w:rFonts w:eastAsia="Times New Roman" w:cstheme="minorHAnsi"/>
          <w:color w:val="000000"/>
          <w:lang w:val="en-US" w:eastAsia="ca-ES"/>
        </w:rPr>
        <w:t xml:space="preserve"> were not able to break dormancy or the seed quality during collection was not optimal.</w:t>
      </w:r>
      <w:r w:rsidR="004B019D" w:rsidRPr="00AC319B">
        <w:rPr>
          <w:rFonts w:cstheme="minorHAnsi"/>
          <w:lang w:val="en-US"/>
        </w:rPr>
        <w:t xml:space="preserve"> The final dataset (</w:t>
      </w:r>
      <w:r w:rsidR="00490861" w:rsidRPr="00AC319B">
        <w:rPr>
          <w:rFonts w:cstheme="minorHAnsi"/>
          <w:lang w:val="en-US"/>
        </w:rPr>
        <w:t>Supplementary</w:t>
      </w:r>
      <w:commentRangeStart w:id="55"/>
      <w:r w:rsidR="004B019D" w:rsidRPr="00AC319B">
        <w:rPr>
          <w:rFonts w:cstheme="minorHAnsi"/>
          <w:lang w:val="en-US"/>
        </w:rPr>
        <w:t xml:space="preserve"> X</w:t>
      </w:r>
      <w:commentRangeEnd w:id="55"/>
      <w:r w:rsidR="004B019D" w:rsidRPr="00AC319B">
        <w:rPr>
          <w:rStyle w:val="CommentReference"/>
          <w:rFonts w:ascii="Calibri" w:eastAsia="Calibri" w:hAnsi="Calibri" w:cs="Calibri"/>
          <w:lang w:val="en-US"/>
        </w:rPr>
        <w:commentReference w:id="55"/>
      </w:r>
      <w:r w:rsidR="004B019D" w:rsidRPr="00AC319B">
        <w:rPr>
          <w:rFonts w:cstheme="minorHAnsi"/>
          <w:lang w:val="en-US"/>
        </w:rPr>
        <w:t xml:space="preserve">) consisted of the raw scoring data for </w:t>
      </w:r>
      <w:r w:rsidR="00937914" w:rsidRPr="00AC319B">
        <w:rPr>
          <w:rFonts w:cstheme="minorHAnsi"/>
          <w:lang w:val="en-US"/>
        </w:rPr>
        <w:t>95</w:t>
      </w:r>
      <w:r w:rsidR="004B019D" w:rsidRPr="00AC319B">
        <w:rPr>
          <w:rFonts w:cstheme="minorHAnsi"/>
          <w:lang w:val="en-US"/>
        </w:rPr>
        <w:t xml:space="preserve"> seed lots of 54 species representing 21 plant families. A total of </w:t>
      </w:r>
      <w:r w:rsidR="00937914" w:rsidRPr="00AC319B">
        <w:rPr>
          <w:rFonts w:cstheme="minorHAnsi"/>
          <w:lang w:val="en-US"/>
        </w:rPr>
        <w:t>10,816</w:t>
      </w:r>
      <w:r w:rsidR="004B019D" w:rsidRPr="00AC319B">
        <w:rPr>
          <w:rFonts w:cstheme="minorHAnsi"/>
          <w:lang w:val="en-US"/>
        </w:rPr>
        <w:t xml:space="preserve"> viable seeds were used in the experiment. </w:t>
      </w:r>
    </w:p>
    <w:p w14:paraId="78AF67DB" w14:textId="2116FDE4" w:rsidR="00A250BD" w:rsidRPr="00757052" w:rsidRDefault="00A250BD"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w:t>
      </w:r>
      <w:del w:id="56" w:author="FRANCISCO DE BORJA JIMENEZ-ALFARO GONZALEZ" w:date="2024-01-08T13:13:00Z">
        <w:r w:rsidR="00E204F0" w:rsidRPr="00757052" w:rsidDel="00414126">
          <w:rPr>
            <w:rFonts w:eastAsia="Times New Roman"/>
            <w:bdr w:val="none" w:sz="0" w:space="0" w:color="auto" w:frame="1"/>
            <w:lang w:val="en-US" w:eastAsia="ca-ES"/>
          </w:rPr>
          <w:delText>5</w:delText>
        </w:r>
        <w:r w:rsidRPr="00757052" w:rsidDel="00414126">
          <w:rPr>
            <w:rFonts w:eastAsia="Times New Roman"/>
            <w:bdr w:val="none" w:sz="0" w:space="0" w:color="auto" w:frame="1"/>
            <w:lang w:val="en-US" w:eastAsia="ca-ES"/>
          </w:rPr>
          <w:delText xml:space="preserve"> </w:delText>
        </w:r>
      </w:del>
      <w:ins w:id="57" w:author="FRANCISCO DE BORJA JIMENEZ-ALFARO GONZALEZ" w:date="2024-01-08T13:13:00Z">
        <w:r w:rsidR="00414126">
          <w:rPr>
            <w:rFonts w:eastAsia="Times New Roman"/>
            <w:bdr w:val="none" w:sz="0" w:space="0" w:color="auto" w:frame="1"/>
            <w:lang w:val="en-US" w:eastAsia="ca-ES"/>
          </w:rPr>
          <w:t>4</w:t>
        </w:r>
        <w:r w:rsidR="00414126" w:rsidRPr="00757052">
          <w:rPr>
            <w:rFonts w:eastAsia="Times New Roman"/>
            <w:bdr w:val="none" w:sz="0" w:space="0" w:color="auto" w:frame="1"/>
            <w:lang w:val="en-US" w:eastAsia="ca-ES"/>
          </w:rPr>
          <w:t xml:space="preserve"> </w:t>
        </w:r>
      </w:ins>
      <w:r w:rsidR="00C229F9" w:rsidRPr="00757052">
        <w:rPr>
          <w:rFonts w:eastAsia="Times New Roman"/>
          <w:bdr w:val="none" w:sz="0" w:space="0" w:color="auto" w:frame="1"/>
          <w:lang w:val="en-US" w:eastAsia="ca-ES"/>
        </w:rPr>
        <w:t xml:space="preserve">Germination traits </w:t>
      </w:r>
    </w:p>
    <w:p w14:paraId="378E4C2F" w14:textId="73F73834" w:rsidR="00684B63" w:rsidRDefault="000E7007" w:rsidP="000E7007">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We defined a set of </w:t>
      </w:r>
      <w:r w:rsidR="00B202E0" w:rsidRPr="00AC319B">
        <w:rPr>
          <w:rFonts w:eastAsia="Times New Roman" w:cstheme="minorHAnsi"/>
          <w:color w:val="000000"/>
          <w:lang w:val="en-US" w:eastAsia="ca-ES"/>
        </w:rPr>
        <w:t>traits</w:t>
      </w:r>
      <w:r w:rsidR="004B019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to </w:t>
      </w:r>
      <w:r w:rsidR="004B019D" w:rsidRPr="00AC319B">
        <w:rPr>
          <w:rFonts w:eastAsia="Times New Roman" w:cstheme="minorHAnsi"/>
          <w:color w:val="000000"/>
          <w:lang w:val="en-US" w:eastAsia="ca-ES"/>
        </w:rPr>
        <w:t xml:space="preserve">describe </w:t>
      </w:r>
      <w:r w:rsidRPr="00AC319B">
        <w:rPr>
          <w:rFonts w:eastAsia="Times New Roman" w:cstheme="minorHAnsi"/>
          <w:color w:val="000000"/>
          <w:lang w:val="en-US" w:eastAsia="ca-ES"/>
        </w:rPr>
        <w:t xml:space="preserve">germination </w:t>
      </w:r>
      <w:r w:rsidR="00745F76" w:rsidRPr="00AC319B">
        <w:rPr>
          <w:rFonts w:eastAsia="Times New Roman" w:cstheme="minorHAnsi"/>
          <w:color w:val="000000"/>
          <w:lang w:val="en-US" w:eastAsia="ca-ES"/>
        </w:rPr>
        <w:t>phenology</w:t>
      </w:r>
      <w:r w:rsidR="00B21D15"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w:t>
      </w:r>
      <w:r w:rsidR="00E6489B" w:rsidRPr="00AC319B">
        <w:rPr>
          <w:rFonts w:eastAsia="Times New Roman" w:cstheme="minorHAnsi"/>
          <w:color w:val="000000"/>
          <w:lang w:val="en-US" w:eastAsia="ca-ES"/>
        </w:rPr>
        <w:t xml:space="preserve">see </w:t>
      </w:r>
      <w:r w:rsidR="00A32193" w:rsidRPr="00AC319B">
        <w:rPr>
          <w:rFonts w:eastAsia="Times New Roman" w:cstheme="minorHAnsi"/>
          <w:color w:val="000000"/>
          <w:lang w:val="en-US" w:eastAsia="ca-ES"/>
        </w:rPr>
        <w:t>T</w:t>
      </w:r>
      <w:r w:rsidRPr="00AC319B">
        <w:rPr>
          <w:rFonts w:eastAsia="Times New Roman" w:cstheme="minorHAnsi"/>
          <w:color w:val="000000"/>
          <w:lang w:val="en-US" w:eastAsia="ca-ES"/>
        </w:rPr>
        <w:t xml:space="preserve">able </w:t>
      </w:r>
      <w:r w:rsidR="00E44D47" w:rsidRPr="00AC319B">
        <w:rPr>
          <w:rFonts w:eastAsia="Times New Roman" w:cstheme="minorHAnsi"/>
          <w:color w:val="000000"/>
          <w:lang w:val="en-US" w:eastAsia="ca-ES"/>
        </w:rPr>
        <w:t>1</w:t>
      </w:r>
      <w:r w:rsidRPr="00AC319B">
        <w:rPr>
          <w:rFonts w:eastAsia="Times New Roman" w:cstheme="minorHAnsi"/>
          <w:color w:val="000000"/>
          <w:lang w:val="en-US" w:eastAsia="ca-ES"/>
        </w:rPr>
        <w:t xml:space="preserve">). These </w:t>
      </w:r>
      <w:r w:rsidR="00B202E0" w:rsidRPr="00AC319B">
        <w:rPr>
          <w:rFonts w:eastAsia="Times New Roman" w:cstheme="minorHAnsi"/>
          <w:color w:val="000000"/>
          <w:lang w:val="en-US" w:eastAsia="ca-ES"/>
        </w:rPr>
        <w:t>traits</w:t>
      </w:r>
      <w:r w:rsidR="004B019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were chosen </w:t>
      </w:r>
      <w:r w:rsidR="00B21D15" w:rsidRPr="00AC319B">
        <w:rPr>
          <w:rFonts w:eastAsia="Times New Roman" w:cstheme="minorHAnsi"/>
          <w:color w:val="000000"/>
          <w:lang w:val="en-US" w:eastAsia="ca-ES"/>
        </w:rPr>
        <w:t xml:space="preserve">to </w:t>
      </w:r>
      <w:r w:rsidR="00300EAC" w:rsidRPr="00AC319B">
        <w:rPr>
          <w:rFonts w:eastAsia="Times New Roman" w:cstheme="minorHAnsi"/>
          <w:color w:val="000000"/>
          <w:lang w:val="en-US" w:eastAsia="ca-ES"/>
        </w:rPr>
        <w:t>synthesize</w:t>
      </w:r>
      <w:r w:rsidR="00117D9A" w:rsidRPr="00AC319B">
        <w:rPr>
          <w:rFonts w:eastAsia="Times New Roman" w:cstheme="minorHAnsi"/>
          <w:color w:val="000000"/>
          <w:lang w:val="en-US" w:eastAsia="ca-ES"/>
        </w:rPr>
        <w:t xml:space="preserve"> the </w:t>
      </w:r>
      <w:r w:rsidR="004259FF" w:rsidRPr="00AC319B">
        <w:rPr>
          <w:rFonts w:eastAsia="Times New Roman" w:cstheme="minorHAnsi"/>
          <w:color w:val="000000"/>
          <w:lang w:val="en-US" w:eastAsia="ca-ES"/>
        </w:rPr>
        <w:t xml:space="preserve">diverse </w:t>
      </w:r>
      <w:r w:rsidR="00CF489A" w:rsidRPr="00AC319B">
        <w:rPr>
          <w:rFonts w:eastAsia="Times New Roman" w:cstheme="minorHAnsi"/>
          <w:color w:val="000000"/>
          <w:lang w:val="en-US" w:eastAsia="ca-ES"/>
        </w:rPr>
        <w:t xml:space="preserve">patterns observed </w:t>
      </w:r>
      <w:r w:rsidR="00C046B8" w:rsidRPr="00AC319B">
        <w:rPr>
          <w:rFonts w:eastAsia="Times New Roman" w:cstheme="minorHAnsi"/>
          <w:color w:val="000000"/>
          <w:lang w:val="en-US" w:eastAsia="ca-ES"/>
        </w:rPr>
        <w:t>during</w:t>
      </w:r>
      <w:r w:rsidR="00CF489A" w:rsidRPr="00AC319B">
        <w:rPr>
          <w:rFonts w:eastAsia="Times New Roman" w:cstheme="minorHAnsi"/>
          <w:color w:val="000000"/>
          <w:lang w:val="en-US" w:eastAsia="ca-ES"/>
        </w:rPr>
        <w:t xml:space="preserve"> </w:t>
      </w:r>
      <w:r w:rsidR="006B6A1E" w:rsidRPr="00AC319B">
        <w:rPr>
          <w:rFonts w:eastAsia="Times New Roman" w:cstheme="minorHAnsi"/>
          <w:color w:val="000000"/>
          <w:lang w:val="en-US" w:eastAsia="ca-ES"/>
        </w:rPr>
        <w:t xml:space="preserve">the </w:t>
      </w:r>
      <w:r w:rsidR="006B6A1E" w:rsidRPr="00AC319B">
        <w:rPr>
          <w:rFonts w:cstheme="minorHAnsi"/>
          <w:lang w:val="en-US"/>
        </w:rPr>
        <w:t xml:space="preserve">continuous </w:t>
      </w:r>
      <w:r w:rsidR="00684B63">
        <w:rPr>
          <w:rFonts w:cstheme="minorHAnsi"/>
          <w:lang w:val="en-US"/>
        </w:rPr>
        <w:t>seasonal</w:t>
      </w:r>
      <w:r w:rsidR="006B6A1E" w:rsidRPr="00AC319B">
        <w:rPr>
          <w:rFonts w:cstheme="minorHAnsi"/>
          <w:lang w:val="en-US"/>
        </w:rPr>
        <w:t xml:space="preserve"> experiment</w:t>
      </w:r>
      <w:r w:rsidR="00FA6017" w:rsidRPr="00AC319B">
        <w:rPr>
          <w:rFonts w:eastAsia="Times New Roman" w:cstheme="minorHAnsi"/>
          <w:color w:val="000000"/>
          <w:lang w:val="en-US" w:eastAsia="ca-ES"/>
        </w:rPr>
        <w:t xml:space="preserve">, by considering their </w:t>
      </w:r>
      <w:r w:rsidR="004B019D" w:rsidRPr="00AC319B">
        <w:rPr>
          <w:rFonts w:eastAsia="Times New Roman" w:cstheme="minorHAnsi"/>
          <w:color w:val="000000"/>
          <w:lang w:val="en-US" w:eastAsia="ca-ES"/>
        </w:rPr>
        <w:t xml:space="preserve">functional </w:t>
      </w:r>
      <w:r w:rsidR="00FA6017" w:rsidRPr="00AC319B">
        <w:rPr>
          <w:rFonts w:eastAsia="Times New Roman" w:cstheme="minorHAnsi"/>
          <w:color w:val="000000"/>
          <w:lang w:val="en-US" w:eastAsia="ca-ES"/>
        </w:rPr>
        <w:t xml:space="preserve">ecological significance in </w:t>
      </w:r>
      <w:r w:rsidR="004B019D" w:rsidRPr="00AC319B">
        <w:rPr>
          <w:rFonts w:eastAsia="Times New Roman" w:cstheme="minorHAnsi"/>
          <w:color w:val="000000"/>
          <w:lang w:val="en-US" w:eastAsia="ca-ES"/>
        </w:rPr>
        <w:t>the alpine ecosystem</w:t>
      </w:r>
      <w:r w:rsidR="00CF489A" w:rsidRPr="00AC319B">
        <w:rPr>
          <w:rFonts w:eastAsia="Times New Roman" w:cstheme="minorHAnsi"/>
          <w:color w:val="000000"/>
          <w:lang w:val="en-US" w:eastAsia="ca-ES"/>
        </w:rPr>
        <w:t xml:space="preserve">. </w:t>
      </w:r>
      <w:r w:rsidR="00F427AD">
        <w:rPr>
          <w:rFonts w:eastAsia="Times New Roman" w:cstheme="minorHAnsi"/>
          <w:color w:val="000000"/>
          <w:lang w:val="en-US" w:eastAsia="ca-ES"/>
        </w:rPr>
        <w:t xml:space="preserve">The first four consider </w:t>
      </w:r>
      <w:r w:rsidR="003F63E7">
        <w:rPr>
          <w:rFonts w:eastAsia="Times New Roman" w:cstheme="minorHAnsi"/>
          <w:color w:val="000000"/>
          <w:lang w:val="en-US" w:eastAsia="ca-ES"/>
        </w:rPr>
        <w:t xml:space="preserve">the </w:t>
      </w:r>
      <w:r w:rsidR="001E4239">
        <w:rPr>
          <w:rFonts w:eastAsia="Times New Roman" w:cstheme="minorHAnsi"/>
          <w:color w:val="000000"/>
          <w:lang w:val="en-US" w:eastAsia="ca-ES"/>
        </w:rPr>
        <w:t>phenological season</w:t>
      </w:r>
      <w:r w:rsidR="003F63E7">
        <w:rPr>
          <w:rFonts w:eastAsia="Times New Roman" w:cstheme="minorHAnsi"/>
          <w:color w:val="000000"/>
          <w:lang w:val="en-US" w:eastAsia="ca-ES"/>
        </w:rPr>
        <w:t>:</w:t>
      </w:r>
      <w:r w:rsidR="00F427AD">
        <w:rPr>
          <w:rFonts w:eastAsia="Times New Roman" w:cstheme="minorHAnsi"/>
          <w:color w:val="000000"/>
          <w:lang w:val="en-US" w:eastAsia="ca-ES"/>
        </w:rPr>
        <w:t xml:space="preserve"> </w:t>
      </w:r>
      <w:r w:rsidR="001E4239">
        <w:rPr>
          <w:rFonts w:eastAsia="Times New Roman" w:cstheme="minorHAnsi"/>
          <w:color w:val="000000"/>
          <w:lang w:val="en-US" w:eastAsia="ca-ES"/>
        </w:rPr>
        <w:t>a</w:t>
      </w:r>
      <w:r w:rsidR="00D24317" w:rsidRPr="00AC319B">
        <w:rPr>
          <w:rFonts w:eastAsia="Times New Roman" w:cstheme="minorHAnsi"/>
          <w:color w:val="000000"/>
          <w:lang w:val="en-US" w:eastAsia="ca-ES"/>
        </w:rPr>
        <w:t>utumn</w:t>
      </w:r>
      <w:r w:rsidR="00687284" w:rsidRPr="00AC319B">
        <w:rPr>
          <w:rFonts w:eastAsia="Times New Roman" w:cstheme="minorHAnsi"/>
          <w:color w:val="000000"/>
          <w:lang w:val="en-US" w:eastAsia="ca-ES"/>
        </w:rPr>
        <w:t xml:space="preserve"> </w:t>
      </w:r>
      <w:r w:rsidR="00D24317" w:rsidRPr="00AC319B">
        <w:rPr>
          <w:rFonts w:eastAsia="Times New Roman" w:cstheme="minorHAnsi"/>
          <w:color w:val="000000"/>
          <w:lang w:val="en-US" w:eastAsia="ca-ES"/>
        </w:rPr>
        <w:t xml:space="preserve">and </w:t>
      </w:r>
      <w:r w:rsidR="009003F4" w:rsidRPr="00AC319B">
        <w:rPr>
          <w:rFonts w:eastAsia="Times New Roman" w:cstheme="minorHAnsi"/>
          <w:color w:val="000000"/>
          <w:lang w:val="en-US" w:eastAsia="ca-ES"/>
        </w:rPr>
        <w:t>s</w:t>
      </w:r>
      <w:r w:rsidR="00D24317" w:rsidRPr="00AC319B">
        <w:rPr>
          <w:rFonts w:eastAsia="Times New Roman" w:cstheme="minorHAnsi"/>
          <w:color w:val="000000"/>
          <w:lang w:val="en-US" w:eastAsia="ca-ES"/>
        </w:rPr>
        <w:t xml:space="preserve">ummer germination consider </w:t>
      </w:r>
      <w:r w:rsidR="00800E84" w:rsidRPr="00AC319B">
        <w:rPr>
          <w:rFonts w:eastAsia="Times New Roman" w:cstheme="minorHAnsi"/>
          <w:color w:val="000000"/>
          <w:lang w:val="en-US" w:eastAsia="ca-ES"/>
        </w:rPr>
        <w:t xml:space="preserve">specific </w:t>
      </w:r>
      <w:r w:rsidR="00D24317" w:rsidRPr="00AC319B">
        <w:rPr>
          <w:rFonts w:eastAsia="Times New Roman" w:cstheme="minorHAnsi"/>
          <w:color w:val="000000"/>
          <w:lang w:val="en-US" w:eastAsia="ca-ES"/>
        </w:rPr>
        <w:t>periods of time</w:t>
      </w:r>
      <w:r w:rsidR="00800E84" w:rsidRPr="00AC319B">
        <w:rPr>
          <w:rFonts w:eastAsia="Times New Roman" w:cstheme="minorHAnsi"/>
          <w:color w:val="000000"/>
          <w:lang w:val="en-US" w:eastAsia="ca-ES"/>
        </w:rPr>
        <w:t xml:space="preserve"> measured in</w:t>
      </w:r>
      <w:r w:rsidR="00DA0FB1" w:rsidRPr="00AC319B">
        <w:rPr>
          <w:rFonts w:eastAsia="Times New Roman" w:cstheme="minorHAnsi"/>
          <w:color w:val="000000"/>
          <w:lang w:val="en-US" w:eastAsia="ca-ES"/>
        </w:rPr>
        <w:t xml:space="preserve"> </w:t>
      </w:r>
      <w:r w:rsidR="00475DA3" w:rsidRPr="00AC319B">
        <w:rPr>
          <w:rFonts w:eastAsia="Times New Roman" w:cstheme="minorHAnsi"/>
          <w:color w:val="000000"/>
          <w:lang w:val="en-US" w:eastAsia="ca-ES"/>
        </w:rPr>
        <w:t>calendar dates</w:t>
      </w:r>
      <w:r w:rsidR="00800E84" w:rsidRPr="00AC319B">
        <w:rPr>
          <w:rFonts w:eastAsia="Times New Roman" w:cstheme="minorHAnsi"/>
          <w:color w:val="000000"/>
          <w:lang w:val="en-US" w:eastAsia="ca-ES"/>
        </w:rPr>
        <w:t xml:space="preserve"> (i.e.</w:t>
      </w:r>
      <w:r w:rsidR="003F3B05" w:rsidRPr="00AC319B">
        <w:rPr>
          <w:rFonts w:eastAsia="Times New Roman" w:cstheme="minorHAnsi"/>
          <w:color w:val="000000"/>
          <w:lang w:val="en-US" w:eastAsia="ca-ES"/>
        </w:rPr>
        <w:t>,</w:t>
      </w:r>
      <w:r w:rsidR="00800E84" w:rsidRPr="00AC319B">
        <w:rPr>
          <w:rFonts w:eastAsia="Times New Roman" w:cstheme="minorHAnsi"/>
          <w:color w:val="000000"/>
          <w:lang w:val="en-US" w:eastAsia="ca-ES"/>
        </w:rPr>
        <w:t xml:space="preserve"> equal length between incubators).</w:t>
      </w:r>
      <w:r w:rsidR="00475DA3" w:rsidRPr="00AC319B">
        <w:rPr>
          <w:rFonts w:eastAsia="Times New Roman" w:cstheme="minorHAnsi"/>
          <w:color w:val="000000"/>
          <w:lang w:val="en-US" w:eastAsia="ca-ES"/>
        </w:rPr>
        <w:t xml:space="preserve"> </w:t>
      </w:r>
      <w:r w:rsidR="00687284" w:rsidRPr="00AC319B">
        <w:rPr>
          <w:rFonts w:eastAsia="Times New Roman" w:cstheme="minorHAnsi"/>
          <w:color w:val="000000"/>
          <w:lang w:val="en-US" w:eastAsia="ca-ES"/>
        </w:rPr>
        <w:t>Winter germination</w:t>
      </w:r>
      <w:r w:rsidR="0098659B">
        <w:rPr>
          <w:rFonts w:eastAsia="Times New Roman" w:cstheme="minorHAnsi"/>
          <w:color w:val="000000"/>
          <w:lang w:val="en-US" w:eastAsia="ca-ES"/>
        </w:rPr>
        <w:t>,</w:t>
      </w:r>
      <w:commentRangeStart w:id="58"/>
      <w:r w:rsidR="00F71C72" w:rsidRPr="00AC319B">
        <w:rPr>
          <w:rFonts w:eastAsia="Times New Roman" w:cstheme="minorHAnsi"/>
          <w:color w:val="000000"/>
          <w:lang w:val="en-US" w:eastAsia="ca-ES"/>
        </w:rPr>
        <w:t xml:space="preserve"> </w:t>
      </w:r>
      <w:commentRangeEnd w:id="58"/>
      <w:r w:rsidR="004B019D" w:rsidRPr="00AC319B">
        <w:rPr>
          <w:rStyle w:val="CommentReference"/>
          <w:rFonts w:ascii="Calibri" w:eastAsia="Calibri" w:hAnsi="Calibri" w:cs="Calibri"/>
          <w:lang w:val="en-US"/>
        </w:rPr>
        <w:commentReference w:id="58"/>
      </w:r>
      <w:r w:rsidR="00C071C0" w:rsidRPr="00AC319B">
        <w:rPr>
          <w:rFonts w:eastAsia="Times New Roman" w:cstheme="minorHAnsi"/>
          <w:color w:val="000000"/>
          <w:lang w:val="en-US" w:eastAsia="ca-ES"/>
        </w:rPr>
        <w:t>is</w:t>
      </w:r>
      <w:r w:rsidR="00475DA3" w:rsidRPr="00AC319B">
        <w:rPr>
          <w:rFonts w:eastAsia="Times New Roman" w:cstheme="minorHAnsi"/>
          <w:color w:val="000000"/>
          <w:lang w:val="en-US" w:eastAsia="ca-ES"/>
        </w:rPr>
        <w:t xml:space="preserve"> </w:t>
      </w:r>
      <w:r w:rsidR="00800E84" w:rsidRPr="00AC319B">
        <w:rPr>
          <w:rFonts w:eastAsia="Times New Roman" w:cstheme="minorHAnsi"/>
          <w:color w:val="000000"/>
          <w:lang w:val="en-US" w:eastAsia="ca-ES"/>
        </w:rPr>
        <w:t>defined by a</w:t>
      </w:r>
      <w:r w:rsidR="00F85BF9" w:rsidRPr="00AC319B">
        <w:rPr>
          <w:rFonts w:eastAsia="Times New Roman" w:cstheme="minorHAnsi"/>
          <w:color w:val="000000"/>
          <w:lang w:val="en-US" w:eastAsia="ca-ES"/>
        </w:rPr>
        <w:t xml:space="preserve"> specific</w:t>
      </w:r>
      <w:r w:rsidR="00800E84" w:rsidRPr="00AC319B">
        <w:rPr>
          <w:rFonts w:eastAsia="Times New Roman" w:cstheme="minorHAnsi"/>
          <w:color w:val="000000"/>
          <w:lang w:val="en-US" w:eastAsia="ca-ES"/>
        </w:rPr>
        <w:t xml:space="preserve"> thermal</w:t>
      </w:r>
      <w:r w:rsidR="00F85BF9" w:rsidRPr="00AC319B">
        <w:rPr>
          <w:rFonts w:eastAsia="Times New Roman" w:cstheme="minorHAnsi"/>
          <w:color w:val="000000"/>
          <w:lang w:val="en-US" w:eastAsia="ca-ES"/>
        </w:rPr>
        <w:t xml:space="preserve"> threshold</w:t>
      </w:r>
      <w:r w:rsidR="00C071C0" w:rsidRPr="00AC319B">
        <w:rPr>
          <w:rFonts w:eastAsia="Times New Roman" w:cstheme="minorHAnsi"/>
          <w:color w:val="000000"/>
          <w:lang w:val="en-US" w:eastAsia="ca-ES"/>
        </w:rPr>
        <w:t>, from last germination score before winter</w:t>
      </w:r>
      <w:r w:rsidR="00E8331F" w:rsidRPr="00AC319B">
        <w:rPr>
          <w:rFonts w:eastAsia="Times New Roman" w:cstheme="minorHAnsi"/>
          <w:color w:val="000000"/>
          <w:lang w:val="en-US" w:eastAsia="ca-ES"/>
        </w:rPr>
        <w:t xml:space="preserve"> (</w:t>
      </w:r>
      <w:r w:rsidR="00AB40FA" w:rsidRPr="00AC319B">
        <w:rPr>
          <w:rFonts w:eastAsia="Times New Roman" w:cstheme="minorHAnsi"/>
          <w:color w:val="000000"/>
          <w:lang w:val="en-US" w:eastAsia="ca-ES"/>
        </w:rPr>
        <w:t>T mean</w:t>
      </w:r>
      <w:r w:rsidR="00B57AC3" w:rsidRPr="00AC319B">
        <w:rPr>
          <w:rFonts w:eastAsia="Times New Roman" w:cstheme="minorHAnsi"/>
          <w:color w:val="000000"/>
          <w:lang w:val="en-US" w:eastAsia="ca-ES"/>
        </w:rPr>
        <w:t xml:space="preserve"> &lt; 3.5 ºC</w:t>
      </w:r>
      <w:r w:rsidR="00E8331F" w:rsidRPr="00AC319B">
        <w:rPr>
          <w:rFonts w:eastAsia="Times New Roman" w:cstheme="minorHAnsi"/>
          <w:color w:val="000000"/>
          <w:lang w:val="en-US" w:eastAsia="ca-ES"/>
        </w:rPr>
        <w:t>)</w:t>
      </w:r>
      <w:r w:rsidR="0018457A" w:rsidRPr="00AC319B">
        <w:rPr>
          <w:rFonts w:eastAsia="Times New Roman" w:cstheme="minorHAnsi"/>
          <w:color w:val="000000"/>
          <w:lang w:val="en-US" w:eastAsia="ca-ES"/>
        </w:rPr>
        <w:t xml:space="preserve"> until</w:t>
      </w:r>
      <w:r w:rsidR="00F85BF9" w:rsidRPr="00AC319B">
        <w:rPr>
          <w:rFonts w:eastAsia="Times New Roman" w:cstheme="minorHAnsi"/>
          <w:color w:val="000000"/>
          <w:lang w:val="en-US" w:eastAsia="ca-ES"/>
        </w:rPr>
        <w:t xml:space="preserve"> T </w:t>
      </w:r>
      <w:r w:rsidR="000D0EAC" w:rsidRPr="00AC319B">
        <w:rPr>
          <w:rFonts w:eastAsia="Times New Roman" w:cstheme="minorHAnsi"/>
          <w:color w:val="000000"/>
          <w:lang w:val="en-US" w:eastAsia="ca-ES"/>
        </w:rPr>
        <w:t>m</w:t>
      </w:r>
      <w:r w:rsidR="00E0139B" w:rsidRPr="00AC319B">
        <w:rPr>
          <w:rFonts w:eastAsia="Times New Roman" w:cstheme="minorHAnsi"/>
          <w:color w:val="000000"/>
          <w:lang w:val="en-US" w:eastAsia="ca-ES"/>
        </w:rPr>
        <w:t xml:space="preserve">ean </w:t>
      </w:r>
      <w:r w:rsidR="00FF7C7A" w:rsidRPr="00AC319B">
        <w:rPr>
          <w:rFonts w:eastAsia="Times New Roman" w:cstheme="minorHAnsi"/>
          <w:color w:val="000000"/>
          <w:lang w:val="en-US" w:eastAsia="ca-ES"/>
        </w:rPr>
        <w:t>&gt;</w:t>
      </w:r>
      <w:r w:rsidR="00F85BF9" w:rsidRPr="00AC319B">
        <w:rPr>
          <w:rFonts w:eastAsia="Times New Roman" w:cstheme="minorHAnsi"/>
          <w:color w:val="000000"/>
          <w:lang w:val="en-US" w:eastAsia="ca-ES"/>
        </w:rPr>
        <w:t xml:space="preserve"> </w:t>
      </w:r>
      <w:r w:rsidR="00E0139B" w:rsidRPr="00AC319B">
        <w:rPr>
          <w:rFonts w:eastAsia="Times New Roman" w:cstheme="minorHAnsi"/>
          <w:color w:val="000000"/>
          <w:lang w:val="en-US" w:eastAsia="ca-ES"/>
        </w:rPr>
        <w:t>2</w:t>
      </w:r>
      <w:r w:rsidR="00F85BF9"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ºC</w:t>
      </w:r>
      <w:r w:rsidR="00B621DC" w:rsidRPr="00AC319B">
        <w:rPr>
          <w:rFonts w:eastAsia="Times New Roman" w:cstheme="minorHAnsi"/>
          <w:color w:val="000000"/>
          <w:lang w:val="en-US" w:eastAsia="ca-ES"/>
        </w:rPr>
        <w:t xml:space="preserve"> </w:t>
      </w:r>
      <w:r w:rsidR="00800E84" w:rsidRPr="00AC319B">
        <w:rPr>
          <w:rFonts w:eastAsia="Times New Roman" w:cstheme="minorHAnsi"/>
          <w:color w:val="000000"/>
          <w:lang w:val="en-US" w:eastAsia="ca-ES"/>
        </w:rPr>
        <w:t>(i.e.</w:t>
      </w:r>
      <w:r w:rsidR="003F3B05" w:rsidRPr="00AC319B">
        <w:rPr>
          <w:rFonts w:eastAsia="Times New Roman" w:cstheme="minorHAnsi"/>
          <w:color w:val="000000"/>
          <w:lang w:val="en-US" w:eastAsia="ca-ES"/>
        </w:rPr>
        <w:t>,</w:t>
      </w:r>
      <w:r w:rsidR="00800E84" w:rsidRPr="00AC319B">
        <w:rPr>
          <w:rFonts w:eastAsia="Times New Roman" w:cstheme="minorHAnsi"/>
          <w:color w:val="000000"/>
          <w:lang w:val="en-US" w:eastAsia="ca-ES"/>
        </w:rPr>
        <w:t xml:space="preserve"> different length between incubators)</w:t>
      </w:r>
      <w:r w:rsidR="00EE5862" w:rsidRPr="00AC319B">
        <w:rPr>
          <w:rFonts w:eastAsia="Times New Roman" w:cstheme="minorHAnsi"/>
          <w:color w:val="000000"/>
          <w:lang w:val="en-US" w:eastAsia="ca-ES"/>
        </w:rPr>
        <w:t xml:space="preserve">. </w:t>
      </w:r>
      <w:r w:rsidR="00AB0D64">
        <w:rPr>
          <w:rFonts w:eastAsia="Times New Roman" w:cstheme="minorHAnsi"/>
          <w:color w:val="000000"/>
          <w:lang w:val="en-US" w:eastAsia="ca-ES"/>
        </w:rPr>
        <w:t xml:space="preserve">Finally, </w:t>
      </w:r>
      <w:r w:rsidR="00EE5862" w:rsidRPr="00AC319B">
        <w:rPr>
          <w:rFonts w:eastAsia="Times New Roman" w:cstheme="minorHAnsi"/>
          <w:color w:val="000000"/>
          <w:lang w:val="en-US" w:eastAsia="ca-ES"/>
        </w:rPr>
        <w:t>Spring germination consider germination from T</w:t>
      </w:r>
      <w:r w:rsidR="007E49E4" w:rsidRPr="00AC319B">
        <w:rPr>
          <w:rFonts w:eastAsia="Times New Roman" w:cstheme="minorHAnsi"/>
          <w:color w:val="000000"/>
          <w:lang w:val="en-US" w:eastAsia="ca-ES"/>
        </w:rPr>
        <w:t xml:space="preserve"> mean</w:t>
      </w:r>
      <w:r w:rsidR="00EE5862"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&gt;</w:t>
      </w:r>
      <w:r w:rsidR="00EE5862" w:rsidRPr="00AC319B">
        <w:rPr>
          <w:rFonts w:eastAsia="Times New Roman" w:cstheme="minorHAnsi"/>
          <w:color w:val="000000"/>
          <w:lang w:val="en-US" w:eastAsia="ca-ES"/>
        </w:rPr>
        <w:t xml:space="preserve"> 2</w:t>
      </w:r>
      <w:r w:rsidR="00B621DC"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 xml:space="preserve">ºC </w:t>
      </w:r>
      <w:r w:rsidR="00FF7C7A" w:rsidRPr="00AC319B">
        <w:rPr>
          <w:rFonts w:eastAsia="Times New Roman" w:cstheme="minorHAnsi"/>
          <w:color w:val="000000"/>
          <w:lang w:val="en-US" w:eastAsia="ca-ES"/>
        </w:rPr>
        <w:t xml:space="preserve">until summer solstice </w:t>
      </w:r>
      <w:r w:rsidR="00E44D47" w:rsidRPr="00AC319B">
        <w:rPr>
          <w:rFonts w:eastAsia="Times New Roman" w:cstheme="minorHAnsi"/>
          <w:color w:val="000000"/>
          <w:lang w:val="en-US" w:eastAsia="ca-ES"/>
        </w:rPr>
        <w:t xml:space="preserve">(germination score the </w:t>
      </w:r>
      <w:r w:rsidR="003F3B05" w:rsidRPr="00AC319B">
        <w:rPr>
          <w:rFonts w:eastAsia="Times New Roman" w:cstheme="minorHAnsi"/>
          <w:color w:val="000000"/>
          <w:lang w:val="en-US" w:eastAsia="ca-ES"/>
        </w:rPr>
        <w:t>24</w:t>
      </w:r>
      <w:r w:rsidR="003F3B05" w:rsidRPr="00AC319B">
        <w:rPr>
          <w:rFonts w:eastAsia="Times New Roman" w:cstheme="minorHAnsi"/>
          <w:color w:val="000000"/>
          <w:vertAlign w:val="superscript"/>
          <w:lang w:val="en-US" w:eastAsia="ca-ES"/>
        </w:rPr>
        <w:t>th</w:t>
      </w:r>
      <w:r w:rsidR="00E44D47" w:rsidRPr="00AC319B">
        <w:rPr>
          <w:rFonts w:eastAsia="Times New Roman" w:cstheme="minorHAnsi"/>
          <w:color w:val="000000"/>
          <w:lang w:val="en-US" w:eastAsia="ca-ES"/>
        </w:rPr>
        <w:t xml:space="preserve"> of </w:t>
      </w:r>
      <w:r w:rsidR="00EA2EA9" w:rsidRPr="00AC319B">
        <w:rPr>
          <w:rFonts w:eastAsia="Times New Roman" w:cstheme="minorHAnsi"/>
          <w:color w:val="000000"/>
          <w:lang w:val="en-US" w:eastAsia="ca-ES"/>
        </w:rPr>
        <w:t>June)</w:t>
      </w:r>
      <w:r w:rsidR="00E205F9" w:rsidRPr="00AC319B">
        <w:rPr>
          <w:rFonts w:eastAsia="Times New Roman" w:cstheme="minorHAnsi"/>
          <w:color w:val="000000"/>
          <w:lang w:val="en-US" w:eastAsia="ca-ES"/>
        </w:rPr>
        <w:t>, having</w:t>
      </w:r>
      <w:r w:rsidR="00EA2EA9" w:rsidRPr="00AC319B">
        <w:rPr>
          <w:rFonts w:eastAsia="Times New Roman" w:cstheme="minorHAnsi"/>
          <w:color w:val="000000"/>
          <w:lang w:val="en-US" w:eastAsia="ca-ES"/>
        </w:rPr>
        <w:t xml:space="preserve"> also</w:t>
      </w:r>
      <w:r w:rsidR="00167CB2" w:rsidRPr="00AC319B">
        <w:rPr>
          <w:rFonts w:eastAsia="Times New Roman" w:cstheme="minorHAnsi"/>
          <w:color w:val="000000"/>
          <w:lang w:val="en-US" w:eastAsia="ca-ES"/>
        </w:rPr>
        <w:t xml:space="preserve"> different lengths between incubators </w:t>
      </w:r>
      <w:r w:rsidR="00B621DC" w:rsidRPr="00AC319B">
        <w:rPr>
          <w:rFonts w:eastAsia="Times New Roman" w:cstheme="minorHAnsi"/>
          <w:color w:val="000000"/>
          <w:lang w:val="en-US" w:eastAsia="ca-ES"/>
        </w:rPr>
        <w:t>(see Fig 2</w:t>
      </w:r>
      <w:r w:rsidR="00AB0D64">
        <w:rPr>
          <w:rFonts w:eastAsia="Times New Roman" w:cstheme="minorHAnsi"/>
          <w:color w:val="000000"/>
          <w:lang w:val="en-US" w:eastAsia="ca-ES"/>
        </w:rPr>
        <w:t>A bottom</w:t>
      </w:r>
      <w:r w:rsidR="00B621DC" w:rsidRPr="00AC319B">
        <w:rPr>
          <w:rFonts w:eastAsia="Times New Roman" w:cstheme="minorHAnsi"/>
          <w:color w:val="000000"/>
          <w:lang w:val="en-US" w:eastAsia="ca-ES"/>
        </w:rPr>
        <w:t xml:space="preserve">). </w:t>
      </w:r>
      <w:r w:rsidR="00D55557">
        <w:rPr>
          <w:rFonts w:eastAsia="Times New Roman" w:cstheme="minorHAnsi"/>
          <w:color w:val="000000"/>
          <w:lang w:val="en-US" w:eastAsia="ca-ES"/>
        </w:rPr>
        <w:t xml:space="preserve">We also calculated </w:t>
      </w:r>
      <w:r w:rsidR="0004035C">
        <w:rPr>
          <w:rFonts w:eastAsia="Times New Roman" w:cstheme="minorHAnsi"/>
          <w:color w:val="000000"/>
          <w:lang w:val="en-US" w:eastAsia="ca-ES"/>
        </w:rPr>
        <w:t xml:space="preserve">two </w:t>
      </w:r>
      <w:r w:rsidR="00D55557">
        <w:rPr>
          <w:rFonts w:eastAsia="Times New Roman" w:cstheme="minorHAnsi"/>
          <w:color w:val="000000"/>
          <w:lang w:val="en-US" w:eastAsia="ca-ES"/>
        </w:rPr>
        <w:t>trait</w:t>
      </w:r>
      <w:r w:rsidR="006853AB">
        <w:rPr>
          <w:rFonts w:eastAsia="Times New Roman" w:cstheme="minorHAnsi"/>
          <w:color w:val="000000"/>
          <w:lang w:val="en-US" w:eastAsia="ca-ES"/>
        </w:rPr>
        <w:t>s</w:t>
      </w:r>
      <w:r w:rsidR="00D55557">
        <w:rPr>
          <w:rFonts w:eastAsia="Times New Roman" w:cstheme="minorHAnsi"/>
          <w:color w:val="000000"/>
          <w:lang w:val="en-US" w:eastAsia="ca-ES"/>
        </w:rPr>
        <w:t xml:space="preserve"> related to </w:t>
      </w:r>
      <w:r w:rsidR="0004035C">
        <w:rPr>
          <w:rFonts w:eastAsia="Times New Roman" w:cstheme="minorHAnsi"/>
          <w:color w:val="000000"/>
          <w:lang w:val="en-US" w:eastAsia="ca-ES"/>
        </w:rPr>
        <w:t xml:space="preserve">germination </w:t>
      </w:r>
      <w:r w:rsidR="00D55557">
        <w:rPr>
          <w:rFonts w:eastAsia="Times New Roman" w:cstheme="minorHAnsi"/>
          <w:color w:val="000000"/>
          <w:lang w:val="en-US" w:eastAsia="ca-ES"/>
        </w:rPr>
        <w:t>speed</w:t>
      </w:r>
      <w:r w:rsidR="006853AB">
        <w:rPr>
          <w:rFonts w:eastAsia="Times New Roman" w:cstheme="minorHAnsi"/>
          <w:color w:val="000000"/>
          <w:lang w:val="en-US" w:eastAsia="ca-ES"/>
        </w:rPr>
        <w:t>:</w:t>
      </w:r>
      <w:r w:rsidR="00B621DC" w:rsidRPr="00AC319B">
        <w:rPr>
          <w:rFonts w:eastAsia="Times New Roman" w:cstheme="minorHAnsi"/>
          <w:color w:val="000000"/>
          <w:lang w:val="en-US" w:eastAsia="ca-ES"/>
        </w:rPr>
        <w:t xml:space="preserve"> t</w:t>
      </w:r>
      <w:r w:rsidR="00A61291" w:rsidRPr="00AC319B">
        <w:rPr>
          <w:rFonts w:eastAsia="Times New Roman" w:cstheme="minorHAnsi"/>
          <w:color w:val="000000"/>
          <w:lang w:val="en-US" w:eastAsia="ca-ES"/>
        </w:rPr>
        <w:t xml:space="preserve">ime to reach </w:t>
      </w:r>
      <w:r w:rsidR="00B621DC" w:rsidRPr="00AC319B">
        <w:rPr>
          <w:rFonts w:eastAsia="Times New Roman" w:cstheme="minorHAnsi"/>
          <w:color w:val="000000"/>
          <w:lang w:val="en-US" w:eastAsia="ca-ES"/>
        </w:rPr>
        <w:t>50</w:t>
      </w:r>
      <w:r w:rsidR="00A61291" w:rsidRPr="00AC319B">
        <w:rPr>
          <w:rFonts w:eastAsia="Times New Roman" w:cstheme="minorHAnsi"/>
          <w:color w:val="000000"/>
          <w:lang w:val="en-US" w:eastAsia="ca-ES"/>
        </w:rPr>
        <w:t>% germination (</w:t>
      </w:r>
      <w:r w:rsidR="00EA2EA9" w:rsidRPr="00AC319B">
        <w:rPr>
          <w:rFonts w:eastAsia="Times New Roman" w:cstheme="minorHAnsi"/>
          <w:color w:val="000000"/>
          <w:lang w:val="en-US" w:eastAsia="ca-ES"/>
        </w:rPr>
        <w:t>T</w:t>
      </w:r>
      <w:r w:rsidR="00A61291" w:rsidRPr="00AC319B">
        <w:rPr>
          <w:rFonts w:eastAsia="Times New Roman" w:cstheme="minorHAnsi"/>
          <w:color w:val="000000"/>
          <w:lang w:val="en-US" w:eastAsia="ca-ES"/>
        </w:rPr>
        <w:t>50)</w:t>
      </w:r>
      <w:r w:rsidR="00B621DC" w:rsidRPr="00AC319B">
        <w:rPr>
          <w:rFonts w:eastAsia="Times New Roman" w:cstheme="minorHAnsi"/>
          <w:color w:val="000000"/>
          <w:lang w:val="en-US" w:eastAsia="ca-ES"/>
        </w:rPr>
        <w:t xml:space="preserve"> and Environmental heat sum </w:t>
      </w:r>
      <w:r w:rsidR="005542FF" w:rsidRPr="00AC319B">
        <w:rPr>
          <w:rFonts w:eastAsia="Times New Roman" w:cstheme="minorHAnsi"/>
          <w:color w:val="000000"/>
          <w:lang w:val="en-US" w:eastAsia="ca-ES"/>
        </w:rPr>
        <w:t>(</w:t>
      </w:r>
      <w:r w:rsidR="00BB2C27" w:rsidRPr="00AC319B">
        <w:rPr>
          <w:rFonts w:eastAsia="Times New Roman" w:cstheme="minorHAnsi"/>
          <w:color w:val="000000"/>
          <w:lang w:val="en-US" w:eastAsia="ca-ES"/>
        </w:rPr>
        <w:t xml:space="preserve">EHS) </w:t>
      </w:r>
      <w:r w:rsidR="00F71C72" w:rsidRPr="00AC319B">
        <w:rPr>
          <w:rFonts w:eastAsia="Times New Roman" w:cstheme="minorHAnsi"/>
          <w:color w:val="000000"/>
          <w:lang w:val="en-US" w:eastAsia="ca-ES"/>
        </w:rPr>
        <w:t>focus</w:t>
      </w:r>
      <w:r w:rsidR="00CF2173" w:rsidRPr="00AC319B">
        <w:rPr>
          <w:rFonts w:eastAsia="Times New Roman" w:cstheme="minorHAnsi"/>
          <w:color w:val="000000"/>
          <w:lang w:val="en-US" w:eastAsia="ca-ES"/>
        </w:rPr>
        <w:t>ed</w:t>
      </w:r>
      <w:r w:rsidR="00F71C72" w:rsidRPr="00AC319B">
        <w:rPr>
          <w:rFonts w:eastAsia="Times New Roman" w:cstheme="minorHAnsi"/>
          <w:color w:val="000000"/>
          <w:lang w:val="en-US" w:eastAsia="ca-ES"/>
        </w:rPr>
        <w:t xml:space="preserve"> on how much days and </w:t>
      </w:r>
      <w:r w:rsidR="00800E84" w:rsidRPr="00AC319B">
        <w:rPr>
          <w:rFonts w:eastAsia="Times New Roman" w:cstheme="minorHAnsi"/>
          <w:color w:val="000000"/>
          <w:lang w:val="en-US" w:eastAsia="ca-ES"/>
        </w:rPr>
        <w:t xml:space="preserve">accumulated </w:t>
      </w:r>
      <w:r w:rsidR="00F71C72" w:rsidRPr="00AC319B">
        <w:rPr>
          <w:rFonts w:eastAsia="Times New Roman" w:cstheme="minorHAnsi"/>
          <w:color w:val="000000"/>
          <w:lang w:val="en-US" w:eastAsia="ca-ES"/>
        </w:rPr>
        <w:t>degrees the seeds experienced before reaching 50% germination</w:t>
      </w:r>
      <w:r w:rsidR="00EA2EA9" w:rsidRPr="00AC319B">
        <w:rPr>
          <w:rFonts w:eastAsia="Times New Roman" w:cstheme="minorHAnsi"/>
          <w:color w:val="000000"/>
          <w:lang w:val="en-US" w:eastAsia="ca-ES"/>
        </w:rPr>
        <w:t xml:space="preserve"> (N</w:t>
      </w:r>
      <w:r w:rsidR="006853AB">
        <w:rPr>
          <w:rFonts w:eastAsia="Times New Roman" w:cstheme="minorHAnsi"/>
          <w:color w:val="000000"/>
          <w:lang w:val="en-US" w:eastAsia="ca-ES"/>
        </w:rPr>
        <w:t xml:space="preserve"> </w:t>
      </w:r>
      <w:r w:rsidR="00EA2EA9" w:rsidRPr="00AC319B">
        <w:rPr>
          <w:rFonts w:eastAsia="Times New Roman" w:cstheme="minorHAnsi"/>
          <w:color w:val="000000"/>
          <w:lang w:val="en-US" w:eastAsia="ca-ES"/>
        </w:rPr>
        <w:t>=</w:t>
      </w:r>
      <w:r w:rsidR="006853AB">
        <w:rPr>
          <w:rFonts w:eastAsia="Times New Roman" w:cstheme="minorHAnsi"/>
          <w:color w:val="000000"/>
          <w:lang w:val="en-US" w:eastAsia="ca-ES"/>
        </w:rPr>
        <w:t xml:space="preserve"> </w:t>
      </w:r>
      <w:r w:rsidR="00EA2EA9" w:rsidRPr="00AC319B">
        <w:rPr>
          <w:rFonts w:eastAsia="Times New Roman" w:cstheme="minorHAnsi"/>
          <w:color w:val="000000"/>
          <w:lang w:val="en-US" w:eastAsia="ca-ES"/>
        </w:rPr>
        <w:t>68)</w:t>
      </w:r>
      <w:r w:rsidR="00F71C72" w:rsidRPr="00AC319B">
        <w:rPr>
          <w:rFonts w:eastAsia="Times New Roman" w:cstheme="minorHAnsi"/>
          <w:color w:val="000000"/>
          <w:lang w:val="en-US" w:eastAsia="ca-ES"/>
        </w:rPr>
        <w:t>.</w:t>
      </w:r>
      <w:r w:rsidR="00D71C93" w:rsidRPr="00D71C93">
        <w:rPr>
          <w:rFonts w:eastAsia="Times New Roman" w:cstheme="minorHAnsi"/>
          <w:color w:val="000000"/>
          <w:lang w:val="en-US" w:eastAsia="ca-ES"/>
        </w:rPr>
        <w:t xml:space="preserve"> </w:t>
      </w:r>
      <w:r w:rsidR="00CC06E6">
        <w:rPr>
          <w:rFonts w:eastAsia="Times New Roman" w:cstheme="minorHAnsi"/>
          <w:color w:val="000000"/>
          <w:lang w:val="en-US" w:eastAsia="ca-ES"/>
        </w:rPr>
        <w:t>Finally, we considered t</w:t>
      </w:r>
      <w:r w:rsidR="00D71C93" w:rsidRPr="00AC319B">
        <w:rPr>
          <w:rFonts w:eastAsia="Times New Roman" w:cstheme="minorHAnsi"/>
          <w:color w:val="000000"/>
          <w:lang w:val="en-US" w:eastAsia="ca-ES"/>
        </w:rPr>
        <w:t xml:space="preserve">otal germination </w:t>
      </w:r>
      <w:r w:rsidR="006853AB">
        <w:rPr>
          <w:rFonts w:eastAsia="Times New Roman" w:cstheme="minorHAnsi"/>
          <w:color w:val="000000"/>
          <w:lang w:val="en-US" w:eastAsia="ca-ES"/>
        </w:rPr>
        <w:t>calculated as</w:t>
      </w:r>
      <w:r w:rsidR="00D71C93" w:rsidRPr="00AC319B">
        <w:rPr>
          <w:rFonts w:eastAsia="Times New Roman" w:cstheme="minorHAnsi"/>
          <w:color w:val="000000"/>
          <w:lang w:val="en-US" w:eastAsia="ca-ES"/>
        </w:rPr>
        <w:t xml:space="preserve"> the accumulated germination </w:t>
      </w:r>
      <w:r w:rsidR="006853AB">
        <w:rPr>
          <w:rFonts w:eastAsia="Times New Roman" w:cstheme="minorHAnsi"/>
          <w:color w:val="000000"/>
          <w:lang w:val="en-US" w:eastAsia="ca-ES"/>
        </w:rPr>
        <w:t>by</w:t>
      </w:r>
      <w:r w:rsidR="00D71C93" w:rsidRPr="00AC319B">
        <w:rPr>
          <w:rFonts w:eastAsia="Times New Roman" w:cstheme="minorHAnsi"/>
          <w:color w:val="000000"/>
          <w:lang w:val="en-US" w:eastAsia="ca-ES"/>
        </w:rPr>
        <w:t xml:space="preserve"> the end of the experiment.</w:t>
      </w:r>
      <w:r w:rsidR="00820470">
        <w:rPr>
          <w:rFonts w:eastAsia="Times New Roman" w:cstheme="minorHAnsi"/>
          <w:color w:val="000000"/>
          <w:lang w:val="en-US" w:eastAsia="ca-ES"/>
        </w:rPr>
        <w:t xml:space="preserve"> </w:t>
      </w:r>
    </w:p>
    <w:p w14:paraId="6CF7D267" w14:textId="1488EDFA" w:rsidR="00820470" w:rsidDel="00CA159A" w:rsidRDefault="00820470" w:rsidP="000E7007">
      <w:pPr>
        <w:shd w:val="clear" w:color="auto" w:fill="FFFFFF"/>
        <w:spacing w:line="360" w:lineRule="auto"/>
        <w:jc w:val="both"/>
        <w:textAlignment w:val="baseline"/>
        <w:rPr>
          <w:moveFrom w:id="59" w:author="FRANCISCO DE BORJA JIMENEZ-ALFARO GONZALEZ" w:date="2024-01-08T13:14:00Z"/>
          <w:rFonts w:eastAsia="Times New Roman" w:cstheme="minorHAnsi"/>
          <w:color w:val="000000"/>
          <w:lang w:val="en-US" w:eastAsia="ca-ES"/>
        </w:rPr>
      </w:pPr>
      <w:moveFromRangeStart w:id="60" w:author="FRANCISCO DE BORJA JIMENEZ-ALFARO GONZALEZ" w:date="2024-01-08T13:14:00Z" w:name="move155612095"/>
      <w:moveFrom w:id="61" w:author="FRANCISCO DE BORJA JIMENEZ-ALFARO GONZALEZ" w:date="2024-01-08T13:14:00Z">
        <w:r w:rsidDel="00CA159A">
          <w:rPr>
            <w:rFonts w:cstheme="minorHAnsi"/>
            <w:lang w:val="en-US"/>
          </w:rPr>
          <w:t>To further explore the relationship between species and germination traits we divided the raw data in 4 subsets, one per each community at each incubator (see fig 4)</w:t>
        </w:r>
        <w:r w:rsidR="00C530FB" w:rsidDel="00CA159A">
          <w:rPr>
            <w:rFonts w:cstheme="minorHAnsi"/>
            <w:lang w:val="en-US"/>
          </w:rPr>
          <w:t xml:space="preserve"> and perform a PCA</w:t>
        </w:r>
        <w:r w:rsidR="00AC2AC8" w:rsidDel="00CA159A">
          <w:rPr>
            <w:rFonts w:cstheme="minorHAnsi"/>
            <w:lang w:val="en-US"/>
          </w:rPr>
          <w:t xml:space="preserve"> (FactoMineR package REF)</w:t>
        </w:r>
        <w:r w:rsidDel="00CA159A">
          <w:rPr>
            <w:rFonts w:cstheme="minorHAnsi"/>
            <w:lang w:val="en-US"/>
          </w:rPr>
          <w:t xml:space="preserve">. </w:t>
        </w:r>
        <w:r w:rsidR="006211F7" w:rsidDel="00CA159A">
          <w:rPr>
            <w:rFonts w:cstheme="minorHAnsi"/>
            <w:lang w:val="en-US"/>
          </w:rPr>
          <w:t xml:space="preserve">To </w:t>
        </w:r>
        <w:r w:rsidR="00EF4B2C" w:rsidDel="00CA159A">
          <w:rPr>
            <w:rFonts w:cstheme="minorHAnsi"/>
            <w:lang w:val="en-US"/>
          </w:rPr>
          <w:t>select non redundant traits we first did</w:t>
        </w:r>
        <w:r w:rsidDel="00CA159A">
          <w:rPr>
            <w:rFonts w:cstheme="minorHAnsi"/>
            <w:lang w:val="en-US"/>
          </w:rPr>
          <w:t xml:space="preserve"> a correlation analysis</w:t>
        </w:r>
        <w:r w:rsidR="00AC2AC8" w:rsidDel="00CA159A">
          <w:rPr>
            <w:rFonts w:cstheme="minorHAnsi"/>
            <w:lang w:val="en-US"/>
          </w:rPr>
          <w:t xml:space="preserve"> (</w:t>
        </w:r>
        <w:r w:rsidR="00ED1ADF" w:rsidDel="00CA159A">
          <w:rPr>
            <w:rFonts w:cstheme="minorHAnsi"/>
            <w:lang w:val="en-US"/>
          </w:rPr>
          <w:t>plot with corrplot package REF)</w:t>
        </w:r>
        <w:r w:rsidDel="00CA159A">
          <w:rPr>
            <w:rFonts w:cstheme="minorHAnsi"/>
            <w:lang w:val="en-US"/>
          </w:rPr>
          <w:t xml:space="preserve"> of all seven traits (Supplementary fig XXX</w:t>
        </w:r>
        <w:r w:rsidR="00C530FB" w:rsidDel="00CA159A">
          <w:rPr>
            <w:rFonts w:cstheme="minorHAnsi"/>
            <w:lang w:val="en-US"/>
          </w:rPr>
          <w:t>)</w:t>
        </w:r>
        <w:r w:rsidDel="00CA159A">
          <w:rPr>
            <w:rFonts w:cstheme="minorHAnsi"/>
            <w:lang w:val="en-US"/>
          </w:rPr>
          <w:t>, considering the high correlation between t50 and autumn germination</w:t>
        </w:r>
        <w:r w:rsidR="00E142B6" w:rsidDel="00CA159A">
          <w:rPr>
            <w:rFonts w:cstheme="minorHAnsi"/>
            <w:lang w:val="en-US"/>
          </w:rPr>
          <w:t xml:space="preserve"> (</w:t>
        </w:r>
        <w:r w:rsidR="004F2E67" w:rsidDel="00CA159A">
          <w:rPr>
            <w:rFonts w:cstheme="minorHAnsi"/>
            <w:lang w:val="en-US"/>
          </w:rPr>
          <w:t>-</w:t>
        </w:r>
        <w:r w:rsidR="00E142B6" w:rsidDel="00CA159A">
          <w:rPr>
            <w:rFonts w:cstheme="minorHAnsi"/>
            <w:lang w:val="en-US"/>
          </w:rPr>
          <w:t>0.9</w:t>
        </w:r>
        <w:r w:rsidR="004F2E67" w:rsidDel="00CA159A">
          <w:rPr>
            <w:rFonts w:cstheme="minorHAnsi"/>
            <w:lang w:val="en-US"/>
          </w:rPr>
          <w:t>4</w:t>
        </w:r>
        <w:r w:rsidR="00E142B6" w:rsidDel="00CA159A">
          <w:rPr>
            <w:rFonts w:cstheme="minorHAnsi"/>
            <w:lang w:val="en-US"/>
          </w:rPr>
          <w:t>)</w:t>
        </w:r>
        <w:r w:rsidDel="00CA159A">
          <w:rPr>
            <w:rFonts w:cstheme="minorHAnsi"/>
            <w:lang w:val="en-US"/>
          </w:rPr>
          <w:t xml:space="preserve"> we decided to keep the later. </w:t>
        </w:r>
      </w:moveFrom>
    </w:p>
    <w:moveFromRangeEnd w:id="60"/>
    <w:p w14:paraId="2B618A0C" w14:textId="2D83EBD8" w:rsidR="00A32193" w:rsidRPr="00757052" w:rsidRDefault="00684B63"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2.6</w:t>
      </w:r>
      <w:r w:rsidR="00F71C72" w:rsidRPr="00757052">
        <w:rPr>
          <w:rFonts w:eastAsia="Times New Roman"/>
          <w:bdr w:val="none" w:sz="0" w:space="0" w:color="auto" w:frame="1"/>
          <w:lang w:val="en-US" w:eastAsia="ca-ES"/>
        </w:rPr>
        <w:t xml:space="preserve"> </w:t>
      </w:r>
      <w:del w:id="62" w:author="FRANCISCO DE BORJA JIMENEZ-ALFARO GONZALEZ" w:date="2024-01-08T13:17:00Z">
        <w:r w:rsidRPr="00757052" w:rsidDel="0015536B">
          <w:rPr>
            <w:rFonts w:eastAsia="Times New Roman"/>
            <w:bdr w:val="none" w:sz="0" w:space="0" w:color="auto" w:frame="1"/>
            <w:lang w:val="en-US" w:eastAsia="ca-ES"/>
          </w:rPr>
          <w:delText xml:space="preserve">Data </w:delText>
        </w:r>
      </w:del>
      <w:proofErr w:type="spellStart"/>
      <w:ins w:id="63" w:author="FRANCISCO DE BORJA JIMENEZ-ALFARO GONZALEZ" w:date="2024-01-08T13:17:00Z">
        <w:r w:rsidR="0015536B">
          <w:rPr>
            <w:rFonts w:eastAsia="Times New Roman"/>
            <w:bdr w:val="none" w:sz="0" w:space="0" w:color="auto" w:frame="1"/>
            <w:lang w:val="en-US" w:eastAsia="ca-ES"/>
          </w:rPr>
          <w:t>Stast</w:t>
        </w:r>
        <w:r w:rsidR="009A5BBC">
          <w:rPr>
            <w:rFonts w:eastAsia="Times New Roman"/>
            <w:bdr w:val="none" w:sz="0" w:space="0" w:color="auto" w:frame="1"/>
            <w:lang w:val="en-US" w:eastAsia="ca-ES"/>
          </w:rPr>
          <w:t>istical</w:t>
        </w:r>
        <w:proofErr w:type="spellEnd"/>
        <w:r w:rsidR="0015536B" w:rsidRPr="00757052">
          <w:rPr>
            <w:rFonts w:eastAsia="Times New Roman"/>
            <w:bdr w:val="none" w:sz="0" w:space="0" w:color="auto" w:frame="1"/>
            <w:lang w:val="en-US" w:eastAsia="ca-ES"/>
          </w:rPr>
          <w:t xml:space="preserve"> </w:t>
        </w:r>
      </w:ins>
      <w:r w:rsidRPr="00757052">
        <w:rPr>
          <w:rFonts w:eastAsia="Times New Roman"/>
          <w:bdr w:val="none" w:sz="0" w:space="0" w:color="auto" w:frame="1"/>
          <w:lang w:val="en-US" w:eastAsia="ca-ES"/>
        </w:rPr>
        <w:t>analysis</w:t>
      </w:r>
    </w:p>
    <w:p w14:paraId="67086FCA" w14:textId="0EAA35DA" w:rsidR="00AA3F40" w:rsidRPr="00AC319B" w:rsidRDefault="00A81E5B" w:rsidP="00A075C7">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We </w:t>
      </w:r>
      <w:r w:rsidR="00FB11AC" w:rsidRPr="00AC319B">
        <w:rPr>
          <w:rFonts w:eastAsia="Times New Roman" w:cstheme="minorHAnsi"/>
          <w:color w:val="000000"/>
          <w:lang w:val="en-US" w:eastAsia="ca-ES"/>
        </w:rPr>
        <w:t xml:space="preserve">analyzed the </w:t>
      </w:r>
      <w:r w:rsidRPr="00AC319B">
        <w:rPr>
          <w:rFonts w:eastAsia="Times New Roman" w:cstheme="minorHAnsi"/>
          <w:color w:val="000000"/>
          <w:lang w:val="en-US" w:eastAsia="ca-ES"/>
        </w:rPr>
        <w:t xml:space="preserve">data by fitting </w:t>
      </w:r>
      <w:r w:rsidR="00230354" w:rsidRPr="00AC319B">
        <w:rPr>
          <w:rFonts w:eastAsia="Times New Roman" w:cstheme="minorHAnsi"/>
          <w:color w:val="000000"/>
          <w:lang w:val="en-US" w:eastAsia="ca-ES"/>
        </w:rPr>
        <w:t>Markov Chain Monte Carlo generalized linear mixed models</w:t>
      </w:r>
      <w:r w:rsidR="00576B72" w:rsidRPr="00AC319B">
        <w:rPr>
          <w:rFonts w:eastAsia="Times New Roman" w:cstheme="minorHAnsi"/>
          <w:color w:val="000000"/>
          <w:lang w:val="en-US" w:eastAsia="ca-ES"/>
        </w:rPr>
        <w:t xml:space="preserve"> </w:t>
      </w:r>
      <w:r w:rsidR="00230354" w:rsidRPr="00AC319B">
        <w:rPr>
          <w:rFonts w:eastAsia="Times New Roman" w:cstheme="minorHAnsi"/>
          <w:color w:val="000000"/>
          <w:lang w:val="en-US" w:eastAsia="ca-ES"/>
        </w:rPr>
        <w:t>(</w:t>
      </w:r>
      <w:proofErr w:type="spellStart"/>
      <w:r w:rsidR="00230354" w:rsidRPr="00AC319B">
        <w:rPr>
          <w:rFonts w:eastAsia="Times New Roman" w:cstheme="minorHAnsi"/>
          <w:color w:val="000000"/>
          <w:lang w:val="en-US" w:eastAsia="ca-ES"/>
        </w:rPr>
        <w:t>MCMC</w:t>
      </w:r>
      <w:r w:rsidR="00576B72" w:rsidRPr="00AC319B">
        <w:rPr>
          <w:rFonts w:eastAsia="Times New Roman" w:cstheme="minorHAnsi"/>
          <w:color w:val="000000"/>
          <w:lang w:val="en-US" w:eastAsia="ca-ES"/>
        </w:rPr>
        <w:t>glmm</w:t>
      </w:r>
      <w:proofErr w:type="spellEnd"/>
      <w:r w:rsidR="00576B72" w:rsidRPr="00AC319B">
        <w:rPr>
          <w:rFonts w:eastAsia="Times New Roman" w:cstheme="minorHAnsi"/>
          <w:color w:val="000000"/>
          <w:lang w:val="en-US" w:eastAsia="ca-ES"/>
        </w:rPr>
        <w:t>)</w:t>
      </w:r>
      <w:r w:rsidR="00230354"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with Bayesian estimation </w:t>
      </w:r>
      <w:r w:rsidR="00E32E91" w:rsidRPr="00AC319B">
        <w:rPr>
          <w:rFonts w:eastAsia="Times New Roman" w:cstheme="minorHAnsi"/>
          <w:color w:val="000000"/>
          <w:lang w:val="en-US" w:eastAsia="ca-ES"/>
        </w:rPr>
        <w:t>using the R package MCMC</w:t>
      </w:r>
      <w:r w:rsidR="00205BEE" w:rsidRPr="00AC319B">
        <w:rPr>
          <w:rFonts w:eastAsia="Times New Roman" w:cstheme="minorHAnsi"/>
          <w:color w:val="000000"/>
          <w:sz w:val="14"/>
          <w:szCs w:val="14"/>
          <w:lang w:val="en-US" w:eastAsia="ca-ES"/>
        </w:rPr>
        <w:t>GLMM</w:t>
      </w:r>
      <w:r w:rsidR="00205BEE" w:rsidRPr="00AC319B">
        <w:rPr>
          <w:rFonts w:eastAsia="Times New Roman" w:cstheme="minorHAnsi"/>
          <w:color w:val="000000"/>
          <w:lang w:val="en-US" w:eastAsia="ca-ES"/>
        </w:rPr>
        <w:t xml:space="preserve"> </w:t>
      </w:r>
      <w:r w:rsidR="0081444B"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(Hadfield 2010)</w:t>
      </w:r>
      <w:r w:rsidR="0081444B" w:rsidRPr="00AC319B">
        <w:rPr>
          <w:rFonts w:eastAsia="Times New Roman" w:cstheme="minorHAnsi"/>
          <w:color w:val="000000"/>
          <w:lang w:val="en-US" w:eastAsia="ca-ES"/>
        </w:rPr>
        <w:fldChar w:fldCharType="end"/>
      </w:r>
      <w:r w:rsidR="0081444B" w:rsidRPr="00AC319B">
        <w:rPr>
          <w:rFonts w:eastAsia="Times New Roman" w:cstheme="minorHAnsi"/>
          <w:color w:val="000000"/>
          <w:lang w:val="en-US" w:eastAsia="ca-ES"/>
        </w:rPr>
        <w:t xml:space="preserve">. </w:t>
      </w:r>
      <w:r w:rsidR="00E915C0" w:rsidRPr="00AC319B">
        <w:rPr>
          <w:rFonts w:eastAsia="Times New Roman" w:cstheme="minorHAnsi"/>
          <w:color w:val="000000"/>
          <w:lang w:val="en-US" w:eastAsia="ca-ES"/>
        </w:rPr>
        <w:t xml:space="preserve">To model germination </w:t>
      </w:r>
      <w:r w:rsidR="00B202E0" w:rsidRPr="00AC319B">
        <w:rPr>
          <w:rFonts w:eastAsia="Times New Roman" w:cstheme="minorHAnsi"/>
          <w:color w:val="000000"/>
          <w:lang w:val="en-US" w:eastAsia="ca-ES"/>
        </w:rPr>
        <w:t>traits</w:t>
      </w:r>
      <w:r w:rsidR="00C0778B" w:rsidRPr="00AC319B">
        <w:rPr>
          <w:rFonts w:eastAsia="Times New Roman" w:cstheme="minorHAnsi"/>
          <w:color w:val="000000"/>
          <w:lang w:val="en-US" w:eastAsia="ca-ES"/>
        </w:rPr>
        <w:t>,</w:t>
      </w:r>
      <w:r w:rsidR="00E915C0" w:rsidRPr="00AC319B">
        <w:rPr>
          <w:rFonts w:eastAsia="Times New Roman" w:cstheme="minorHAnsi"/>
          <w:color w:val="000000"/>
          <w:lang w:val="en-US" w:eastAsia="ca-ES"/>
        </w:rPr>
        <w:t xml:space="preserve"> </w:t>
      </w:r>
      <w:r w:rsidR="00320647" w:rsidRPr="00AC319B">
        <w:rPr>
          <w:rFonts w:eastAsia="Times New Roman" w:cstheme="minorHAnsi"/>
          <w:color w:val="000000"/>
          <w:lang w:val="en-US" w:eastAsia="ca-ES"/>
        </w:rPr>
        <w:t xml:space="preserve">we used binomial </w:t>
      </w:r>
      <w:proofErr w:type="spellStart"/>
      <w:r w:rsidR="00E32E91" w:rsidRPr="00AC319B">
        <w:rPr>
          <w:rFonts w:eastAsia="Times New Roman" w:cstheme="minorHAnsi"/>
          <w:color w:val="000000"/>
          <w:lang w:val="en-US" w:eastAsia="ca-ES"/>
        </w:rPr>
        <w:t>MCMCglmms</w:t>
      </w:r>
      <w:proofErr w:type="spellEnd"/>
      <w:r w:rsidR="00E32E91" w:rsidRPr="00AC319B">
        <w:rPr>
          <w:rFonts w:eastAsia="Times New Roman" w:cstheme="minorHAnsi"/>
          <w:color w:val="000000"/>
          <w:lang w:val="en-US" w:eastAsia="ca-ES"/>
        </w:rPr>
        <w:t xml:space="preserve"> (family = multinomial2)</w:t>
      </w:r>
      <w:r w:rsidR="00031C99" w:rsidRPr="00AC319B">
        <w:rPr>
          <w:rFonts w:eastAsia="Times New Roman" w:cstheme="minorHAnsi"/>
          <w:color w:val="000000"/>
          <w:lang w:val="en-US" w:eastAsia="ca-ES"/>
        </w:rPr>
        <w:t xml:space="preserve"> while </w:t>
      </w:r>
      <w:r w:rsidR="00C0778B" w:rsidRPr="00AC319B">
        <w:rPr>
          <w:rFonts w:eastAsia="Times New Roman" w:cstheme="minorHAnsi"/>
          <w:color w:val="000000"/>
          <w:lang w:val="en-US" w:eastAsia="ca-ES"/>
        </w:rPr>
        <w:t>for</w:t>
      </w:r>
      <w:r w:rsidR="00800E84" w:rsidRPr="00AC319B">
        <w:rPr>
          <w:rFonts w:eastAsia="Times New Roman" w:cstheme="minorHAnsi"/>
          <w:color w:val="000000"/>
          <w:lang w:val="en-US" w:eastAsia="ca-ES"/>
        </w:rPr>
        <w:t xml:space="preserve"> the</w:t>
      </w:r>
      <w:r w:rsidR="00C0778B" w:rsidRPr="00AC319B">
        <w:rPr>
          <w:rFonts w:eastAsia="Times New Roman" w:cstheme="minorHAnsi"/>
          <w:color w:val="000000"/>
          <w:lang w:val="en-US" w:eastAsia="ca-ES"/>
        </w:rPr>
        <w:t xml:space="preserve"> </w:t>
      </w:r>
      <w:r w:rsidR="00974172" w:rsidRPr="00AC319B">
        <w:rPr>
          <w:rFonts w:eastAsia="Times New Roman" w:cstheme="minorHAnsi"/>
          <w:color w:val="000000"/>
          <w:lang w:val="en-US" w:eastAsia="ca-ES"/>
        </w:rPr>
        <w:t>t</w:t>
      </w:r>
      <w:r w:rsidR="00C0778B" w:rsidRPr="00AC319B">
        <w:rPr>
          <w:rFonts w:eastAsia="Times New Roman" w:cstheme="minorHAnsi"/>
          <w:color w:val="000000"/>
          <w:lang w:val="en-US" w:eastAsia="ca-ES"/>
        </w:rPr>
        <w:t xml:space="preserve">50 and </w:t>
      </w:r>
      <w:r w:rsidR="00BB2C27" w:rsidRPr="00AC319B">
        <w:rPr>
          <w:rFonts w:eastAsia="Times New Roman" w:cstheme="minorHAnsi"/>
          <w:color w:val="000000"/>
          <w:lang w:val="en-US" w:eastAsia="ca-ES"/>
        </w:rPr>
        <w:t>EHS</w:t>
      </w:r>
      <w:r w:rsidR="006506C8" w:rsidRPr="00AC319B">
        <w:rPr>
          <w:rFonts w:eastAsia="Times New Roman" w:cstheme="minorHAnsi"/>
          <w:color w:val="000000"/>
          <w:lang w:val="en-US" w:eastAsia="ca-ES"/>
        </w:rPr>
        <w:t xml:space="preserve"> </w:t>
      </w:r>
      <w:r w:rsidR="00B202E0" w:rsidRPr="00AC319B">
        <w:rPr>
          <w:rFonts w:eastAsia="Times New Roman" w:cstheme="minorHAnsi"/>
          <w:color w:val="000000"/>
          <w:lang w:val="en-US" w:eastAsia="ca-ES"/>
        </w:rPr>
        <w:t>traits</w:t>
      </w:r>
      <w:r w:rsidR="00C0778B" w:rsidRPr="00AC319B">
        <w:rPr>
          <w:rFonts w:eastAsia="Times New Roman" w:cstheme="minorHAnsi"/>
          <w:color w:val="000000"/>
          <w:lang w:val="en-US" w:eastAsia="ca-ES"/>
        </w:rPr>
        <w:t xml:space="preserve"> </w:t>
      </w:r>
      <w:r w:rsidR="00031C99" w:rsidRPr="00AC319B">
        <w:rPr>
          <w:rFonts w:eastAsia="Times New Roman" w:cstheme="minorHAnsi"/>
          <w:color w:val="000000"/>
          <w:lang w:val="en-US" w:eastAsia="ca-ES"/>
        </w:rPr>
        <w:t xml:space="preserve">we </w:t>
      </w:r>
      <w:r w:rsidR="00254FAC" w:rsidRPr="00AC319B">
        <w:rPr>
          <w:rFonts w:eastAsia="Times New Roman" w:cstheme="minorHAnsi"/>
          <w:color w:val="000000"/>
          <w:lang w:val="en-US" w:eastAsia="ca-ES"/>
        </w:rPr>
        <w:t xml:space="preserve">scaled the </w:t>
      </w:r>
      <w:r w:rsidR="006506C8" w:rsidRPr="00AC319B">
        <w:rPr>
          <w:rFonts w:eastAsia="Times New Roman" w:cstheme="minorHAnsi"/>
          <w:color w:val="000000"/>
          <w:lang w:val="en-US" w:eastAsia="ca-ES"/>
        </w:rPr>
        <w:t>values</w:t>
      </w:r>
      <w:r w:rsidR="00254FAC" w:rsidRPr="00AC319B">
        <w:rPr>
          <w:rFonts w:eastAsia="Times New Roman" w:cstheme="minorHAnsi"/>
          <w:color w:val="000000"/>
          <w:lang w:val="en-US" w:eastAsia="ca-ES"/>
        </w:rPr>
        <w:t xml:space="preserve"> and </w:t>
      </w:r>
      <w:r w:rsidR="00031C99" w:rsidRPr="00AC319B">
        <w:rPr>
          <w:rFonts w:eastAsia="Times New Roman" w:cstheme="minorHAnsi"/>
          <w:color w:val="000000"/>
          <w:lang w:val="en-US" w:eastAsia="ca-ES"/>
        </w:rPr>
        <w:t>used gaussian</w:t>
      </w:r>
      <w:r w:rsidR="00A33380" w:rsidRPr="00AC319B">
        <w:rPr>
          <w:rFonts w:eastAsia="Times New Roman" w:cstheme="minorHAnsi"/>
          <w:color w:val="000000"/>
          <w:lang w:val="en-US" w:eastAsia="ca-ES"/>
        </w:rPr>
        <w:t xml:space="preserve"> </w:t>
      </w:r>
      <w:proofErr w:type="spellStart"/>
      <w:r w:rsidR="00031C99" w:rsidRPr="00AC319B">
        <w:rPr>
          <w:rFonts w:eastAsia="Times New Roman" w:cstheme="minorHAnsi"/>
          <w:color w:val="000000"/>
          <w:lang w:val="en-US" w:eastAsia="ca-ES"/>
        </w:rPr>
        <w:t>MCMCglmms</w:t>
      </w:r>
      <w:proofErr w:type="spellEnd"/>
      <w:r w:rsidR="00A33380" w:rsidRPr="00AC319B">
        <w:rPr>
          <w:rFonts w:eastAsia="Times New Roman" w:cstheme="minorHAnsi"/>
          <w:color w:val="000000"/>
          <w:lang w:val="en-US" w:eastAsia="ca-ES"/>
        </w:rPr>
        <w:t xml:space="preserve"> (family = gaussian)</w:t>
      </w:r>
      <w:r w:rsidR="00031C99" w:rsidRPr="00AC319B">
        <w:rPr>
          <w:rFonts w:eastAsia="Times New Roman" w:cstheme="minorHAnsi"/>
          <w:color w:val="000000"/>
          <w:lang w:val="en-US" w:eastAsia="ca-ES"/>
        </w:rPr>
        <w:t>.</w:t>
      </w:r>
      <w:r w:rsidR="00E32E91" w:rsidRPr="00AC319B">
        <w:rPr>
          <w:rFonts w:eastAsia="Times New Roman" w:cstheme="minorHAnsi"/>
          <w:color w:val="000000"/>
          <w:lang w:val="en-US" w:eastAsia="ca-ES"/>
        </w:rPr>
        <w:t xml:space="preserve"> </w:t>
      </w:r>
      <w:commentRangeStart w:id="64"/>
      <w:r w:rsidR="002C6FD7" w:rsidRPr="00AC319B">
        <w:rPr>
          <w:rFonts w:eastAsia="Times New Roman" w:cstheme="minorHAnsi"/>
          <w:color w:val="000000"/>
          <w:lang w:val="en-US" w:eastAsia="ca-ES"/>
        </w:rPr>
        <w:t>To</w:t>
      </w:r>
      <w:r w:rsidR="00AB420C" w:rsidRPr="00AC319B">
        <w:rPr>
          <w:rFonts w:eastAsia="Times New Roman" w:cstheme="minorHAnsi"/>
          <w:color w:val="000000"/>
          <w:lang w:val="en-US" w:eastAsia="ca-ES"/>
        </w:rPr>
        <w:t xml:space="preserve"> calculate t50</w:t>
      </w:r>
      <w:r w:rsidR="00666A4B" w:rsidRPr="00AC319B">
        <w:rPr>
          <w:rFonts w:eastAsia="Times New Roman" w:cstheme="minorHAnsi"/>
          <w:color w:val="000000"/>
          <w:lang w:val="en-US" w:eastAsia="ca-ES"/>
        </w:rPr>
        <w:t xml:space="preserve"> </w:t>
      </w:r>
      <w:r w:rsidR="00AC1722" w:rsidRPr="00AC319B">
        <w:rPr>
          <w:rFonts w:eastAsia="Times New Roman" w:cstheme="minorHAnsi"/>
          <w:color w:val="000000"/>
          <w:lang w:val="en-US" w:eastAsia="ca-ES"/>
        </w:rPr>
        <w:t xml:space="preserve">trait </w:t>
      </w:r>
      <w:r w:rsidR="00666A4B" w:rsidRPr="00AC319B">
        <w:rPr>
          <w:rFonts w:eastAsia="Times New Roman" w:cstheme="minorHAnsi"/>
          <w:color w:val="000000"/>
          <w:lang w:val="en-US" w:eastAsia="ca-ES"/>
        </w:rPr>
        <w:t>in days</w:t>
      </w:r>
      <w:r w:rsidR="00DE56E4" w:rsidRPr="00AC319B">
        <w:rPr>
          <w:rFonts w:eastAsia="Times New Roman" w:cstheme="minorHAnsi"/>
          <w:color w:val="000000"/>
          <w:lang w:val="en-US" w:eastAsia="ca-ES"/>
        </w:rPr>
        <w:t xml:space="preserve">, </w:t>
      </w:r>
      <w:r w:rsidR="00974172" w:rsidRPr="00AC319B">
        <w:rPr>
          <w:rFonts w:eastAsia="Times New Roman" w:cstheme="minorHAnsi"/>
          <w:color w:val="000000"/>
          <w:lang w:val="en-US" w:eastAsia="ca-ES"/>
        </w:rPr>
        <w:t>we</w:t>
      </w:r>
      <w:r w:rsidR="00AA3F40" w:rsidRPr="00AC319B">
        <w:rPr>
          <w:rFonts w:eastAsia="Times New Roman" w:cstheme="minorHAnsi"/>
          <w:color w:val="000000"/>
          <w:lang w:val="en-US" w:eastAsia="ca-ES"/>
        </w:rPr>
        <w:t xml:space="preserve"> fit</w:t>
      </w:r>
      <w:r w:rsidR="00974172" w:rsidRPr="00AC319B">
        <w:rPr>
          <w:rFonts w:eastAsia="Times New Roman" w:cstheme="minorHAnsi"/>
          <w:color w:val="000000"/>
          <w:lang w:val="en-US" w:eastAsia="ca-ES"/>
        </w:rPr>
        <w:t>ted</w:t>
      </w:r>
      <w:r w:rsidR="00AA3F40" w:rsidRPr="00AC319B">
        <w:rPr>
          <w:rFonts w:eastAsia="Times New Roman" w:cstheme="minorHAnsi"/>
          <w:color w:val="000000"/>
          <w:lang w:val="en-US" w:eastAsia="ca-ES"/>
        </w:rPr>
        <w:t xml:space="preserve"> a linear model between the two </w:t>
      </w:r>
      <w:r w:rsidR="00E6489B" w:rsidRPr="00AC319B">
        <w:rPr>
          <w:rFonts w:eastAsia="Times New Roman" w:cstheme="minorHAnsi"/>
          <w:color w:val="000000"/>
          <w:lang w:val="en-US" w:eastAsia="ca-ES"/>
        </w:rPr>
        <w:t xml:space="preserve">dates </w:t>
      </w:r>
      <w:r w:rsidR="00F761BD" w:rsidRPr="00AC319B">
        <w:rPr>
          <w:rFonts w:eastAsia="Times New Roman" w:cstheme="minorHAnsi"/>
          <w:color w:val="000000"/>
          <w:lang w:val="en-US" w:eastAsia="ca-ES"/>
        </w:rPr>
        <w:t>before and after reaching 50% germinatio</w:t>
      </w:r>
      <w:r w:rsidR="00C50505" w:rsidRPr="00AC319B">
        <w:rPr>
          <w:rFonts w:eastAsia="Times New Roman" w:cstheme="minorHAnsi"/>
          <w:color w:val="000000"/>
          <w:lang w:val="en-US" w:eastAsia="ca-ES"/>
        </w:rPr>
        <w:t>n</w:t>
      </w:r>
      <w:r w:rsidR="00666D95" w:rsidRPr="00AC319B">
        <w:rPr>
          <w:rFonts w:eastAsia="Times New Roman" w:cstheme="minorHAnsi"/>
          <w:color w:val="000000"/>
          <w:lang w:val="en-US" w:eastAsia="ca-ES"/>
        </w:rPr>
        <w:t xml:space="preserve"> </w:t>
      </w:r>
      <w:r w:rsidR="009E0037" w:rsidRPr="00AC319B">
        <w:rPr>
          <w:rFonts w:eastAsia="Times New Roman" w:cstheme="minorHAnsi"/>
          <w:color w:val="000000"/>
          <w:lang w:val="en-US" w:eastAsia="ca-ES"/>
        </w:rPr>
        <w:t xml:space="preserve">to model </w:t>
      </w:r>
      <w:r w:rsidR="00C50505" w:rsidRPr="00AC319B">
        <w:rPr>
          <w:rFonts w:eastAsia="Times New Roman" w:cstheme="minorHAnsi"/>
          <w:color w:val="000000"/>
          <w:lang w:val="en-US" w:eastAsia="ca-ES"/>
        </w:rPr>
        <w:t xml:space="preserve">the </w:t>
      </w:r>
      <w:r w:rsidR="00BF2766" w:rsidRPr="00AC319B">
        <w:rPr>
          <w:rFonts w:eastAsia="Times New Roman" w:cstheme="minorHAnsi"/>
          <w:color w:val="000000"/>
          <w:lang w:val="en-US" w:eastAsia="ca-ES"/>
        </w:rPr>
        <w:t>exact da</w:t>
      </w:r>
      <w:r w:rsidR="008D1F1B" w:rsidRPr="00AC319B">
        <w:rPr>
          <w:rFonts w:eastAsia="Times New Roman" w:cstheme="minorHAnsi"/>
          <w:color w:val="000000"/>
          <w:lang w:val="en-US" w:eastAsia="ca-ES"/>
        </w:rPr>
        <w:t>te</w:t>
      </w:r>
      <w:r w:rsidR="00BF2766" w:rsidRPr="00AC319B">
        <w:rPr>
          <w:rFonts w:eastAsia="Times New Roman" w:cstheme="minorHAnsi"/>
          <w:color w:val="000000"/>
          <w:lang w:val="en-US" w:eastAsia="ca-ES"/>
        </w:rPr>
        <w:t xml:space="preserve"> </w:t>
      </w:r>
      <w:r w:rsidR="002B0247" w:rsidRPr="00AC319B">
        <w:rPr>
          <w:rFonts w:eastAsia="Times New Roman" w:cstheme="minorHAnsi"/>
          <w:color w:val="000000"/>
          <w:lang w:val="en-US" w:eastAsia="ca-ES"/>
        </w:rPr>
        <w:t xml:space="preserve">and then </w:t>
      </w:r>
      <w:r w:rsidR="008D1F1B" w:rsidRPr="00AC319B">
        <w:rPr>
          <w:rFonts w:eastAsia="Times New Roman" w:cstheme="minorHAnsi"/>
          <w:color w:val="000000"/>
          <w:lang w:val="en-US" w:eastAsia="ca-ES"/>
        </w:rPr>
        <w:t xml:space="preserve">count </w:t>
      </w:r>
      <w:r w:rsidR="00557039" w:rsidRPr="00AC319B">
        <w:rPr>
          <w:rFonts w:eastAsia="Times New Roman" w:cstheme="minorHAnsi"/>
          <w:color w:val="000000"/>
          <w:lang w:val="en-US" w:eastAsia="ca-ES"/>
        </w:rPr>
        <w:t xml:space="preserve">the </w:t>
      </w:r>
      <w:r w:rsidR="008D1F1B" w:rsidRPr="00AC319B">
        <w:rPr>
          <w:rFonts w:eastAsia="Times New Roman" w:cstheme="minorHAnsi"/>
          <w:color w:val="000000"/>
          <w:lang w:val="en-US" w:eastAsia="ca-ES"/>
        </w:rPr>
        <w:t>number days</w:t>
      </w:r>
      <w:r w:rsidR="00AA7791" w:rsidRPr="00AC319B">
        <w:rPr>
          <w:rFonts w:eastAsia="Times New Roman" w:cstheme="minorHAnsi"/>
          <w:color w:val="000000"/>
          <w:lang w:val="en-US" w:eastAsia="ca-ES"/>
        </w:rPr>
        <w:t xml:space="preserve"> from </w:t>
      </w:r>
      <w:r w:rsidR="00AA7791" w:rsidRPr="00AC319B">
        <w:rPr>
          <w:rFonts w:eastAsia="Times New Roman" w:cstheme="minorHAnsi"/>
          <w:color w:val="000000"/>
          <w:lang w:val="en-US" w:eastAsia="ca-ES"/>
        </w:rPr>
        <w:lastRenderedPageBreak/>
        <w:t>sowin</w:t>
      </w:r>
      <w:r w:rsidR="007B3DF9" w:rsidRPr="00AC319B">
        <w:rPr>
          <w:rFonts w:eastAsia="Times New Roman" w:cstheme="minorHAnsi"/>
          <w:color w:val="000000"/>
          <w:lang w:val="en-US" w:eastAsia="ca-ES"/>
        </w:rPr>
        <w:t>g</w:t>
      </w:r>
      <w:commentRangeEnd w:id="64"/>
      <w:r w:rsidR="00C54E03" w:rsidRPr="00AC319B">
        <w:rPr>
          <w:rStyle w:val="CommentReference"/>
          <w:rFonts w:ascii="Calibri" w:eastAsia="Calibri" w:hAnsi="Calibri" w:cs="Calibri"/>
          <w:lang w:val="en-US"/>
        </w:rPr>
        <w:commentReference w:id="64"/>
      </w:r>
      <w:r w:rsidR="00804F76" w:rsidRPr="00AC319B">
        <w:rPr>
          <w:rFonts w:eastAsia="Times New Roman" w:cstheme="minorHAnsi"/>
          <w:color w:val="000000"/>
          <w:lang w:val="en-US" w:eastAsia="ca-ES"/>
        </w:rPr>
        <w:t xml:space="preserve">. </w:t>
      </w:r>
      <w:r w:rsidR="00BB2C27" w:rsidRPr="00AC319B">
        <w:rPr>
          <w:rFonts w:eastAsia="Times New Roman" w:cstheme="minorHAnsi"/>
          <w:color w:val="000000"/>
          <w:lang w:val="en-US" w:eastAsia="ca-ES"/>
        </w:rPr>
        <w:t>EHS</w:t>
      </w:r>
      <w:r w:rsidR="00804F76" w:rsidRPr="00AC319B">
        <w:rPr>
          <w:rFonts w:eastAsia="Times New Roman" w:cstheme="minorHAnsi"/>
          <w:color w:val="000000"/>
          <w:lang w:val="en-US" w:eastAsia="ca-ES"/>
        </w:rPr>
        <w:t xml:space="preserve"> was calculat</w:t>
      </w:r>
      <w:r w:rsidR="007B3DF9" w:rsidRPr="00AC319B">
        <w:rPr>
          <w:rFonts w:eastAsia="Times New Roman" w:cstheme="minorHAnsi"/>
          <w:color w:val="000000"/>
          <w:lang w:val="en-US" w:eastAsia="ca-ES"/>
        </w:rPr>
        <w:t>ed</w:t>
      </w:r>
      <w:r w:rsidR="00804F76" w:rsidRPr="00AC319B">
        <w:rPr>
          <w:rFonts w:eastAsia="Times New Roman" w:cstheme="minorHAnsi"/>
          <w:color w:val="000000"/>
          <w:lang w:val="en-US" w:eastAsia="ca-ES"/>
        </w:rPr>
        <w:t xml:space="preserve"> summing </w:t>
      </w:r>
      <w:r w:rsidR="000032D9" w:rsidRPr="00AC319B">
        <w:rPr>
          <w:rFonts w:eastAsia="Times New Roman" w:cstheme="minorHAnsi"/>
          <w:color w:val="000000"/>
          <w:lang w:val="en-US" w:eastAsia="ca-ES"/>
        </w:rPr>
        <w:t>the degrees experienced (considering daily mean temperature) from sowing</w:t>
      </w:r>
      <w:r w:rsidR="001F39C7" w:rsidRPr="00AC319B">
        <w:rPr>
          <w:rFonts w:eastAsia="Times New Roman" w:cstheme="minorHAnsi"/>
          <w:color w:val="000000"/>
          <w:lang w:val="en-US" w:eastAsia="ca-ES"/>
        </w:rPr>
        <w:t xml:space="preserve"> date</w:t>
      </w:r>
      <w:r w:rsidR="000032D9" w:rsidRPr="00AC319B">
        <w:rPr>
          <w:rFonts w:eastAsia="Times New Roman" w:cstheme="minorHAnsi"/>
          <w:color w:val="000000"/>
          <w:lang w:val="en-US" w:eastAsia="ca-ES"/>
        </w:rPr>
        <w:t xml:space="preserve"> to </w:t>
      </w:r>
      <w:r w:rsidR="00F575A2" w:rsidRPr="00AC319B">
        <w:rPr>
          <w:rFonts w:eastAsia="Times New Roman" w:cstheme="minorHAnsi"/>
          <w:color w:val="000000"/>
          <w:lang w:val="en-US" w:eastAsia="ca-ES"/>
        </w:rPr>
        <w:t>T</w:t>
      </w:r>
      <w:r w:rsidR="000032D9" w:rsidRPr="00AC319B">
        <w:rPr>
          <w:rFonts w:eastAsia="Times New Roman" w:cstheme="minorHAnsi"/>
          <w:color w:val="000000"/>
          <w:lang w:val="en-US" w:eastAsia="ca-ES"/>
        </w:rPr>
        <w:t>50</w:t>
      </w:r>
      <w:r w:rsidR="001F39C7" w:rsidRPr="00AC319B">
        <w:rPr>
          <w:rFonts w:eastAsia="Times New Roman" w:cstheme="minorHAnsi"/>
          <w:color w:val="000000"/>
          <w:lang w:val="en-US" w:eastAsia="ca-ES"/>
        </w:rPr>
        <w:t xml:space="preserve"> date</w:t>
      </w:r>
      <w:r w:rsidR="00A62FA4" w:rsidRPr="00AC319B">
        <w:rPr>
          <w:rFonts w:eastAsia="Times New Roman" w:cstheme="minorHAnsi"/>
          <w:color w:val="000000"/>
          <w:lang w:val="en-US" w:eastAsia="ca-ES"/>
        </w:rPr>
        <w:t xml:space="preserve"> </w:t>
      </w:r>
      <w:r w:rsidR="000032D9" w:rsidRPr="00AC319B">
        <w:rPr>
          <w:rFonts w:eastAsia="Times New Roman" w:cstheme="minorHAnsi"/>
          <w:color w:val="000000"/>
          <w:lang w:val="en-US" w:eastAsia="ca-ES"/>
        </w:rPr>
        <w:t>for each</w:t>
      </w:r>
      <w:r w:rsidR="001F39C7" w:rsidRPr="00AC319B">
        <w:rPr>
          <w:rFonts w:eastAsia="Times New Roman" w:cstheme="minorHAnsi"/>
          <w:color w:val="000000"/>
          <w:lang w:val="en-US" w:eastAsia="ca-ES"/>
        </w:rPr>
        <w:t xml:space="preserve"> </w:t>
      </w:r>
      <w:r w:rsidR="00F575A2" w:rsidRPr="00AC319B">
        <w:rPr>
          <w:rFonts w:eastAsia="Times New Roman" w:cstheme="minorHAnsi"/>
          <w:color w:val="000000"/>
          <w:lang w:val="en-US" w:eastAsia="ca-ES"/>
        </w:rPr>
        <w:t>P</w:t>
      </w:r>
      <w:r w:rsidR="007245CB" w:rsidRPr="00AC319B">
        <w:rPr>
          <w:rFonts w:eastAsia="Times New Roman" w:cstheme="minorHAnsi"/>
          <w:color w:val="000000"/>
          <w:lang w:val="en-US" w:eastAsia="ca-ES"/>
        </w:rPr>
        <w:t>etri</w:t>
      </w:r>
      <w:r w:rsidR="000C6EEE" w:rsidRPr="00AC319B">
        <w:rPr>
          <w:rFonts w:eastAsia="Times New Roman" w:cstheme="minorHAnsi"/>
          <w:color w:val="000000"/>
          <w:lang w:val="en-US" w:eastAsia="ca-ES"/>
        </w:rPr>
        <w:t xml:space="preserve"> </w:t>
      </w:r>
      <w:r w:rsidR="007245CB" w:rsidRPr="00AC319B">
        <w:rPr>
          <w:rFonts w:eastAsia="Times New Roman" w:cstheme="minorHAnsi"/>
          <w:color w:val="000000"/>
          <w:lang w:val="en-US" w:eastAsia="ca-ES"/>
        </w:rPr>
        <w:t>dish</w:t>
      </w:r>
      <w:r w:rsidR="000032D9" w:rsidRPr="00AC319B">
        <w:rPr>
          <w:rFonts w:eastAsia="Times New Roman" w:cstheme="minorHAnsi"/>
          <w:color w:val="000000"/>
          <w:lang w:val="en-US" w:eastAsia="ca-ES"/>
        </w:rPr>
        <w:t>.</w:t>
      </w:r>
    </w:p>
    <w:p w14:paraId="63F82D78" w14:textId="0E30BDD5" w:rsidR="00605381" w:rsidRDefault="00C54E03" w:rsidP="00A075C7">
      <w:pPr>
        <w:shd w:val="clear" w:color="auto" w:fill="FFFFFF"/>
        <w:spacing w:line="360" w:lineRule="auto"/>
        <w:jc w:val="both"/>
        <w:textAlignment w:val="baseline"/>
        <w:rPr>
          <w:ins w:id="65" w:author="FRANCISCO DE BORJA JIMENEZ-ALFARO GONZALEZ" w:date="2024-01-08T13:16:00Z"/>
          <w:rFonts w:eastAsia="Times New Roman" w:cstheme="minorHAnsi"/>
          <w:color w:val="000000"/>
          <w:lang w:val="en-US" w:eastAsia="ca-ES"/>
        </w:rPr>
      </w:pPr>
      <w:r w:rsidRPr="00AC319B">
        <w:rPr>
          <w:rFonts w:eastAsia="Times New Roman" w:cstheme="minorHAnsi"/>
          <w:color w:val="000000"/>
          <w:lang w:val="en-US" w:eastAsia="ca-ES"/>
        </w:rPr>
        <w:t xml:space="preserve">To answer the first </w:t>
      </w:r>
      <w:r w:rsidR="00272493" w:rsidRPr="00AC319B">
        <w:rPr>
          <w:rFonts w:eastAsia="Times New Roman" w:cstheme="minorHAnsi"/>
          <w:color w:val="000000"/>
          <w:lang w:val="en-US" w:eastAsia="ca-ES"/>
        </w:rPr>
        <w:t>question</w:t>
      </w:r>
      <w:r w:rsidR="00436E25" w:rsidRPr="00AC319B">
        <w:rPr>
          <w:rFonts w:eastAsia="Times New Roman" w:cstheme="minorHAnsi"/>
          <w:color w:val="000000"/>
          <w:lang w:val="en-US" w:eastAsia="ca-ES"/>
        </w:rPr>
        <w:t>,</w:t>
      </w:r>
      <w:r w:rsidRPr="00AC319B">
        <w:rPr>
          <w:rFonts w:eastAsia="Times New Roman" w:cstheme="minorHAnsi"/>
          <w:color w:val="000000"/>
          <w:lang w:val="en-US" w:eastAsia="ca-ES"/>
        </w:rPr>
        <w:t xml:space="preserve"> </w:t>
      </w:r>
      <w:r w:rsidR="00AD2703" w:rsidRPr="00AC319B">
        <w:rPr>
          <w:rFonts w:eastAsia="Times New Roman" w:cstheme="minorHAnsi"/>
          <w:color w:val="000000"/>
          <w:lang w:val="en-US" w:eastAsia="ca-ES"/>
        </w:rPr>
        <w:t xml:space="preserve">will microclimatic scenarios modify the germination </w:t>
      </w:r>
      <w:r w:rsidR="00AD2703" w:rsidRPr="00AC319B">
        <w:rPr>
          <w:rFonts w:eastAsia="Arial" w:cstheme="minorHAnsi"/>
          <w:lang w:val="en-US"/>
        </w:rPr>
        <w:t>phenology</w:t>
      </w:r>
      <w:r w:rsidR="00AD2703" w:rsidRPr="00AC319B">
        <w:rPr>
          <w:rFonts w:eastAsia="Times New Roman" w:cstheme="minorHAnsi"/>
          <w:color w:val="000000"/>
          <w:lang w:val="en-US" w:eastAsia="ca-ES"/>
        </w:rPr>
        <w:t xml:space="preserve"> of alpine communities?</w:t>
      </w:r>
      <w:r w:rsidR="00AD2703">
        <w:rPr>
          <w:rFonts w:eastAsia="Times New Roman" w:cstheme="minorHAnsi"/>
          <w:color w:val="000000"/>
          <w:lang w:val="en-US" w:eastAsia="ca-ES"/>
        </w:rPr>
        <w:t xml:space="preserve"> W</w:t>
      </w:r>
      <w:r w:rsidRPr="00AC319B">
        <w:rPr>
          <w:rFonts w:eastAsia="Times New Roman" w:cstheme="minorHAnsi"/>
          <w:color w:val="000000"/>
          <w:lang w:val="en-US" w:eastAsia="ca-ES"/>
        </w:rPr>
        <w:t>e</w:t>
      </w:r>
      <w:r w:rsidR="00D31395" w:rsidRPr="00AC319B">
        <w:rPr>
          <w:rFonts w:eastAsia="Times New Roman" w:cstheme="minorHAnsi"/>
          <w:color w:val="000000"/>
          <w:lang w:val="en-US" w:eastAsia="ca-ES"/>
        </w:rPr>
        <w:t xml:space="preserve"> </w:t>
      </w:r>
      <w:r w:rsidR="0075414D" w:rsidRPr="00AC319B">
        <w:rPr>
          <w:rFonts w:eastAsia="Times New Roman" w:cstheme="minorHAnsi"/>
          <w:color w:val="000000"/>
          <w:lang w:val="en-US" w:eastAsia="ca-ES"/>
        </w:rPr>
        <w:t xml:space="preserve">analyzed </w:t>
      </w:r>
      <w:ins w:id="66" w:author="FRANCISCO DE BORJA JIMENEZ-ALFARO GONZALEZ" w:date="2024-01-08T13:16:00Z">
        <w:r w:rsidR="0015536B">
          <w:rPr>
            <w:rFonts w:eastAsia="Times New Roman" w:cstheme="minorHAnsi"/>
            <w:color w:val="000000"/>
            <w:lang w:val="en-US" w:eastAsia="ca-ES"/>
          </w:rPr>
          <w:t>(</w:t>
        </w:r>
        <w:proofErr w:type="spellStart"/>
        <w:r w:rsidR="0015536B" w:rsidRPr="00AC319B">
          <w:rPr>
            <w:rFonts w:eastAsia="Times New Roman" w:cstheme="minorHAnsi"/>
            <w:color w:val="000000"/>
            <w:lang w:val="en-US" w:eastAsia="ca-ES"/>
          </w:rPr>
          <w:t>MCMCglmm</w:t>
        </w:r>
        <w:proofErr w:type="spellEnd"/>
        <w:r w:rsidR="0015536B">
          <w:rPr>
            <w:rFonts w:eastAsia="Times New Roman" w:cstheme="minorHAnsi"/>
            <w:color w:val="000000"/>
            <w:lang w:val="en-US" w:eastAsia="ca-ES"/>
          </w:rPr>
          <w:t xml:space="preserve">) </w:t>
        </w:r>
      </w:ins>
      <w:r w:rsidR="0075414D" w:rsidRPr="00AC319B">
        <w:rPr>
          <w:rFonts w:eastAsia="Times New Roman" w:cstheme="minorHAnsi"/>
          <w:color w:val="000000"/>
          <w:lang w:val="en-US" w:eastAsia="ca-ES"/>
        </w:rPr>
        <w:t xml:space="preserve">each community separately and </w:t>
      </w:r>
      <w:r w:rsidR="00D31395" w:rsidRPr="00AC319B">
        <w:rPr>
          <w:rFonts w:eastAsia="Times New Roman" w:cstheme="minorHAnsi"/>
          <w:color w:val="000000"/>
          <w:lang w:val="en-US" w:eastAsia="ca-ES"/>
        </w:rPr>
        <w:t xml:space="preserve">modeled </w:t>
      </w:r>
      <w:r w:rsidR="00623709" w:rsidRPr="00AC319B">
        <w:rPr>
          <w:rFonts w:eastAsia="Times New Roman" w:cstheme="minorHAnsi"/>
          <w:color w:val="000000"/>
          <w:lang w:val="en-US" w:eastAsia="ca-ES"/>
        </w:rPr>
        <w:t xml:space="preserve">every </w:t>
      </w:r>
      <w:r w:rsidR="004D1600" w:rsidRPr="00AC319B">
        <w:rPr>
          <w:rFonts w:eastAsia="Times New Roman" w:cstheme="minorHAnsi"/>
          <w:color w:val="000000"/>
          <w:lang w:val="en-US" w:eastAsia="ca-ES"/>
        </w:rPr>
        <w:t xml:space="preserve">germination </w:t>
      </w:r>
      <w:r w:rsidR="00E93F63" w:rsidRPr="00AC319B">
        <w:rPr>
          <w:rFonts w:eastAsia="Times New Roman" w:cstheme="minorHAnsi"/>
          <w:color w:val="000000"/>
          <w:lang w:val="en-US" w:eastAsia="ca-ES"/>
        </w:rPr>
        <w:t>trait</w:t>
      </w:r>
      <w:r w:rsidR="004D1600" w:rsidRPr="00AC319B">
        <w:rPr>
          <w:rFonts w:eastAsia="Times New Roman" w:cstheme="minorHAnsi"/>
          <w:color w:val="000000"/>
          <w:lang w:val="en-US" w:eastAsia="ca-ES"/>
        </w:rPr>
        <w:t xml:space="preserve"> as response variable and incubator as </w:t>
      </w:r>
      <w:r w:rsidR="00D31395" w:rsidRPr="00AC319B">
        <w:rPr>
          <w:rFonts w:eastAsia="Times New Roman" w:cstheme="minorHAnsi"/>
          <w:color w:val="000000"/>
          <w:lang w:val="en-US" w:eastAsia="ca-ES"/>
        </w:rPr>
        <w:t>explanatory variable (</w:t>
      </w:r>
      <w:r w:rsidR="004D1600" w:rsidRPr="00AC319B">
        <w:rPr>
          <w:rFonts w:eastAsia="Times New Roman" w:cstheme="minorHAnsi"/>
          <w:color w:val="000000"/>
          <w:lang w:val="en-US" w:eastAsia="ca-ES"/>
        </w:rPr>
        <w:t>fixed factor</w:t>
      </w:r>
      <w:r w:rsidR="00D31395" w:rsidRPr="00AC319B">
        <w:rPr>
          <w:rFonts w:eastAsia="Times New Roman" w:cstheme="minorHAnsi"/>
          <w:color w:val="000000"/>
          <w:lang w:val="en-US" w:eastAsia="ca-ES"/>
        </w:rPr>
        <w:t>)</w:t>
      </w:r>
      <w:r w:rsidR="004D1600" w:rsidRPr="00AC319B">
        <w:rPr>
          <w:rFonts w:eastAsia="Times New Roman" w:cstheme="minorHAnsi"/>
          <w:color w:val="000000"/>
          <w:lang w:val="en-US" w:eastAsia="ca-ES"/>
        </w:rPr>
        <w:t>, while phylogeny and collection site (nested within species) we</w:t>
      </w:r>
      <w:r w:rsidR="00272493" w:rsidRPr="00AC319B">
        <w:rPr>
          <w:rFonts w:eastAsia="Times New Roman" w:cstheme="minorHAnsi"/>
          <w:color w:val="000000"/>
          <w:lang w:val="en-US" w:eastAsia="ca-ES"/>
        </w:rPr>
        <w:t xml:space="preserve">re specified as random factors (germination </w:t>
      </w:r>
      <w:r w:rsidR="00885209">
        <w:rPr>
          <w:rFonts w:eastAsia="Times New Roman" w:cstheme="minorHAnsi"/>
          <w:color w:val="000000"/>
          <w:lang w:val="en-US" w:eastAsia="ca-ES"/>
        </w:rPr>
        <w:t>trait</w:t>
      </w:r>
      <w:r w:rsidR="00272493" w:rsidRPr="00AC319B">
        <w:rPr>
          <w:rFonts w:eastAsia="Times New Roman" w:cstheme="minorHAnsi"/>
          <w:color w:val="000000"/>
          <w:lang w:val="en-US" w:eastAsia="ca-ES"/>
        </w:rPr>
        <w:t xml:space="preserve">~ incubator). </w:t>
      </w:r>
    </w:p>
    <w:p w14:paraId="75248957" w14:textId="431F6D18" w:rsidR="00ED167A" w:rsidRDefault="00436E25" w:rsidP="00A075C7">
      <w:pPr>
        <w:shd w:val="clear" w:color="auto" w:fill="FFFFFF"/>
        <w:spacing w:line="360" w:lineRule="auto"/>
        <w:jc w:val="both"/>
        <w:textAlignment w:val="baseline"/>
        <w:rPr>
          <w:ins w:id="67" w:author="FRANCISCO DE BORJA JIMENEZ-ALFARO GONZALEZ" w:date="2024-01-08T13:14:00Z"/>
          <w:rFonts w:eastAsia="Times New Roman" w:cstheme="minorHAnsi"/>
          <w:color w:val="000000"/>
          <w:lang w:val="en-US" w:eastAsia="ca-ES"/>
        </w:rPr>
      </w:pPr>
      <w:r w:rsidRPr="00AC319B">
        <w:rPr>
          <w:rFonts w:eastAsia="Times New Roman" w:cstheme="minorHAnsi"/>
          <w:color w:val="000000"/>
          <w:lang w:val="en-US" w:eastAsia="ca-ES"/>
        </w:rPr>
        <w:t>To answer the second question,</w:t>
      </w:r>
      <w:r w:rsidR="00AD2703">
        <w:rPr>
          <w:rFonts w:eastAsia="Times New Roman" w:cstheme="minorHAnsi"/>
          <w:color w:val="000000"/>
          <w:lang w:val="en-US" w:eastAsia="ca-ES"/>
        </w:rPr>
        <w:t xml:space="preserve"> </w:t>
      </w:r>
      <w:r w:rsidR="00AD2703" w:rsidRPr="00AC319B">
        <w:rPr>
          <w:rFonts w:eastAsia="Times New Roman" w:cstheme="minorHAnsi"/>
          <w:color w:val="000000"/>
          <w:lang w:val="en-US" w:eastAsia="ca-ES"/>
        </w:rPr>
        <w:t xml:space="preserve">do alpine communities from different macroclimates show different patterns of germination </w:t>
      </w:r>
      <w:r w:rsidR="00AD2703" w:rsidRPr="00AC319B">
        <w:rPr>
          <w:rFonts w:eastAsia="Arial" w:cstheme="minorHAnsi"/>
          <w:lang w:val="en-US"/>
        </w:rPr>
        <w:t>phenology</w:t>
      </w:r>
      <w:r w:rsidR="00AD2703"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 </w:t>
      </w:r>
      <w:r w:rsidR="00AD2703">
        <w:rPr>
          <w:rFonts w:eastAsia="Times New Roman" w:cstheme="minorHAnsi"/>
          <w:color w:val="000000"/>
          <w:lang w:val="en-US" w:eastAsia="ca-ES"/>
        </w:rPr>
        <w:t>W</w:t>
      </w:r>
      <w:r w:rsidRPr="00AC319B">
        <w:rPr>
          <w:rFonts w:eastAsia="Times New Roman" w:cstheme="minorHAnsi"/>
          <w:color w:val="000000"/>
          <w:lang w:val="en-US" w:eastAsia="ca-ES"/>
        </w:rPr>
        <w:t xml:space="preserve">e tested </w:t>
      </w:r>
      <w:r w:rsidR="00D31395" w:rsidRPr="00AC319B">
        <w:rPr>
          <w:rFonts w:eastAsia="Times New Roman" w:cstheme="minorHAnsi"/>
          <w:color w:val="000000"/>
          <w:lang w:val="en-US" w:eastAsia="ca-ES"/>
        </w:rPr>
        <w:t xml:space="preserve">each </w:t>
      </w:r>
      <w:r w:rsidRPr="00AC319B">
        <w:rPr>
          <w:rFonts w:eastAsia="Times New Roman" w:cstheme="minorHAnsi"/>
          <w:color w:val="000000"/>
          <w:lang w:val="en-US" w:eastAsia="ca-ES"/>
        </w:rPr>
        <w:t xml:space="preserve">germination </w:t>
      </w:r>
      <w:r w:rsidR="00E93F63" w:rsidRPr="00AC319B">
        <w:rPr>
          <w:rFonts w:eastAsia="Times New Roman" w:cstheme="minorHAnsi"/>
          <w:color w:val="000000"/>
          <w:lang w:val="en-US" w:eastAsia="ca-ES"/>
        </w:rPr>
        <w:t>trait</w:t>
      </w:r>
      <w:r w:rsidRPr="00AC319B">
        <w:rPr>
          <w:rFonts w:eastAsia="Times New Roman" w:cstheme="minorHAnsi"/>
          <w:color w:val="000000"/>
          <w:lang w:val="en-US" w:eastAsia="ca-ES"/>
        </w:rPr>
        <w:t xml:space="preserve"> as response variable and both incubator and community as </w:t>
      </w:r>
      <w:r w:rsidR="00D31395" w:rsidRPr="00AC319B">
        <w:rPr>
          <w:rFonts w:eastAsia="Times New Roman" w:cstheme="minorHAnsi"/>
          <w:color w:val="000000"/>
          <w:lang w:val="en-US" w:eastAsia="ca-ES"/>
        </w:rPr>
        <w:t>explanatory variables (</w:t>
      </w:r>
      <w:r w:rsidRPr="00AC319B">
        <w:rPr>
          <w:rFonts w:eastAsia="Times New Roman" w:cstheme="minorHAnsi"/>
          <w:color w:val="000000"/>
          <w:lang w:val="en-US" w:eastAsia="ca-ES"/>
        </w:rPr>
        <w:t>fixed factors</w:t>
      </w:r>
      <w:r w:rsidR="00D31395" w:rsidRPr="00AC319B">
        <w:rPr>
          <w:rFonts w:eastAsia="Times New Roman" w:cstheme="minorHAnsi"/>
          <w:color w:val="000000"/>
          <w:lang w:val="en-US" w:eastAsia="ca-ES"/>
        </w:rPr>
        <w:t>)</w:t>
      </w:r>
      <w:r w:rsidR="00980813" w:rsidRPr="00AC319B">
        <w:rPr>
          <w:rFonts w:eastAsia="Times New Roman" w:cstheme="minorHAnsi"/>
          <w:color w:val="000000"/>
          <w:lang w:val="en-US" w:eastAsia="ca-ES"/>
        </w:rPr>
        <w:t xml:space="preserve"> paying special attention to their interaction</w:t>
      </w:r>
      <w:r w:rsidR="007B7875" w:rsidRPr="00AC319B">
        <w:rPr>
          <w:rFonts w:eastAsia="Times New Roman" w:cstheme="minorHAnsi"/>
          <w:color w:val="000000"/>
          <w:lang w:val="en-US" w:eastAsia="ca-ES"/>
        </w:rPr>
        <w:t>. R</w:t>
      </w:r>
      <w:r w:rsidR="00B13C3B" w:rsidRPr="00AC319B">
        <w:rPr>
          <w:rFonts w:eastAsia="Times New Roman" w:cstheme="minorHAnsi"/>
          <w:color w:val="000000"/>
          <w:lang w:val="en-US" w:eastAsia="ca-ES"/>
        </w:rPr>
        <w:t xml:space="preserve">andom factors remained the same </w:t>
      </w:r>
      <w:r w:rsidR="007B7875" w:rsidRPr="00AC319B">
        <w:rPr>
          <w:rFonts w:eastAsia="Times New Roman" w:cstheme="minorHAnsi"/>
          <w:color w:val="000000"/>
          <w:lang w:val="en-US" w:eastAsia="ca-ES"/>
        </w:rPr>
        <w:t xml:space="preserve">as the first model (germination </w:t>
      </w:r>
      <w:r w:rsidR="0022638E">
        <w:rPr>
          <w:rFonts w:eastAsia="Times New Roman" w:cstheme="minorHAnsi"/>
          <w:color w:val="000000"/>
          <w:lang w:val="en-US" w:eastAsia="ca-ES"/>
        </w:rPr>
        <w:t>trait</w:t>
      </w:r>
      <w:r w:rsidR="007B7875" w:rsidRPr="00AC319B">
        <w:rPr>
          <w:rFonts w:eastAsia="Times New Roman" w:cstheme="minorHAnsi"/>
          <w:color w:val="000000"/>
          <w:lang w:val="en-US" w:eastAsia="ca-ES"/>
        </w:rPr>
        <w:t xml:space="preserve"> ~ incubator * community)</w:t>
      </w:r>
      <w:r w:rsidR="00B13C3B" w:rsidRPr="00AC319B">
        <w:rPr>
          <w:rFonts w:eastAsia="Times New Roman" w:cstheme="minorHAnsi"/>
          <w:color w:val="000000"/>
          <w:lang w:val="en-US" w:eastAsia="ca-ES"/>
        </w:rPr>
        <w:t xml:space="preserve">. </w:t>
      </w:r>
      <w:r w:rsidR="00CA5FE9" w:rsidRPr="00AC319B">
        <w:rPr>
          <w:rFonts w:eastAsia="Times New Roman" w:cstheme="minorHAnsi"/>
          <w:color w:val="000000"/>
          <w:lang w:val="en-US" w:eastAsia="ca-ES"/>
        </w:rPr>
        <w:t xml:space="preserve">Phylogeny </w:t>
      </w:r>
      <w:r w:rsidR="00826A74" w:rsidRPr="00AC319B">
        <w:rPr>
          <w:rFonts w:eastAsia="Times New Roman" w:cstheme="minorHAnsi"/>
          <w:color w:val="000000"/>
          <w:lang w:val="en-US" w:eastAsia="ca-ES"/>
        </w:rPr>
        <w:t xml:space="preserve">was included using a reconstructed tree for the 54 species, created with </w:t>
      </w:r>
      <w:r w:rsidR="00327481" w:rsidRPr="00AC319B">
        <w:rPr>
          <w:rFonts w:eastAsia="Times New Roman" w:cstheme="minorHAnsi"/>
          <w:color w:val="000000"/>
          <w:lang w:val="en-US" w:eastAsia="ca-ES"/>
        </w:rPr>
        <w:t xml:space="preserve">V.PHYLOMAKER R package </w:t>
      </w:r>
      <w:r w:rsidR="0081444B"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81444B"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(Jin &amp; Qian 2019)</w:t>
      </w:r>
      <w:r w:rsidR="0081444B" w:rsidRPr="00AC319B">
        <w:rPr>
          <w:rFonts w:eastAsia="Times New Roman" w:cstheme="minorHAnsi"/>
          <w:color w:val="000000"/>
          <w:lang w:val="en-US" w:eastAsia="ca-ES"/>
        </w:rPr>
        <w:fldChar w:fldCharType="end"/>
      </w:r>
      <w:r w:rsidR="0081444B" w:rsidRPr="00AC319B">
        <w:rPr>
          <w:rFonts w:eastAsia="Times New Roman" w:cstheme="minorHAnsi"/>
          <w:color w:val="000000"/>
          <w:lang w:val="en-US" w:eastAsia="ca-ES"/>
        </w:rPr>
        <w:t xml:space="preserve">. </w:t>
      </w:r>
      <w:r w:rsidR="00767538" w:rsidRPr="00AC319B">
        <w:rPr>
          <w:rFonts w:eastAsia="Times New Roman" w:cstheme="minorHAnsi"/>
          <w:color w:val="000000"/>
          <w:lang w:val="en-US" w:eastAsia="ca-ES"/>
        </w:rPr>
        <w:t>In all models we used weakly informative priors</w:t>
      </w:r>
      <w:r w:rsidR="00DB10B5" w:rsidRPr="00AC319B">
        <w:rPr>
          <w:rFonts w:eastAsia="Times New Roman" w:cstheme="minorHAnsi"/>
          <w:color w:val="000000"/>
          <w:lang w:val="en-US" w:eastAsia="ca-ES"/>
        </w:rPr>
        <w:t>, with parameter-expanded priors for the random effects. Each model was run</w:t>
      </w:r>
      <w:r w:rsidR="006D67A5" w:rsidRPr="00AC319B">
        <w:rPr>
          <w:rFonts w:eastAsia="Times New Roman" w:cstheme="minorHAnsi"/>
          <w:color w:val="000000"/>
          <w:lang w:val="en-US" w:eastAsia="ca-ES"/>
        </w:rPr>
        <w:t xml:space="preserve"> for </w:t>
      </w:r>
      <w:r w:rsidR="002C4CAC" w:rsidRPr="00AC319B">
        <w:rPr>
          <w:rFonts w:eastAsia="Times New Roman" w:cstheme="minorHAnsi"/>
          <w:color w:val="000000"/>
          <w:lang w:val="en-US" w:eastAsia="ca-ES"/>
        </w:rPr>
        <w:t>1 000 000 iterations</w:t>
      </w:r>
      <w:r w:rsidR="006D67A5" w:rsidRPr="00AC319B">
        <w:rPr>
          <w:rFonts w:eastAsia="Times New Roman" w:cstheme="minorHAnsi"/>
          <w:color w:val="000000"/>
          <w:lang w:val="en-US" w:eastAsia="ca-ES"/>
        </w:rPr>
        <w:t xml:space="preserve">, </w:t>
      </w:r>
      <w:r w:rsidR="002C4CAC" w:rsidRPr="00AC319B">
        <w:rPr>
          <w:rFonts w:eastAsia="Times New Roman" w:cstheme="minorHAnsi"/>
          <w:color w:val="000000"/>
          <w:lang w:val="en-US" w:eastAsia="ca-ES"/>
        </w:rPr>
        <w:t xml:space="preserve">with an initial </w:t>
      </w:r>
      <w:r w:rsidR="007A1C09" w:rsidRPr="00AC319B">
        <w:rPr>
          <w:rFonts w:eastAsia="Times New Roman" w:cstheme="minorHAnsi"/>
          <w:color w:val="000000"/>
          <w:lang w:val="en-US" w:eastAsia="ca-ES"/>
        </w:rPr>
        <w:t>burn of</w:t>
      </w:r>
      <w:r w:rsidR="008B5B26" w:rsidRPr="00AC319B">
        <w:rPr>
          <w:rFonts w:eastAsia="Times New Roman" w:cstheme="minorHAnsi"/>
          <w:color w:val="000000"/>
          <w:lang w:val="en-US" w:eastAsia="ca-ES"/>
        </w:rPr>
        <w:t xml:space="preserve"> 100 000 and a thin</w:t>
      </w:r>
      <w:r w:rsidR="005255E8" w:rsidRPr="00AC319B">
        <w:rPr>
          <w:rFonts w:eastAsia="Times New Roman" w:cstheme="minorHAnsi"/>
          <w:color w:val="000000"/>
          <w:lang w:val="en-US" w:eastAsia="ca-ES"/>
        </w:rPr>
        <w:t>n</w:t>
      </w:r>
      <w:r w:rsidR="008B5B26" w:rsidRPr="00AC319B">
        <w:rPr>
          <w:rFonts w:eastAsia="Times New Roman" w:cstheme="minorHAnsi"/>
          <w:color w:val="000000"/>
          <w:lang w:val="en-US" w:eastAsia="ca-ES"/>
        </w:rPr>
        <w:t xml:space="preserve">ing interval of 100. </w:t>
      </w:r>
      <w:r w:rsidR="00E05CCB" w:rsidRPr="00AC319B">
        <w:rPr>
          <w:rFonts w:eastAsia="Times New Roman" w:cstheme="minorHAnsi"/>
          <w:color w:val="000000"/>
          <w:lang w:val="en-US" w:eastAsia="ca-ES"/>
        </w:rPr>
        <w:t>From the resulting posterior distributions</w:t>
      </w:r>
      <w:r w:rsidR="006225F1" w:rsidRPr="00AC319B">
        <w:rPr>
          <w:rFonts w:eastAsia="Times New Roman" w:cstheme="minorHAnsi"/>
          <w:color w:val="000000"/>
          <w:lang w:val="en-US" w:eastAsia="ca-ES"/>
        </w:rPr>
        <w:t xml:space="preserve">, we calculated mean parameter estimates and 95% credible intervals (CI). </w:t>
      </w:r>
      <w:r w:rsidR="002343D1" w:rsidRPr="00AC319B">
        <w:rPr>
          <w:rFonts w:eastAsia="Times New Roman" w:cstheme="minorHAnsi"/>
          <w:color w:val="000000"/>
          <w:lang w:val="en-US" w:eastAsia="ca-ES"/>
        </w:rPr>
        <w:t>To estimate phylogenetic signal of seed germination over all variables we used Pagels’s lambda (</w:t>
      </w:r>
      <w:r w:rsidR="00A30796" w:rsidRPr="00AC319B">
        <w:rPr>
          <w:rFonts w:eastAsia="Times New Roman" w:cstheme="minorHAnsi"/>
          <w:color w:val="000000"/>
          <w:lang w:val="en-US" w:eastAsia="ca-ES"/>
        </w:rPr>
        <w:t>λ</w:t>
      </w:r>
      <w:r w:rsidR="002343D1" w:rsidRPr="00AC319B">
        <w:rPr>
          <w:rFonts w:eastAsia="Times New Roman" w:cstheme="minorHAnsi"/>
          <w:color w:val="000000"/>
          <w:lang w:val="en-US" w:eastAsia="ca-ES"/>
        </w:rPr>
        <w:t xml:space="preserve">) </w:t>
      </w:r>
      <w:r w:rsidR="0044479F"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AC319B">
        <w:rPr>
          <w:rFonts w:eastAsia="Times New Roman" w:cstheme="minorHAnsi"/>
          <w:color w:val="000000"/>
          <w:lang w:val="en-US" w:eastAsia="ca-ES"/>
        </w:rPr>
        <w:fldChar w:fldCharType="separate"/>
      </w:r>
      <w:r w:rsidR="0044479F" w:rsidRPr="00AC319B">
        <w:rPr>
          <w:rFonts w:eastAsia="Times New Roman" w:cstheme="minorHAnsi"/>
          <w:noProof/>
          <w:color w:val="000000"/>
          <w:lang w:val="en-US" w:eastAsia="ca-ES"/>
        </w:rPr>
        <w:t>(Pagel, 1999)</w:t>
      </w:r>
      <w:r w:rsidR="0044479F" w:rsidRPr="00AC319B">
        <w:rPr>
          <w:rFonts w:eastAsia="Times New Roman" w:cstheme="minorHAnsi"/>
          <w:color w:val="000000"/>
          <w:lang w:val="en-US" w:eastAsia="ca-ES"/>
        </w:rPr>
        <w:fldChar w:fldCharType="end"/>
      </w:r>
      <w:r w:rsidR="00B17893" w:rsidRPr="00AC319B">
        <w:rPr>
          <w:rFonts w:eastAsia="Times New Roman" w:cstheme="minorHAnsi"/>
          <w:color w:val="000000"/>
          <w:lang w:val="en-US" w:eastAsia="ca-ES"/>
        </w:rPr>
        <w:t>.</w:t>
      </w:r>
      <w:r w:rsidR="00A91812" w:rsidRPr="00AC319B">
        <w:rPr>
          <w:rFonts w:eastAsia="Times New Roman" w:cstheme="minorHAnsi"/>
          <w:color w:val="000000"/>
          <w:lang w:val="en-US" w:eastAsia="ca-ES"/>
        </w:rPr>
        <w:t xml:space="preserve">  </w:t>
      </w:r>
    </w:p>
    <w:p w14:paraId="71799648" w14:textId="77777777" w:rsidR="00CA159A" w:rsidRDefault="00CA159A" w:rsidP="00CA159A">
      <w:pPr>
        <w:shd w:val="clear" w:color="auto" w:fill="FFFFFF"/>
        <w:spacing w:line="360" w:lineRule="auto"/>
        <w:jc w:val="both"/>
        <w:textAlignment w:val="baseline"/>
        <w:rPr>
          <w:moveTo w:id="68" w:author="FRANCISCO DE BORJA JIMENEZ-ALFARO GONZALEZ" w:date="2024-01-08T13:14:00Z"/>
          <w:rFonts w:eastAsia="Times New Roman" w:cstheme="minorHAnsi"/>
          <w:color w:val="000000"/>
          <w:lang w:val="en-US" w:eastAsia="ca-ES"/>
        </w:rPr>
      </w:pPr>
      <w:moveToRangeStart w:id="69" w:author="FRANCISCO DE BORJA JIMENEZ-ALFARO GONZALEZ" w:date="2024-01-08T13:14:00Z" w:name="move155612095"/>
      <w:moveTo w:id="70" w:author="FRANCISCO DE BORJA JIMENEZ-ALFARO GONZALEZ" w:date="2024-01-08T13:14:00Z">
        <w:r>
          <w:rPr>
            <w:rFonts w:cstheme="minorHAnsi"/>
            <w:lang w:val="en-US"/>
          </w:rPr>
          <w:t xml:space="preserve">To further explore the relationship between species and germination traits we divided the raw data </w:t>
        </w:r>
        <w:proofErr w:type="gramStart"/>
        <w:r>
          <w:rPr>
            <w:rFonts w:cstheme="minorHAnsi"/>
            <w:lang w:val="en-US"/>
          </w:rPr>
          <w:t>in</w:t>
        </w:r>
        <w:proofErr w:type="gramEnd"/>
        <w:r>
          <w:rPr>
            <w:rFonts w:cstheme="minorHAnsi"/>
            <w:lang w:val="en-US"/>
          </w:rPr>
          <w:t xml:space="preserve"> 4 subsets, one per each community at each incubator (see fig 4) and perform a PCA (</w:t>
        </w:r>
        <w:proofErr w:type="spellStart"/>
        <w:r>
          <w:rPr>
            <w:rFonts w:cstheme="minorHAnsi"/>
            <w:lang w:val="en-US"/>
          </w:rPr>
          <w:t>FactoMineR</w:t>
        </w:r>
        <w:proofErr w:type="spellEnd"/>
        <w:r>
          <w:rPr>
            <w:rFonts w:cstheme="minorHAnsi"/>
            <w:lang w:val="en-US"/>
          </w:rPr>
          <w:t xml:space="preserve"> package REF). To select non redundant </w:t>
        </w:r>
        <w:proofErr w:type="gramStart"/>
        <w:r>
          <w:rPr>
            <w:rFonts w:cstheme="minorHAnsi"/>
            <w:lang w:val="en-US"/>
          </w:rPr>
          <w:t>traits</w:t>
        </w:r>
        <w:proofErr w:type="gramEnd"/>
        <w:r>
          <w:rPr>
            <w:rFonts w:cstheme="minorHAnsi"/>
            <w:lang w:val="en-US"/>
          </w:rPr>
          <w:t xml:space="preserve"> we first did a correlation analysis (plot with </w:t>
        </w:r>
        <w:proofErr w:type="spellStart"/>
        <w:r>
          <w:rPr>
            <w:rFonts w:cstheme="minorHAnsi"/>
            <w:lang w:val="en-US"/>
          </w:rPr>
          <w:t>corrplot</w:t>
        </w:r>
        <w:proofErr w:type="spellEnd"/>
        <w:r>
          <w:rPr>
            <w:rFonts w:cstheme="minorHAnsi"/>
            <w:lang w:val="en-US"/>
          </w:rPr>
          <w:t xml:space="preserve"> package REF) of all seven traits (Supplementary fig XXX), considering the high correlation between t50 and autumn germination (-0.94) we decided to keep the later. </w:t>
        </w:r>
      </w:moveTo>
    </w:p>
    <w:moveToRangeEnd w:id="69"/>
    <w:p w14:paraId="718FD8FD" w14:textId="0874392A" w:rsidR="00CA159A" w:rsidRPr="00AC319B" w:rsidDel="00CA159A" w:rsidRDefault="00CA159A" w:rsidP="00A075C7">
      <w:pPr>
        <w:shd w:val="clear" w:color="auto" w:fill="FFFFFF"/>
        <w:spacing w:line="360" w:lineRule="auto"/>
        <w:jc w:val="both"/>
        <w:textAlignment w:val="baseline"/>
        <w:rPr>
          <w:del w:id="71" w:author="FRANCISCO DE BORJA JIMENEZ-ALFARO GONZALEZ" w:date="2024-01-08T13:14:00Z"/>
          <w:rFonts w:eastAsia="Times New Roman" w:cstheme="minorHAnsi"/>
          <w:color w:val="000000"/>
          <w:lang w:val="en-US" w:eastAsia="ca-ES"/>
        </w:rPr>
      </w:pPr>
    </w:p>
    <w:p w14:paraId="45E33296" w14:textId="056EC9C6" w:rsidR="00591C90" w:rsidRPr="00757052" w:rsidRDefault="0014564F"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3.</w:t>
      </w:r>
      <w:r w:rsidR="003D6011" w:rsidRPr="00757052">
        <w:rPr>
          <w:rFonts w:eastAsia="Times New Roman"/>
          <w:bdr w:val="none" w:sz="0" w:space="0" w:color="auto" w:frame="1"/>
          <w:lang w:val="en-US" w:eastAsia="ca-ES"/>
        </w:rPr>
        <w:t xml:space="preserve"> </w:t>
      </w:r>
      <w:commentRangeStart w:id="72"/>
      <w:r w:rsidRPr="00757052">
        <w:rPr>
          <w:rFonts w:eastAsia="Times New Roman"/>
          <w:bdr w:val="none" w:sz="0" w:space="0" w:color="auto" w:frame="1"/>
          <w:lang w:val="en-US" w:eastAsia="ca-ES"/>
        </w:rPr>
        <w:t>Results</w:t>
      </w:r>
      <w:commentRangeEnd w:id="72"/>
      <w:r w:rsidR="00404D25" w:rsidRPr="00757052">
        <w:rPr>
          <w:rFonts w:eastAsia="Times New Roman"/>
          <w:bdr w:val="none" w:sz="0" w:space="0" w:color="auto" w:frame="1"/>
          <w:lang w:eastAsia="ca-ES"/>
        </w:rPr>
        <w:commentReference w:id="72"/>
      </w:r>
    </w:p>
    <w:p w14:paraId="7A15BC9F" w14:textId="41721B40" w:rsidR="00BC2BF2" w:rsidRPr="00757052" w:rsidRDefault="00BC2BF2"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 xml:space="preserve">3.1 </w:t>
      </w:r>
      <w:del w:id="73" w:author="FRANCISCO DE BORJA JIMENEZ-ALFARO GONZALEZ" w:date="2024-01-08T12:20:00Z">
        <w:r w:rsidRPr="00757052" w:rsidDel="00AB7434">
          <w:rPr>
            <w:rFonts w:eastAsia="Times New Roman"/>
            <w:bdr w:val="none" w:sz="0" w:space="0" w:color="auto" w:frame="1"/>
            <w:lang w:val="en-US" w:eastAsia="ca-ES"/>
          </w:rPr>
          <w:delText xml:space="preserve">General </w:delText>
        </w:r>
      </w:del>
      <w:ins w:id="74" w:author="FRANCISCO DE BORJA JIMENEZ-ALFARO GONZALEZ" w:date="2024-01-08T12:20:00Z">
        <w:r w:rsidR="00AB7434">
          <w:rPr>
            <w:rFonts w:eastAsia="Times New Roman"/>
            <w:bdr w:val="none" w:sz="0" w:space="0" w:color="auto" w:frame="1"/>
            <w:lang w:val="en-US" w:eastAsia="ca-ES"/>
          </w:rPr>
          <w:t>Germinatio</w:t>
        </w:r>
      </w:ins>
      <w:ins w:id="75" w:author="FRANCISCO DE BORJA JIMENEZ-ALFARO GONZALEZ" w:date="2024-01-08T12:21:00Z">
        <w:r w:rsidR="00D737A5">
          <w:rPr>
            <w:rFonts w:eastAsia="Times New Roman"/>
            <w:bdr w:val="none" w:sz="0" w:space="0" w:color="auto" w:frame="1"/>
            <w:lang w:val="en-US" w:eastAsia="ca-ES"/>
          </w:rPr>
          <w:t>n</w:t>
        </w:r>
      </w:ins>
      <w:ins w:id="76" w:author="FRANCISCO DE BORJA JIMENEZ-ALFARO GONZALEZ" w:date="2024-01-08T12:20:00Z">
        <w:r w:rsidR="00AB7434" w:rsidRPr="00757052">
          <w:rPr>
            <w:rFonts w:eastAsia="Times New Roman"/>
            <w:bdr w:val="none" w:sz="0" w:space="0" w:color="auto" w:frame="1"/>
            <w:lang w:val="en-US" w:eastAsia="ca-ES"/>
          </w:rPr>
          <w:t xml:space="preserve"> </w:t>
        </w:r>
      </w:ins>
      <w:r w:rsidRPr="00757052">
        <w:rPr>
          <w:rFonts w:eastAsia="Times New Roman"/>
          <w:bdr w:val="none" w:sz="0" w:space="0" w:color="auto" w:frame="1"/>
          <w:lang w:val="en-US" w:eastAsia="ca-ES"/>
        </w:rPr>
        <w:t>patterns and species variability</w:t>
      </w:r>
      <w:del w:id="77" w:author="FRANCISCO DE BORJA JIMENEZ-ALFARO GONZALEZ" w:date="2024-01-08T12:20:00Z">
        <w:r w:rsidR="009A7ED6" w:rsidRPr="00757052" w:rsidDel="00AB7434">
          <w:rPr>
            <w:rFonts w:eastAsia="Times New Roman"/>
            <w:bdr w:val="none" w:sz="0" w:space="0" w:color="auto" w:frame="1"/>
            <w:lang w:val="en-US" w:eastAsia="ca-ES"/>
          </w:rPr>
          <w:delText xml:space="preserve"> within</w:delText>
        </w:r>
        <w:r w:rsidR="00B03E17" w:rsidRPr="00757052" w:rsidDel="00AB7434">
          <w:rPr>
            <w:rFonts w:eastAsia="Times New Roman"/>
            <w:bdr w:val="none" w:sz="0" w:space="0" w:color="auto" w:frame="1"/>
            <w:lang w:val="en-US" w:eastAsia="ca-ES"/>
          </w:rPr>
          <w:delText xml:space="preserve"> communities</w:delText>
        </w:r>
        <w:r w:rsidR="009A7ED6" w:rsidRPr="00757052" w:rsidDel="00AB7434">
          <w:rPr>
            <w:rFonts w:eastAsia="Times New Roman"/>
            <w:bdr w:val="none" w:sz="0" w:space="0" w:color="auto" w:frame="1"/>
            <w:lang w:val="en-US" w:eastAsia="ca-ES"/>
          </w:rPr>
          <w:delText xml:space="preserve"> </w:delText>
        </w:r>
      </w:del>
    </w:p>
    <w:p w14:paraId="0AFA55B9" w14:textId="4AF4EEE3" w:rsidR="00363E07" w:rsidRDefault="00064B26" w:rsidP="00363E07">
      <w:pPr>
        <w:spacing w:line="360" w:lineRule="auto"/>
        <w:jc w:val="both"/>
        <w:rPr>
          <w:ins w:id="78" w:author="FRANCISCO DE BORJA JIMENEZ-ALFARO GONZALEZ" w:date="2024-01-08T12:32:00Z"/>
          <w:rFonts w:cstheme="minorHAnsi"/>
          <w:lang w:val="en-US"/>
        </w:rPr>
      </w:pPr>
      <w:r>
        <w:rPr>
          <w:rFonts w:cstheme="minorHAnsi"/>
          <w:lang w:val="en-US"/>
        </w:rPr>
        <w:t xml:space="preserve">The cumulative germination curves </w:t>
      </w:r>
      <w:r w:rsidR="000D5930">
        <w:rPr>
          <w:rFonts w:cstheme="minorHAnsi"/>
          <w:lang w:val="en-US"/>
        </w:rPr>
        <w:t>from all species in each</w:t>
      </w:r>
      <w:r>
        <w:rPr>
          <w:rFonts w:cstheme="minorHAnsi"/>
          <w:lang w:val="en-US"/>
        </w:rPr>
        <w:t xml:space="preserve"> communit</w:t>
      </w:r>
      <w:r w:rsidR="00FE4321">
        <w:rPr>
          <w:rFonts w:cstheme="minorHAnsi"/>
          <w:lang w:val="en-US"/>
        </w:rPr>
        <w:t>y</w:t>
      </w:r>
      <w:r>
        <w:rPr>
          <w:rFonts w:cstheme="minorHAnsi"/>
          <w:lang w:val="en-US"/>
        </w:rPr>
        <w:t xml:space="preserve"> (fig 3A) </w:t>
      </w:r>
      <w:r w:rsidR="000D5930">
        <w:rPr>
          <w:rFonts w:cstheme="minorHAnsi"/>
          <w:lang w:val="en-US"/>
        </w:rPr>
        <w:t>show</w:t>
      </w:r>
      <w:r w:rsidR="00FE4321">
        <w:rPr>
          <w:rFonts w:cstheme="minorHAnsi"/>
          <w:lang w:val="en-US"/>
        </w:rPr>
        <w:t xml:space="preserve"> a noticeable delay between incubators. The delay is represented by the area between the </w:t>
      </w:r>
      <w:proofErr w:type="gramStart"/>
      <w:r w:rsidR="00FE4321">
        <w:rPr>
          <w:rFonts w:cstheme="minorHAnsi"/>
          <w:lang w:val="en-US"/>
        </w:rPr>
        <w:t>curve</w:t>
      </w:r>
      <w:r w:rsidR="00DC6501">
        <w:rPr>
          <w:rFonts w:cstheme="minorHAnsi"/>
          <w:lang w:val="en-US"/>
        </w:rPr>
        <w:t>s</w:t>
      </w:r>
      <w:proofErr w:type="gramEnd"/>
      <w:r w:rsidR="00FE4321">
        <w:rPr>
          <w:rFonts w:cstheme="minorHAnsi"/>
          <w:lang w:val="en-US"/>
        </w:rPr>
        <w:t xml:space="preserve"> </w:t>
      </w:r>
      <w:r w:rsidR="005C37C3">
        <w:rPr>
          <w:rFonts w:cstheme="minorHAnsi"/>
          <w:lang w:val="en-US"/>
        </w:rPr>
        <w:t xml:space="preserve">density </w:t>
      </w:r>
      <w:r w:rsidR="009514C9">
        <w:rPr>
          <w:rFonts w:cstheme="minorHAnsi"/>
          <w:lang w:val="en-US"/>
        </w:rPr>
        <w:t xml:space="preserve">plot; </w:t>
      </w:r>
      <w:r w:rsidR="007E2414">
        <w:rPr>
          <w:rFonts w:cstheme="minorHAnsi"/>
          <w:lang w:val="en-US"/>
        </w:rPr>
        <w:t xml:space="preserve">which is a </w:t>
      </w:r>
      <w:r w:rsidR="004D1922">
        <w:rPr>
          <w:rFonts w:cstheme="minorHAnsi"/>
          <w:lang w:val="en-US"/>
        </w:rPr>
        <w:t xml:space="preserve">measurement of the space between </w:t>
      </w:r>
      <w:r w:rsidR="009514C9">
        <w:rPr>
          <w:rFonts w:cstheme="minorHAnsi"/>
          <w:lang w:val="en-US"/>
        </w:rPr>
        <w:t xml:space="preserve">the both germination curves (one for each incubator) of every species (see individual species germination curves in Supplementary XX). </w:t>
      </w:r>
      <w:r w:rsidR="005C37C3">
        <w:rPr>
          <w:rFonts w:cstheme="minorHAnsi"/>
          <w:lang w:val="en-US"/>
        </w:rPr>
        <w:t xml:space="preserve">In the temperate community the density </w:t>
      </w:r>
      <w:r w:rsidR="00154B16">
        <w:rPr>
          <w:rFonts w:cstheme="minorHAnsi"/>
          <w:lang w:val="en-US"/>
        </w:rPr>
        <w:t xml:space="preserve">plot is wider which mean that </w:t>
      </w:r>
      <w:r w:rsidR="00CB1D99">
        <w:rPr>
          <w:rFonts w:cstheme="minorHAnsi"/>
          <w:lang w:val="en-US"/>
        </w:rPr>
        <w:t xml:space="preserve">more </w:t>
      </w:r>
      <w:r w:rsidR="00154B16">
        <w:rPr>
          <w:rFonts w:cstheme="minorHAnsi"/>
          <w:lang w:val="en-US"/>
        </w:rPr>
        <w:t xml:space="preserve">species had larger areas between curves i.e. more different responses </w:t>
      </w:r>
      <w:r w:rsidR="00CB1D99">
        <w:rPr>
          <w:rFonts w:cstheme="minorHAnsi"/>
          <w:lang w:val="en-US"/>
        </w:rPr>
        <w:t>in</w:t>
      </w:r>
      <w:r w:rsidR="00154B16">
        <w:rPr>
          <w:rFonts w:cstheme="minorHAnsi"/>
          <w:lang w:val="en-US"/>
        </w:rPr>
        <w:t xml:space="preserve"> each incubator. </w:t>
      </w:r>
      <w:r w:rsidR="00DD76C7">
        <w:rPr>
          <w:rFonts w:cstheme="minorHAnsi"/>
          <w:lang w:val="en-US"/>
        </w:rPr>
        <w:t xml:space="preserve">In the </w:t>
      </w:r>
      <w:r w:rsidR="00DD76C7">
        <w:rPr>
          <w:rFonts w:cstheme="minorHAnsi"/>
          <w:lang w:val="en-US"/>
        </w:rPr>
        <w:lastRenderedPageBreak/>
        <w:t xml:space="preserve">Mediterranean density plot most values are close to 0, meaning that species had </w:t>
      </w:r>
      <w:r w:rsidR="00CE78B8">
        <w:rPr>
          <w:rFonts w:cstheme="minorHAnsi"/>
          <w:lang w:val="en-US"/>
        </w:rPr>
        <w:t>smaller</w:t>
      </w:r>
      <w:r w:rsidR="00DD76C7">
        <w:rPr>
          <w:rFonts w:cstheme="minorHAnsi"/>
          <w:lang w:val="en-US"/>
        </w:rPr>
        <w:t xml:space="preserve"> differences in germination between incubators.</w:t>
      </w:r>
      <w:r w:rsidR="00EC04CD">
        <w:rPr>
          <w:rFonts w:cstheme="minorHAnsi"/>
          <w:lang w:val="en-US"/>
        </w:rPr>
        <w:t xml:space="preserve"> </w:t>
      </w:r>
      <w:r w:rsidR="00370F42">
        <w:rPr>
          <w:rFonts w:cstheme="minorHAnsi"/>
          <w:lang w:val="en-US"/>
        </w:rPr>
        <w:t xml:space="preserve">The </w:t>
      </w:r>
      <w:r w:rsidR="003F64DF">
        <w:rPr>
          <w:rFonts w:cstheme="minorHAnsi"/>
          <w:lang w:val="en-US"/>
        </w:rPr>
        <w:t>curves</w:t>
      </w:r>
      <w:r w:rsidR="00370F42">
        <w:rPr>
          <w:rFonts w:cstheme="minorHAnsi"/>
          <w:lang w:val="en-US"/>
        </w:rPr>
        <w:t xml:space="preserve"> prese</w:t>
      </w:r>
      <w:r w:rsidR="00EC04CD">
        <w:rPr>
          <w:rFonts w:cstheme="minorHAnsi"/>
          <w:lang w:val="en-US"/>
        </w:rPr>
        <w:t xml:space="preserve">nted in fig 3A </w:t>
      </w:r>
      <w:r w:rsidR="00CE78B8">
        <w:rPr>
          <w:rFonts w:cstheme="minorHAnsi"/>
          <w:lang w:val="en-US"/>
        </w:rPr>
        <w:t>consider</w:t>
      </w:r>
      <w:r w:rsidR="00EC04CD">
        <w:rPr>
          <w:rFonts w:cstheme="minorHAnsi"/>
          <w:lang w:val="en-US"/>
        </w:rPr>
        <w:t xml:space="preserve"> all species togethe</w:t>
      </w:r>
      <w:r w:rsidR="00370F42">
        <w:rPr>
          <w:rFonts w:cstheme="minorHAnsi"/>
          <w:lang w:val="en-US"/>
        </w:rPr>
        <w:t xml:space="preserve">r, nevertheless there was a noticeable interspecific variation </w:t>
      </w:r>
      <w:r w:rsidR="00F80E66">
        <w:rPr>
          <w:rFonts w:cstheme="minorHAnsi"/>
          <w:lang w:val="en-US"/>
        </w:rPr>
        <w:t>as shown in fig 3B and 3C, where individual species germination curves are presented</w:t>
      </w:r>
      <w:r w:rsidR="005C3CA9">
        <w:rPr>
          <w:rFonts w:cstheme="minorHAnsi"/>
          <w:lang w:val="en-US"/>
        </w:rPr>
        <w:t xml:space="preserve"> for </w:t>
      </w:r>
      <w:r w:rsidR="00CE78B8">
        <w:rPr>
          <w:rFonts w:cstheme="minorHAnsi"/>
          <w:lang w:val="en-US"/>
        </w:rPr>
        <w:t>each</w:t>
      </w:r>
      <w:r w:rsidR="005C3CA9">
        <w:rPr>
          <w:rFonts w:cstheme="minorHAnsi"/>
          <w:lang w:val="en-US"/>
        </w:rPr>
        <w:t xml:space="preserve"> incubator. </w:t>
      </w:r>
      <w:r w:rsidR="00A75C02">
        <w:rPr>
          <w:rFonts w:cstheme="minorHAnsi"/>
          <w:lang w:val="en-US"/>
        </w:rPr>
        <w:t>In fellfield incubator (fig 3B)</w:t>
      </w:r>
      <w:r w:rsidR="00DC3ABB">
        <w:rPr>
          <w:rFonts w:cstheme="minorHAnsi"/>
          <w:lang w:val="en-US"/>
        </w:rPr>
        <w:t xml:space="preserve">, </w:t>
      </w:r>
      <w:r w:rsidR="000818D6">
        <w:rPr>
          <w:rFonts w:cstheme="minorHAnsi"/>
          <w:lang w:val="en-US"/>
        </w:rPr>
        <w:t xml:space="preserve">and </w:t>
      </w:r>
      <w:r w:rsidR="00D1732C">
        <w:rPr>
          <w:rFonts w:cstheme="minorHAnsi"/>
          <w:lang w:val="en-US"/>
        </w:rPr>
        <w:t>especially</w:t>
      </w:r>
      <w:r w:rsidR="00A75C02">
        <w:rPr>
          <w:rFonts w:cstheme="minorHAnsi"/>
          <w:lang w:val="en-US"/>
        </w:rPr>
        <w:t xml:space="preserve"> in the Mediterranean community</w:t>
      </w:r>
      <w:r w:rsidR="000818D6">
        <w:rPr>
          <w:rFonts w:cstheme="minorHAnsi"/>
          <w:lang w:val="en-US"/>
        </w:rPr>
        <w:t>,</w:t>
      </w:r>
      <w:r w:rsidR="00881CBB">
        <w:rPr>
          <w:rFonts w:cstheme="minorHAnsi"/>
          <w:lang w:val="en-US"/>
        </w:rPr>
        <w:t xml:space="preserve"> </w:t>
      </w:r>
      <w:r w:rsidR="00DC3ABB">
        <w:rPr>
          <w:rFonts w:cstheme="minorHAnsi"/>
          <w:lang w:val="en-US"/>
        </w:rPr>
        <w:t xml:space="preserve">we can observe a vast majority of the curves peaking before winter period </w:t>
      </w:r>
      <w:r w:rsidR="00881CBB">
        <w:rPr>
          <w:rFonts w:cstheme="minorHAnsi"/>
          <w:lang w:val="en-US"/>
        </w:rPr>
        <w:t>(</w:t>
      </w:r>
      <w:r w:rsidR="002E2098">
        <w:rPr>
          <w:rFonts w:cstheme="minorHAnsi"/>
          <w:lang w:val="en-US"/>
        </w:rPr>
        <w:t>71%</w:t>
      </w:r>
      <w:r w:rsidR="00DC3ABB">
        <w:rPr>
          <w:rFonts w:cstheme="minorHAnsi"/>
          <w:lang w:val="en-US"/>
        </w:rPr>
        <w:t>, 15/21</w:t>
      </w:r>
      <w:r w:rsidR="000818D6">
        <w:rPr>
          <w:rFonts w:cstheme="minorHAnsi"/>
          <w:lang w:val="en-US"/>
        </w:rPr>
        <w:t xml:space="preserve"> </w:t>
      </w:r>
      <w:proofErr w:type="spellStart"/>
      <w:r w:rsidR="000818D6">
        <w:rPr>
          <w:rFonts w:cstheme="minorHAnsi"/>
          <w:lang w:val="en-US"/>
        </w:rPr>
        <w:t>sp</w:t>
      </w:r>
      <w:proofErr w:type="spellEnd"/>
      <w:r w:rsidR="002E2098">
        <w:rPr>
          <w:rFonts w:cstheme="minorHAnsi"/>
          <w:lang w:val="en-US"/>
        </w:rPr>
        <w:t>)</w:t>
      </w:r>
      <w:r w:rsidR="00DC3ABB">
        <w:rPr>
          <w:rFonts w:cstheme="minorHAnsi"/>
          <w:lang w:val="en-US"/>
        </w:rPr>
        <w:t xml:space="preserve"> while in the temperate community</w:t>
      </w:r>
      <w:r w:rsidR="001B3670">
        <w:rPr>
          <w:rFonts w:cstheme="minorHAnsi"/>
          <w:lang w:val="en-US"/>
        </w:rPr>
        <w:t xml:space="preserve"> </w:t>
      </w:r>
      <w:r w:rsidR="00201B81">
        <w:rPr>
          <w:rFonts w:cstheme="minorHAnsi"/>
          <w:lang w:val="en-US"/>
        </w:rPr>
        <w:t xml:space="preserve">species </w:t>
      </w:r>
      <w:r w:rsidR="00F732B5">
        <w:rPr>
          <w:rFonts w:cstheme="minorHAnsi"/>
          <w:lang w:val="en-US"/>
        </w:rPr>
        <w:t xml:space="preserve">germination </w:t>
      </w:r>
      <w:r w:rsidR="00201B81">
        <w:rPr>
          <w:rFonts w:cstheme="minorHAnsi"/>
          <w:lang w:val="en-US"/>
        </w:rPr>
        <w:t>peak</w:t>
      </w:r>
      <w:r w:rsidR="00EA6632">
        <w:rPr>
          <w:rFonts w:cstheme="minorHAnsi"/>
          <w:lang w:val="en-US"/>
        </w:rPr>
        <w:t xml:space="preserve"> </w:t>
      </w:r>
      <w:r w:rsidR="00201B81">
        <w:rPr>
          <w:rFonts w:cstheme="minorHAnsi"/>
          <w:lang w:val="en-US"/>
        </w:rPr>
        <w:t>i</w:t>
      </w:r>
      <w:r w:rsidR="00EA6632">
        <w:rPr>
          <w:rFonts w:cstheme="minorHAnsi"/>
          <w:lang w:val="en-US"/>
        </w:rPr>
        <w:t>s</w:t>
      </w:r>
      <w:r w:rsidR="00201B81">
        <w:rPr>
          <w:rFonts w:cstheme="minorHAnsi"/>
          <w:lang w:val="en-US"/>
        </w:rPr>
        <w:t xml:space="preserve"> </w:t>
      </w:r>
      <w:r w:rsidR="00F732B5">
        <w:rPr>
          <w:rFonts w:cstheme="minorHAnsi"/>
          <w:lang w:val="en-US"/>
        </w:rPr>
        <w:t xml:space="preserve">divided between </w:t>
      </w:r>
      <w:r w:rsidR="00201B81">
        <w:rPr>
          <w:rFonts w:cstheme="minorHAnsi"/>
          <w:lang w:val="en-US"/>
        </w:rPr>
        <w:t>autumn</w:t>
      </w:r>
      <w:r w:rsidR="00F732B5">
        <w:rPr>
          <w:rFonts w:cstheme="minorHAnsi"/>
          <w:lang w:val="en-US"/>
        </w:rPr>
        <w:t xml:space="preserve"> (</w:t>
      </w:r>
      <w:r w:rsidR="00D1732C">
        <w:rPr>
          <w:rFonts w:cstheme="minorHAnsi"/>
          <w:lang w:val="en-US"/>
        </w:rPr>
        <w:t>3</w:t>
      </w:r>
      <w:r w:rsidR="000B41AC">
        <w:rPr>
          <w:rFonts w:cstheme="minorHAnsi"/>
          <w:lang w:val="en-US"/>
        </w:rPr>
        <w:t>1</w:t>
      </w:r>
      <w:r w:rsidR="00D1732C">
        <w:rPr>
          <w:rFonts w:cstheme="minorHAnsi"/>
          <w:lang w:val="en-US"/>
        </w:rPr>
        <w:t>.</w:t>
      </w:r>
      <w:r w:rsidR="000B41AC">
        <w:rPr>
          <w:rFonts w:cstheme="minorHAnsi"/>
          <w:lang w:val="en-US"/>
        </w:rPr>
        <w:t>6</w:t>
      </w:r>
      <w:r w:rsidR="00D1732C">
        <w:rPr>
          <w:rFonts w:cstheme="minorHAnsi"/>
          <w:lang w:val="en-US"/>
        </w:rPr>
        <w:t xml:space="preserve">%, </w:t>
      </w:r>
      <w:r w:rsidR="00F732B5">
        <w:rPr>
          <w:rFonts w:cstheme="minorHAnsi"/>
          <w:lang w:val="en-US"/>
        </w:rPr>
        <w:t>12/</w:t>
      </w:r>
      <w:r w:rsidR="00D1732C">
        <w:rPr>
          <w:rFonts w:cstheme="minorHAnsi"/>
          <w:lang w:val="en-US"/>
        </w:rPr>
        <w:t>38</w:t>
      </w:r>
      <w:r w:rsidR="00EA6632" w:rsidRPr="00EA6632">
        <w:rPr>
          <w:rFonts w:cstheme="minorHAnsi"/>
          <w:lang w:val="en-US"/>
        </w:rPr>
        <w:t xml:space="preserve"> </w:t>
      </w:r>
      <w:proofErr w:type="spellStart"/>
      <w:r w:rsidR="00396F3E">
        <w:rPr>
          <w:rFonts w:cstheme="minorHAnsi"/>
          <w:lang w:val="en-US"/>
        </w:rPr>
        <w:t>sp</w:t>
      </w:r>
      <w:proofErr w:type="spellEnd"/>
      <w:r w:rsidR="00396F3E">
        <w:rPr>
          <w:rFonts w:cstheme="minorHAnsi"/>
          <w:lang w:val="en-US"/>
        </w:rPr>
        <w:t>) and</w:t>
      </w:r>
      <w:r w:rsidR="00201B81">
        <w:rPr>
          <w:rFonts w:cstheme="minorHAnsi"/>
          <w:lang w:val="en-US"/>
        </w:rPr>
        <w:t xml:space="preserve"> </w:t>
      </w:r>
      <w:r w:rsidR="001B3670">
        <w:rPr>
          <w:rFonts w:cstheme="minorHAnsi"/>
          <w:lang w:val="en-US"/>
        </w:rPr>
        <w:t>spring period (</w:t>
      </w:r>
      <w:r w:rsidR="000B41AC">
        <w:rPr>
          <w:rFonts w:cstheme="minorHAnsi"/>
          <w:lang w:val="en-US"/>
        </w:rPr>
        <w:t>44.7</w:t>
      </w:r>
      <w:r w:rsidR="00D1732C">
        <w:rPr>
          <w:rFonts w:cstheme="minorHAnsi"/>
          <w:lang w:val="en-US"/>
        </w:rPr>
        <w:t xml:space="preserve">%, </w:t>
      </w:r>
      <w:r w:rsidR="001B3670">
        <w:rPr>
          <w:rFonts w:cstheme="minorHAnsi"/>
          <w:lang w:val="en-US"/>
        </w:rPr>
        <w:t>17/</w:t>
      </w:r>
      <w:r w:rsidR="00201B81">
        <w:rPr>
          <w:rFonts w:cstheme="minorHAnsi"/>
          <w:lang w:val="en-US"/>
        </w:rPr>
        <w:t>38</w:t>
      </w:r>
      <w:r w:rsidR="00EA6632" w:rsidRPr="00EA6632">
        <w:rPr>
          <w:rFonts w:cstheme="minorHAnsi"/>
          <w:lang w:val="en-US"/>
        </w:rPr>
        <w:t xml:space="preserve"> </w:t>
      </w:r>
      <w:proofErr w:type="spellStart"/>
      <w:r w:rsidR="00EA6632">
        <w:rPr>
          <w:rFonts w:cstheme="minorHAnsi"/>
          <w:lang w:val="en-US"/>
        </w:rPr>
        <w:t>sp</w:t>
      </w:r>
      <w:proofErr w:type="spellEnd"/>
      <w:r w:rsidR="00EA6632">
        <w:rPr>
          <w:rFonts w:cstheme="minorHAnsi"/>
          <w:lang w:val="en-US"/>
        </w:rPr>
        <w:t>)</w:t>
      </w:r>
      <w:r w:rsidR="002E7BCB">
        <w:rPr>
          <w:rFonts w:cstheme="minorHAnsi"/>
          <w:lang w:val="en-US"/>
        </w:rPr>
        <w:t xml:space="preserve">. Meanwhile in </w:t>
      </w:r>
      <w:proofErr w:type="spellStart"/>
      <w:r w:rsidR="002E7BCB">
        <w:rPr>
          <w:rFonts w:cstheme="minorHAnsi"/>
          <w:lang w:val="en-US"/>
        </w:rPr>
        <w:t>snowbed</w:t>
      </w:r>
      <w:proofErr w:type="spellEnd"/>
      <w:r w:rsidR="002E7BCB">
        <w:rPr>
          <w:rFonts w:cstheme="minorHAnsi"/>
          <w:lang w:val="en-US"/>
        </w:rPr>
        <w:t xml:space="preserve"> incubator</w:t>
      </w:r>
      <w:r w:rsidR="00196C72">
        <w:rPr>
          <w:rFonts w:cstheme="minorHAnsi"/>
          <w:lang w:val="en-US"/>
        </w:rPr>
        <w:t xml:space="preserve"> (fig 3C)</w:t>
      </w:r>
      <w:r w:rsidR="002E7BCB">
        <w:rPr>
          <w:rFonts w:cstheme="minorHAnsi"/>
          <w:lang w:val="en-US"/>
        </w:rPr>
        <w:t xml:space="preserve">, </w:t>
      </w:r>
      <w:r w:rsidR="009514DB">
        <w:rPr>
          <w:rFonts w:cstheme="minorHAnsi"/>
          <w:lang w:val="en-US"/>
        </w:rPr>
        <w:t>most</w:t>
      </w:r>
      <w:r w:rsidR="002E7BCB">
        <w:rPr>
          <w:rFonts w:cstheme="minorHAnsi"/>
          <w:lang w:val="en-US"/>
        </w:rPr>
        <w:t xml:space="preserve"> species of the temperate community peak</w:t>
      </w:r>
      <w:r w:rsidR="00D1732C">
        <w:rPr>
          <w:rFonts w:cstheme="minorHAnsi"/>
          <w:lang w:val="en-US"/>
        </w:rPr>
        <w:t>ed</w:t>
      </w:r>
      <w:r w:rsidR="002E7BCB">
        <w:rPr>
          <w:rFonts w:cstheme="minorHAnsi"/>
          <w:lang w:val="en-US"/>
        </w:rPr>
        <w:t xml:space="preserve"> </w:t>
      </w:r>
      <w:r w:rsidR="00FA0D2F">
        <w:rPr>
          <w:rFonts w:cstheme="minorHAnsi"/>
          <w:lang w:val="en-US"/>
        </w:rPr>
        <w:t>in summer period (</w:t>
      </w:r>
      <w:r w:rsidR="009514DB">
        <w:rPr>
          <w:rFonts w:cstheme="minorHAnsi"/>
          <w:lang w:val="en-US"/>
        </w:rPr>
        <w:t xml:space="preserve">36,8%, </w:t>
      </w:r>
      <w:r w:rsidR="00FA0D2F">
        <w:rPr>
          <w:rFonts w:cstheme="minorHAnsi"/>
          <w:lang w:val="en-US"/>
        </w:rPr>
        <w:t>14/3</w:t>
      </w:r>
      <w:r w:rsidR="009514DB">
        <w:rPr>
          <w:rFonts w:cstheme="minorHAnsi"/>
          <w:lang w:val="en-US"/>
        </w:rPr>
        <w:t>8</w:t>
      </w:r>
      <w:r w:rsidR="00FA0D2F">
        <w:rPr>
          <w:rFonts w:cstheme="minorHAnsi"/>
          <w:lang w:val="en-US"/>
        </w:rPr>
        <w:t>)</w:t>
      </w:r>
      <w:r w:rsidR="00396F3E">
        <w:rPr>
          <w:rFonts w:cstheme="minorHAnsi"/>
          <w:lang w:val="en-US"/>
        </w:rPr>
        <w:t xml:space="preserve"> on the contrary in</w:t>
      </w:r>
      <w:r w:rsidR="009A4282">
        <w:rPr>
          <w:rFonts w:cstheme="minorHAnsi"/>
          <w:lang w:val="en-US"/>
        </w:rPr>
        <w:t xml:space="preserve"> the Mediterranean community </w:t>
      </w:r>
      <w:r w:rsidR="009514DB">
        <w:rPr>
          <w:rFonts w:cstheme="minorHAnsi"/>
          <w:lang w:val="en-US"/>
        </w:rPr>
        <w:t xml:space="preserve">most species still </w:t>
      </w:r>
      <w:r w:rsidR="00196C72">
        <w:rPr>
          <w:rFonts w:cstheme="minorHAnsi"/>
          <w:lang w:val="en-US"/>
        </w:rPr>
        <w:t>germinated in autumn period (57.1 %, 12/21</w:t>
      </w:r>
      <w:r w:rsidR="006D7F70">
        <w:rPr>
          <w:rFonts w:cstheme="minorHAnsi"/>
          <w:lang w:val="en-US"/>
        </w:rPr>
        <w:t xml:space="preserve"> </w:t>
      </w:r>
      <w:proofErr w:type="spellStart"/>
      <w:r w:rsidR="006D7F70">
        <w:rPr>
          <w:rFonts w:cstheme="minorHAnsi"/>
          <w:lang w:val="en-US"/>
        </w:rPr>
        <w:t>sp</w:t>
      </w:r>
      <w:proofErr w:type="spellEnd"/>
      <w:r w:rsidR="00196C72">
        <w:rPr>
          <w:rFonts w:cstheme="minorHAnsi"/>
          <w:lang w:val="en-US"/>
        </w:rPr>
        <w:t>)</w:t>
      </w:r>
      <w:r w:rsidR="00C93816">
        <w:rPr>
          <w:rFonts w:cstheme="minorHAnsi"/>
          <w:lang w:val="en-US"/>
        </w:rPr>
        <w:t xml:space="preserve">. Detailed individual species germination </w:t>
      </w:r>
      <w:r w:rsidR="00F90038">
        <w:rPr>
          <w:rFonts w:cstheme="minorHAnsi"/>
          <w:lang w:val="en-US"/>
        </w:rPr>
        <w:t xml:space="preserve">peak </w:t>
      </w:r>
      <w:r w:rsidR="00C93816">
        <w:rPr>
          <w:rFonts w:cstheme="minorHAnsi"/>
          <w:lang w:val="en-US"/>
        </w:rPr>
        <w:t>period</w:t>
      </w:r>
      <w:r w:rsidR="007F2360">
        <w:rPr>
          <w:rFonts w:cstheme="minorHAnsi"/>
          <w:lang w:val="en-US"/>
        </w:rPr>
        <w:t>s</w:t>
      </w:r>
      <w:r w:rsidR="00C93816">
        <w:rPr>
          <w:rFonts w:cstheme="minorHAnsi"/>
          <w:lang w:val="en-US"/>
        </w:rPr>
        <w:t xml:space="preserve"> can be checked at </w:t>
      </w:r>
      <w:r w:rsidR="00F90038">
        <w:rPr>
          <w:rFonts w:cstheme="minorHAnsi"/>
          <w:lang w:val="en-US"/>
        </w:rPr>
        <w:t>t</w:t>
      </w:r>
      <w:r w:rsidR="00C93816">
        <w:rPr>
          <w:rFonts w:cstheme="minorHAnsi"/>
          <w:lang w:val="en-US"/>
        </w:rPr>
        <w:t>able 2 (Temperate species) and table 3 (Mediterranean species)</w:t>
      </w:r>
      <w:r w:rsidR="009A4282">
        <w:rPr>
          <w:rFonts w:cstheme="minorHAnsi"/>
          <w:lang w:val="en-US"/>
        </w:rPr>
        <w:t xml:space="preserve">. </w:t>
      </w:r>
    </w:p>
    <w:p w14:paraId="3B897C5D" w14:textId="77777777" w:rsidR="00D375F9" w:rsidRDefault="00D375F9" w:rsidP="00363E07">
      <w:pPr>
        <w:spacing w:line="360" w:lineRule="auto"/>
        <w:jc w:val="both"/>
        <w:rPr>
          <w:rFonts w:cstheme="minorHAnsi"/>
          <w:lang w:val="en-US"/>
        </w:rPr>
      </w:pPr>
    </w:p>
    <w:p w14:paraId="68DFC5B8" w14:textId="693425F0" w:rsidR="00217287" w:rsidRPr="00217287" w:rsidRDefault="00A878F5" w:rsidP="00217287">
      <w:pPr>
        <w:spacing w:line="360" w:lineRule="auto"/>
        <w:jc w:val="both"/>
        <w:rPr>
          <w:rFonts w:cstheme="minorHAnsi"/>
          <w:lang w:val="en-US"/>
        </w:rPr>
      </w:pPr>
      <w:r>
        <w:rPr>
          <w:rFonts w:cstheme="minorHAnsi"/>
          <w:lang w:val="en-US"/>
        </w:rPr>
        <w:t>The</w:t>
      </w:r>
      <w:r w:rsidR="00ED1ADF">
        <w:rPr>
          <w:rFonts w:cstheme="minorHAnsi"/>
          <w:lang w:val="en-US"/>
        </w:rPr>
        <w:t xml:space="preserve"> exploratory PCAs </w:t>
      </w:r>
      <w:r>
        <w:rPr>
          <w:rFonts w:cstheme="minorHAnsi"/>
          <w:lang w:val="en-US"/>
        </w:rPr>
        <w:t>showed</w:t>
      </w:r>
      <w:r w:rsidR="00ED1ADF">
        <w:rPr>
          <w:rFonts w:cstheme="minorHAnsi"/>
          <w:lang w:val="en-US"/>
        </w:rPr>
        <w:t xml:space="preserve"> that i</w:t>
      </w:r>
      <w:r w:rsidR="00815FE2">
        <w:rPr>
          <w:rFonts w:cstheme="minorHAnsi"/>
          <w:lang w:val="en-US"/>
        </w:rPr>
        <w:t xml:space="preserve">n fellfield </w:t>
      </w:r>
      <w:r w:rsidR="000E6E32">
        <w:rPr>
          <w:rFonts w:cstheme="minorHAnsi"/>
          <w:lang w:val="en-US"/>
        </w:rPr>
        <w:t>scenario</w:t>
      </w:r>
      <w:r w:rsidR="00815FE2">
        <w:rPr>
          <w:rFonts w:cstheme="minorHAnsi"/>
          <w:lang w:val="en-US"/>
        </w:rPr>
        <w:t xml:space="preserve"> both communities</w:t>
      </w:r>
      <w:r w:rsidR="00CF62BC">
        <w:rPr>
          <w:rFonts w:cstheme="minorHAnsi"/>
          <w:lang w:val="en-US"/>
        </w:rPr>
        <w:t xml:space="preserve"> (although composed by completely different species, only 3 </w:t>
      </w:r>
      <w:r w:rsidR="007F2360">
        <w:rPr>
          <w:rFonts w:cstheme="minorHAnsi"/>
          <w:lang w:val="en-US"/>
        </w:rPr>
        <w:t xml:space="preserve">were </w:t>
      </w:r>
      <w:r w:rsidR="00CF62BC">
        <w:rPr>
          <w:rFonts w:cstheme="minorHAnsi"/>
          <w:lang w:val="en-US"/>
        </w:rPr>
        <w:t>commo</w:t>
      </w:r>
      <w:r w:rsidR="007F2360">
        <w:rPr>
          <w:rFonts w:cstheme="minorHAnsi"/>
          <w:lang w:val="en-US"/>
        </w:rPr>
        <w:t>n</w:t>
      </w:r>
      <w:r w:rsidR="00CF62BC">
        <w:rPr>
          <w:rFonts w:cstheme="minorHAnsi"/>
          <w:lang w:val="en-US"/>
        </w:rPr>
        <w:t>)</w:t>
      </w:r>
      <w:r w:rsidR="00815FE2">
        <w:rPr>
          <w:rFonts w:cstheme="minorHAnsi"/>
          <w:lang w:val="en-US"/>
        </w:rPr>
        <w:t xml:space="preserve"> </w:t>
      </w:r>
      <w:r w:rsidR="00AD1712">
        <w:rPr>
          <w:rFonts w:cstheme="minorHAnsi"/>
          <w:lang w:val="en-US"/>
        </w:rPr>
        <w:t xml:space="preserve">are </w:t>
      </w:r>
      <w:r w:rsidR="00815FE2">
        <w:rPr>
          <w:rFonts w:cstheme="minorHAnsi"/>
          <w:lang w:val="en-US"/>
        </w:rPr>
        <w:t>driven/modulated</w:t>
      </w:r>
      <w:r w:rsidR="008A4B30">
        <w:rPr>
          <w:rFonts w:cstheme="minorHAnsi"/>
          <w:lang w:val="en-US"/>
        </w:rPr>
        <w:t xml:space="preserve"> </w:t>
      </w:r>
      <w:r w:rsidR="00AD1712">
        <w:rPr>
          <w:rFonts w:cstheme="minorHAnsi"/>
          <w:lang w:val="en-US"/>
        </w:rPr>
        <w:t>by the same traits</w:t>
      </w:r>
      <w:r w:rsidR="007F2360">
        <w:rPr>
          <w:rFonts w:cstheme="minorHAnsi"/>
          <w:lang w:val="en-US"/>
        </w:rPr>
        <w:t>.</w:t>
      </w:r>
      <w:r w:rsidR="00AD1712">
        <w:rPr>
          <w:rFonts w:cstheme="minorHAnsi"/>
          <w:lang w:val="en-US"/>
        </w:rPr>
        <w:t xml:space="preserve"> </w:t>
      </w:r>
      <w:r w:rsidR="007F2360">
        <w:rPr>
          <w:rFonts w:cstheme="minorHAnsi"/>
          <w:lang w:val="en-US"/>
        </w:rPr>
        <w:t xml:space="preserve">The </w:t>
      </w:r>
      <w:r w:rsidR="008A4B30">
        <w:rPr>
          <w:rFonts w:cstheme="minorHAnsi"/>
          <w:lang w:val="en-US"/>
        </w:rPr>
        <w:t>first axis</w:t>
      </w:r>
      <w:r>
        <w:rPr>
          <w:rFonts w:cstheme="minorHAnsi"/>
          <w:lang w:val="en-US"/>
        </w:rPr>
        <w:t xml:space="preserve"> (explaining 40</w:t>
      </w:r>
      <w:r w:rsidR="00B35EDF">
        <w:rPr>
          <w:rFonts w:cstheme="minorHAnsi"/>
          <w:lang w:val="en-US"/>
        </w:rPr>
        <w:t>%</w:t>
      </w:r>
      <w:r>
        <w:rPr>
          <w:rFonts w:cstheme="minorHAnsi"/>
          <w:lang w:val="en-US"/>
        </w:rPr>
        <w:t xml:space="preserve"> of variation)</w:t>
      </w:r>
      <w:r w:rsidR="008A4B30">
        <w:rPr>
          <w:rFonts w:cstheme="minorHAnsi"/>
          <w:lang w:val="en-US"/>
        </w:rPr>
        <w:t xml:space="preserve"> is majorly explained by autumn germination (</w:t>
      </w:r>
      <w:r w:rsidR="00B35EDF">
        <w:rPr>
          <w:rFonts w:cstheme="minorHAnsi"/>
          <w:lang w:val="en-US"/>
        </w:rPr>
        <w:t xml:space="preserve">and spring </w:t>
      </w:r>
      <w:r w:rsidR="008A4B30">
        <w:rPr>
          <w:rFonts w:cstheme="minorHAnsi"/>
          <w:lang w:val="en-US"/>
        </w:rPr>
        <w:t xml:space="preserve">in </w:t>
      </w:r>
      <w:r w:rsidR="007F2360">
        <w:rPr>
          <w:rFonts w:cstheme="minorHAnsi"/>
          <w:lang w:val="en-US"/>
        </w:rPr>
        <w:t xml:space="preserve">the </w:t>
      </w:r>
      <w:r w:rsidR="008A4B30">
        <w:rPr>
          <w:rFonts w:cstheme="minorHAnsi"/>
          <w:lang w:val="en-US"/>
        </w:rPr>
        <w:t>opposite direction)</w:t>
      </w:r>
      <w:r w:rsidR="000B5C60">
        <w:rPr>
          <w:rFonts w:cstheme="minorHAnsi"/>
          <w:lang w:val="en-US"/>
        </w:rPr>
        <w:t xml:space="preserve">, </w:t>
      </w:r>
      <w:r w:rsidR="007F2360">
        <w:rPr>
          <w:rFonts w:cstheme="minorHAnsi"/>
          <w:lang w:val="en-US"/>
        </w:rPr>
        <w:t xml:space="preserve">the </w:t>
      </w:r>
      <w:r w:rsidR="000B5C60">
        <w:rPr>
          <w:rFonts w:cstheme="minorHAnsi"/>
          <w:lang w:val="en-US"/>
        </w:rPr>
        <w:t xml:space="preserve">second axis </w:t>
      </w:r>
      <w:r w:rsidR="00B35EDF">
        <w:rPr>
          <w:rFonts w:cstheme="minorHAnsi"/>
          <w:lang w:val="en-US"/>
        </w:rPr>
        <w:t>(31%</w:t>
      </w:r>
      <w:r w:rsidR="007365DA" w:rsidRPr="007365DA">
        <w:rPr>
          <w:rFonts w:cstheme="minorHAnsi"/>
          <w:lang w:val="en-US"/>
        </w:rPr>
        <w:t xml:space="preserve"> </w:t>
      </w:r>
      <w:r w:rsidR="007365DA">
        <w:rPr>
          <w:rFonts w:cstheme="minorHAnsi"/>
          <w:lang w:val="en-US"/>
        </w:rPr>
        <w:t>of variation</w:t>
      </w:r>
      <w:r w:rsidR="00B35EDF">
        <w:rPr>
          <w:rFonts w:cstheme="minorHAnsi"/>
          <w:lang w:val="en-US"/>
        </w:rPr>
        <w:t xml:space="preserve">) is </w:t>
      </w:r>
      <w:r w:rsidR="000B5C60">
        <w:rPr>
          <w:rFonts w:cstheme="minorHAnsi"/>
          <w:lang w:val="en-US"/>
        </w:rPr>
        <w:t>mainly explained by summer germ and 3</w:t>
      </w:r>
      <w:r w:rsidR="000B5C60" w:rsidRPr="001F7959">
        <w:rPr>
          <w:rFonts w:cstheme="minorHAnsi"/>
          <w:vertAlign w:val="superscript"/>
          <w:lang w:val="en-US"/>
        </w:rPr>
        <w:t>rd</w:t>
      </w:r>
      <w:r w:rsidR="001F7959">
        <w:rPr>
          <w:rFonts w:cstheme="minorHAnsi"/>
          <w:lang w:val="en-US"/>
        </w:rPr>
        <w:t xml:space="preserve"> axis</w:t>
      </w:r>
      <w:r w:rsidR="007365DA">
        <w:rPr>
          <w:rFonts w:cstheme="minorHAnsi"/>
          <w:lang w:val="en-US"/>
        </w:rPr>
        <w:t xml:space="preserve"> (17%</w:t>
      </w:r>
      <w:r w:rsidR="007365DA" w:rsidRPr="007365DA">
        <w:rPr>
          <w:rFonts w:cstheme="minorHAnsi"/>
          <w:lang w:val="en-US"/>
        </w:rPr>
        <w:t xml:space="preserve"> </w:t>
      </w:r>
      <w:r w:rsidR="007365DA">
        <w:rPr>
          <w:rFonts w:cstheme="minorHAnsi"/>
          <w:lang w:val="en-US"/>
        </w:rPr>
        <w:t>of variation)</w:t>
      </w:r>
      <w:r w:rsidR="001F7959">
        <w:rPr>
          <w:rFonts w:cstheme="minorHAnsi"/>
          <w:lang w:val="en-US"/>
        </w:rPr>
        <w:t xml:space="preserve"> by winter</w:t>
      </w:r>
      <w:r w:rsidR="00CF62BC">
        <w:rPr>
          <w:rFonts w:cstheme="minorHAnsi"/>
          <w:lang w:val="en-US"/>
        </w:rPr>
        <w:t xml:space="preserve">. </w:t>
      </w:r>
      <w:r w:rsidR="000E6E32">
        <w:rPr>
          <w:rFonts w:cstheme="minorHAnsi"/>
          <w:lang w:val="en-US"/>
        </w:rPr>
        <w:t>Contrastingly, i</w:t>
      </w:r>
      <w:r w:rsidR="00CF62BC">
        <w:rPr>
          <w:rFonts w:cstheme="minorHAnsi"/>
          <w:lang w:val="en-US"/>
        </w:rPr>
        <w:t xml:space="preserve">n </w:t>
      </w:r>
      <w:r w:rsidR="000E6E32">
        <w:rPr>
          <w:rFonts w:cstheme="minorHAnsi"/>
          <w:lang w:val="en-US"/>
        </w:rPr>
        <w:t xml:space="preserve">the </w:t>
      </w:r>
      <w:proofErr w:type="spellStart"/>
      <w:r w:rsidR="00CF62BC">
        <w:rPr>
          <w:rFonts w:cstheme="minorHAnsi"/>
          <w:lang w:val="en-US"/>
        </w:rPr>
        <w:t>snowbed</w:t>
      </w:r>
      <w:proofErr w:type="spellEnd"/>
      <w:r w:rsidR="00CF62BC">
        <w:rPr>
          <w:rFonts w:cstheme="minorHAnsi"/>
          <w:lang w:val="en-US"/>
        </w:rPr>
        <w:t xml:space="preserve"> </w:t>
      </w:r>
      <w:r w:rsidR="000E6E32">
        <w:rPr>
          <w:rFonts w:cstheme="minorHAnsi"/>
          <w:lang w:val="en-US"/>
        </w:rPr>
        <w:t>scenario</w:t>
      </w:r>
      <w:r w:rsidR="00E925D7">
        <w:rPr>
          <w:rFonts w:cstheme="minorHAnsi"/>
          <w:lang w:val="en-US"/>
        </w:rPr>
        <w:t xml:space="preserve"> communities responded differently.</w:t>
      </w:r>
      <w:r w:rsidR="00817D1A">
        <w:rPr>
          <w:rFonts w:cstheme="minorHAnsi"/>
          <w:lang w:val="en-US"/>
        </w:rPr>
        <w:t xml:space="preserve"> In the Mediterranean community the first axis</w:t>
      </w:r>
      <w:r w:rsidR="00E657F6">
        <w:rPr>
          <w:rFonts w:cstheme="minorHAnsi"/>
          <w:lang w:val="en-US"/>
        </w:rPr>
        <w:t xml:space="preserve"> </w:t>
      </w:r>
      <w:r w:rsidR="007365DA">
        <w:rPr>
          <w:rFonts w:cstheme="minorHAnsi"/>
          <w:lang w:val="en-US"/>
        </w:rPr>
        <w:t xml:space="preserve">(explaining 40% of variation) </w:t>
      </w:r>
      <w:r w:rsidR="00E657F6">
        <w:rPr>
          <w:rFonts w:cstheme="minorHAnsi"/>
          <w:lang w:val="en-US"/>
        </w:rPr>
        <w:t>was mainly correlated to autumn germination, the second axis</w:t>
      </w:r>
      <w:r w:rsidR="007365DA">
        <w:rPr>
          <w:rFonts w:cstheme="minorHAnsi"/>
          <w:lang w:val="en-US"/>
        </w:rPr>
        <w:t xml:space="preserve"> (</w:t>
      </w:r>
      <w:r w:rsidR="00D21765">
        <w:rPr>
          <w:rFonts w:cstheme="minorHAnsi"/>
          <w:lang w:val="en-US"/>
        </w:rPr>
        <w:t>26.7 % of variation)</w:t>
      </w:r>
      <w:r w:rsidR="00E657F6">
        <w:rPr>
          <w:rFonts w:cstheme="minorHAnsi"/>
          <w:lang w:val="en-US"/>
        </w:rPr>
        <w:t xml:space="preserve"> to winter germ </w:t>
      </w:r>
      <w:r w:rsidR="007C2C24">
        <w:rPr>
          <w:rFonts w:cstheme="minorHAnsi"/>
          <w:lang w:val="en-US"/>
        </w:rPr>
        <w:t xml:space="preserve">and the third </w:t>
      </w:r>
      <w:r w:rsidR="005B5B4D">
        <w:rPr>
          <w:rFonts w:cstheme="minorHAnsi"/>
          <w:lang w:val="en-US"/>
        </w:rPr>
        <w:t>a</w:t>
      </w:r>
      <w:r w:rsidR="007C2C24">
        <w:rPr>
          <w:rFonts w:cstheme="minorHAnsi"/>
          <w:lang w:val="en-US"/>
        </w:rPr>
        <w:t>xis</w:t>
      </w:r>
      <w:r w:rsidR="00D21765">
        <w:rPr>
          <w:rFonts w:cstheme="minorHAnsi"/>
          <w:lang w:val="en-US"/>
        </w:rPr>
        <w:t xml:space="preserve"> (18% of variation)</w:t>
      </w:r>
      <w:r w:rsidR="007C2C24">
        <w:rPr>
          <w:rFonts w:cstheme="minorHAnsi"/>
          <w:lang w:val="en-US"/>
        </w:rPr>
        <w:t xml:space="preserve"> </w:t>
      </w:r>
      <w:r w:rsidR="005B5B4D">
        <w:rPr>
          <w:rFonts w:cstheme="minorHAnsi"/>
          <w:lang w:val="en-US"/>
        </w:rPr>
        <w:t xml:space="preserve">mainly explained </w:t>
      </w:r>
      <w:r w:rsidR="00C93816">
        <w:rPr>
          <w:rFonts w:cstheme="minorHAnsi"/>
          <w:lang w:val="en-US"/>
        </w:rPr>
        <w:t>by summer</w:t>
      </w:r>
      <w:r w:rsidR="007C2C24">
        <w:rPr>
          <w:rFonts w:cstheme="minorHAnsi"/>
          <w:lang w:val="en-US"/>
        </w:rPr>
        <w:t xml:space="preserve"> germination</w:t>
      </w:r>
      <w:r w:rsidR="005B5B4D">
        <w:rPr>
          <w:rFonts w:cstheme="minorHAnsi"/>
          <w:lang w:val="en-US"/>
        </w:rPr>
        <w:t>. On the other hand</w:t>
      </w:r>
      <w:r w:rsidR="00D21765">
        <w:rPr>
          <w:rFonts w:cstheme="minorHAnsi"/>
          <w:lang w:val="en-US"/>
        </w:rPr>
        <w:t>,</w:t>
      </w:r>
      <w:r w:rsidR="005B5B4D">
        <w:rPr>
          <w:rFonts w:cstheme="minorHAnsi"/>
          <w:lang w:val="en-US"/>
        </w:rPr>
        <w:t xml:space="preserve"> the Temperate community first axis</w:t>
      </w:r>
      <w:r w:rsidR="00D21765">
        <w:rPr>
          <w:rFonts w:cstheme="minorHAnsi"/>
          <w:lang w:val="en-US"/>
        </w:rPr>
        <w:t xml:space="preserve"> (explaining 42% of variation)</w:t>
      </w:r>
      <w:r w:rsidR="005B5B4D">
        <w:rPr>
          <w:rFonts w:cstheme="minorHAnsi"/>
          <w:lang w:val="en-US"/>
        </w:rPr>
        <w:t xml:space="preserve"> was mainly explained by summer germ</w:t>
      </w:r>
      <w:r w:rsidR="00D74B90">
        <w:rPr>
          <w:rFonts w:cstheme="minorHAnsi"/>
          <w:lang w:val="en-US"/>
        </w:rPr>
        <w:t>ination and EHS. Second axis</w:t>
      </w:r>
      <w:r w:rsidR="00210AC1">
        <w:rPr>
          <w:rFonts w:cstheme="minorHAnsi"/>
          <w:lang w:val="en-US"/>
        </w:rPr>
        <w:t xml:space="preserve"> (26.3% of variation)</w:t>
      </w:r>
      <w:r w:rsidR="00D74B90">
        <w:rPr>
          <w:rFonts w:cstheme="minorHAnsi"/>
          <w:lang w:val="en-US"/>
        </w:rPr>
        <w:t xml:space="preserve"> </w:t>
      </w:r>
      <w:r w:rsidR="00874F80">
        <w:rPr>
          <w:rFonts w:cstheme="minorHAnsi"/>
          <w:lang w:val="en-US"/>
        </w:rPr>
        <w:t xml:space="preserve">was </w:t>
      </w:r>
      <w:r w:rsidR="00210AC1">
        <w:rPr>
          <w:rFonts w:cstheme="minorHAnsi"/>
          <w:lang w:val="en-US"/>
        </w:rPr>
        <w:t>ma</w:t>
      </w:r>
      <w:r w:rsidR="00874F80">
        <w:rPr>
          <w:rFonts w:cstheme="minorHAnsi"/>
          <w:lang w:val="en-US"/>
        </w:rPr>
        <w:t>inly related to autumn germination and 3</w:t>
      </w:r>
      <w:r w:rsidR="00874F80" w:rsidRPr="00874F80">
        <w:rPr>
          <w:rFonts w:cstheme="minorHAnsi"/>
          <w:vertAlign w:val="superscript"/>
          <w:lang w:val="en-US"/>
        </w:rPr>
        <w:t>rd</w:t>
      </w:r>
      <w:r w:rsidR="00874F80">
        <w:rPr>
          <w:rFonts w:cstheme="minorHAnsi"/>
          <w:lang w:val="en-US"/>
        </w:rPr>
        <w:t xml:space="preserve"> axis</w:t>
      </w:r>
      <w:r w:rsidR="00210AC1">
        <w:rPr>
          <w:rFonts w:cstheme="minorHAnsi"/>
          <w:lang w:val="en-US"/>
        </w:rPr>
        <w:t xml:space="preserve"> (21.3%)</w:t>
      </w:r>
      <w:r w:rsidR="00874F80">
        <w:rPr>
          <w:rFonts w:cstheme="minorHAnsi"/>
          <w:lang w:val="en-US"/>
        </w:rPr>
        <w:t xml:space="preserve"> to spring germination </w:t>
      </w:r>
      <w:r w:rsidR="00B65393">
        <w:rPr>
          <w:rFonts w:cstheme="minorHAnsi"/>
          <w:lang w:val="en-US"/>
        </w:rPr>
        <w:t>(see detailed values of</w:t>
      </w:r>
      <w:r w:rsidR="00A30BAF">
        <w:rPr>
          <w:rFonts w:cstheme="minorHAnsi"/>
          <w:lang w:val="en-US"/>
        </w:rPr>
        <w:t xml:space="preserve"> tr</w:t>
      </w:r>
      <w:r w:rsidR="00210AC1">
        <w:rPr>
          <w:rFonts w:cstheme="minorHAnsi"/>
          <w:lang w:val="en-US"/>
        </w:rPr>
        <w:t>ai</w:t>
      </w:r>
      <w:r w:rsidR="00A30BAF">
        <w:rPr>
          <w:rFonts w:cstheme="minorHAnsi"/>
          <w:lang w:val="en-US"/>
        </w:rPr>
        <w:t>ts</w:t>
      </w:r>
      <w:r w:rsidR="00B65393">
        <w:rPr>
          <w:rFonts w:cstheme="minorHAnsi"/>
          <w:lang w:val="en-US"/>
        </w:rPr>
        <w:t xml:space="preserve"> contributions and axis </w:t>
      </w:r>
      <w:r w:rsidR="00A30BAF">
        <w:rPr>
          <w:rFonts w:cstheme="minorHAnsi"/>
          <w:lang w:val="en-US"/>
        </w:rPr>
        <w:t xml:space="preserve">eigenvalues </w:t>
      </w:r>
      <w:r w:rsidR="00B65393">
        <w:rPr>
          <w:rFonts w:cstheme="minorHAnsi"/>
          <w:lang w:val="en-US"/>
        </w:rPr>
        <w:t>explanation in Supplementary xxx)</w:t>
      </w:r>
      <w:r w:rsidR="00874F80">
        <w:rPr>
          <w:rFonts w:cstheme="minorHAnsi"/>
          <w:lang w:val="en-US"/>
        </w:rPr>
        <w:t>.</w:t>
      </w:r>
    </w:p>
    <w:p w14:paraId="02B25DC0" w14:textId="6F9A81BA" w:rsidR="00225392" w:rsidRPr="00AC319B" w:rsidRDefault="00225392" w:rsidP="00225392">
      <w:pPr>
        <w:pStyle w:val="Heading3"/>
        <w:rPr>
          <w:lang w:val="en-US"/>
        </w:rPr>
      </w:pPr>
      <w:r w:rsidRPr="00AC319B">
        <w:rPr>
          <w:lang w:val="en-US"/>
        </w:rPr>
        <w:t>3.</w:t>
      </w:r>
      <w:r w:rsidR="009A7ED6">
        <w:rPr>
          <w:lang w:val="en-US"/>
        </w:rPr>
        <w:t>3</w:t>
      </w:r>
      <w:r w:rsidRPr="00AC319B">
        <w:rPr>
          <w:lang w:val="en-US"/>
        </w:rPr>
        <w:t xml:space="preserve">. </w:t>
      </w:r>
      <w:r w:rsidR="00DE071A" w:rsidRPr="00AC319B">
        <w:rPr>
          <w:lang w:val="en-US"/>
        </w:rPr>
        <w:t>Microclimat</w:t>
      </w:r>
      <w:r w:rsidR="0004372E">
        <w:rPr>
          <w:lang w:val="en-US"/>
        </w:rPr>
        <w:t>e</w:t>
      </w:r>
      <w:r w:rsidR="00DE071A" w:rsidRPr="00AC319B">
        <w:rPr>
          <w:lang w:val="en-US"/>
        </w:rPr>
        <w:t xml:space="preserve"> </w:t>
      </w:r>
      <w:r w:rsidR="0075414D" w:rsidRPr="00AC319B">
        <w:rPr>
          <w:lang w:val="en-US"/>
        </w:rPr>
        <w:t>re</w:t>
      </w:r>
      <w:r w:rsidR="00623709" w:rsidRPr="00AC319B">
        <w:rPr>
          <w:lang w:val="en-US"/>
        </w:rPr>
        <w:t>s</w:t>
      </w:r>
      <w:r w:rsidR="0075414D" w:rsidRPr="00AC319B">
        <w:rPr>
          <w:lang w:val="en-US"/>
        </w:rPr>
        <w:t>ponses</w:t>
      </w:r>
    </w:p>
    <w:p w14:paraId="7CE5D09F" w14:textId="33599854" w:rsidR="006B48E4" w:rsidRPr="00AC319B" w:rsidRDefault="00B5781D" w:rsidP="00C141B2">
      <w:pPr>
        <w:spacing w:line="360" w:lineRule="auto"/>
        <w:jc w:val="both"/>
        <w:rPr>
          <w:rFonts w:cstheme="minorHAnsi"/>
          <w:noProof/>
          <w:lang w:val="en-US"/>
        </w:rPr>
      </w:pPr>
      <w:r>
        <w:rPr>
          <w:rFonts w:cstheme="minorHAnsi"/>
          <w:lang w:val="en-US"/>
        </w:rPr>
        <w:t xml:space="preserve">We observed </w:t>
      </w:r>
      <w:r w:rsidR="00BF26FB">
        <w:rPr>
          <w:rFonts w:cstheme="minorHAnsi"/>
          <w:lang w:val="en-US"/>
        </w:rPr>
        <w:t xml:space="preserve">the same response pattern to microclimate in all our traits between both communities. </w:t>
      </w:r>
      <w:r w:rsidR="002F1B95" w:rsidRPr="00AC319B">
        <w:rPr>
          <w:rFonts w:cstheme="minorHAnsi"/>
          <w:lang w:val="en-US"/>
        </w:rPr>
        <w:t xml:space="preserve">In </w:t>
      </w:r>
      <w:r w:rsidR="00F712DB" w:rsidRPr="00AC319B">
        <w:rPr>
          <w:rFonts w:cstheme="minorHAnsi"/>
          <w:lang w:val="en-US"/>
        </w:rPr>
        <w:t xml:space="preserve">the </w:t>
      </w:r>
      <w:r w:rsidR="002F1B95" w:rsidRPr="00AC319B">
        <w:rPr>
          <w:rFonts w:cstheme="minorHAnsi"/>
          <w:lang w:val="en-US"/>
        </w:rPr>
        <w:t>fellfie</w:t>
      </w:r>
      <w:r w:rsidR="004E6827" w:rsidRPr="00AC319B">
        <w:rPr>
          <w:rFonts w:cstheme="minorHAnsi"/>
          <w:lang w:val="en-US"/>
        </w:rPr>
        <w:t>l</w:t>
      </w:r>
      <w:r w:rsidR="002F1B95" w:rsidRPr="00AC319B">
        <w:rPr>
          <w:rFonts w:cstheme="minorHAnsi"/>
          <w:lang w:val="en-US"/>
        </w:rPr>
        <w:t xml:space="preserve">d </w:t>
      </w:r>
      <w:r w:rsidR="005C4DCA" w:rsidRPr="00AC319B">
        <w:rPr>
          <w:rFonts w:cstheme="minorHAnsi"/>
          <w:lang w:val="en-US"/>
        </w:rPr>
        <w:t>scenario</w:t>
      </w:r>
      <w:r w:rsidR="002F1B95" w:rsidRPr="00AC319B">
        <w:rPr>
          <w:rFonts w:cstheme="minorHAnsi"/>
          <w:lang w:val="en-US"/>
        </w:rPr>
        <w:t xml:space="preserve"> </w:t>
      </w:r>
      <w:r w:rsidR="004E6827" w:rsidRPr="00AC319B">
        <w:rPr>
          <w:rFonts w:cstheme="minorHAnsi"/>
          <w:lang w:val="en-US"/>
        </w:rPr>
        <w:t>w</w:t>
      </w:r>
      <w:r w:rsidR="002F1B95" w:rsidRPr="00AC319B">
        <w:rPr>
          <w:rFonts w:cstheme="minorHAnsi"/>
          <w:lang w:val="en-US"/>
        </w:rPr>
        <w:t>e observed</w:t>
      </w:r>
      <w:r w:rsidR="004E6827" w:rsidRPr="00AC319B">
        <w:rPr>
          <w:rFonts w:cstheme="minorHAnsi"/>
          <w:lang w:val="en-US"/>
        </w:rPr>
        <w:t xml:space="preserve"> </w:t>
      </w:r>
      <w:r w:rsidR="001C3D59" w:rsidRPr="00AC319B">
        <w:rPr>
          <w:rFonts w:cstheme="minorHAnsi"/>
          <w:lang w:val="en-US"/>
        </w:rPr>
        <w:t xml:space="preserve">significantly </w:t>
      </w:r>
      <w:r w:rsidR="004E6827" w:rsidRPr="00AC319B">
        <w:rPr>
          <w:rFonts w:cstheme="minorHAnsi"/>
          <w:lang w:val="en-US"/>
        </w:rPr>
        <w:t xml:space="preserve">higher </w:t>
      </w:r>
      <w:r w:rsidR="00296681" w:rsidRPr="00AC319B">
        <w:rPr>
          <w:rFonts w:cstheme="minorHAnsi"/>
          <w:lang w:val="en-US"/>
        </w:rPr>
        <w:t>autumn</w:t>
      </w:r>
      <w:r w:rsidR="00CF4526" w:rsidRPr="00AC319B">
        <w:rPr>
          <w:rFonts w:cstheme="minorHAnsi"/>
          <w:lang w:val="en-US"/>
        </w:rPr>
        <w:t xml:space="preserve"> and spring</w:t>
      </w:r>
      <w:r w:rsidR="00296681" w:rsidRPr="00AC319B">
        <w:rPr>
          <w:rFonts w:cstheme="minorHAnsi"/>
          <w:lang w:val="en-US"/>
        </w:rPr>
        <w:t xml:space="preserve"> </w:t>
      </w:r>
      <w:r w:rsidR="00312CA5" w:rsidRPr="00AC319B">
        <w:rPr>
          <w:rFonts w:cstheme="minorHAnsi"/>
          <w:lang w:val="en-US"/>
        </w:rPr>
        <w:t>germination while</w:t>
      </w:r>
      <w:r w:rsidR="00392108">
        <w:rPr>
          <w:rFonts w:cstheme="minorHAnsi"/>
          <w:lang w:val="en-US"/>
        </w:rPr>
        <w:t xml:space="preserve"> we </w:t>
      </w:r>
      <w:r w:rsidR="00392108" w:rsidRPr="00AC319B">
        <w:rPr>
          <w:rFonts w:cstheme="minorHAnsi"/>
          <w:lang w:val="en-US"/>
        </w:rPr>
        <w:t xml:space="preserve">obtained </w:t>
      </w:r>
      <w:r w:rsidR="00312CA5" w:rsidRPr="00AC319B">
        <w:rPr>
          <w:rFonts w:cstheme="minorHAnsi"/>
          <w:lang w:val="en-US"/>
        </w:rPr>
        <w:t xml:space="preserve">the opposite results in </w:t>
      </w:r>
      <w:r w:rsidR="00A17C93" w:rsidRPr="00AC319B">
        <w:rPr>
          <w:rFonts w:cstheme="minorHAnsi"/>
          <w:lang w:val="en-US"/>
        </w:rPr>
        <w:t xml:space="preserve">summer and winter germination with higher values in </w:t>
      </w:r>
      <w:proofErr w:type="spellStart"/>
      <w:r w:rsidR="00A17C93" w:rsidRPr="00AC319B">
        <w:rPr>
          <w:rFonts w:cstheme="minorHAnsi"/>
          <w:lang w:val="en-US"/>
        </w:rPr>
        <w:t>snowbed</w:t>
      </w:r>
      <w:proofErr w:type="spellEnd"/>
      <w:r w:rsidR="00A17C93" w:rsidRPr="00AC319B">
        <w:rPr>
          <w:rFonts w:cstheme="minorHAnsi"/>
          <w:lang w:val="en-US"/>
        </w:rPr>
        <w:t xml:space="preserve"> </w:t>
      </w:r>
      <w:r w:rsidR="00883644" w:rsidRPr="00AC319B">
        <w:rPr>
          <w:rFonts w:cstheme="minorHAnsi"/>
          <w:lang w:val="en-US"/>
        </w:rPr>
        <w:t>scenario</w:t>
      </w:r>
      <w:r w:rsidR="001C3D59" w:rsidRPr="00AC319B">
        <w:rPr>
          <w:rFonts w:cstheme="minorHAnsi"/>
          <w:lang w:val="en-US"/>
        </w:rPr>
        <w:t xml:space="preserve"> (see fig </w:t>
      </w:r>
      <w:r w:rsidR="00392108">
        <w:rPr>
          <w:rFonts w:cstheme="minorHAnsi"/>
          <w:lang w:val="en-US"/>
        </w:rPr>
        <w:t>5</w:t>
      </w:r>
      <w:r w:rsidR="009A3243" w:rsidRPr="00AC319B">
        <w:rPr>
          <w:rFonts w:cstheme="minorHAnsi"/>
          <w:lang w:val="en-US"/>
        </w:rPr>
        <w:t xml:space="preserve">A for </w:t>
      </w:r>
      <w:r w:rsidR="00EF4F22" w:rsidRPr="00AC319B">
        <w:rPr>
          <w:rFonts w:cstheme="minorHAnsi"/>
          <w:lang w:val="en-US"/>
        </w:rPr>
        <w:t xml:space="preserve">size effects and </w:t>
      </w:r>
      <w:r w:rsidR="00883644" w:rsidRPr="00AC319B">
        <w:rPr>
          <w:rFonts w:cstheme="minorHAnsi"/>
          <w:lang w:val="en-US"/>
        </w:rPr>
        <w:t xml:space="preserve">fig </w:t>
      </w:r>
      <w:r w:rsidR="00392108">
        <w:rPr>
          <w:rFonts w:cstheme="minorHAnsi"/>
          <w:lang w:val="en-US"/>
        </w:rPr>
        <w:t>5</w:t>
      </w:r>
      <w:r w:rsidR="001E23C9" w:rsidRPr="00AC319B">
        <w:rPr>
          <w:rFonts w:cstheme="minorHAnsi"/>
          <w:lang w:val="en-US"/>
        </w:rPr>
        <w:t>B</w:t>
      </w:r>
      <w:r w:rsidR="00EF4F22" w:rsidRPr="00AC319B">
        <w:rPr>
          <w:rFonts w:cstheme="minorHAnsi"/>
          <w:lang w:val="en-US"/>
        </w:rPr>
        <w:t xml:space="preserve"> for mean values</w:t>
      </w:r>
      <w:r w:rsidR="001C3D59" w:rsidRPr="00AC319B">
        <w:rPr>
          <w:rFonts w:cstheme="minorHAnsi"/>
          <w:lang w:val="en-US"/>
        </w:rPr>
        <w:t>)</w:t>
      </w:r>
      <w:r w:rsidR="00BD218C" w:rsidRPr="00AC319B">
        <w:rPr>
          <w:rFonts w:cstheme="minorHAnsi"/>
          <w:lang w:val="en-US"/>
        </w:rPr>
        <w:t xml:space="preserve">. </w:t>
      </w:r>
      <w:r w:rsidR="00CF4526" w:rsidRPr="00AC319B">
        <w:rPr>
          <w:rFonts w:cstheme="minorHAnsi"/>
          <w:lang w:val="en-US"/>
        </w:rPr>
        <w:t>Total germination</w:t>
      </w:r>
      <w:r w:rsidR="00895DE2" w:rsidRPr="00AC319B">
        <w:rPr>
          <w:rFonts w:cstheme="minorHAnsi"/>
          <w:lang w:val="en-US"/>
        </w:rPr>
        <w:t xml:space="preserve"> was slightly higher in fellfield </w:t>
      </w:r>
      <w:r w:rsidR="00AF3C8D" w:rsidRPr="00AC319B">
        <w:rPr>
          <w:rFonts w:cstheme="minorHAnsi"/>
          <w:lang w:val="en-US"/>
        </w:rPr>
        <w:t xml:space="preserve">scenario </w:t>
      </w:r>
      <w:r w:rsidR="00895DE2" w:rsidRPr="00AC319B">
        <w:rPr>
          <w:rFonts w:cstheme="minorHAnsi"/>
          <w:lang w:val="en-US"/>
        </w:rPr>
        <w:t xml:space="preserve">in both </w:t>
      </w:r>
      <w:r w:rsidR="00D77F33" w:rsidRPr="00AC319B">
        <w:rPr>
          <w:rFonts w:cstheme="minorHAnsi"/>
          <w:lang w:val="en-US"/>
        </w:rPr>
        <w:t>communities,</w:t>
      </w:r>
      <w:r w:rsidR="00895DE2" w:rsidRPr="00AC319B">
        <w:rPr>
          <w:rFonts w:cstheme="minorHAnsi"/>
          <w:lang w:val="en-US"/>
        </w:rPr>
        <w:t xml:space="preserve"> but differences were only significant in the </w:t>
      </w:r>
      <w:r w:rsidR="00800611">
        <w:rPr>
          <w:rFonts w:cstheme="minorHAnsi"/>
          <w:lang w:val="en-US"/>
        </w:rPr>
        <w:t>t</w:t>
      </w:r>
      <w:r w:rsidR="00D77F33" w:rsidRPr="00AC319B">
        <w:rPr>
          <w:rFonts w:cstheme="minorHAnsi"/>
          <w:lang w:val="en-US"/>
        </w:rPr>
        <w:t xml:space="preserve">emperate community. </w:t>
      </w:r>
      <w:r w:rsidR="00BD218C" w:rsidRPr="00AC319B">
        <w:rPr>
          <w:rFonts w:cstheme="minorHAnsi"/>
          <w:lang w:val="en-US"/>
        </w:rPr>
        <w:t>T50</w:t>
      </w:r>
      <w:r w:rsidR="007D35F8" w:rsidRPr="00AC319B">
        <w:rPr>
          <w:rFonts w:cstheme="minorHAnsi"/>
          <w:lang w:val="en-US"/>
        </w:rPr>
        <w:t xml:space="preserve"> values were </w:t>
      </w:r>
      <w:r w:rsidR="00883644" w:rsidRPr="00AC319B">
        <w:rPr>
          <w:rFonts w:cstheme="minorHAnsi"/>
          <w:lang w:val="en-US"/>
        </w:rPr>
        <w:t xml:space="preserve">consistently </w:t>
      </w:r>
      <w:r w:rsidR="007D35F8" w:rsidRPr="00AC319B">
        <w:rPr>
          <w:rFonts w:cstheme="minorHAnsi"/>
          <w:lang w:val="en-US"/>
        </w:rPr>
        <w:t xml:space="preserve">higher in </w:t>
      </w:r>
      <w:proofErr w:type="spellStart"/>
      <w:r w:rsidR="007D35F8" w:rsidRPr="00AC319B">
        <w:rPr>
          <w:rFonts w:cstheme="minorHAnsi"/>
          <w:lang w:val="en-US"/>
        </w:rPr>
        <w:t>snowbed</w:t>
      </w:r>
      <w:proofErr w:type="spellEnd"/>
      <w:r w:rsidR="007D35F8" w:rsidRPr="00AC319B">
        <w:rPr>
          <w:rFonts w:cstheme="minorHAnsi"/>
          <w:lang w:val="en-US"/>
        </w:rPr>
        <w:t xml:space="preserve"> </w:t>
      </w:r>
      <w:r w:rsidR="00883644" w:rsidRPr="00AC319B">
        <w:rPr>
          <w:rFonts w:cstheme="minorHAnsi"/>
          <w:lang w:val="en-US"/>
        </w:rPr>
        <w:t>scenario</w:t>
      </w:r>
      <w:r w:rsidR="007D35F8" w:rsidRPr="00AC319B">
        <w:rPr>
          <w:rFonts w:cstheme="minorHAnsi"/>
          <w:lang w:val="en-US"/>
        </w:rPr>
        <w:t xml:space="preserve"> and EHS did not statistically differ between </w:t>
      </w:r>
      <w:r w:rsidR="00112C60" w:rsidRPr="00AC319B">
        <w:rPr>
          <w:rFonts w:cstheme="minorHAnsi"/>
          <w:lang w:val="en-US"/>
        </w:rPr>
        <w:t>scenarios (</w:t>
      </w:r>
      <w:r w:rsidR="001E23C9" w:rsidRPr="00AC319B">
        <w:rPr>
          <w:rFonts w:cstheme="minorHAnsi"/>
          <w:lang w:val="en-US"/>
        </w:rPr>
        <w:t xml:space="preserve">see fig </w:t>
      </w:r>
      <w:r w:rsidR="008D3097">
        <w:rPr>
          <w:rFonts w:cstheme="minorHAnsi"/>
          <w:lang w:val="en-US"/>
        </w:rPr>
        <w:t>5A</w:t>
      </w:r>
      <w:r w:rsidR="001E23C9" w:rsidRPr="00AC319B">
        <w:rPr>
          <w:rFonts w:cstheme="minorHAnsi"/>
          <w:lang w:val="en-US"/>
        </w:rPr>
        <w:t>)</w:t>
      </w:r>
      <w:r w:rsidR="00116E72" w:rsidRPr="00AC319B">
        <w:rPr>
          <w:rFonts w:cstheme="minorHAnsi"/>
          <w:noProof/>
          <w:lang w:val="en-US"/>
        </w:rPr>
        <w:t>.</w:t>
      </w:r>
      <w:r w:rsidR="00116E72" w:rsidRPr="00AC319B">
        <w:rPr>
          <w:rFonts w:cstheme="minorHAnsi"/>
          <w:lang w:val="en-US"/>
        </w:rPr>
        <w:t xml:space="preserve"> </w:t>
      </w:r>
      <w:r w:rsidR="00C141B2" w:rsidRPr="00AC319B">
        <w:rPr>
          <w:rFonts w:cstheme="minorHAnsi"/>
          <w:lang w:val="en-US"/>
        </w:rPr>
        <w:t xml:space="preserve">The effect size was </w:t>
      </w:r>
      <w:r w:rsidR="00112C60" w:rsidRPr="00AC319B">
        <w:rPr>
          <w:rFonts w:cstheme="minorHAnsi"/>
          <w:lang w:val="en-US"/>
        </w:rPr>
        <w:lastRenderedPageBreak/>
        <w:t>notably</w:t>
      </w:r>
      <w:r w:rsidR="00C141B2" w:rsidRPr="00AC319B">
        <w:rPr>
          <w:rFonts w:cstheme="minorHAnsi"/>
          <w:lang w:val="en-US"/>
        </w:rPr>
        <w:t xml:space="preserve"> larger in the </w:t>
      </w:r>
      <w:r w:rsidR="000A19CF" w:rsidRPr="00AC319B">
        <w:rPr>
          <w:rFonts w:cstheme="minorHAnsi"/>
          <w:lang w:val="en-US"/>
        </w:rPr>
        <w:t>t</w:t>
      </w:r>
      <w:r w:rsidR="008429D7" w:rsidRPr="00AC319B">
        <w:rPr>
          <w:rFonts w:cstheme="minorHAnsi"/>
          <w:lang w:val="en-US"/>
        </w:rPr>
        <w:t>emperate</w:t>
      </w:r>
      <w:r w:rsidR="00C141B2" w:rsidRPr="00AC319B">
        <w:rPr>
          <w:rFonts w:cstheme="minorHAnsi"/>
          <w:lang w:val="en-US"/>
        </w:rPr>
        <w:t xml:space="preserve"> community </w:t>
      </w:r>
      <w:r w:rsidR="007D6536" w:rsidRPr="00AC319B">
        <w:rPr>
          <w:rFonts w:cstheme="minorHAnsi"/>
          <w:lang w:val="en-US"/>
        </w:rPr>
        <w:t xml:space="preserve">meaning that </w:t>
      </w:r>
      <w:r w:rsidR="00C141B2" w:rsidRPr="00AC319B">
        <w:rPr>
          <w:rFonts w:cstheme="minorHAnsi"/>
          <w:lang w:val="en-US"/>
        </w:rPr>
        <w:t xml:space="preserve">the differences </w:t>
      </w:r>
      <w:r w:rsidR="001D0E73" w:rsidRPr="00AC319B">
        <w:rPr>
          <w:rFonts w:cstheme="minorHAnsi"/>
          <w:lang w:val="en-US"/>
        </w:rPr>
        <w:t xml:space="preserve">observed </w:t>
      </w:r>
      <w:r w:rsidR="00C141B2" w:rsidRPr="00AC319B">
        <w:rPr>
          <w:rFonts w:cstheme="minorHAnsi"/>
          <w:lang w:val="en-US"/>
        </w:rPr>
        <w:t xml:space="preserve">between </w:t>
      </w:r>
      <w:r w:rsidR="00800611">
        <w:rPr>
          <w:rFonts w:cstheme="minorHAnsi"/>
          <w:lang w:val="en-US"/>
        </w:rPr>
        <w:t>scenarios</w:t>
      </w:r>
      <w:r w:rsidR="00C141B2" w:rsidRPr="00AC319B">
        <w:rPr>
          <w:rFonts w:cstheme="minorHAnsi"/>
          <w:lang w:val="en-US"/>
        </w:rPr>
        <w:t xml:space="preserve"> were bigger</w:t>
      </w:r>
      <w:r w:rsidR="008D3097">
        <w:rPr>
          <w:rFonts w:cstheme="minorHAnsi"/>
          <w:lang w:val="en-US"/>
        </w:rPr>
        <w:t>, also supporting the results observed in the density plot of area between curves</w:t>
      </w:r>
      <w:r w:rsidR="0079041C">
        <w:rPr>
          <w:rFonts w:cstheme="minorHAnsi"/>
          <w:lang w:val="en-US"/>
        </w:rPr>
        <w:t xml:space="preserve"> (detailed </w:t>
      </w:r>
      <w:r w:rsidR="00CC7279">
        <w:rPr>
          <w:rFonts w:cstheme="minorHAnsi"/>
          <w:lang w:val="en-US"/>
        </w:rPr>
        <w:t>germination trait values per species can be checked at Supplementary XX)</w:t>
      </w:r>
      <w:r w:rsidR="00C141B2" w:rsidRPr="00AC319B">
        <w:rPr>
          <w:rFonts w:cstheme="minorHAnsi"/>
          <w:lang w:val="en-US"/>
        </w:rPr>
        <w:t>.</w:t>
      </w:r>
      <w:r w:rsidR="00DD585B" w:rsidRPr="00AC319B">
        <w:rPr>
          <w:rFonts w:cstheme="minorHAnsi"/>
          <w:noProof/>
          <w:lang w:val="en-US"/>
        </w:rPr>
        <w:t xml:space="preserve"> </w:t>
      </w:r>
      <w:r w:rsidR="006B48E4" w:rsidRPr="00AC319B">
        <w:rPr>
          <w:rFonts w:cstheme="minorHAnsi"/>
          <w:noProof/>
          <w:lang w:val="en-US"/>
        </w:rPr>
        <w:t xml:space="preserve"> </w:t>
      </w:r>
      <w:r w:rsidR="00713218" w:rsidRPr="00AC319B">
        <w:rPr>
          <w:rFonts w:cstheme="minorHAnsi"/>
          <w:noProof/>
          <w:lang w:val="en-US"/>
        </w:rPr>
        <w:t xml:space="preserve"> </w:t>
      </w:r>
    </w:p>
    <w:p w14:paraId="1C177B42" w14:textId="79F8D638" w:rsidR="00461028" w:rsidRPr="00757052" w:rsidRDefault="00461028"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3.</w:t>
      </w:r>
      <w:r w:rsidR="009A7ED6" w:rsidRPr="00757052">
        <w:rPr>
          <w:rFonts w:eastAsia="Times New Roman"/>
          <w:bdr w:val="none" w:sz="0" w:space="0" w:color="auto" w:frame="1"/>
          <w:lang w:val="en-US" w:eastAsia="ca-ES"/>
        </w:rPr>
        <w:t>2</w:t>
      </w:r>
      <w:r w:rsidRPr="00757052">
        <w:rPr>
          <w:rFonts w:eastAsia="Times New Roman"/>
          <w:bdr w:val="none" w:sz="0" w:space="0" w:color="auto" w:frame="1"/>
          <w:lang w:val="en-US" w:eastAsia="ca-ES"/>
        </w:rPr>
        <w:t xml:space="preserve"> </w:t>
      </w:r>
      <w:r w:rsidR="00623709" w:rsidRPr="00757052">
        <w:rPr>
          <w:rFonts w:eastAsia="Times New Roman"/>
          <w:bdr w:val="none" w:sz="0" w:space="0" w:color="auto" w:frame="1"/>
          <w:lang w:val="en-US" w:eastAsia="ca-ES"/>
        </w:rPr>
        <w:t>Community responses</w:t>
      </w:r>
    </w:p>
    <w:p w14:paraId="08B0F672" w14:textId="2B98CB57" w:rsidR="00DB3B22" w:rsidRPr="00AC319B" w:rsidRDefault="008D3097" w:rsidP="00E10354">
      <w:pPr>
        <w:spacing w:line="360" w:lineRule="auto"/>
        <w:jc w:val="both"/>
        <w:rPr>
          <w:rFonts w:cstheme="minorHAnsi"/>
          <w:lang w:val="en-US"/>
        </w:rPr>
      </w:pPr>
      <w:r>
        <w:rPr>
          <w:rFonts w:cstheme="minorHAnsi"/>
          <w:lang w:val="en-US"/>
        </w:rPr>
        <w:t>The</w:t>
      </w:r>
      <w:r w:rsidR="00893B62">
        <w:rPr>
          <w:rFonts w:cstheme="minorHAnsi"/>
          <w:lang w:val="en-US"/>
        </w:rPr>
        <w:t xml:space="preserve"> </w:t>
      </w:r>
      <w:r w:rsidR="003A7035" w:rsidRPr="00BE1BCB">
        <w:rPr>
          <w:rFonts w:cstheme="minorHAnsi"/>
          <w:lang w:val="en-US"/>
        </w:rPr>
        <w:t>temperate community showed a significant germination delay between microclimatic scenarios from the</w:t>
      </w:r>
      <w:r w:rsidR="00893B62">
        <w:rPr>
          <w:rFonts w:cstheme="minorHAnsi"/>
          <w:lang w:val="en-US"/>
        </w:rPr>
        <w:t xml:space="preserve"> very</w:t>
      </w:r>
      <w:r w:rsidR="003A7035" w:rsidRPr="00BE1BCB">
        <w:rPr>
          <w:rFonts w:cstheme="minorHAnsi"/>
          <w:lang w:val="en-US"/>
        </w:rPr>
        <w:t xml:space="preserve"> beginning of the experiment</w:t>
      </w:r>
      <w:r w:rsidR="00BE1BCB" w:rsidRPr="00BE1BCB">
        <w:rPr>
          <w:rFonts w:cstheme="minorHAnsi"/>
          <w:lang w:val="en-US"/>
        </w:rPr>
        <w:t xml:space="preserve"> (see fig 3</w:t>
      </w:r>
      <w:r w:rsidR="00764ACF">
        <w:rPr>
          <w:rFonts w:cstheme="minorHAnsi"/>
          <w:lang w:val="en-US"/>
        </w:rPr>
        <w:t>A</w:t>
      </w:r>
      <w:r w:rsidR="00BE1BCB" w:rsidRPr="00BE1BCB">
        <w:rPr>
          <w:rFonts w:cstheme="minorHAnsi"/>
          <w:lang w:val="en-US"/>
        </w:rPr>
        <w:t>)</w:t>
      </w:r>
      <w:r w:rsidR="003A7035" w:rsidRPr="00BE1BCB">
        <w:rPr>
          <w:rFonts w:cstheme="minorHAnsi"/>
          <w:lang w:val="en-US"/>
        </w:rPr>
        <w:t>.</w:t>
      </w:r>
      <w:r w:rsidR="003A7035" w:rsidRPr="00AC319B">
        <w:rPr>
          <w:rFonts w:cstheme="minorHAnsi"/>
          <w:lang w:val="en-US"/>
        </w:rPr>
        <w:t xml:space="preserve"> </w:t>
      </w:r>
      <w:r w:rsidR="00DB3B22" w:rsidRPr="00AC319B">
        <w:rPr>
          <w:rFonts w:cstheme="minorHAnsi"/>
          <w:lang w:val="en-US"/>
        </w:rPr>
        <w:t>Th</w:t>
      </w:r>
      <w:r w:rsidR="00AB2080">
        <w:rPr>
          <w:rFonts w:cstheme="minorHAnsi"/>
          <w:lang w:val="en-US"/>
        </w:rPr>
        <w:t>is</w:t>
      </w:r>
      <w:r w:rsidR="00DB3B22" w:rsidRPr="00AC319B">
        <w:rPr>
          <w:rFonts w:cstheme="minorHAnsi"/>
          <w:lang w:val="en-US"/>
        </w:rPr>
        <w:t xml:space="preserve"> community showed </w:t>
      </w:r>
      <w:r w:rsidR="00580F8C" w:rsidRPr="00AC319B">
        <w:rPr>
          <w:rFonts w:cstheme="minorHAnsi"/>
          <w:lang w:val="en-US"/>
        </w:rPr>
        <w:t>low germination</w:t>
      </w:r>
      <w:r w:rsidR="00220DEF" w:rsidRPr="00AC319B">
        <w:rPr>
          <w:rFonts w:cstheme="minorHAnsi"/>
          <w:lang w:val="en-US"/>
        </w:rPr>
        <w:t xml:space="preserve"> </w:t>
      </w:r>
      <w:r w:rsidR="006D7DBC" w:rsidRPr="00AC319B">
        <w:rPr>
          <w:rFonts w:cstheme="minorHAnsi"/>
          <w:lang w:val="en-US"/>
        </w:rPr>
        <w:t>in autumn</w:t>
      </w:r>
      <w:r w:rsidR="00665539">
        <w:rPr>
          <w:rFonts w:cstheme="minorHAnsi"/>
          <w:lang w:val="en-US"/>
        </w:rPr>
        <w:t xml:space="preserve">, </w:t>
      </w:r>
      <w:r w:rsidR="00AB2080">
        <w:rPr>
          <w:rFonts w:cstheme="minorHAnsi"/>
          <w:lang w:val="en-US"/>
        </w:rPr>
        <w:t>and</w:t>
      </w:r>
      <w:r w:rsidR="00665539">
        <w:rPr>
          <w:rFonts w:cstheme="minorHAnsi"/>
          <w:lang w:val="en-US"/>
        </w:rPr>
        <w:t xml:space="preserve"> low germination in </w:t>
      </w:r>
      <w:r w:rsidR="0085521E" w:rsidRPr="00AC319B">
        <w:rPr>
          <w:rFonts w:cstheme="minorHAnsi"/>
          <w:lang w:val="en-US"/>
        </w:rPr>
        <w:t>winter</w:t>
      </w:r>
      <w:r w:rsidR="00665539">
        <w:rPr>
          <w:rFonts w:cstheme="minorHAnsi"/>
          <w:lang w:val="en-US"/>
        </w:rPr>
        <w:t>,</w:t>
      </w:r>
      <w:r w:rsidR="00354220" w:rsidRPr="00AC319B">
        <w:rPr>
          <w:rFonts w:cstheme="minorHAnsi"/>
          <w:lang w:val="en-US"/>
        </w:rPr>
        <w:t xml:space="preserve"> </w:t>
      </w:r>
      <w:r w:rsidR="00125A76">
        <w:rPr>
          <w:rFonts w:cstheme="minorHAnsi"/>
          <w:lang w:val="en-US"/>
        </w:rPr>
        <w:t xml:space="preserve">basically only </w:t>
      </w:r>
      <w:r w:rsidR="00354220" w:rsidRPr="00AC319B">
        <w:rPr>
          <w:rFonts w:cstheme="minorHAnsi"/>
          <w:lang w:val="en-US"/>
        </w:rPr>
        <w:t>happening in</w:t>
      </w:r>
      <w:r w:rsidR="00752C54" w:rsidRPr="00AC319B">
        <w:rPr>
          <w:rFonts w:cstheme="minorHAnsi"/>
          <w:lang w:val="en-US"/>
        </w:rPr>
        <w:t xml:space="preserve"> </w:t>
      </w:r>
      <w:r w:rsidR="00194865" w:rsidRPr="00AC319B">
        <w:rPr>
          <w:rFonts w:cstheme="minorHAnsi"/>
          <w:lang w:val="en-US"/>
        </w:rPr>
        <w:t xml:space="preserve">the </w:t>
      </w:r>
      <w:proofErr w:type="spellStart"/>
      <w:r w:rsidR="00752C54" w:rsidRPr="00AC319B">
        <w:rPr>
          <w:rFonts w:cstheme="minorHAnsi"/>
          <w:lang w:val="en-US"/>
        </w:rPr>
        <w:t>snowbed</w:t>
      </w:r>
      <w:proofErr w:type="spellEnd"/>
      <w:r w:rsidR="00752C54" w:rsidRPr="00AC319B">
        <w:rPr>
          <w:rFonts w:cstheme="minorHAnsi"/>
          <w:lang w:val="en-US"/>
        </w:rPr>
        <w:t xml:space="preserve"> </w:t>
      </w:r>
      <w:r w:rsidR="00972B31" w:rsidRPr="00AC319B">
        <w:rPr>
          <w:rFonts w:cstheme="minorHAnsi"/>
          <w:lang w:val="en-US"/>
        </w:rPr>
        <w:t>scenario</w:t>
      </w:r>
      <w:r w:rsidR="00D06816" w:rsidRPr="00AC319B">
        <w:rPr>
          <w:rFonts w:cstheme="minorHAnsi"/>
          <w:lang w:val="en-US"/>
        </w:rPr>
        <w:t xml:space="preserve"> (fig 4b, </w:t>
      </w:r>
      <w:r w:rsidR="005E7827" w:rsidRPr="00AC319B">
        <w:rPr>
          <w:rFonts w:cstheme="minorHAnsi"/>
          <w:lang w:val="en-US"/>
        </w:rPr>
        <w:t xml:space="preserve">left panel </w:t>
      </w:r>
      <w:r w:rsidR="00D06816" w:rsidRPr="00AC319B">
        <w:rPr>
          <w:rFonts w:cstheme="minorHAnsi"/>
          <w:lang w:val="en-US"/>
        </w:rPr>
        <w:t>second row)</w:t>
      </w:r>
      <w:r w:rsidR="00194865" w:rsidRPr="00AC319B">
        <w:rPr>
          <w:rFonts w:cstheme="minorHAnsi"/>
          <w:lang w:val="en-US"/>
        </w:rPr>
        <w:t xml:space="preserve">. </w:t>
      </w:r>
      <w:r w:rsidR="001C72A4">
        <w:rPr>
          <w:rFonts w:cstheme="minorHAnsi"/>
          <w:lang w:val="en-US"/>
        </w:rPr>
        <w:t>I</w:t>
      </w:r>
      <w:r w:rsidR="001C72A4" w:rsidRPr="00AC319B">
        <w:rPr>
          <w:rFonts w:cstheme="minorHAnsi"/>
          <w:lang w:val="en-US"/>
        </w:rPr>
        <w:t xml:space="preserve">n fellfield </w:t>
      </w:r>
      <w:r w:rsidR="001C72A4">
        <w:rPr>
          <w:rFonts w:cstheme="minorHAnsi"/>
          <w:lang w:val="en-US"/>
        </w:rPr>
        <w:t>scenario, w</w:t>
      </w:r>
      <w:r w:rsidR="00F44DA4" w:rsidRPr="00AC319B">
        <w:rPr>
          <w:rFonts w:cstheme="minorHAnsi"/>
          <w:lang w:val="en-US"/>
        </w:rPr>
        <w:t>e observe</w:t>
      </w:r>
      <w:r w:rsidR="00354220" w:rsidRPr="00AC319B">
        <w:rPr>
          <w:rFonts w:cstheme="minorHAnsi"/>
          <w:lang w:val="en-US"/>
        </w:rPr>
        <w:t>d</w:t>
      </w:r>
      <w:r w:rsidR="00F44DA4" w:rsidRPr="00AC319B">
        <w:rPr>
          <w:rFonts w:cstheme="minorHAnsi"/>
          <w:lang w:val="en-US"/>
        </w:rPr>
        <w:t xml:space="preserve"> the highest germination</w:t>
      </w:r>
      <w:r w:rsidR="001C72A4">
        <w:rPr>
          <w:rFonts w:cstheme="minorHAnsi"/>
          <w:lang w:val="en-US"/>
        </w:rPr>
        <w:t xml:space="preserve"> period i</w:t>
      </w:r>
      <w:r w:rsidR="001C72A4" w:rsidRPr="00AC319B">
        <w:rPr>
          <w:rFonts w:cstheme="minorHAnsi"/>
          <w:lang w:val="en-US"/>
        </w:rPr>
        <w:t>n spring</w:t>
      </w:r>
      <w:r w:rsidR="000D3946" w:rsidRPr="00AC319B">
        <w:rPr>
          <w:rFonts w:cstheme="minorHAnsi"/>
          <w:lang w:val="en-US"/>
        </w:rPr>
        <w:t xml:space="preserve"> (0.</w:t>
      </w:r>
      <w:r w:rsidR="00F127A4" w:rsidRPr="00AC319B">
        <w:rPr>
          <w:rFonts w:cstheme="minorHAnsi"/>
          <w:lang w:val="en-US"/>
        </w:rPr>
        <w:t>38 germination proportion</w:t>
      </w:r>
      <w:r w:rsidR="000D3946" w:rsidRPr="00AC319B">
        <w:rPr>
          <w:rFonts w:cstheme="minorHAnsi"/>
          <w:lang w:val="en-US"/>
        </w:rPr>
        <w:t>) while the highest germination</w:t>
      </w:r>
      <w:r w:rsidR="001C72A4">
        <w:rPr>
          <w:rFonts w:cstheme="minorHAnsi"/>
          <w:lang w:val="en-US"/>
        </w:rPr>
        <w:t xml:space="preserve"> period</w:t>
      </w:r>
      <w:r w:rsidR="000D3946" w:rsidRPr="00AC319B">
        <w:rPr>
          <w:rFonts w:cstheme="minorHAnsi"/>
          <w:lang w:val="en-US"/>
        </w:rPr>
        <w:t xml:space="preserve"> in </w:t>
      </w:r>
      <w:proofErr w:type="spellStart"/>
      <w:r w:rsidR="000D3946" w:rsidRPr="00AC319B">
        <w:rPr>
          <w:rFonts w:cstheme="minorHAnsi"/>
          <w:lang w:val="en-US"/>
        </w:rPr>
        <w:t>snowbed</w:t>
      </w:r>
      <w:proofErr w:type="spellEnd"/>
      <w:r w:rsidR="000D3946" w:rsidRPr="00AC319B">
        <w:rPr>
          <w:rFonts w:cstheme="minorHAnsi"/>
          <w:lang w:val="en-US"/>
        </w:rPr>
        <w:t xml:space="preserve"> </w:t>
      </w:r>
      <w:r w:rsidR="008D7A5F" w:rsidRPr="00AC319B">
        <w:rPr>
          <w:rFonts w:cstheme="minorHAnsi"/>
          <w:lang w:val="en-US"/>
        </w:rPr>
        <w:t>scenario</w:t>
      </w:r>
      <w:r w:rsidR="000D3946" w:rsidRPr="00AC319B">
        <w:rPr>
          <w:rFonts w:cstheme="minorHAnsi"/>
          <w:lang w:val="en-US"/>
        </w:rPr>
        <w:t xml:space="preserve"> was reach during </w:t>
      </w:r>
      <w:r w:rsidR="00F127A4" w:rsidRPr="00AC319B">
        <w:rPr>
          <w:rFonts w:cstheme="minorHAnsi"/>
          <w:lang w:val="en-US"/>
        </w:rPr>
        <w:t xml:space="preserve">summer </w:t>
      </w:r>
      <w:r w:rsidR="000D3946" w:rsidRPr="00AC319B">
        <w:rPr>
          <w:rFonts w:cstheme="minorHAnsi"/>
          <w:lang w:val="en-US"/>
        </w:rPr>
        <w:t>(0.3</w:t>
      </w:r>
      <w:r w:rsidR="003B1E6E" w:rsidRPr="00AC319B">
        <w:rPr>
          <w:rFonts w:cstheme="minorHAnsi"/>
          <w:lang w:val="en-US"/>
        </w:rPr>
        <w:t>1 germination proportion</w:t>
      </w:r>
      <w:r w:rsidR="000D3946" w:rsidRPr="00AC319B">
        <w:rPr>
          <w:rFonts w:cstheme="minorHAnsi"/>
          <w:lang w:val="en-US"/>
        </w:rPr>
        <w:t xml:space="preserve">). </w:t>
      </w:r>
      <w:r w:rsidR="0050212A" w:rsidRPr="00AC319B">
        <w:rPr>
          <w:rFonts w:cstheme="minorHAnsi"/>
          <w:lang w:val="en-US"/>
        </w:rPr>
        <w:t>At the end of the experiment</w:t>
      </w:r>
      <w:r w:rsidR="009D61CC" w:rsidRPr="00AC319B">
        <w:rPr>
          <w:rFonts w:cstheme="minorHAnsi"/>
          <w:lang w:val="en-US"/>
        </w:rPr>
        <w:t>,</w:t>
      </w:r>
      <w:r w:rsidR="0050212A" w:rsidRPr="00AC319B">
        <w:rPr>
          <w:rFonts w:cstheme="minorHAnsi"/>
          <w:lang w:val="en-US"/>
        </w:rPr>
        <w:t xml:space="preserve"> total germination</w:t>
      </w:r>
      <w:r w:rsidR="008356C5" w:rsidRPr="00AC319B">
        <w:rPr>
          <w:rFonts w:cstheme="minorHAnsi"/>
          <w:lang w:val="en-US"/>
        </w:rPr>
        <w:t xml:space="preserve"> </w:t>
      </w:r>
      <w:r w:rsidR="00444D7D">
        <w:rPr>
          <w:rFonts w:cstheme="minorHAnsi"/>
          <w:lang w:val="en-US"/>
        </w:rPr>
        <w:t>was significantly higher in fellfield scenario</w:t>
      </w:r>
      <w:r w:rsidR="00354EB2" w:rsidRPr="00AC319B">
        <w:rPr>
          <w:rFonts w:cstheme="minorHAnsi"/>
          <w:lang w:val="en-US"/>
        </w:rPr>
        <w:t>. T50</w:t>
      </w:r>
      <w:r w:rsidR="00BC3604">
        <w:rPr>
          <w:rFonts w:cstheme="minorHAnsi"/>
          <w:lang w:val="en-US"/>
        </w:rPr>
        <w:t xml:space="preserve"> values</w:t>
      </w:r>
      <w:r w:rsidR="00354EB2" w:rsidRPr="00AC319B">
        <w:rPr>
          <w:rFonts w:cstheme="minorHAnsi"/>
          <w:lang w:val="en-US"/>
        </w:rPr>
        <w:t xml:space="preserve"> </w:t>
      </w:r>
      <w:r w:rsidR="00BC3604">
        <w:rPr>
          <w:rFonts w:cstheme="minorHAnsi"/>
          <w:lang w:val="en-US"/>
        </w:rPr>
        <w:t xml:space="preserve">were higher in </w:t>
      </w:r>
      <w:proofErr w:type="spellStart"/>
      <w:r w:rsidR="00BC3604">
        <w:rPr>
          <w:rFonts w:cstheme="minorHAnsi"/>
          <w:lang w:val="en-US"/>
        </w:rPr>
        <w:t>snowbed</w:t>
      </w:r>
      <w:proofErr w:type="spellEnd"/>
      <w:r w:rsidR="00BC3604">
        <w:rPr>
          <w:rFonts w:cstheme="minorHAnsi"/>
          <w:lang w:val="en-US"/>
        </w:rPr>
        <w:t xml:space="preserve"> scenario with</w:t>
      </w:r>
      <w:r w:rsidR="008E49EF" w:rsidRPr="00AC319B">
        <w:rPr>
          <w:rFonts w:cstheme="minorHAnsi"/>
          <w:lang w:val="en-US"/>
        </w:rPr>
        <w:t xml:space="preserve"> </w:t>
      </w:r>
      <w:r w:rsidR="00BC3604">
        <w:rPr>
          <w:rFonts w:cstheme="minorHAnsi"/>
          <w:lang w:val="en-US"/>
        </w:rPr>
        <w:t xml:space="preserve">an average of </w:t>
      </w:r>
      <w:r w:rsidR="008E49EF" w:rsidRPr="00AC319B">
        <w:rPr>
          <w:rFonts w:cstheme="minorHAnsi"/>
          <w:lang w:val="en-US"/>
        </w:rPr>
        <w:t>2</w:t>
      </w:r>
      <w:r w:rsidR="004B37F3" w:rsidRPr="00AC319B">
        <w:rPr>
          <w:rFonts w:cstheme="minorHAnsi"/>
          <w:lang w:val="en-US"/>
        </w:rPr>
        <w:t>42</w:t>
      </w:r>
      <w:r w:rsidR="009D61CC" w:rsidRPr="00AC319B">
        <w:rPr>
          <w:rFonts w:cstheme="minorHAnsi"/>
          <w:lang w:val="en-US"/>
        </w:rPr>
        <w:t xml:space="preserve"> </w:t>
      </w:r>
      <w:r w:rsidR="00C93816" w:rsidRPr="00AC319B">
        <w:rPr>
          <w:rFonts w:cstheme="minorHAnsi"/>
          <w:lang w:val="en-US"/>
        </w:rPr>
        <w:t>days</w:t>
      </w:r>
      <w:r w:rsidR="00C93816">
        <w:rPr>
          <w:rFonts w:cstheme="minorHAnsi"/>
          <w:lang w:val="en-US"/>
        </w:rPr>
        <w:t xml:space="preserve">, </w:t>
      </w:r>
      <w:r w:rsidR="00C93816" w:rsidRPr="00AC319B">
        <w:rPr>
          <w:rFonts w:cstheme="minorHAnsi"/>
          <w:lang w:val="en-US"/>
        </w:rPr>
        <w:t>while</w:t>
      </w:r>
      <w:r w:rsidR="00526858" w:rsidRPr="00AC319B">
        <w:rPr>
          <w:rFonts w:cstheme="minorHAnsi"/>
          <w:lang w:val="en-US"/>
        </w:rPr>
        <w:t xml:space="preserve"> </w:t>
      </w:r>
      <w:r w:rsidR="008E49EF" w:rsidRPr="00AC319B">
        <w:rPr>
          <w:rFonts w:cstheme="minorHAnsi"/>
          <w:lang w:val="en-US"/>
        </w:rPr>
        <w:t>EHS</w:t>
      </w:r>
      <w:r w:rsidR="00987307" w:rsidRPr="00AC319B">
        <w:rPr>
          <w:rFonts w:cstheme="minorHAnsi"/>
          <w:lang w:val="en-US"/>
        </w:rPr>
        <w:t xml:space="preserve"> </w:t>
      </w:r>
      <w:r w:rsidR="00526858" w:rsidRPr="00AC319B">
        <w:rPr>
          <w:rFonts w:cstheme="minorHAnsi"/>
          <w:lang w:val="en-US"/>
        </w:rPr>
        <w:t xml:space="preserve">values </w:t>
      </w:r>
      <w:r w:rsidR="00BC3604">
        <w:rPr>
          <w:rFonts w:cstheme="minorHAnsi"/>
          <w:lang w:val="en-US"/>
        </w:rPr>
        <w:t xml:space="preserve">were very similar </w:t>
      </w:r>
      <w:r w:rsidR="00FD1A04" w:rsidRPr="00AC319B">
        <w:rPr>
          <w:rFonts w:cstheme="minorHAnsi"/>
          <w:lang w:val="en-US"/>
        </w:rPr>
        <w:t xml:space="preserve">independently of </w:t>
      </w:r>
      <w:r w:rsidR="00B47ABD">
        <w:rPr>
          <w:rFonts w:cstheme="minorHAnsi"/>
          <w:lang w:val="en-US"/>
        </w:rPr>
        <w:t xml:space="preserve">the microclimatic </w:t>
      </w:r>
      <w:r w:rsidR="006A1BED" w:rsidRPr="00AC319B">
        <w:rPr>
          <w:rFonts w:cstheme="minorHAnsi"/>
          <w:lang w:val="en-US"/>
        </w:rPr>
        <w:t>scenario</w:t>
      </w:r>
      <w:r w:rsidR="00BC3604">
        <w:rPr>
          <w:rFonts w:cstheme="minorHAnsi"/>
          <w:lang w:val="en-US"/>
        </w:rPr>
        <w:t xml:space="preserve"> (see detailed individual species </w:t>
      </w:r>
      <w:r w:rsidR="00C93816">
        <w:rPr>
          <w:rFonts w:cstheme="minorHAnsi"/>
          <w:lang w:val="en-US"/>
        </w:rPr>
        <w:t>traits</w:t>
      </w:r>
      <w:r w:rsidR="00BC3604">
        <w:rPr>
          <w:rFonts w:cstheme="minorHAnsi"/>
          <w:lang w:val="en-US"/>
        </w:rPr>
        <w:t xml:space="preserve"> in </w:t>
      </w:r>
      <w:r w:rsidR="00C93816">
        <w:rPr>
          <w:rFonts w:cstheme="minorHAnsi"/>
          <w:lang w:val="en-US"/>
        </w:rPr>
        <w:t>supplementary table xxx)</w:t>
      </w:r>
      <w:r w:rsidR="00987307" w:rsidRPr="00AC319B">
        <w:rPr>
          <w:rFonts w:cstheme="minorHAnsi"/>
          <w:lang w:val="en-US"/>
        </w:rPr>
        <w:t xml:space="preserve">. </w:t>
      </w:r>
    </w:p>
    <w:p w14:paraId="38CDBD54" w14:textId="5E23754B" w:rsidR="00954415" w:rsidRPr="00AC319B" w:rsidRDefault="005F7DEF" w:rsidP="00E10354">
      <w:pPr>
        <w:spacing w:line="360" w:lineRule="auto"/>
        <w:jc w:val="both"/>
        <w:rPr>
          <w:rFonts w:cstheme="minorHAnsi"/>
          <w:lang w:val="en-US"/>
        </w:rPr>
      </w:pPr>
      <w:r w:rsidRPr="00AB2080">
        <w:rPr>
          <w:rFonts w:eastAsia="Times New Roman" w:cstheme="minorHAnsi"/>
          <w:color w:val="000000"/>
          <w:lang w:val="en-US" w:eastAsia="ca-ES"/>
        </w:rPr>
        <w:t>The</w:t>
      </w:r>
      <w:r w:rsidR="00B47ABD" w:rsidRPr="00AB2080">
        <w:rPr>
          <w:rFonts w:eastAsia="Times New Roman" w:cstheme="minorHAnsi"/>
          <w:color w:val="000000"/>
          <w:lang w:val="en-US" w:eastAsia="ca-ES"/>
        </w:rPr>
        <w:t xml:space="preserve"> </w:t>
      </w:r>
      <w:r w:rsidRPr="00AB2080">
        <w:rPr>
          <w:rFonts w:eastAsia="Times New Roman" w:cstheme="minorHAnsi"/>
          <w:color w:val="000000"/>
          <w:lang w:val="en-US" w:eastAsia="ca-ES"/>
        </w:rPr>
        <w:t xml:space="preserve">Mediterranean community showed a germination delay between microclimatic scenarios </w:t>
      </w:r>
      <w:r w:rsidR="00E8333F">
        <w:rPr>
          <w:rFonts w:eastAsia="Times New Roman" w:cstheme="minorHAnsi"/>
          <w:color w:val="000000"/>
          <w:lang w:val="en-US" w:eastAsia="ca-ES"/>
        </w:rPr>
        <w:t xml:space="preserve">mainly </w:t>
      </w:r>
      <w:r w:rsidRPr="00AB2080">
        <w:rPr>
          <w:rFonts w:eastAsia="Times New Roman" w:cstheme="minorHAnsi"/>
          <w:color w:val="000000"/>
          <w:lang w:val="en-US" w:eastAsia="ca-ES"/>
        </w:rPr>
        <w:t>after the winter period.</w:t>
      </w:r>
      <w:r w:rsidRPr="00AC319B">
        <w:rPr>
          <w:rFonts w:cstheme="minorHAnsi"/>
          <w:lang w:val="en-US"/>
        </w:rPr>
        <w:t xml:space="preserve"> </w:t>
      </w:r>
      <w:r w:rsidR="00AB2080">
        <w:rPr>
          <w:rFonts w:cstheme="minorHAnsi"/>
          <w:lang w:val="en-US"/>
        </w:rPr>
        <w:t>This</w:t>
      </w:r>
      <w:r w:rsidR="00987307" w:rsidRPr="00AC319B">
        <w:rPr>
          <w:rFonts w:cstheme="minorHAnsi"/>
          <w:lang w:val="en-US"/>
        </w:rPr>
        <w:t xml:space="preserve"> community showed the highest </w:t>
      </w:r>
      <w:r w:rsidR="00526858" w:rsidRPr="00AC319B">
        <w:rPr>
          <w:rFonts w:cstheme="minorHAnsi"/>
          <w:lang w:val="en-US"/>
        </w:rPr>
        <w:t>germination proportion</w:t>
      </w:r>
      <w:r w:rsidR="0079652B" w:rsidRPr="00AC319B">
        <w:rPr>
          <w:rFonts w:cstheme="minorHAnsi"/>
          <w:lang w:val="en-US"/>
        </w:rPr>
        <w:t xml:space="preserve"> in autumn (0.</w:t>
      </w:r>
      <w:r w:rsidR="006A1BED" w:rsidRPr="00AC319B">
        <w:rPr>
          <w:rFonts w:cstheme="minorHAnsi"/>
          <w:lang w:val="en-US"/>
        </w:rPr>
        <w:t>58</w:t>
      </w:r>
      <w:r w:rsidR="00607686" w:rsidRPr="00AC319B">
        <w:rPr>
          <w:rFonts w:cstheme="minorHAnsi"/>
          <w:lang w:val="en-US"/>
        </w:rPr>
        <w:t>)</w:t>
      </w:r>
      <w:r w:rsidR="00632AD5" w:rsidRPr="00AC319B">
        <w:rPr>
          <w:rFonts w:cstheme="minorHAnsi"/>
          <w:lang w:val="en-US"/>
        </w:rPr>
        <w:t>, followed by spring germination (0.15).</w:t>
      </w:r>
      <w:r w:rsidR="00607686" w:rsidRPr="00AC319B">
        <w:rPr>
          <w:rFonts w:cstheme="minorHAnsi"/>
          <w:lang w:val="en-US"/>
        </w:rPr>
        <w:t xml:space="preserve"> </w:t>
      </w:r>
      <w:r w:rsidR="00E8333F">
        <w:rPr>
          <w:rFonts w:cstheme="minorHAnsi"/>
          <w:lang w:val="en-US"/>
        </w:rPr>
        <w:t>Little</w:t>
      </w:r>
      <w:r w:rsidR="00632AD5" w:rsidRPr="00AC319B">
        <w:rPr>
          <w:rFonts w:cstheme="minorHAnsi"/>
          <w:lang w:val="en-US"/>
        </w:rPr>
        <w:t xml:space="preserve"> germination happened during winter, mainly in the </w:t>
      </w:r>
      <w:proofErr w:type="spellStart"/>
      <w:r w:rsidR="00632AD5" w:rsidRPr="00AC319B">
        <w:rPr>
          <w:rFonts w:cstheme="minorHAnsi"/>
          <w:lang w:val="en-US"/>
        </w:rPr>
        <w:t>snowbed</w:t>
      </w:r>
      <w:proofErr w:type="spellEnd"/>
      <w:r w:rsidR="00632AD5" w:rsidRPr="00AC319B">
        <w:rPr>
          <w:rFonts w:cstheme="minorHAnsi"/>
          <w:lang w:val="en-US"/>
        </w:rPr>
        <w:t xml:space="preserve"> scenario</w:t>
      </w:r>
      <w:r w:rsidR="00837476" w:rsidRPr="00AC319B">
        <w:rPr>
          <w:rFonts w:cstheme="minorHAnsi"/>
          <w:lang w:val="en-US"/>
        </w:rPr>
        <w:t xml:space="preserve"> (0.12)</w:t>
      </w:r>
      <w:r w:rsidR="00632AD5" w:rsidRPr="00AC319B">
        <w:rPr>
          <w:rFonts w:cstheme="minorHAnsi"/>
          <w:lang w:val="en-US"/>
        </w:rPr>
        <w:t xml:space="preserve"> </w:t>
      </w:r>
      <w:r w:rsidR="00607686" w:rsidRPr="00AC319B">
        <w:rPr>
          <w:rFonts w:cstheme="minorHAnsi"/>
          <w:lang w:val="en-US"/>
        </w:rPr>
        <w:t>and the lowest</w:t>
      </w:r>
      <w:r w:rsidR="00C337FC" w:rsidRPr="00AC319B">
        <w:rPr>
          <w:rFonts w:cstheme="minorHAnsi"/>
          <w:lang w:val="en-US"/>
        </w:rPr>
        <w:t xml:space="preserve"> </w:t>
      </w:r>
      <w:r w:rsidR="00837476" w:rsidRPr="00AC319B">
        <w:rPr>
          <w:rFonts w:cstheme="minorHAnsi"/>
          <w:lang w:val="en-US"/>
        </w:rPr>
        <w:t xml:space="preserve">germination was recorded </w:t>
      </w:r>
      <w:r w:rsidR="00C337FC" w:rsidRPr="00AC319B">
        <w:rPr>
          <w:rFonts w:cstheme="minorHAnsi"/>
          <w:lang w:val="en-US"/>
        </w:rPr>
        <w:t>in summer</w:t>
      </w:r>
      <w:r w:rsidR="008B5346" w:rsidRPr="00AC319B">
        <w:rPr>
          <w:rFonts w:cstheme="minorHAnsi"/>
          <w:lang w:val="en-US"/>
        </w:rPr>
        <w:t xml:space="preserve">. At the end of the experiment the Mediterranean community averaged </w:t>
      </w:r>
      <w:r w:rsidR="007E4577" w:rsidRPr="00AC319B">
        <w:rPr>
          <w:rFonts w:cstheme="minorHAnsi"/>
          <w:lang w:val="en-US"/>
        </w:rPr>
        <w:t>0.84 of germination proportion</w:t>
      </w:r>
      <w:r w:rsidR="00572507">
        <w:rPr>
          <w:rFonts w:cstheme="minorHAnsi"/>
          <w:lang w:val="en-US"/>
        </w:rPr>
        <w:t xml:space="preserve"> </w:t>
      </w:r>
      <w:r w:rsidR="002D1119">
        <w:rPr>
          <w:rFonts w:cstheme="minorHAnsi"/>
          <w:lang w:val="en-US"/>
        </w:rPr>
        <w:t>and no significant differences between</w:t>
      </w:r>
      <w:r w:rsidR="00572507">
        <w:rPr>
          <w:rFonts w:cstheme="minorHAnsi"/>
          <w:lang w:val="en-US"/>
        </w:rPr>
        <w:t xml:space="preserve"> scenarios</w:t>
      </w:r>
      <w:r w:rsidR="007E4577" w:rsidRPr="00AC319B">
        <w:rPr>
          <w:rFonts w:cstheme="minorHAnsi"/>
          <w:lang w:val="en-US"/>
        </w:rPr>
        <w:t xml:space="preserve">. T50 values </w:t>
      </w:r>
      <w:r w:rsidR="004A59F0">
        <w:rPr>
          <w:rFonts w:cstheme="minorHAnsi"/>
          <w:lang w:val="en-US"/>
        </w:rPr>
        <w:t xml:space="preserve">were significantly higher in </w:t>
      </w:r>
      <w:proofErr w:type="spellStart"/>
      <w:r w:rsidR="004A59F0">
        <w:rPr>
          <w:rFonts w:cstheme="minorHAnsi"/>
          <w:lang w:val="en-US"/>
        </w:rPr>
        <w:t>snowbed</w:t>
      </w:r>
      <w:proofErr w:type="spellEnd"/>
      <w:r w:rsidR="004A59F0">
        <w:rPr>
          <w:rFonts w:cstheme="minorHAnsi"/>
          <w:lang w:val="en-US"/>
        </w:rPr>
        <w:t xml:space="preserve"> incubator</w:t>
      </w:r>
      <w:r w:rsidR="004E59EC" w:rsidRPr="00AC319B">
        <w:rPr>
          <w:rFonts w:cstheme="minorHAnsi"/>
          <w:lang w:val="en-US"/>
        </w:rPr>
        <w:t xml:space="preserve"> (1</w:t>
      </w:r>
      <w:r w:rsidR="00A224B7" w:rsidRPr="00AC319B">
        <w:rPr>
          <w:rFonts w:cstheme="minorHAnsi"/>
          <w:lang w:val="en-US"/>
        </w:rPr>
        <w:t>0</w:t>
      </w:r>
      <w:r w:rsidR="004E59EC" w:rsidRPr="00AC319B">
        <w:rPr>
          <w:rFonts w:cstheme="minorHAnsi"/>
          <w:lang w:val="en-US"/>
        </w:rPr>
        <w:t xml:space="preserve">2 </w:t>
      </w:r>
      <w:r w:rsidR="00F3307B" w:rsidRPr="00AC319B">
        <w:rPr>
          <w:rFonts w:cstheme="minorHAnsi"/>
          <w:lang w:val="en-US"/>
        </w:rPr>
        <w:t xml:space="preserve">days </w:t>
      </w:r>
      <w:r w:rsidR="004A59F0">
        <w:rPr>
          <w:rFonts w:cstheme="minorHAnsi"/>
          <w:lang w:val="en-US"/>
        </w:rPr>
        <w:t>on average</w:t>
      </w:r>
      <w:r w:rsidR="004A1276">
        <w:rPr>
          <w:rFonts w:cstheme="minorHAnsi"/>
          <w:lang w:val="en-US"/>
        </w:rPr>
        <w:t>)</w:t>
      </w:r>
      <w:r w:rsidR="004A59F0">
        <w:rPr>
          <w:rFonts w:cstheme="minorHAnsi"/>
          <w:lang w:val="en-US"/>
        </w:rPr>
        <w:t xml:space="preserve"> </w:t>
      </w:r>
      <w:r w:rsidR="002452F0" w:rsidRPr="00AC319B">
        <w:rPr>
          <w:rFonts w:cstheme="minorHAnsi"/>
          <w:lang w:val="en-US"/>
        </w:rPr>
        <w:t xml:space="preserve">and </w:t>
      </w:r>
      <w:r w:rsidR="00141163" w:rsidRPr="00AC319B">
        <w:rPr>
          <w:rFonts w:cstheme="minorHAnsi"/>
          <w:lang w:val="en-US"/>
        </w:rPr>
        <w:t>EHS</w:t>
      </w:r>
      <w:r w:rsidR="00605EC0" w:rsidRPr="00605EC0">
        <w:rPr>
          <w:rFonts w:cstheme="minorHAnsi"/>
          <w:lang w:val="en-US"/>
        </w:rPr>
        <w:t xml:space="preserve"> </w:t>
      </w:r>
      <w:r w:rsidR="00605EC0" w:rsidRPr="00AC319B">
        <w:rPr>
          <w:rFonts w:cstheme="minorHAnsi"/>
          <w:lang w:val="en-US"/>
        </w:rPr>
        <w:t xml:space="preserve">values </w:t>
      </w:r>
      <w:r w:rsidR="00605EC0">
        <w:rPr>
          <w:rFonts w:cstheme="minorHAnsi"/>
          <w:lang w:val="en-US"/>
        </w:rPr>
        <w:t xml:space="preserve">were very similar </w:t>
      </w:r>
      <w:r w:rsidR="00605EC0" w:rsidRPr="00AC319B">
        <w:rPr>
          <w:rFonts w:cstheme="minorHAnsi"/>
          <w:lang w:val="en-US"/>
        </w:rPr>
        <w:t xml:space="preserve">independently of </w:t>
      </w:r>
      <w:r w:rsidR="00605EC0">
        <w:rPr>
          <w:rFonts w:cstheme="minorHAnsi"/>
          <w:lang w:val="en-US"/>
        </w:rPr>
        <w:t xml:space="preserve">the microclimatic </w:t>
      </w:r>
      <w:r w:rsidR="00605EC0" w:rsidRPr="00AC319B">
        <w:rPr>
          <w:rFonts w:cstheme="minorHAnsi"/>
          <w:lang w:val="en-US"/>
        </w:rPr>
        <w:t>scenario</w:t>
      </w:r>
      <w:r w:rsidR="00605EC0">
        <w:rPr>
          <w:rFonts w:cstheme="minorHAnsi"/>
          <w:lang w:val="en-US"/>
        </w:rPr>
        <w:t xml:space="preserve"> (see detailed individual species traits in supplementary table xxx)</w:t>
      </w:r>
      <w:r w:rsidR="00141163" w:rsidRPr="00AC319B">
        <w:rPr>
          <w:rFonts w:cstheme="minorHAnsi"/>
          <w:lang w:val="en-US"/>
        </w:rPr>
        <w:t>.</w:t>
      </w:r>
    </w:p>
    <w:p w14:paraId="1A9804DA" w14:textId="48374C8A" w:rsidR="00E10354" w:rsidRPr="00AC319B" w:rsidRDefault="00954415" w:rsidP="00E10354">
      <w:pPr>
        <w:spacing w:line="360" w:lineRule="auto"/>
        <w:jc w:val="both"/>
        <w:rPr>
          <w:rFonts w:cstheme="minorHAnsi"/>
          <w:lang w:val="en-US"/>
        </w:rPr>
      </w:pPr>
      <w:r w:rsidRPr="00AC319B">
        <w:rPr>
          <w:rFonts w:cstheme="minorHAnsi"/>
          <w:lang w:val="en-US"/>
        </w:rPr>
        <w:t xml:space="preserve">When comparing </w:t>
      </w:r>
      <w:r w:rsidR="001E66DE" w:rsidRPr="00AC319B">
        <w:rPr>
          <w:rFonts w:cstheme="minorHAnsi"/>
          <w:lang w:val="en-US"/>
        </w:rPr>
        <w:t>strategies</w:t>
      </w:r>
      <w:r w:rsidRPr="00AC319B">
        <w:rPr>
          <w:rFonts w:cstheme="minorHAnsi"/>
          <w:lang w:val="en-US"/>
        </w:rPr>
        <w:t xml:space="preserve"> </w:t>
      </w:r>
      <w:r w:rsidR="001E66DE" w:rsidRPr="00AC319B">
        <w:rPr>
          <w:rFonts w:cstheme="minorHAnsi"/>
          <w:lang w:val="en-US"/>
        </w:rPr>
        <w:t xml:space="preserve">between communities we found </w:t>
      </w:r>
      <w:r w:rsidR="00CC3ACD" w:rsidRPr="00AC319B">
        <w:rPr>
          <w:rFonts w:cstheme="minorHAnsi"/>
          <w:lang w:val="en-US"/>
        </w:rPr>
        <w:t>significant differen</w:t>
      </w:r>
      <w:r w:rsidR="00605EC0">
        <w:rPr>
          <w:rFonts w:cstheme="minorHAnsi"/>
          <w:lang w:val="en-US"/>
        </w:rPr>
        <w:t>t dominant strategies</w:t>
      </w:r>
      <w:r w:rsidR="00CC3ACD" w:rsidRPr="00AC319B">
        <w:rPr>
          <w:rFonts w:cstheme="minorHAnsi"/>
          <w:lang w:val="en-US"/>
        </w:rPr>
        <w:t>. A</w:t>
      </w:r>
      <w:r w:rsidR="00A465C1" w:rsidRPr="00AC319B">
        <w:rPr>
          <w:rFonts w:cstheme="minorHAnsi"/>
          <w:lang w:val="en-US"/>
        </w:rPr>
        <w:t>s expected</w:t>
      </w:r>
      <w:r w:rsidR="004E0889" w:rsidRPr="00AC319B">
        <w:rPr>
          <w:rFonts w:cstheme="minorHAnsi"/>
          <w:lang w:val="en-US"/>
        </w:rPr>
        <w:t>,</w:t>
      </w:r>
      <w:r w:rsidR="00A465C1" w:rsidRPr="00AC319B">
        <w:rPr>
          <w:rFonts w:cstheme="minorHAnsi"/>
          <w:lang w:val="en-US"/>
        </w:rPr>
        <w:t xml:space="preserve"> a</w:t>
      </w:r>
      <w:r w:rsidR="002A60C6" w:rsidRPr="00AC319B">
        <w:rPr>
          <w:rFonts w:cstheme="minorHAnsi"/>
          <w:lang w:val="en-US"/>
        </w:rPr>
        <w:t xml:space="preserve">utumn germination was </w:t>
      </w:r>
      <w:r w:rsidR="008F7677" w:rsidRPr="00AC319B">
        <w:rPr>
          <w:rFonts w:cstheme="minorHAnsi"/>
          <w:lang w:val="en-US"/>
        </w:rPr>
        <w:t xml:space="preserve">significantly </w:t>
      </w:r>
      <w:r w:rsidR="007D2541" w:rsidRPr="00AC319B">
        <w:rPr>
          <w:rFonts w:cstheme="minorHAnsi"/>
          <w:lang w:val="en-US"/>
        </w:rPr>
        <w:t xml:space="preserve">higher in </w:t>
      </w:r>
      <w:r w:rsidR="00E10354" w:rsidRPr="00AC319B">
        <w:rPr>
          <w:rFonts w:cstheme="minorHAnsi"/>
          <w:lang w:val="en-US"/>
        </w:rPr>
        <w:t xml:space="preserve">the </w:t>
      </w:r>
      <w:r w:rsidR="00A465C1" w:rsidRPr="00AC319B">
        <w:rPr>
          <w:rFonts w:cstheme="minorHAnsi"/>
          <w:lang w:val="en-US"/>
        </w:rPr>
        <w:t xml:space="preserve">Mediterranean </w:t>
      </w:r>
      <w:r w:rsidR="00790674" w:rsidRPr="00AC319B">
        <w:rPr>
          <w:rFonts w:cstheme="minorHAnsi"/>
          <w:lang w:val="en-US"/>
        </w:rPr>
        <w:t xml:space="preserve">rather than in temperate </w:t>
      </w:r>
      <w:r w:rsidR="00A465C1" w:rsidRPr="00AC319B">
        <w:rPr>
          <w:rFonts w:cstheme="minorHAnsi"/>
          <w:lang w:val="en-US"/>
        </w:rPr>
        <w:t>community</w:t>
      </w:r>
      <w:r w:rsidR="00147A9E" w:rsidRPr="00AC319B">
        <w:rPr>
          <w:rFonts w:cstheme="minorHAnsi"/>
          <w:lang w:val="en-US"/>
        </w:rPr>
        <w:t xml:space="preserve"> (</w:t>
      </w:r>
      <w:r w:rsidR="00A555CA" w:rsidRPr="00AC319B">
        <w:rPr>
          <w:rFonts w:cstheme="minorHAnsi"/>
          <w:lang w:val="en-US"/>
        </w:rPr>
        <w:t>See fig 4B</w:t>
      </w:r>
      <w:r w:rsidR="00FE6C2E" w:rsidRPr="00AC319B">
        <w:rPr>
          <w:rFonts w:cstheme="minorHAnsi"/>
          <w:lang w:val="en-US"/>
        </w:rPr>
        <w:t xml:space="preserve"> 1</w:t>
      </w:r>
      <w:r w:rsidR="00FE6C2E" w:rsidRPr="00AC319B">
        <w:rPr>
          <w:rFonts w:cstheme="minorHAnsi"/>
          <w:vertAlign w:val="superscript"/>
          <w:lang w:val="en-US"/>
        </w:rPr>
        <w:t>st</w:t>
      </w:r>
      <w:r w:rsidR="00FE6C2E" w:rsidRPr="00AC319B">
        <w:rPr>
          <w:rFonts w:cstheme="minorHAnsi"/>
          <w:lang w:val="en-US"/>
        </w:rPr>
        <w:t xml:space="preserve"> row and s</w:t>
      </w:r>
      <w:r w:rsidR="000D3E95" w:rsidRPr="00AC319B">
        <w:rPr>
          <w:rFonts w:cstheme="minorHAnsi"/>
          <w:lang w:val="en-US"/>
        </w:rPr>
        <w:t>upplementary</w:t>
      </w:r>
      <w:r w:rsidR="006348BE" w:rsidRPr="00AC319B">
        <w:rPr>
          <w:rFonts w:cstheme="minorHAnsi"/>
          <w:lang w:val="en-US"/>
        </w:rPr>
        <w:t xml:space="preserve"> table xx</w:t>
      </w:r>
      <w:r w:rsidR="00147A9E" w:rsidRPr="00AC319B">
        <w:rPr>
          <w:rFonts w:cstheme="minorHAnsi"/>
          <w:lang w:val="en-US"/>
        </w:rPr>
        <w:t>)</w:t>
      </w:r>
      <w:r w:rsidR="007945F2" w:rsidRPr="00AC319B">
        <w:rPr>
          <w:rFonts w:cstheme="minorHAnsi"/>
          <w:lang w:val="en-US"/>
        </w:rPr>
        <w:t>.</w:t>
      </w:r>
      <w:r w:rsidR="00D31231" w:rsidRPr="00AC319B">
        <w:rPr>
          <w:rFonts w:cstheme="minorHAnsi"/>
          <w:lang w:val="en-US"/>
        </w:rPr>
        <w:t xml:space="preserve"> </w:t>
      </w:r>
      <w:r w:rsidR="00932F8B" w:rsidRPr="00AC319B">
        <w:rPr>
          <w:rFonts w:cstheme="minorHAnsi"/>
          <w:lang w:val="en-US"/>
        </w:rPr>
        <w:t xml:space="preserve">Germination in </w:t>
      </w:r>
      <w:r w:rsidR="001C28E8" w:rsidRPr="00AC319B">
        <w:rPr>
          <w:rFonts w:cstheme="minorHAnsi"/>
          <w:lang w:val="en-US"/>
        </w:rPr>
        <w:t xml:space="preserve">winter </w:t>
      </w:r>
      <w:r w:rsidR="001C28E8">
        <w:rPr>
          <w:rFonts w:cstheme="minorHAnsi"/>
          <w:lang w:val="en-US"/>
        </w:rPr>
        <w:t>and</w:t>
      </w:r>
      <w:r w:rsidR="001A2342">
        <w:rPr>
          <w:rFonts w:cstheme="minorHAnsi"/>
          <w:lang w:val="en-US"/>
        </w:rPr>
        <w:t xml:space="preserve"> summer </w:t>
      </w:r>
      <w:r w:rsidR="001C28E8">
        <w:rPr>
          <w:rFonts w:cstheme="minorHAnsi"/>
          <w:lang w:val="en-US"/>
        </w:rPr>
        <w:t xml:space="preserve">periods </w:t>
      </w:r>
      <w:r w:rsidR="00546860">
        <w:rPr>
          <w:rFonts w:cstheme="minorHAnsi"/>
          <w:lang w:val="en-US"/>
        </w:rPr>
        <w:t xml:space="preserve">did not differ between communities </w:t>
      </w:r>
      <w:r w:rsidR="002121FA">
        <w:rPr>
          <w:rFonts w:cstheme="minorHAnsi"/>
          <w:lang w:val="en-US"/>
        </w:rPr>
        <w:t>in both cases</w:t>
      </w:r>
      <w:r w:rsidR="00A06A8F" w:rsidRPr="00AC319B">
        <w:rPr>
          <w:rFonts w:cstheme="minorHAnsi"/>
          <w:lang w:val="en-US"/>
        </w:rPr>
        <w:t xml:space="preserve"> </w:t>
      </w:r>
      <w:r w:rsidR="000D3E95" w:rsidRPr="00AC319B">
        <w:rPr>
          <w:rFonts w:cstheme="minorHAnsi"/>
          <w:lang w:val="en-US"/>
        </w:rPr>
        <w:t xml:space="preserve">with </w:t>
      </w:r>
      <w:r w:rsidR="002121FA">
        <w:rPr>
          <w:rFonts w:cstheme="minorHAnsi"/>
          <w:lang w:val="en-US"/>
        </w:rPr>
        <w:t xml:space="preserve">significantly </w:t>
      </w:r>
      <w:r w:rsidR="00BA03F3">
        <w:rPr>
          <w:rFonts w:cstheme="minorHAnsi"/>
          <w:lang w:val="en-US"/>
        </w:rPr>
        <w:t xml:space="preserve">higher </w:t>
      </w:r>
      <w:r w:rsidR="00A06A8F" w:rsidRPr="00AC319B">
        <w:rPr>
          <w:rFonts w:cstheme="minorHAnsi"/>
          <w:lang w:val="en-US"/>
        </w:rPr>
        <w:t xml:space="preserve">values in </w:t>
      </w:r>
      <w:proofErr w:type="spellStart"/>
      <w:r w:rsidR="00A06A8F" w:rsidRPr="00AC319B">
        <w:rPr>
          <w:rFonts w:cstheme="minorHAnsi"/>
          <w:lang w:val="en-US"/>
        </w:rPr>
        <w:t>snowbed</w:t>
      </w:r>
      <w:proofErr w:type="spellEnd"/>
      <w:r w:rsidR="00A06A8F" w:rsidRPr="00AC319B">
        <w:rPr>
          <w:rFonts w:cstheme="minorHAnsi"/>
          <w:lang w:val="en-US"/>
        </w:rPr>
        <w:t xml:space="preserve"> </w:t>
      </w:r>
      <w:r w:rsidR="004A55F6" w:rsidRPr="00AC319B">
        <w:rPr>
          <w:rFonts w:cstheme="minorHAnsi"/>
          <w:lang w:val="en-US"/>
        </w:rPr>
        <w:t>scenario</w:t>
      </w:r>
      <w:r w:rsidR="00FE6C2E" w:rsidRPr="00AC319B">
        <w:rPr>
          <w:rFonts w:cstheme="minorHAnsi"/>
          <w:lang w:val="en-US"/>
        </w:rPr>
        <w:t xml:space="preserve"> (fig 4B 2</w:t>
      </w:r>
      <w:r w:rsidR="00FE6C2E" w:rsidRPr="00AC319B">
        <w:rPr>
          <w:rFonts w:cstheme="minorHAnsi"/>
          <w:vertAlign w:val="superscript"/>
          <w:lang w:val="en-US"/>
        </w:rPr>
        <w:t>nd</w:t>
      </w:r>
      <w:r w:rsidR="00BA03F3">
        <w:rPr>
          <w:rFonts w:cstheme="minorHAnsi"/>
          <w:vertAlign w:val="superscript"/>
          <w:lang w:val="en-US"/>
        </w:rPr>
        <w:t xml:space="preserve"> </w:t>
      </w:r>
      <w:r w:rsidR="00BA03F3">
        <w:rPr>
          <w:rFonts w:cstheme="minorHAnsi"/>
          <w:lang w:val="en-US"/>
        </w:rPr>
        <w:t>and 4</w:t>
      </w:r>
      <w:r w:rsidR="00BA03F3" w:rsidRPr="00BA03F3">
        <w:rPr>
          <w:rFonts w:cstheme="minorHAnsi"/>
          <w:vertAlign w:val="superscript"/>
          <w:lang w:val="en-US"/>
        </w:rPr>
        <w:t>th</w:t>
      </w:r>
      <w:r w:rsidR="00BA03F3">
        <w:rPr>
          <w:rFonts w:cstheme="minorHAnsi"/>
          <w:lang w:val="en-US"/>
        </w:rPr>
        <w:t xml:space="preserve"> </w:t>
      </w:r>
      <w:r w:rsidR="00FE6C2E" w:rsidRPr="00AC319B">
        <w:rPr>
          <w:rFonts w:cstheme="minorHAnsi"/>
          <w:lang w:val="en-US"/>
        </w:rPr>
        <w:t>row</w:t>
      </w:r>
      <w:r w:rsidR="00BA03F3">
        <w:rPr>
          <w:rFonts w:cstheme="minorHAnsi"/>
          <w:lang w:val="en-US"/>
        </w:rPr>
        <w:t>s</w:t>
      </w:r>
      <w:r w:rsidR="00FE6C2E" w:rsidRPr="00AC319B">
        <w:rPr>
          <w:rFonts w:cstheme="minorHAnsi"/>
          <w:lang w:val="en-US"/>
        </w:rPr>
        <w:t>)</w:t>
      </w:r>
      <w:r w:rsidR="00A06A8F" w:rsidRPr="00AC319B">
        <w:rPr>
          <w:rFonts w:cstheme="minorHAnsi"/>
          <w:lang w:val="en-US"/>
        </w:rPr>
        <w:t>.</w:t>
      </w:r>
      <w:r w:rsidR="00F91273" w:rsidRPr="00AC319B">
        <w:rPr>
          <w:rFonts w:cstheme="minorHAnsi"/>
          <w:lang w:val="en-US"/>
        </w:rPr>
        <w:t xml:space="preserve"> </w:t>
      </w:r>
      <w:r w:rsidR="000A6EED" w:rsidRPr="00AC319B">
        <w:rPr>
          <w:rFonts w:cstheme="minorHAnsi"/>
          <w:lang w:val="en-US"/>
        </w:rPr>
        <w:t>Sp</w:t>
      </w:r>
      <w:r w:rsidR="00D32959" w:rsidRPr="00AC319B">
        <w:rPr>
          <w:rFonts w:cstheme="minorHAnsi"/>
          <w:lang w:val="en-US"/>
        </w:rPr>
        <w:t>r</w:t>
      </w:r>
      <w:r w:rsidR="000A6EED" w:rsidRPr="00AC319B">
        <w:rPr>
          <w:rFonts w:cstheme="minorHAnsi"/>
          <w:lang w:val="en-US"/>
        </w:rPr>
        <w:t>ing germination</w:t>
      </w:r>
      <w:r w:rsidR="0034290D" w:rsidRPr="00AC319B">
        <w:rPr>
          <w:rFonts w:cstheme="minorHAnsi"/>
          <w:lang w:val="en-US"/>
        </w:rPr>
        <w:t xml:space="preserve"> </w:t>
      </w:r>
      <w:r w:rsidR="004E0889" w:rsidRPr="00AC319B">
        <w:rPr>
          <w:rFonts w:cstheme="minorHAnsi"/>
          <w:lang w:val="en-US"/>
        </w:rPr>
        <w:t>show</w:t>
      </w:r>
      <w:r w:rsidR="002121FA">
        <w:rPr>
          <w:rFonts w:cstheme="minorHAnsi"/>
          <w:lang w:val="en-US"/>
        </w:rPr>
        <w:t>ed</w:t>
      </w:r>
      <w:r w:rsidR="004E0889" w:rsidRPr="00AC319B">
        <w:rPr>
          <w:rFonts w:cstheme="minorHAnsi"/>
          <w:lang w:val="en-US"/>
        </w:rPr>
        <w:t xml:space="preserve"> </w:t>
      </w:r>
      <w:r w:rsidR="00D32959" w:rsidRPr="00AC319B">
        <w:rPr>
          <w:rFonts w:cstheme="minorHAnsi"/>
          <w:lang w:val="en-US"/>
        </w:rPr>
        <w:t>significant</w:t>
      </w:r>
      <w:r w:rsidR="004E0889" w:rsidRPr="00AC319B">
        <w:rPr>
          <w:rFonts w:cstheme="minorHAnsi"/>
          <w:lang w:val="en-US"/>
        </w:rPr>
        <w:t xml:space="preserve"> differences</w:t>
      </w:r>
      <w:r w:rsidR="00D32959" w:rsidRPr="00AC319B">
        <w:rPr>
          <w:rFonts w:cstheme="minorHAnsi"/>
          <w:lang w:val="en-US"/>
        </w:rPr>
        <w:t xml:space="preserve"> </w:t>
      </w:r>
      <w:r w:rsidR="004E0889" w:rsidRPr="00AC319B">
        <w:rPr>
          <w:rFonts w:cstheme="minorHAnsi"/>
          <w:lang w:val="en-US"/>
        </w:rPr>
        <w:t xml:space="preserve">with </w:t>
      </w:r>
      <w:r w:rsidR="00032CE9" w:rsidRPr="00AC319B">
        <w:rPr>
          <w:rFonts w:cstheme="minorHAnsi"/>
          <w:lang w:val="en-US"/>
        </w:rPr>
        <w:t>highe</w:t>
      </w:r>
      <w:r w:rsidR="00D32959" w:rsidRPr="00AC319B">
        <w:rPr>
          <w:rFonts w:cstheme="minorHAnsi"/>
          <w:lang w:val="en-US"/>
        </w:rPr>
        <w:t xml:space="preserve">r </w:t>
      </w:r>
      <w:r w:rsidR="00B846B0" w:rsidRPr="00AC319B">
        <w:rPr>
          <w:rFonts w:cstheme="minorHAnsi"/>
          <w:lang w:val="en-US"/>
        </w:rPr>
        <w:t xml:space="preserve">values </w:t>
      </w:r>
      <w:r w:rsidR="00032CE9" w:rsidRPr="00AC319B">
        <w:rPr>
          <w:rFonts w:cstheme="minorHAnsi"/>
          <w:lang w:val="en-US"/>
        </w:rPr>
        <w:t>in</w:t>
      </w:r>
      <w:r w:rsidR="00702B76" w:rsidRPr="00AC319B">
        <w:rPr>
          <w:rFonts w:cstheme="minorHAnsi"/>
          <w:lang w:val="en-US"/>
        </w:rPr>
        <w:t xml:space="preserve"> the</w:t>
      </w:r>
      <w:r w:rsidR="00D32959" w:rsidRPr="00AC319B">
        <w:rPr>
          <w:rFonts w:cstheme="minorHAnsi"/>
          <w:lang w:val="en-US"/>
        </w:rPr>
        <w:t xml:space="preserve"> temperate </w:t>
      </w:r>
      <w:r w:rsidR="00702B76" w:rsidRPr="00AC319B">
        <w:rPr>
          <w:rFonts w:cstheme="minorHAnsi"/>
          <w:lang w:val="en-US"/>
        </w:rPr>
        <w:t>community</w:t>
      </w:r>
      <w:r w:rsidR="00B846B0" w:rsidRPr="00AC319B">
        <w:rPr>
          <w:rFonts w:cstheme="minorHAnsi"/>
          <w:lang w:val="en-US"/>
        </w:rPr>
        <w:t xml:space="preserve"> </w:t>
      </w:r>
      <w:r w:rsidR="00FE6C2E" w:rsidRPr="00AC319B">
        <w:rPr>
          <w:rFonts w:cstheme="minorHAnsi"/>
          <w:lang w:val="en-US"/>
        </w:rPr>
        <w:t>(see fig 4B 3</w:t>
      </w:r>
      <w:r w:rsidR="00FE6C2E" w:rsidRPr="00AC319B">
        <w:rPr>
          <w:rFonts w:cstheme="minorHAnsi"/>
          <w:vertAlign w:val="superscript"/>
          <w:lang w:val="en-US"/>
        </w:rPr>
        <w:t>rd</w:t>
      </w:r>
      <w:r w:rsidR="00FE6C2E" w:rsidRPr="00AC319B">
        <w:rPr>
          <w:rFonts w:cstheme="minorHAnsi"/>
          <w:lang w:val="en-US"/>
        </w:rPr>
        <w:t xml:space="preserve"> row)</w:t>
      </w:r>
      <w:r w:rsidR="001C28E8">
        <w:rPr>
          <w:rFonts w:cstheme="minorHAnsi"/>
          <w:lang w:val="en-US"/>
        </w:rPr>
        <w:t xml:space="preserve"> while </w:t>
      </w:r>
      <w:r w:rsidR="00CD737E">
        <w:rPr>
          <w:rFonts w:cstheme="minorHAnsi"/>
          <w:lang w:val="en-US"/>
        </w:rPr>
        <w:t>t</w:t>
      </w:r>
      <w:r w:rsidR="002473D6" w:rsidRPr="00AC319B">
        <w:rPr>
          <w:rFonts w:cstheme="minorHAnsi"/>
          <w:lang w:val="en-US"/>
        </w:rPr>
        <w:t xml:space="preserve">otal germination </w:t>
      </w:r>
      <w:r w:rsidR="00600F3F" w:rsidRPr="00AC319B">
        <w:rPr>
          <w:rFonts w:cstheme="minorHAnsi"/>
          <w:lang w:val="en-US"/>
        </w:rPr>
        <w:t>was significantly lower in the temperate community</w:t>
      </w:r>
      <w:r w:rsidR="0052121C" w:rsidRPr="00AC319B">
        <w:rPr>
          <w:rFonts w:cstheme="minorHAnsi"/>
          <w:lang w:val="en-US"/>
        </w:rPr>
        <w:t>.</w:t>
      </w:r>
      <w:r w:rsidR="002473D6" w:rsidRPr="00AC319B">
        <w:rPr>
          <w:rFonts w:cstheme="minorHAnsi"/>
          <w:lang w:val="en-US"/>
        </w:rPr>
        <w:t xml:space="preserve"> </w:t>
      </w:r>
      <w:r w:rsidR="00CD737E">
        <w:rPr>
          <w:rFonts w:cstheme="minorHAnsi"/>
          <w:lang w:val="en-US"/>
        </w:rPr>
        <w:t xml:space="preserve"> To conclude, t</w:t>
      </w:r>
      <w:r w:rsidR="005132BA" w:rsidRPr="00AC319B">
        <w:rPr>
          <w:rFonts w:cstheme="minorHAnsi"/>
          <w:lang w:val="en-US"/>
        </w:rPr>
        <w:t xml:space="preserve">he average </w:t>
      </w:r>
      <w:r w:rsidR="00BD41EC" w:rsidRPr="00AC319B">
        <w:rPr>
          <w:rFonts w:cstheme="minorHAnsi"/>
          <w:lang w:val="en-US"/>
        </w:rPr>
        <w:t>T</w:t>
      </w:r>
      <w:r w:rsidR="005132BA" w:rsidRPr="00AC319B">
        <w:rPr>
          <w:rFonts w:cstheme="minorHAnsi"/>
          <w:lang w:val="en-US"/>
        </w:rPr>
        <w:t xml:space="preserve">50 time was </w:t>
      </w:r>
      <w:r w:rsidR="00A51C54" w:rsidRPr="00AC319B">
        <w:rPr>
          <w:rFonts w:cstheme="minorHAnsi"/>
          <w:lang w:val="en-US"/>
        </w:rPr>
        <w:t xml:space="preserve">significantly higher in the </w:t>
      </w:r>
      <w:r w:rsidR="00C97CE6" w:rsidRPr="00AC319B">
        <w:rPr>
          <w:rFonts w:cstheme="minorHAnsi"/>
          <w:lang w:val="en-US"/>
        </w:rPr>
        <w:t>t</w:t>
      </w:r>
      <w:r w:rsidR="005132BA" w:rsidRPr="00AC319B">
        <w:rPr>
          <w:rFonts w:cstheme="minorHAnsi"/>
          <w:lang w:val="en-US"/>
        </w:rPr>
        <w:t>emperate community</w:t>
      </w:r>
      <w:r w:rsidR="00893C48" w:rsidRPr="00AC319B">
        <w:rPr>
          <w:rFonts w:cstheme="minorHAnsi"/>
          <w:lang w:val="en-US"/>
        </w:rPr>
        <w:t xml:space="preserve"> and</w:t>
      </w:r>
      <w:r w:rsidR="005132BA" w:rsidRPr="00AC319B">
        <w:rPr>
          <w:rFonts w:cstheme="minorHAnsi"/>
          <w:lang w:val="en-US"/>
        </w:rPr>
        <w:t xml:space="preserve"> </w:t>
      </w:r>
      <w:r w:rsidR="00E823D5" w:rsidRPr="00AC319B">
        <w:rPr>
          <w:rFonts w:cstheme="minorHAnsi"/>
          <w:lang w:val="en-US"/>
        </w:rPr>
        <w:t>EHS</w:t>
      </w:r>
      <w:r w:rsidR="0052121C" w:rsidRPr="00AC319B">
        <w:rPr>
          <w:rFonts w:cstheme="minorHAnsi"/>
          <w:lang w:val="en-US"/>
        </w:rPr>
        <w:t xml:space="preserve"> was </w:t>
      </w:r>
      <w:r w:rsidR="00A95E08" w:rsidRPr="00AC319B">
        <w:rPr>
          <w:rFonts w:cstheme="minorHAnsi"/>
          <w:lang w:val="en-US"/>
        </w:rPr>
        <w:t xml:space="preserve">only </w:t>
      </w:r>
      <w:r w:rsidR="0052121C" w:rsidRPr="00AC319B">
        <w:rPr>
          <w:rFonts w:cstheme="minorHAnsi"/>
          <w:lang w:val="en-US"/>
        </w:rPr>
        <w:t xml:space="preserve">significantly </w:t>
      </w:r>
      <w:r w:rsidR="00A95E08" w:rsidRPr="00AC319B">
        <w:rPr>
          <w:rFonts w:cstheme="minorHAnsi"/>
          <w:lang w:val="en-US"/>
        </w:rPr>
        <w:t xml:space="preserve">lower for temperate </w:t>
      </w:r>
      <w:r w:rsidR="00A26AE1" w:rsidRPr="00AC319B">
        <w:rPr>
          <w:rFonts w:cstheme="minorHAnsi"/>
          <w:lang w:val="en-US"/>
        </w:rPr>
        <w:t xml:space="preserve">community </w:t>
      </w:r>
      <w:r w:rsidR="00A95E08" w:rsidRPr="00AC319B">
        <w:rPr>
          <w:rFonts w:cstheme="minorHAnsi"/>
          <w:lang w:val="en-US"/>
        </w:rPr>
        <w:t xml:space="preserve">in the </w:t>
      </w:r>
      <w:proofErr w:type="spellStart"/>
      <w:r w:rsidR="00A95E08" w:rsidRPr="00AC319B">
        <w:rPr>
          <w:rFonts w:cstheme="minorHAnsi"/>
          <w:lang w:val="en-US"/>
        </w:rPr>
        <w:t>snowbed</w:t>
      </w:r>
      <w:proofErr w:type="spellEnd"/>
      <w:r w:rsidR="00A95E08" w:rsidRPr="00AC319B">
        <w:rPr>
          <w:rFonts w:cstheme="minorHAnsi"/>
          <w:lang w:val="en-US"/>
        </w:rPr>
        <w:t xml:space="preserve"> </w:t>
      </w:r>
      <w:r w:rsidR="00A26AE1" w:rsidRPr="00AC319B">
        <w:rPr>
          <w:rFonts w:cstheme="minorHAnsi"/>
          <w:lang w:val="en-US"/>
        </w:rPr>
        <w:t>scenario</w:t>
      </w:r>
      <w:r w:rsidR="00A7416B" w:rsidRPr="00AC319B">
        <w:rPr>
          <w:rFonts w:cstheme="minorHAnsi"/>
          <w:lang w:val="en-US"/>
        </w:rPr>
        <w:t xml:space="preserve"> </w:t>
      </w:r>
      <w:r w:rsidR="002473D6" w:rsidRPr="00AC319B">
        <w:rPr>
          <w:rFonts w:cstheme="minorHAnsi"/>
          <w:lang w:val="en-US"/>
        </w:rPr>
        <w:t>(</w:t>
      </w:r>
      <w:r w:rsidR="002473D6" w:rsidRPr="00AC319B">
        <w:rPr>
          <w:rFonts w:cstheme="minorHAnsi"/>
          <w:highlight w:val="yellow"/>
          <w:lang w:val="en-US"/>
        </w:rPr>
        <w:t>see detailed results from community model in appendix table xx</w:t>
      </w:r>
      <w:r w:rsidR="002473D6" w:rsidRPr="00AC319B">
        <w:rPr>
          <w:rFonts w:cstheme="minorHAnsi"/>
          <w:lang w:val="en-US"/>
        </w:rPr>
        <w:t>).</w:t>
      </w:r>
      <w:r w:rsidR="00CA2A5E" w:rsidRPr="00AC319B">
        <w:rPr>
          <w:rFonts w:cstheme="minorHAnsi"/>
          <w:lang w:val="en-US"/>
        </w:rPr>
        <w:t xml:space="preserve"> </w:t>
      </w:r>
      <w:r w:rsidR="00E80C03" w:rsidRPr="00AC319B">
        <w:rPr>
          <w:rFonts w:cstheme="minorHAnsi"/>
          <w:lang w:val="en-US"/>
        </w:rPr>
        <w:t xml:space="preserve">We found a significant interaction term in all </w:t>
      </w:r>
      <w:r w:rsidR="00E80C03" w:rsidRPr="00AC319B">
        <w:rPr>
          <w:rFonts w:cstheme="minorHAnsi"/>
          <w:lang w:val="en-US"/>
        </w:rPr>
        <w:lastRenderedPageBreak/>
        <w:t xml:space="preserve">germination traits except total germination, </w:t>
      </w:r>
      <w:r w:rsidR="00297ECA" w:rsidRPr="00AC319B">
        <w:rPr>
          <w:rFonts w:cstheme="minorHAnsi"/>
          <w:lang w:val="en-US"/>
        </w:rPr>
        <w:t xml:space="preserve">being the temperate community in </w:t>
      </w:r>
      <w:proofErr w:type="spellStart"/>
      <w:r w:rsidR="00297ECA" w:rsidRPr="00AC319B">
        <w:rPr>
          <w:rFonts w:cstheme="minorHAnsi"/>
          <w:lang w:val="en-US"/>
        </w:rPr>
        <w:t>snowbed</w:t>
      </w:r>
      <w:proofErr w:type="spellEnd"/>
      <w:r w:rsidR="00297ECA" w:rsidRPr="00AC319B">
        <w:rPr>
          <w:rFonts w:cstheme="minorHAnsi"/>
          <w:lang w:val="en-US"/>
        </w:rPr>
        <w:t xml:space="preserve"> scenario </w:t>
      </w:r>
      <w:r w:rsidR="0030573F">
        <w:rPr>
          <w:rFonts w:cstheme="minorHAnsi"/>
          <w:lang w:val="en-US"/>
        </w:rPr>
        <w:t xml:space="preserve">showing </w:t>
      </w:r>
      <w:r w:rsidR="00297ECA" w:rsidRPr="00AC319B">
        <w:rPr>
          <w:rFonts w:cstheme="minorHAnsi"/>
          <w:lang w:val="en-US"/>
        </w:rPr>
        <w:t xml:space="preserve">the most distinct </w:t>
      </w:r>
      <w:r w:rsidR="0030573F">
        <w:rPr>
          <w:rFonts w:cstheme="minorHAnsi"/>
          <w:lang w:val="en-US"/>
        </w:rPr>
        <w:t>responses</w:t>
      </w:r>
      <w:r w:rsidR="00446487" w:rsidRPr="00AC319B">
        <w:rPr>
          <w:rFonts w:cstheme="minorHAnsi"/>
          <w:lang w:val="en-US"/>
        </w:rPr>
        <w:t xml:space="preserve">, with either higher or lower </w:t>
      </w:r>
      <w:r w:rsidR="0030573F">
        <w:rPr>
          <w:rFonts w:cstheme="minorHAnsi"/>
          <w:lang w:val="en-US"/>
        </w:rPr>
        <w:t xml:space="preserve">germination </w:t>
      </w:r>
      <w:r w:rsidR="00446487" w:rsidRPr="00AC319B">
        <w:rPr>
          <w:rFonts w:cstheme="minorHAnsi"/>
          <w:lang w:val="en-US"/>
        </w:rPr>
        <w:t xml:space="preserve">values. </w:t>
      </w:r>
      <w:r w:rsidR="0060574F">
        <w:rPr>
          <w:rFonts w:cstheme="minorHAnsi"/>
          <w:lang w:val="en-US"/>
        </w:rPr>
        <w:t xml:space="preserve">This result is corroborated by the exploratory PCA </w:t>
      </w:r>
      <w:proofErr w:type="spellStart"/>
      <w:r w:rsidR="0060574F">
        <w:rPr>
          <w:rFonts w:cstheme="minorHAnsi"/>
          <w:lang w:val="en-US"/>
        </w:rPr>
        <w:t>where</w:t>
      </w:r>
      <w:proofErr w:type="spellEnd"/>
      <w:r w:rsidR="0060574F">
        <w:rPr>
          <w:rFonts w:cstheme="minorHAnsi"/>
          <w:lang w:val="en-US"/>
        </w:rPr>
        <w:t xml:space="preserve"> also the temperate community in </w:t>
      </w:r>
      <w:proofErr w:type="spellStart"/>
      <w:r w:rsidR="0060574F">
        <w:rPr>
          <w:rFonts w:cstheme="minorHAnsi"/>
          <w:lang w:val="en-US"/>
        </w:rPr>
        <w:t>snowbed</w:t>
      </w:r>
      <w:proofErr w:type="spellEnd"/>
      <w:r w:rsidR="0060574F">
        <w:rPr>
          <w:rFonts w:cstheme="minorHAnsi"/>
          <w:lang w:val="en-US"/>
        </w:rPr>
        <w:t xml:space="preserve"> incubator show different driving traits. </w:t>
      </w:r>
    </w:p>
    <w:p w14:paraId="6DD85F2E" w14:textId="6BA295C6" w:rsidR="008C496C" w:rsidRPr="00757052" w:rsidRDefault="008C496C" w:rsidP="00757052">
      <w:pPr>
        <w:pStyle w:val="Heading2"/>
        <w:spacing w:after="160"/>
        <w:rPr>
          <w:rFonts w:eastAsia="Times New Roman"/>
          <w:bdr w:val="none" w:sz="0" w:space="0" w:color="auto" w:frame="1"/>
          <w:lang w:val="en-US" w:eastAsia="ca-ES"/>
        </w:rPr>
      </w:pPr>
      <w:r w:rsidRPr="00757052">
        <w:rPr>
          <w:rFonts w:eastAsia="Times New Roman"/>
          <w:bdr w:val="none" w:sz="0" w:space="0" w:color="auto" w:frame="1"/>
          <w:lang w:eastAsia="ca-ES"/>
        </w:rPr>
        <w:t>4. Discussion</w:t>
      </w:r>
      <w:commentRangeStart w:id="79"/>
      <w:r w:rsidR="00573D37" w:rsidRPr="00757052">
        <w:rPr>
          <w:rFonts w:eastAsia="Times New Roman"/>
          <w:bdr w:val="none" w:sz="0" w:space="0" w:color="auto" w:frame="1"/>
          <w:lang w:val="en-US" w:eastAsia="ca-ES"/>
        </w:rPr>
        <w:t>.</w:t>
      </w:r>
      <w:commentRangeEnd w:id="79"/>
      <w:r w:rsidR="00573D37" w:rsidRPr="00757052">
        <w:rPr>
          <w:rFonts w:eastAsia="Times New Roman"/>
          <w:bdr w:val="none" w:sz="0" w:space="0" w:color="auto" w:frame="1"/>
          <w:lang w:eastAsia="ca-ES"/>
        </w:rPr>
        <w:commentReference w:id="79"/>
      </w:r>
      <w:r w:rsidR="00573D37" w:rsidRPr="00757052">
        <w:rPr>
          <w:rFonts w:eastAsia="Times New Roman"/>
          <w:bdr w:val="none" w:sz="0" w:space="0" w:color="auto" w:frame="1"/>
          <w:lang w:val="en-US" w:eastAsia="ca-ES"/>
        </w:rPr>
        <w:t xml:space="preserve"> </w:t>
      </w:r>
    </w:p>
    <w:p w14:paraId="3EFC88A2" w14:textId="4D778F74" w:rsidR="005A202F" w:rsidRPr="00AC319B" w:rsidRDefault="005A202F" w:rsidP="005A202F">
      <w:pPr>
        <w:spacing w:line="360" w:lineRule="auto"/>
        <w:jc w:val="both"/>
        <w:rPr>
          <w:rFonts w:cstheme="minorHAnsi"/>
          <w:lang w:val="en-US"/>
        </w:rPr>
      </w:pPr>
      <w:r w:rsidRPr="00AC319B">
        <w:rPr>
          <w:rFonts w:cstheme="minorHAnsi"/>
          <w:lang w:val="en-US"/>
        </w:rPr>
        <w:t>As we predicted, the microclimatic scenarios drove significant differences in the germination phenology of ou</w:t>
      </w:r>
      <w:r w:rsidR="007333DA" w:rsidRPr="00AC319B">
        <w:rPr>
          <w:rFonts w:cstheme="minorHAnsi"/>
          <w:lang w:val="en-US"/>
        </w:rPr>
        <w:t>r</w:t>
      </w:r>
      <w:r w:rsidRPr="00AC319B">
        <w:rPr>
          <w:rFonts w:cstheme="minorHAnsi"/>
          <w:lang w:val="en-US"/>
        </w:rPr>
        <w:t xml:space="preserve"> two alpine communities. Fellfield </w:t>
      </w:r>
      <w:r w:rsidR="0000283F" w:rsidRPr="00AC319B">
        <w:rPr>
          <w:rFonts w:cstheme="minorHAnsi"/>
          <w:lang w:val="en-US"/>
        </w:rPr>
        <w:t>scenario</w:t>
      </w:r>
      <w:r w:rsidRPr="00AC319B">
        <w:rPr>
          <w:rFonts w:cstheme="minorHAnsi"/>
          <w:lang w:val="en-US"/>
        </w:rPr>
        <w:t xml:space="preserve"> (mirroring micro-edges) did prompt faster germination, higher germination in early </w:t>
      </w:r>
      <w:r w:rsidR="00C12F7B" w:rsidRPr="00AC319B">
        <w:rPr>
          <w:rFonts w:cstheme="minorHAnsi"/>
          <w:lang w:val="en-US"/>
        </w:rPr>
        <w:t xml:space="preserve">growing </w:t>
      </w:r>
      <w:r w:rsidRPr="00AC319B">
        <w:rPr>
          <w:rFonts w:cstheme="minorHAnsi"/>
          <w:lang w:val="en-US"/>
        </w:rPr>
        <w:t xml:space="preserve">season, </w:t>
      </w:r>
      <w:r w:rsidR="00C12F7B" w:rsidRPr="00AC319B">
        <w:rPr>
          <w:rFonts w:cstheme="minorHAnsi"/>
          <w:lang w:val="en-US"/>
        </w:rPr>
        <w:t xml:space="preserve">slightly </w:t>
      </w:r>
      <w:r w:rsidRPr="00AC319B">
        <w:rPr>
          <w:rFonts w:cstheme="minorHAnsi"/>
          <w:lang w:val="en-US"/>
        </w:rPr>
        <w:t xml:space="preserve">higher total germination, and lower germination </w:t>
      </w:r>
      <w:r w:rsidR="00C831BD" w:rsidRPr="00AC319B">
        <w:rPr>
          <w:rFonts w:cstheme="minorHAnsi"/>
          <w:lang w:val="en-US"/>
        </w:rPr>
        <w:t>during</w:t>
      </w:r>
      <w:r w:rsidRPr="00AC319B">
        <w:rPr>
          <w:rFonts w:cstheme="minorHAnsi"/>
          <w:lang w:val="en-US"/>
        </w:rPr>
        <w:t xml:space="preserve"> </w:t>
      </w:r>
      <w:r w:rsidR="00C831BD" w:rsidRPr="00AC319B">
        <w:rPr>
          <w:rFonts w:cstheme="minorHAnsi"/>
          <w:lang w:val="en-US"/>
        </w:rPr>
        <w:t>winter</w:t>
      </w:r>
      <w:r w:rsidRPr="00AC319B">
        <w:rPr>
          <w:rFonts w:cstheme="minorHAnsi"/>
          <w:lang w:val="en-US"/>
        </w:rPr>
        <w:t xml:space="preserve">. Conversely, in </w:t>
      </w:r>
      <w:proofErr w:type="spellStart"/>
      <w:r w:rsidRPr="00AC319B">
        <w:rPr>
          <w:rFonts w:cstheme="minorHAnsi"/>
          <w:lang w:val="en-US"/>
        </w:rPr>
        <w:t>snowbed</w:t>
      </w:r>
      <w:proofErr w:type="spellEnd"/>
      <w:r w:rsidRPr="00AC319B">
        <w:rPr>
          <w:rFonts w:cstheme="minorHAnsi"/>
          <w:lang w:val="en-US"/>
        </w:rPr>
        <w:t xml:space="preserve"> </w:t>
      </w:r>
      <w:r w:rsidR="0000283F" w:rsidRPr="00AC319B">
        <w:rPr>
          <w:rFonts w:cstheme="minorHAnsi"/>
          <w:lang w:val="en-US"/>
        </w:rPr>
        <w:t>scenario</w:t>
      </w:r>
      <w:r w:rsidRPr="00AC319B">
        <w:rPr>
          <w:rFonts w:cstheme="minorHAnsi"/>
          <w:lang w:val="en-US"/>
        </w:rPr>
        <w:t xml:space="preserve"> (mirroring micro-valleys) we observed slower germination, higher germination </w:t>
      </w:r>
      <w:r w:rsidR="00C831BD" w:rsidRPr="00AC319B">
        <w:rPr>
          <w:rFonts w:cstheme="minorHAnsi"/>
          <w:lang w:val="en-US"/>
        </w:rPr>
        <w:t xml:space="preserve">in </w:t>
      </w:r>
      <w:r w:rsidRPr="00AC319B">
        <w:rPr>
          <w:rFonts w:cstheme="minorHAnsi"/>
          <w:lang w:val="en-US"/>
        </w:rPr>
        <w:t>late</w:t>
      </w:r>
      <w:r w:rsidR="00C831BD" w:rsidRPr="00AC319B">
        <w:rPr>
          <w:rFonts w:cstheme="minorHAnsi"/>
          <w:lang w:val="en-US"/>
        </w:rPr>
        <w:t xml:space="preserve"> growing</w:t>
      </w:r>
      <w:r w:rsidRPr="00AC319B">
        <w:rPr>
          <w:rFonts w:cstheme="minorHAnsi"/>
          <w:lang w:val="en-US"/>
        </w:rPr>
        <w:t xml:space="preserve"> season, </w:t>
      </w:r>
      <w:r w:rsidR="000322F8" w:rsidRPr="00AC319B">
        <w:rPr>
          <w:rFonts w:cstheme="minorHAnsi"/>
          <w:lang w:val="en-US"/>
        </w:rPr>
        <w:t xml:space="preserve">slightly </w:t>
      </w:r>
      <w:r w:rsidRPr="00AC319B">
        <w:rPr>
          <w:rFonts w:cstheme="minorHAnsi"/>
          <w:lang w:val="en-US"/>
        </w:rPr>
        <w:t xml:space="preserve">lower total germination, and higher germination in </w:t>
      </w:r>
      <w:r w:rsidR="000322F8" w:rsidRPr="00AC319B">
        <w:rPr>
          <w:rFonts w:cstheme="minorHAnsi"/>
          <w:lang w:val="en-US"/>
        </w:rPr>
        <w:t>winter</w:t>
      </w:r>
      <w:r w:rsidR="0082303A" w:rsidRPr="00AC319B">
        <w:rPr>
          <w:rFonts w:cstheme="minorHAnsi"/>
          <w:lang w:val="en-US"/>
        </w:rPr>
        <w:t xml:space="preserve">. The differences observed </w:t>
      </w:r>
      <w:r w:rsidR="0008484B">
        <w:rPr>
          <w:rFonts w:cstheme="minorHAnsi"/>
          <w:lang w:val="en-US"/>
        </w:rPr>
        <w:t>confirm</w:t>
      </w:r>
      <w:r w:rsidR="006F56D4" w:rsidRPr="00AC319B">
        <w:rPr>
          <w:rFonts w:cstheme="minorHAnsi"/>
          <w:lang w:val="en-US"/>
        </w:rPr>
        <w:t xml:space="preserve"> that microclimatic conditions are an important source of variation in alpine germination phenology</w:t>
      </w:r>
      <w:r w:rsidR="00951691" w:rsidRPr="00AC319B">
        <w:rPr>
          <w:rFonts w:cstheme="minorHAnsi"/>
          <w:lang w:val="en-US"/>
        </w:rPr>
        <w:t xml:space="preserve"> at community level</w:t>
      </w:r>
      <w:r w:rsidRPr="00AC319B">
        <w:rPr>
          <w:rFonts w:cstheme="minorHAnsi"/>
          <w:lang w:val="en-US"/>
        </w:rPr>
        <w:t xml:space="preserve">. As we also expected, the </w:t>
      </w:r>
      <w:r w:rsidR="00863AE8" w:rsidRPr="00AC319B">
        <w:rPr>
          <w:rFonts w:cstheme="minorHAnsi"/>
          <w:lang w:val="en-US"/>
        </w:rPr>
        <w:t>temperate</w:t>
      </w:r>
      <w:r w:rsidRPr="00AC319B">
        <w:rPr>
          <w:rFonts w:cstheme="minorHAnsi"/>
          <w:lang w:val="en-US"/>
        </w:rPr>
        <w:t xml:space="preserve"> community diverged </w:t>
      </w:r>
      <w:r w:rsidR="0034032C" w:rsidRPr="00AC319B">
        <w:rPr>
          <w:rFonts w:cstheme="minorHAnsi"/>
          <w:lang w:val="en-US"/>
        </w:rPr>
        <w:t xml:space="preserve">significantly </w:t>
      </w:r>
      <w:r w:rsidRPr="00AC319B">
        <w:rPr>
          <w:rFonts w:cstheme="minorHAnsi"/>
          <w:lang w:val="en-US"/>
        </w:rPr>
        <w:t xml:space="preserve">from the </w:t>
      </w:r>
      <w:r w:rsidR="00863AE8" w:rsidRPr="00AC319B">
        <w:rPr>
          <w:rFonts w:cstheme="minorHAnsi"/>
          <w:lang w:val="en-US"/>
        </w:rPr>
        <w:t>Mediterranean</w:t>
      </w:r>
      <w:r w:rsidRPr="00AC319B">
        <w:rPr>
          <w:rFonts w:cstheme="minorHAnsi"/>
          <w:lang w:val="en-US"/>
        </w:rPr>
        <w:t xml:space="preserve"> community</w:t>
      </w:r>
      <w:r w:rsidR="00803279" w:rsidRPr="00AC319B">
        <w:rPr>
          <w:rFonts w:cstheme="minorHAnsi"/>
          <w:lang w:val="en-US"/>
        </w:rPr>
        <w:t xml:space="preserve"> pattern</w:t>
      </w:r>
      <w:r w:rsidRPr="00AC319B">
        <w:rPr>
          <w:rFonts w:cstheme="minorHAnsi"/>
          <w:lang w:val="en-US"/>
        </w:rPr>
        <w:t xml:space="preserve">. The temperate community followed the “alpine germination syndrome” </w:t>
      </w:r>
      <w:r w:rsidR="0008484B">
        <w:rPr>
          <w:rFonts w:cstheme="minorHAnsi"/>
          <w:lang w:val="en-US"/>
        </w:rPr>
        <w:fldChar w:fldCharType="begin" w:fldLock="1"/>
      </w:r>
      <w:r w:rsidR="00EA469F">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08484B">
        <w:rPr>
          <w:rFonts w:cstheme="minorHAnsi"/>
          <w:lang w:val="en-US"/>
        </w:rPr>
        <w:fldChar w:fldCharType="separate"/>
      </w:r>
      <w:r w:rsidR="0008484B" w:rsidRPr="0008484B">
        <w:rPr>
          <w:rFonts w:cstheme="minorHAnsi"/>
          <w:noProof/>
          <w:lang w:val="en-US"/>
        </w:rPr>
        <w:t>(Baskin &amp; Baskin 2014; Fernández-Pascual et al. 2021)</w:t>
      </w:r>
      <w:r w:rsidR="0008484B">
        <w:rPr>
          <w:rFonts w:cstheme="minorHAnsi"/>
          <w:lang w:val="en-US"/>
        </w:rPr>
        <w:fldChar w:fldCharType="end"/>
      </w:r>
      <w:r w:rsidR="0008484B">
        <w:rPr>
          <w:rFonts w:cstheme="minorHAnsi"/>
          <w:lang w:val="en-US"/>
        </w:rPr>
        <w:t xml:space="preserve"> </w:t>
      </w:r>
      <w:r w:rsidRPr="00AC319B">
        <w:rPr>
          <w:rFonts w:cstheme="minorHAnsi"/>
          <w:lang w:val="en-US"/>
        </w:rPr>
        <w:t xml:space="preserve">with low germination before cold stratification and higher germination once the incubators reach warm temperatures. Whereas the Mediterranean community showed the highest germination in autumn and earlier in the growing season, following the previously described “Mediterranean </w:t>
      </w:r>
      <w:r w:rsidR="00A672D8" w:rsidRPr="00AC319B">
        <w:rPr>
          <w:rFonts w:cstheme="minorHAnsi"/>
          <w:lang w:val="en-US"/>
        </w:rPr>
        <w:t>germination</w:t>
      </w:r>
      <w:r w:rsidRPr="00AC319B">
        <w:rPr>
          <w:rFonts w:cstheme="minorHAnsi"/>
          <w:lang w:val="en-US"/>
        </w:rPr>
        <w:t xml:space="preserve"> syndrome” </w:t>
      </w:r>
      <w:r w:rsidR="00EA469F">
        <w:rPr>
          <w:rFonts w:cstheme="minorHAnsi"/>
          <w:lang w:val="en-US"/>
        </w:rPr>
        <w:fldChar w:fldCharType="begin" w:fldLock="1"/>
      </w:r>
      <w:r w:rsidR="00F15053">
        <w:rPr>
          <w:rFonts w:cstheme="minorHAnsi"/>
          <w:lang w:val="en-U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EA469F">
        <w:rPr>
          <w:rFonts w:cstheme="minorHAnsi"/>
          <w:lang w:val="en-US"/>
        </w:rPr>
        <w:fldChar w:fldCharType="separate"/>
      </w:r>
      <w:r w:rsidR="00EA469F" w:rsidRPr="00EA469F">
        <w:rPr>
          <w:rFonts w:cstheme="minorHAnsi"/>
          <w:noProof/>
          <w:lang w:val="en-US"/>
        </w:rPr>
        <w:t>(Giménez-Benavides et al. 2005)</w:t>
      </w:r>
      <w:r w:rsidR="00EA469F">
        <w:rPr>
          <w:rFonts w:cstheme="minorHAnsi"/>
          <w:lang w:val="en-US"/>
        </w:rPr>
        <w:fldChar w:fldCharType="end"/>
      </w:r>
      <w:r w:rsidRPr="00AC319B">
        <w:rPr>
          <w:rFonts w:cstheme="minorHAnsi"/>
          <w:lang w:val="en-US"/>
        </w:rPr>
        <w:t>.</w:t>
      </w:r>
    </w:p>
    <w:p w14:paraId="3DC96BDD" w14:textId="60889C05" w:rsidR="00B52082" w:rsidRPr="00AC319B" w:rsidRDefault="00AC319B" w:rsidP="00757052">
      <w:pPr>
        <w:pStyle w:val="Heading2"/>
        <w:spacing w:after="160"/>
      </w:pPr>
      <w:r w:rsidRPr="00757052">
        <w:rPr>
          <w:rFonts w:eastAsia="Times New Roman"/>
          <w:bdr w:val="none" w:sz="0" w:space="0" w:color="auto" w:frame="1"/>
          <w:lang w:eastAsia="ca-ES"/>
        </w:rPr>
        <w:t>4.1 Microclimatic scenarios differences</w:t>
      </w:r>
    </w:p>
    <w:p w14:paraId="49E870F5" w14:textId="325A2C82" w:rsidR="004802E2" w:rsidRPr="00AC319B" w:rsidRDefault="004256EC" w:rsidP="00840F3B">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Small microclimatic differences of two or three degre</w:t>
      </w:r>
      <w:r w:rsidR="00242164" w:rsidRPr="00AC319B">
        <w:rPr>
          <w:rFonts w:eastAsia="Times New Roman" w:cstheme="minorHAnsi"/>
          <w:color w:val="000000"/>
          <w:lang w:val="en-US" w:eastAsia="ca-ES"/>
        </w:rPr>
        <w:t>e</w:t>
      </w:r>
      <w:r w:rsidRPr="00AC319B">
        <w:rPr>
          <w:rFonts w:eastAsia="Times New Roman" w:cstheme="minorHAnsi"/>
          <w:color w:val="000000"/>
          <w:lang w:val="en-US" w:eastAsia="ca-ES"/>
        </w:rPr>
        <w:t>s</w:t>
      </w:r>
      <w:r w:rsidR="00E82CC7" w:rsidRPr="00AC319B">
        <w:rPr>
          <w:rFonts w:eastAsia="Times New Roman" w:cstheme="minorHAnsi"/>
          <w:color w:val="000000"/>
          <w:lang w:val="en-US" w:eastAsia="ca-ES"/>
        </w:rPr>
        <w:t xml:space="preserve"> Celsius</w:t>
      </w:r>
      <w:r w:rsidRPr="00AC319B">
        <w:rPr>
          <w:rFonts w:eastAsia="Times New Roman" w:cstheme="minorHAnsi"/>
          <w:color w:val="000000"/>
          <w:lang w:val="en-US" w:eastAsia="ca-ES"/>
        </w:rPr>
        <w:t xml:space="preserve"> resulted in high accumulated </w:t>
      </w:r>
      <w:r w:rsidR="00242164" w:rsidRPr="00AC319B">
        <w:rPr>
          <w:rFonts w:eastAsia="Times New Roman" w:cstheme="minorHAnsi"/>
          <w:color w:val="000000"/>
          <w:lang w:val="en-US" w:eastAsia="ca-ES"/>
        </w:rPr>
        <w:t xml:space="preserve">germination </w:t>
      </w:r>
      <w:r w:rsidRPr="00AC319B">
        <w:rPr>
          <w:rFonts w:eastAsia="Times New Roman" w:cstheme="minorHAnsi"/>
          <w:color w:val="000000"/>
          <w:lang w:val="en-US" w:eastAsia="ca-ES"/>
        </w:rPr>
        <w:t>differences through</w:t>
      </w:r>
      <w:r w:rsidR="00242164" w:rsidRPr="00AC319B">
        <w:rPr>
          <w:rFonts w:eastAsia="Times New Roman" w:cstheme="minorHAnsi"/>
          <w:color w:val="000000"/>
          <w:lang w:val="en-US" w:eastAsia="ca-ES"/>
        </w:rPr>
        <w:t>out</w:t>
      </w:r>
      <w:r w:rsidRPr="00AC319B">
        <w:rPr>
          <w:rFonts w:eastAsia="Times New Roman" w:cstheme="minorHAnsi"/>
          <w:color w:val="000000"/>
          <w:lang w:val="en-US" w:eastAsia="ca-ES"/>
        </w:rPr>
        <w:t xml:space="preserve"> </w:t>
      </w:r>
      <w:r w:rsidR="00E82CC7" w:rsidRPr="00AC319B">
        <w:rPr>
          <w:rFonts w:eastAsia="Times New Roman" w:cstheme="minorHAnsi"/>
          <w:color w:val="000000"/>
          <w:lang w:val="en-US" w:eastAsia="ca-ES"/>
        </w:rPr>
        <w:t>the</w:t>
      </w:r>
      <w:r w:rsidRPr="00AC319B">
        <w:rPr>
          <w:rFonts w:eastAsia="Times New Roman" w:cstheme="minorHAnsi"/>
          <w:color w:val="000000"/>
          <w:lang w:val="en-US" w:eastAsia="ca-ES"/>
        </w:rPr>
        <w:t xml:space="preserve"> year</w:t>
      </w:r>
      <w:r w:rsidR="00242164" w:rsidRPr="00AC319B">
        <w:rPr>
          <w:rFonts w:eastAsia="Times New Roman" w:cstheme="minorHAnsi"/>
          <w:color w:val="000000"/>
          <w:lang w:val="en-US" w:eastAsia="ca-ES"/>
        </w:rPr>
        <w:t>. The differences</w:t>
      </w:r>
      <w:r w:rsidRPr="00AC319B">
        <w:rPr>
          <w:rFonts w:eastAsia="Times New Roman" w:cstheme="minorHAnsi"/>
          <w:color w:val="000000"/>
          <w:lang w:val="en-US" w:eastAsia="ca-ES"/>
        </w:rPr>
        <w:t xml:space="preserve"> </w:t>
      </w:r>
      <w:r w:rsidR="00CD41C8" w:rsidRPr="00AC319B">
        <w:rPr>
          <w:rFonts w:eastAsia="Times New Roman" w:cstheme="minorHAnsi"/>
          <w:color w:val="000000"/>
          <w:lang w:val="en-US" w:eastAsia="ca-ES"/>
        </w:rPr>
        <w:t>are shown as a phenology</w:t>
      </w:r>
      <w:r w:rsidRPr="00AC319B">
        <w:rPr>
          <w:rFonts w:eastAsia="Times New Roman" w:cstheme="minorHAnsi"/>
          <w:color w:val="000000"/>
          <w:lang w:val="en-US" w:eastAsia="ca-ES"/>
        </w:rPr>
        <w:t xml:space="preserve"> delay that </w:t>
      </w:r>
      <w:r w:rsidR="009E02F1" w:rsidRPr="00AC319B">
        <w:rPr>
          <w:rFonts w:eastAsia="Times New Roman" w:cstheme="minorHAnsi"/>
          <w:color w:val="000000"/>
          <w:lang w:val="en-US" w:eastAsia="ca-ES"/>
        </w:rPr>
        <w:t xml:space="preserve">can </w:t>
      </w:r>
      <w:r w:rsidRPr="00AC319B">
        <w:rPr>
          <w:rFonts w:eastAsia="Times New Roman" w:cstheme="minorHAnsi"/>
          <w:color w:val="000000"/>
          <w:lang w:val="en-US" w:eastAsia="ca-ES"/>
        </w:rPr>
        <w:t xml:space="preserve">potentially have a detrimental effect on </w:t>
      </w:r>
      <w:r w:rsidR="00242164" w:rsidRPr="00AC319B">
        <w:rPr>
          <w:rFonts w:eastAsia="Times New Roman" w:cstheme="minorHAnsi"/>
          <w:color w:val="000000"/>
          <w:lang w:val="en-US" w:eastAsia="ca-ES"/>
        </w:rPr>
        <w:t xml:space="preserve">plant </w:t>
      </w:r>
      <w:r w:rsidRPr="00AC319B">
        <w:rPr>
          <w:rFonts w:eastAsia="Times New Roman" w:cstheme="minorHAnsi"/>
          <w:color w:val="000000"/>
          <w:lang w:val="en-US" w:eastAsia="ca-ES"/>
        </w:rPr>
        <w:t>demography</w:t>
      </w:r>
      <w:r w:rsidR="00B20274" w:rsidRPr="00AC319B">
        <w:rPr>
          <w:rFonts w:eastAsia="Times New Roman" w:cstheme="minorHAnsi"/>
          <w:color w:val="000000"/>
          <w:lang w:val="en-US" w:eastAsia="ca-ES"/>
        </w:rPr>
        <w:t xml:space="preserve"> since</w:t>
      </w:r>
      <w:r w:rsidRPr="00AC319B">
        <w:rPr>
          <w:rFonts w:eastAsia="Times New Roman" w:cstheme="minorHAnsi"/>
          <w:color w:val="000000"/>
          <w:lang w:val="en-US" w:eastAsia="ca-ES"/>
        </w:rPr>
        <w:t xml:space="preserve"> </w:t>
      </w:r>
      <w:r w:rsidR="00B20274" w:rsidRPr="00AC319B">
        <w:rPr>
          <w:rFonts w:eastAsia="Times New Roman" w:cstheme="minorHAnsi"/>
          <w:color w:val="000000"/>
          <w:lang w:val="en-US" w:eastAsia="ca-ES"/>
        </w:rPr>
        <w:t>fecundity fitness and s</w:t>
      </w:r>
      <w:r w:rsidRPr="00AC319B">
        <w:rPr>
          <w:rFonts w:eastAsia="Times New Roman" w:cstheme="minorHAnsi"/>
          <w:color w:val="000000"/>
          <w:lang w:val="en-US" w:eastAsia="ca-ES"/>
        </w:rPr>
        <w:t xml:space="preserve">eedling survival are tightly related to </w:t>
      </w:r>
      <w:r w:rsidR="00D2454A" w:rsidRPr="00AC319B">
        <w:rPr>
          <w:rFonts w:eastAsia="Times New Roman" w:cstheme="minorHAnsi"/>
          <w:color w:val="000000"/>
          <w:lang w:val="en-US" w:eastAsia="ca-ES"/>
        </w:rPr>
        <w:t xml:space="preserve">the </w:t>
      </w:r>
      <w:r w:rsidRPr="00AC319B">
        <w:rPr>
          <w:rFonts w:eastAsia="Times New Roman" w:cstheme="minorHAnsi"/>
          <w:color w:val="000000"/>
          <w:lang w:val="en-US" w:eastAsia="ca-ES"/>
        </w:rPr>
        <w:t>start and length of the growing season</w:t>
      </w:r>
      <w:r w:rsidR="005B662E" w:rsidRPr="00AC319B">
        <w:rPr>
          <w:rFonts w:eastAsia="Times New Roman" w:cstheme="minorHAnsi"/>
          <w:color w:val="000000"/>
          <w:lang w:val="en-US" w:eastAsia="ca-ES"/>
        </w:rPr>
        <w:t xml:space="preserve"> </w:t>
      </w:r>
      <w:r w:rsidR="00E9265B">
        <w:rPr>
          <w:rFonts w:eastAsia="Times New Roman" w:cstheme="minorHAnsi"/>
          <w:color w:val="000000"/>
          <w:lang w:val="en-US" w:eastAsia="ca-ES"/>
        </w:rPr>
        <w:fldChar w:fldCharType="begin" w:fldLock="1"/>
      </w:r>
      <w:r w:rsidR="00C352A0">
        <w:rPr>
          <w:rFonts w:eastAsia="Times New Roman" w:cstheme="minorHAnsi"/>
          <w:color w:val="000000"/>
          <w:lang w:val="en-US"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Communities","type":"book"},"uris":["http://www.mendeley.com/documents/?uuid=5a9cf747-ac93-4212-81af-44295aaac007"]}],"mendeley":{"formattedCitation":"(Poschlod et al. 2013)","plainTextFormattedCitation":"(Poschlod et al. 2013)","previouslyFormattedCitation":"(Poschlod et al. 2013)"},"properties":{"noteIndex":0},"schema":"https://github.com/citation-style-language/schema/raw/master/csl-citation.json"}</w:instrText>
      </w:r>
      <w:r w:rsidR="00E9265B">
        <w:rPr>
          <w:rFonts w:eastAsia="Times New Roman" w:cstheme="minorHAnsi"/>
          <w:color w:val="000000"/>
          <w:lang w:val="en-US" w:eastAsia="ca-ES"/>
        </w:rPr>
        <w:fldChar w:fldCharType="separate"/>
      </w:r>
      <w:r w:rsidR="00E9265B" w:rsidRPr="00E9265B">
        <w:rPr>
          <w:rFonts w:eastAsia="Times New Roman" w:cstheme="minorHAnsi"/>
          <w:noProof/>
          <w:color w:val="000000"/>
          <w:lang w:val="en-US" w:eastAsia="ca-ES"/>
        </w:rPr>
        <w:t>(Poschlod et al. 2013)</w:t>
      </w:r>
      <w:r w:rsidR="00E9265B">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w:t>
      </w:r>
    </w:p>
    <w:p w14:paraId="471D60C0" w14:textId="4550CFF2" w:rsidR="00470A6A" w:rsidRPr="00AC319B" w:rsidRDefault="00885A54" w:rsidP="00F07204">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In c</w:t>
      </w:r>
      <w:r w:rsidR="007F4C2B" w:rsidRPr="00AC319B">
        <w:rPr>
          <w:rFonts w:eastAsia="Times New Roman" w:cstheme="minorHAnsi"/>
          <w:color w:val="000000"/>
          <w:lang w:val="en-US" w:eastAsia="ca-ES"/>
        </w:rPr>
        <w:t>ommunities living in m</w:t>
      </w:r>
      <w:r w:rsidR="007A3B6F" w:rsidRPr="00AC319B">
        <w:rPr>
          <w:rFonts w:eastAsia="Times New Roman" w:cstheme="minorHAnsi"/>
          <w:color w:val="000000"/>
          <w:lang w:val="en-US" w:eastAsia="ca-ES"/>
        </w:rPr>
        <w:t>icro-edges (</w:t>
      </w:r>
      <w:r w:rsidR="00A6313C" w:rsidRPr="00AC319B">
        <w:rPr>
          <w:rFonts w:eastAsia="Times New Roman" w:cstheme="minorHAnsi"/>
          <w:color w:val="000000"/>
          <w:lang w:val="en-US" w:eastAsia="ca-ES"/>
        </w:rPr>
        <w:t>fellfield scenario)</w:t>
      </w:r>
      <w:r w:rsidRPr="00AC319B">
        <w:rPr>
          <w:rFonts w:eastAsia="Times New Roman" w:cstheme="minorHAnsi"/>
          <w:color w:val="000000"/>
          <w:lang w:val="en-US" w:eastAsia="ca-ES"/>
        </w:rPr>
        <w:t>,</w:t>
      </w:r>
      <w:r w:rsidR="00EB1039" w:rsidRPr="00AC319B">
        <w:rPr>
          <w:rFonts w:eastAsia="Times New Roman" w:cstheme="minorHAnsi"/>
          <w:color w:val="000000"/>
          <w:lang w:val="en-US" w:eastAsia="ca-ES"/>
        </w:rPr>
        <w:t xml:space="preserve"> we observed two germination peaks. The first peak in</w:t>
      </w:r>
      <w:r w:rsidR="00F07204" w:rsidRPr="00AC319B">
        <w:rPr>
          <w:rFonts w:eastAsia="Times New Roman" w:cstheme="minorHAnsi"/>
          <w:color w:val="000000"/>
          <w:lang w:val="en-US" w:eastAsia="ca-ES"/>
        </w:rPr>
        <w:t xml:space="preserve"> autumn</w:t>
      </w:r>
      <w:r w:rsidR="00EB1039" w:rsidRPr="00AC319B">
        <w:rPr>
          <w:rFonts w:eastAsia="Times New Roman" w:cstheme="minorHAnsi"/>
          <w:color w:val="000000"/>
          <w:lang w:val="en-US" w:eastAsia="ca-ES"/>
        </w:rPr>
        <w:t>,</w:t>
      </w:r>
      <w:r w:rsidR="00F07204" w:rsidRPr="00AC319B">
        <w:rPr>
          <w:rFonts w:eastAsia="Times New Roman" w:cstheme="minorHAnsi"/>
          <w:color w:val="000000"/>
          <w:lang w:val="en-US" w:eastAsia="ca-ES"/>
        </w:rPr>
        <w:t xml:space="preserve"> </w:t>
      </w:r>
      <w:r w:rsidR="0093750D" w:rsidRPr="00AC319B">
        <w:rPr>
          <w:rFonts w:eastAsia="Times New Roman" w:cstheme="minorHAnsi"/>
          <w:color w:val="000000"/>
          <w:lang w:val="en-US" w:eastAsia="ca-ES"/>
        </w:rPr>
        <w:t>can be</w:t>
      </w:r>
      <w:r w:rsidR="00470A6A"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seen </w:t>
      </w:r>
      <w:r w:rsidR="00470A6A" w:rsidRPr="00AC319B">
        <w:rPr>
          <w:rFonts w:eastAsia="Times New Roman" w:cstheme="minorHAnsi"/>
          <w:color w:val="000000"/>
          <w:lang w:val="en-US" w:eastAsia="ca-ES"/>
        </w:rPr>
        <w:t xml:space="preserve">as </w:t>
      </w:r>
      <w:r w:rsidR="006E45E3" w:rsidRPr="00AC319B">
        <w:rPr>
          <w:rFonts w:eastAsia="Times New Roman" w:cstheme="minorHAnsi"/>
          <w:color w:val="000000"/>
          <w:lang w:val="en-US" w:eastAsia="ca-ES"/>
        </w:rPr>
        <w:t xml:space="preserve">an </w:t>
      </w:r>
      <w:r w:rsidR="00470A6A" w:rsidRPr="00AC319B">
        <w:rPr>
          <w:rFonts w:eastAsia="Times New Roman" w:cstheme="minorHAnsi"/>
          <w:color w:val="000000"/>
          <w:lang w:val="en-US" w:eastAsia="ca-ES"/>
        </w:rPr>
        <w:t xml:space="preserve">opportunistic </w:t>
      </w:r>
      <w:r w:rsidR="006E45E3" w:rsidRPr="00AC319B">
        <w:rPr>
          <w:rFonts w:eastAsia="Times New Roman" w:cstheme="minorHAnsi"/>
          <w:color w:val="000000"/>
          <w:lang w:val="en-US" w:eastAsia="ca-ES"/>
        </w:rPr>
        <w:t>strategy</w:t>
      </w:r>
      <w:r w:rsidR="00470A6A" w:rsidRPr="00AC319B">
        <w:rPr>
          <w:rFonts w:eastAsia="Times New Roman" w:cstheme="minorHAnsi"/>
          <w:color w:val="000000"/>
          <w:lang w:val="en-US" w:eastAsia="ca-ES"/>
        </w:rPr>
        <w:t xml:space="preserve"> </w:t>
      </w:r>
      <w:r w:rsidR="00F15053">
        <w:rPr>
          <w:rFonts w:eastAsia="Times New Roman" w:cstheme="minorHAnsi"/>
          <w:color w:val="000000"/>
          <w:lang w:val="en-US" w:eastAsia="ca-ES"/>
        </w:rPr>
        <w:fldChar w:fldCharType="begin" w:fldLock="1"/>
      </w:r>
      <w:r w:rsidR="0088016D">
        <w:rPr>
          <w:rFonts w:eastAsia="Times New Roman" w:cstheme="minorHAnsi"/>
          <w:color w:val="000000"/>
          <w:lang w:val="en-US" w:eastAsia="ca-E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traits","type":"article-journal","volume":"6"},"uris":["http://www.mendeley.com/documents/?uuid=d2e1bd17-2f3e-4c63-a89e-334bf2394a92"]}],"mendeley":{"formattedCitation":"(Hoyle et al. 2015)","plainTextFormattedCitation":"(Hoyle et al. 2015)","previouslyFormattedCitation":"(Hoyle et al. 2015)"},"properties":{"noteIndex":0},"schema":"https://github.com/citation-style-language/schema/raw/master/csl-citation.json"}</w:instrText>
      </w:r>
      <w:r w:rsidR="00F15053">
        <w:rPr>
          <w:rFonts w:eastAsia="Times New Roman" w:cstheme="minorHAnsi"/>
          <w:color w:val="000000"/>
          <w:lang w:val="en-US" w:eastAsia="ca-ES"/>
        </w:rPr>
        <w:fldChar w:fldCharType="separate"/>
      </w:r>
      <w:r w:rsidR="00F15053" w:rsidRPr="00F15053">
        <w:rPr>
          <w:rFonts w:eastAsia="Times New Roman" w:cstheme="minorHAnsi"/>
          <w:noProof/>
          <w:color w:val="000000"/>
          <w:lang w:val="en-US" w:eastAsia="ca-ES"/>
        </w:rPr>
        <w:t>(Hoyle et al. 2015)</w:t>
      </w:r>
      <w:r w:rsidR="00F15053">
        <w:rPr>
          <w:rFonts w:eastAsia="Times New Roman" w:cstheme="minorHAnsi"/>
          <w:color w:val="000000"/>
          <w:lang w:val="en-US" w:eastAsia="ca-ES"/>
        </w:rPr>
        <w:fldChar w:fldCharType="end"/>
      </w:r>
      <w:r w:rsidR="00F15053">
        <w:rPr>
          <w:rFonts w:eastAsia="Times New Roman" w:cstheme="minorHAnsi"/>
          <w:color w:val="000000"/>
          <w:lang w:val="en-US" w:eastAsia="ca-ES"/>
        </w:rPr>
        <w:t xml:space="preserve">. </w:t>
      </w:r>
      <w:r w:rsidR="00EA78F8" w:rsidRPr="00AC319B">
        <w:rPr>
          <w:rFonts w:eastAsia="Times New Roman" w:cstheme="minorHAnsi"/>
          <w:color w:val="000000"/>
          <w:lang w:val="en-US" w:eastAsia="ca-ES"/>
        </w:rPr>
        <w:t>This strategy</w:t>
      </w:r>
      <w:r w:rsidR="00470A6A" w:rsidRPr="00AC319B">
        <w:rPr>
          <w:rFonts w:eastAsia="Times New Roman" w:cstheme="minorHAnsi"/>
          <w:color w:val="000000"/>
          <w:lang w:val="en-US" w:eastAsia="ca-ES"/>
        </w:rPr>
        <w:t xml:space="preserve"> </w:t>
      </w:r>
      <w:r w:rsidR="001E7C0E">
        <w:rPr>
          <w:rFonts w:eastAsia="Times New Roman" w:cstheme="minorHAnsi"/>
          <w:color w:val="000000"/>
          <w:lang w:val="en-US" w:eastAsia="ca-ES"/>
        </w:rPr>
        <w:t xml:space="preserve">would </w:t>
      </w:r>
      <w:r w:rsidR="00470A6A" w:rsidRPr="00AC319B">
        <w:rPr>
          <w:rFonts w:eastAsia="Times New Roman" w:cstheme="minorHAnsi"/>
          <w:color w:val="000000"/>
          <w:lang w:val="en-US" w:eastAsia="ca-ES"/>
        </w:rPr>
        <w:t>provide selective advantage</w:t>
      </w:r>
      <w:r w:rsidR="0047166F" w:rsidRPr="00AC319B">
        <w:rPr>
          <w:rFonts w:eastAsia="Times New Roman" w:cstheme="minorHAnsi"/>
          <w:color w:val="000000"/>
          <w:lang w:val="en-US" w:eastAsia="ca-ES"/>
        </w:rPr>
        <w:t xml:space="preserve"> because seedlings </w:t>
      </w:r>
      <w:r w:rsidRPr="00AC319B">
        <w:rPr>
          <w:rFonts w:eastAsia="Times New Roman" w:cstheme="minorHAnsi"/>
          <w:color w:val="000000"/>
          <w:lang w:val="en-US" w:eastAsia="ca-ES"/>
        </w:rPr>
        <w:t xml:space="preserve">can </w:t>
      </w:r>
      <w:r w:rsidR="00053DFB" w:rsidRPr="00AC319B">
        <w:rPr>
          <w:rFonts w:eastAsia="Times New Roman" w:cstheme="minorHAnsi"/>
          <w:color w:val="000000"/>
          <w:lang w:val="en-US" w:eastAsia="ca-ES"/>
        </w:rPr>
        <w:t>initiate development</w:t>
      </w:r>
      <w:r w:rsidR="007C10B3" w:rsidRPr="00AC319B">
        <w:rPr>
          <w:rFonts w:eastAsia="Times New Roman" w:cstheme="minorHAnsi"/>
          <w:color w:val="000000"/>
          <w:lang w:val="en-US" w:eastAsia="ca-ES"/>
        </w:rPr>
        <w:t xml:space="preserve"> before the next growing season</w:t>
      </w:r>
      <w:r w:rsidR="0053376D">
        <w:rPr>
          <w:rFonts w:eastAsia="Times New Roman" w:cstheme="minorHAnsi"/>
          <w:color w:val="000000"/>
          <w:lang w:val="en-US" w:eastAsia="ca-ES"/>
        </w:rPr>
        <w:t xml:space="preserve"> (REF)</w:t>
      </w:r>
      <w:r w:rsidR="00C402FD">
        <w:rPr>
          <w:rFonts w:eastAsia="Times New Roman" w:cstheme="minorHAnsi"/>
          <w:color w:val="000000"/>
          <w:lang w:val="en-US" w:eastAsia="ca-ES"/>
        </w:rPr>
        <w:t xml:space="preserve">, but only if seedlings can survive winter conditions  as seen by </w:t>
      </w:r>
      <w:r w:rsidR="00EF5618" w:rsidRPr="009D01D3">
        <w:rPr>
          <w:rFonts w:eastAsia="Times New Roman" w:cstheme="minorHAnsi"/>
          <w:color w:val="000000"/>
          <w:lang w:val="en-US" w:eastAsia="ca-ES"/>
        </w:rPr>
        <w:fldChar w:fldCharType="begin" w:fldLock="1"/>
      </w:r>
      <w:r w:rsidR="00EF5618">
        <w:rPr>
          <w:rFonts w:eastAsia="Times New Roman" w:cstheme="minorHAnsi"/>
          <w:color w:val="000000"/>
          <w:lang w:val="en-US"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et al. 2015)","plainTextFormattedCitation":"(Mondoni et al. 2015)","previouslyFormattedCitation":"(Mondoni et al. 2015)"},"properties":{"noteIndex":0},"schema":"https://github.com/citation-style-language/schema/raw/master/csl-citation.json"}</w:instrText>
      </w:r>
      <w:r w:rsidR="00EF5618" w:rsidRPr="009D01D3">
        <w:rPr>
          <w:rFonts w:eastAsia="Times New Roman" w:cstheme="minorHAnsi"/>
          <w:color w:val="000000"/>
          <w:lang w:val="en-US" w:eastAsia="ca-ES"/>
        </w:rPr>
        <w:fldChar w:fldCharType="separate"/>
      </w:r>
      <w:r w:rsidR="00EF5618" w:rsidRPr="009D01D3">
        <w:rPr>
          <w:rFonts w:eastAsia="Times New Roman" w:cstheme="minorHAnsi"/>
          <w:noProof/>
          <w:color w:val="000000"/>
          <w:lang w:val="en-US" w:eastAsia="ca-ES"/>
        </w:rPr>
        <w:t>(Mondoni et al. 2015)</w:t>
      </w:r>
      <w:r w:rsidR="00EF5618" w:rsidRPr="009D01D3">
        <w:rPr>
          <w:rFonts w:eastAsia="Times New Roman" w:cstheme="minorHAnsi"/>
          <w:color w:val="000000"/>
          <w:lang w:val="en-US" w:eastAsia="ca-ES"/>
        </w:rPr>
        <w:fldChar w:fldCharType="end"/>
      </w:r>
      <w:r w:rsidR="00285EAD">
        <w:rPr>
          <w:rFonts w:eastAsia="Times New Roman" w:cstheme="minorHAnsi"/>
          <w:color w:val="000000"/>
          <w:lang w:val="en-US" w:eastAsia="ca-ES"/>
        </w:rPr>
        <w:t xml:space="preserve"> </w:t>
      </w:r>
      <w:r w:rsidR="0006686C">
        <w:rPr>
          <w:rFonts w:eastAsia="Times New Roman" w:cstheme="minorHAnsi"/>
          <w:color w:val="000000"/>
          <w:lang w:val="en-US" w:eastAsia="ca-ES"/>
        </w:rPr>
        <w:t>in glacier forelands</w:t>
      </w:r>
      <w:r w:rsidR="00EF5618">
        <w:rPr>
          <w:rFonts w:eastAsia="Times New Roman" w:cstheme="minorHAnsi"/>
          <w:color w:val="000000"/>
          <w:lang w:val="en-US" w:eastAsia="ca-ES"/>
        </w:rPr>
        <w:t xml:space="preserve">. </w:t>
      </w:r>
      <w:r w:rsidR="00523D10" w:rsidRPr="00AC319B">
        <w:rPr>
          <w:rFonts w:eastAsia="Times New Roman" w:cstheme="minorHAnsi"/>
          <w:color w:val="000000"/>
          <w:lang w:val="en-US" w:eastAsia="ca-ES"/>
        </w:rPr>
        <w:t xml:space="preserve">However, </w:t>
      </w:r>
      <w:r w:rsidR="007F7586">
        <w:rPr>
          <w:rFonts w:eastAsia="Times New Roman" w:cstheme="minorHAnsi"/>
          <w:color w:val="000000"/>
          <w:lang w:val="en-US" w:eastAsia="ca-ES"/>
        </w:rPr>
        <w:t xml:space="preserve">ultimately </w:t>
      </w:r>
      <w:r w:rsidR="00523D10" w:rsidRPr="00AC319B">
        <w:rPr>
          <w:rFonts w:eastAsia="Times New Roman" w:cstheme="minorHAnsi"/>
          <w:color w:val="000000"/>
          <w:lang w:val="en-US" w:eastAsia="ca-ES"/>
        </w:rPr>
        <w:t>t</w:t>
      </w:r>
      <w:r w:rsidR="001463B1" w:rsidRPr="00AC319B">
        <w:rPr>
          <w:rFonts w:eastAsia="Times New Roman" w:cstheme="minorHAnsi"/>
          <w:color w:val="000000"/>
          <w:lang w:val="en-US" w:eastAsia="ca-ES"/>
        </w:rPr>
        <w:t xml:space="preserve">he success </w:t>
      </w:r>
      <w:r w:rsidR="007F7586">
        <w:rPr>
          <w:rFonts w:eastAsia="Times New Roman" w:cstheme="minorHAnsi"/>
          <w:color w:val="000000"/>
          <w:lang w:val="en-US" w:eastAsia="ca-ES"/>
        </w:rPr>
        <w:t>surviving</w:t>
      </w:r>
      <w:r w:rsidR="001463B1" w:rsidRPr="00AC319B">
        <w:rPr>
          <w:rFonts w:eastAsia="Times New Roman" w:cstheme="minorHAnsi"/>
          <w:color w:val="000000"/>
          <w:lang w:val="en-US" w:eastAsia="ca-ES"/>
        </w:rPr>
        <w:t xml:space="preserve"> winter</w:t>
      </w:r>
      <w:r w:rsidR="007F7586">
        <w:rPr>
          <w:rFonts w:eastAsia="Times New Roman" w:cstheme="minorHAnsi"/>
          <w:color w:val="000000"/>
          <w:lang w:val="en-US" w:eastAsia="ca-ES"/>
        </w:rPr>
        <w:t xml:space="preserve"> seems to be species-specific and more studies are needed</w:t>
      </w:r>
      <w:r w:rsidR="006675CC" w:rsidRPr="00AC319B">
        <w:rPr>
          <w:rFonts w:eastAsia="Times New Roman" w:cstheme="minorHAnsi"/>
          <w:color w:val="000000"/>
          <w:lang w:val="en-US" w:eastAsia="ca-ES"/>
        </w:rPr>
        <w:t>.</w:t>
      </w:r>
      <w:r w:rsidR="00C01E9B" w:rsidRPr="00AC319B">
        <w:rPr>
          <w:rFonts w:eastAsia="Times New Roman" w:cstheme="minorHAnsi"/>
          <w:color w:val="000000"/>
          <w:lang w:val="en-US" w:eastAsia="ca-ES"/>
        </w:rPr>
        <w:t xml:space="preserve"> </w:t>
      </w:r>
      <w:r w:rsidR="001118F4" w:rsidRPr="00AC319B">
        <w:rPr>
          <w:rFonts w:eastAsia="Times New Roman" w:cstheme="minorHAnsi"/>
          <w:color w:val="000000"/>
          <w:lang w:val="en-US" w:eastAsia="ca-ES"/>
        </w:rPr>
        <w:t>Below</w:t>
      </w:r>
      <w:r w:rsidR="00D34F39" w:rsidRPr="00AC319B">
        <w:rPr>
          <w:rFonts w:eastAsia="Times New Roman" w:cstheme="minorHAnsi"/>
          <w:color w:val="000000"/>
          <w:lang w:val="en-US" w:eastAsia="ca-ES"/>
        </w:rPr>
        <w:t xml:space="preserve"> zero temperatures showed </w:t>
      </w:r>
      <w:r w:rsidR="00C75010">
        <w:rPr>
          <w:rFonts w:eastAsia="Times New Roman" w:cstheme="minorHAnsi"/>
          <w:color w:val="000000"/>
          <w:lang w:val="en-US" w:eastAsia="ca-ES"/>
        </w:rPr>
        <w:t xml:space="preserve">consistent </w:t>
      </w:r>
      <w:r w:rsidR="00D34F39" w:rsidRPr="00AC319B">
        <w:rPr>
          <w:rFonts w:eastAsia="Times New Roman" w:cstheme="minorHAnsi"/>
          <w:color w:val="000000"/>
          <w:lang w:val="en-US" w:eastAsia="ca-ES"/>
        </w:rPr>
        <w:t xml:space="preserve">detrimental effects </w:t>
      </w:r>
      <w:r w:rsidR="001118F4" w:rsidRPr="00AC319B">
        <w:rPr>
          <w:rFonts w:eastAsia="Times New Roman" w:cstheme="minorHAnsi"/>
          <w:color w:val="000000"/>
          <w:lang w:val="en-US" w:eastAsia="ca-ES"/>
        </w:rPr>
        <w:t xml:space="preserve">on germination </w:t>
      </w:r>
      <w:r w:rsidR="00D34F39" w:rsidRPr="00AC319B">
        <w:rPr>
          <w:rFonts w:eastAsia="Times New Roman" w:cstheme="minorHAnsi"/>
          <w:color w:val="000000"/>
          <w:lang w:val="en-US" w:eastAsia="ca-ES"/>
        </w:rPr>
        <w:t xml:space="preserve">although cold stratification is provided, </w:t>
      </w:r>
      <w:r w:rsidR="00C75010">
        <w:rPr>
          <w:rFonts w:eastAsia="Times New Roman" w:cstheme="minorHAnsi"/>
          <w:color w:val="000000"/>
          <w:lang w:val="en-US" w:eastAsia="ca-ES"/>
        </w:rPr>
        <w:t xml:space="preserve"> a </w:t>
      </w:r>
      <w:r w:rsidR="00D34F39" w:rsidRPr="00AC319B">
        <w:rPr>
          <w:rFonts w:eastAsia="Times New Roman" w:cstheme="minorHAnsi"/>
          <w:color w:val="000000"/>
          <w:lang w:val="en-US" w:eastAsia="ca-ES"/>
        </w:rPr>
        <w:t xml:space="preserve">possibly </w:t>
      </w:r>
      <w:r w:rsidR="00C75010">
        <w:rPr>
          <w:rFonts w:eastAsia="Times New Roman" w:cstheme="minorHAnsi"/>
          <w:color w:val="000000"/>
          <w:lang w:val="en-US" w:eastAsia="ca-ES"/>
        </w:rPr>
        <w:t>reason</w:t>
      </w:r>
      <w:r w:rsidR="00333BEF">
        <w:rPr>
          <w:rFonts w:eastAsia="Times New Roman" w:cstheme="minorHAnsi"/>
          <w:color w:val="000000"/>
          <w:lang w:val="en-US" w:eastAsia="ca-ES"/>
        </w:rPr>
        <w:t xml:space="preserve"> could be</w:t>
      </w:r>
      <w:r w:rsidR="00D34F39" w:rsidRPr="00AC319B">
        <w:rPr>
          <w:rFonts w:eastAsia="Times New Roman" w:cstheme="minorHAnsi"/>
          <w:color w:val="000000"/>
          <w:lang w:val="en-US" w:eastAsia="ca-ES"/>
        </w:rPr>
        <w:t xml:space="preserve"> the physiological drought they are subjected to</w:t>
      </w:r>
      <w:r w:rsidR="00F66496" w:rsidRPr="00AC319B">
        <w:rPr>
          <w:rFonts w:eastAsia="Times New Roman" w:cstheme="minorHAnsi"/>
          <w:color w:val="000000"/>
          <w:lang w:val="en-US" w:eastAsia="ca-ES"/>
        </w:rPr>
        <w:t xml:space="preserve"> </w:t>
      </w:r>
      <w:r w:rsidR="002C67DA">
        <w:rPr>
          <w:rFonts w:eastAsia="Times New Roman" w:cstheme="minorHAnsi"/>
          <w:color w:val="000000"/>
          <w:lang w:val="en-US" w:eastAsia="ca-ES"/>
        </w:rPr>
        <w:fldChar w:fldCharType="begin" w:fldLock="1"/>
      </w:r>
      <w:r w:rsidR="00CB2D9F">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2C67DA">
        <w:rPr>
          <w:rFonts w:eastAsia="Times New Roman" w:cstheme="minorHAnsi"/>
          <w:color w:val="000000"/>
          <w:lang w:val="en-US" w:eastAsia="ca-ES"/>
        </w:rPr>
        <w:fldChar w:fldCharType="separate"/>
      </w:r>
      <w:r w:rsidR="002C67DA" w:rsidRPr="002C67DA">
        <w:rPr>
          <w:rFonts w:eastAsia="Times New Roman" w:cstheme="minorHAnsi"/>
          <w:noProof/>
          <w:color w:val="000000"/>
          <w:lang w:val="en-US" w:eastAsia="ca-ES"/>
        </w:rPr>
        <w:t>(Billings &amp; Mooney 1968)</w:t>
      </w:r>
      <w:r w:rsidR="002C67DA">
        <w:rPr>
          <w:rFonts w:eastAsia="Times New Roman" w:cstheme="minorHAnsi"/>
          <w:color w:val="000000"/>
          <w:lang w:val="en-US" w:eastAsia="ca-ES"/>
        </w:rPr>
        <w:fldChar w:fldCharType="end"/>
      </w:r>
      <w:r w:rsidR="00D34F39" w:rsidRPr="00AC319B">
        <w:rPr>
          <w:rFonts w:eastAsia="Times New Roman" w:cstheme="minorHAnsi"/>
          <w:color w:val="000000"/>
          <w:lang w:val="en-US" w:eastAsia="ca-ES"/>
        </w:rPr>
        <w:t xml:space="preserve">. </w:t>
      </w:r>
      <w:r w:rsidR="00D34F39" w:rsidRPr="00AC319B">
        <w:rPr>
          <w:rFonts w:eastAsia="Times New Roman" w:cstheme="minorHAnsi"/>
          <w:color w:val="000000"/>
          <w:lang w:val="en-US" w:eastAsia="ca-ES"/>
        </w:rPr>
        <w:lastRenderedPageBreak/>
        <w:t>Consequently, seeds that disperse into micro-edges must endure below 0 ºC temperatures and postpone germination until frozen soil thaw. This postponed germination c</w:t>
      </w:r>
      <w:r w:rsidR="00084086" w:rsidRPr="00AC319B">
        <w:rPr>
          <w:rFonts w:eastAsia="Times New Roman" w:cstheme="minorHAnsi"/>
          <w:color w:val="000000"/>
          <w:lang w:val="en-US" w:eastAsia="ca-ES"/>
        </w:rPr>
        <w:t>ould</w:t>
      </w:r>
      <w:r w:rsidR="00D34F39" w:rsidRPr="00AC319B">
        <w:rPr>
          <w:rFonts w:eastAsia="Times New Roman" w:cstheme="minorHAnsi"/>
          <w:color w:val="000000"/>
          <w:lang w:val="en-US" w:eastAsia="ca-ES"/>
        </w:rPr>
        <w:t xml:space="preserve"> potentially shorten their effective growing season</w:t>
      </w:r>
      <w:r w:rsidR="00F66496" w:rsidRPr="00AC319B">
        <w:rPr>
          <w:rFonts w:eastAsia="Times New Roman" w:cstheme="minorHAnsi"/>
          <w:color w:val="000000"/>
          <w:lang w:val="en-US" w:eastAsia="ca-ES"/>
        </w:rPr>
        <w:t>;</w:t>
      </w:r>
      <w:r w:rsidR="00507572" w:rsidRPr="00AC319B">
        <w:rPr>
          <w:rFonts w:eastAsia="Times New Roman" w:cstheme="minorHAnsi"/>
          <w:color w:val="000000"/>
          <w:lang w:val="en-US" w:eastAsia="ca-ES"/>
        </w:rPr>
        <w:t xml:space="preserve"> n</w:t>
      </w:r>
      <w:r w:rsidR="00D34F39" w:rsidRPr="00AC319B">
        <w:rPr>
          <w:rFonts w:eastAsia="Times New Roman" w:cstheme="minorHAnsi"/>
          <w:color w:val="000000"/>
          <w:lang w:val="en-US" w:eastAsia="ca-ES"/>
        </w:rPr>
        <w:t xml:space="preserve">evertheless, this delay </w:t>
      </w:r>
      <w:r w:rsidR="00096994" w:rsidRPr="00AC319B">
        <w:rPr>
          <w:rFonts w:eastAsia="Times New Roman" w:cstheme="minorHAnsi"/>
          <w:color w:val="000000"/>
          <w:lang w:val="en-US" w:eastAsia="ca-ES"/>
        </w:rPr>
        <w:t>is</w:t>
      </w:r>
      <w:r w:rsidR="00D34F39" w:rsidRPr="00AC319B">
        <w:rPr>
          <w:rFonts w:eastAsia="Times New Roman" w:cstheme="minorHAnsi"/>
          <w:color w:val="000000"/>
          <w:lang w:val="en-US" w:eastAsia="ca-ES"/>
        </w:rPr>
        <w:t xml:space="preserve"> compensated by the shorter winter period</w:t>
      </w:r>
      <w:r w:rsidR="00096994" w:rsidRPr="00AC319B">
        <w:rPr>
          <w:rFonts w:eastAsia="Times New Roman" w:cstheme="minorHAnsi"/>
          <w:color w:val="000000"/>
          <w:lang w:val="en-US" w:eastAsia="ca-ES"/>
        </w:rPr>
        <w:t xml:space="preserve"> experienced</w:t>
      </w:r>
      <w:r w:rsidR="00C4115C" w:rsidRPr="00AC319B">
        <w:rPr>
          <w:rFonts w:eastAsia="Times New Roman" w:cstheme="minorHAnsi"/>
          <w:color w:val="000000"/>
          <w:lang w:val="en-US" w:eastAsia="ca-ES"/>
        </w:rPr>
        <w:t>.</w:t>
      </w:r>
      <w:r w:rsidR="000B56DB" w:rsidRPr="00AC319B">
        <w:rPr>
          <w:rFonts w:eastAsia="Times New Roman" w:cstheme="minorHAnsi"/>
          <w:color w:val="000000"/>
          <w:lang w:val="en-US" w:eastAsia="ca-ES"/>
        </w:rPr>
        <w:t xml:space="preserve"> </w:t>
      </w:r>
      <w:r w:rsidR="001118F4" w:rsidRPr="00AC319B">
        <w:rPr>
          <w:rFonts w:eastAsia="Times New Roman" w:cstheme="minorHAnsi"/>
          <w:color w:val="000000"/>
          <w:lang w:val="en-US" w:eastAsia="ca-ES"/>
        </w:rPr>
        <w:t xml:space="preserve">The second germination peak is </w:t>
      </w:r>
      <w:r w:rsidR="00CA60A3" w:rsidRPr="00AC319B">
        <w:rPr>
          <w:rFonts w:eastAsia="Times New Roman" w:cstheme="minorHAnsi"/>
          <w:color w:val="000000"/>
          <w:lang w:val="en-US" w:eastAsia="ca-ES"/>
        </w:rPr>
        <w:t xml:space="preserve">triggered </w:t>
      </w:r>
      <w:r w:rsidR="00C4115C" w:rsidRPr="00AC319B">
        <w:rPr>
          <w:rFonts w:eastAsia="Times New Roman" w:cstheme="minorHAnsi"/>
          <w:color w:val="000000"/>
          <w:lang w:val="en-US" w:eastAsia="ca-ES"/>
        </w:rPr>
        <w:t>when temperatures rise again in early growing season</w:t>
      </w:r>
      <w:r w:rsidR="005C04F8" w:rsidRPr="00AC319B">
        <w:rPr>
          <w:rFonts w:eastAsia="Times New Roman" w:cstheme="minorHAnsi"/>
          <w:color w:val="000000"/>
          <w:lang w:val="en-US" w:eastAsia="ca-ES"/>
        </w:rPr>
        <w:t xml:space="preserve"> </w:t>
      </w:r>
      <w:r w:rsidR="00D35782" w:rsidRPr="00AC319B">
        <w:rPr>
          <w:rFonts w:eastAsia="Times New Roman" w:cstheme="minorHAnsi"/>
          <w:color w:val="000000"/>
          <w:lang w:val="en-US" w:eastAsia="ca-ES"/>
        </w:rPr>
        <w:t>and</w:t>
      </w:r>
      <w:r w:rsidR="00750788" w:rsidRPr="00AC319B">
        <w:rPr>
          <w:rFonts w:eastAsia="Times New Roman" w:cstheme="minorHAnsi"/>
          <w:color w:val="000000"/>
          <w:lang w:val="en-US" w:eastAsia="ca-ES"/>
        </w:rPr>
        <w:t xml:space="preserve"> </w:t>
      </w:r>
      <w:r w:rsidR="00D35782" w:rsidRPr="00AC319B">
        <w:rPr>
          <w:rFonts w:eastAsia="Times New Roman" w:cstheme="minorHAnsi"/>
          <w:color w:val="000000"/>
          <w:lang w:val="en-US" w:eastAsia="ca-ES"/>
        </w:rPr>
        <w:t xml:space="preserve">almost no germination happens </w:t>
      </w:r>
      <w:r w:rsidR="00F26245" w:rsidRPr="00AC319B">
        <w:rPr>
          <w:rFonts w:eastAsia="Times New Roman" w:cstheme="minorHAnsi"/>
          <w:color w:val="000000"/>
          <w:lang w:val="en-US" w:eastAsia="ca-ES"/>
        </w:rPr>
        <w:t>in late growing season</w:t>
      </w:r>
      <w:r w:rsidR="00370D42" w:rsidRPr="00AC319B">
        <w:rPr>
          <w:rFonts w:eastAsia="Times New Roman" w:cstheme="minorHAnsi"/>
          <w:color w:val="000000"/>
          <w:lang w:val="en-US" w:eastAsia="ca-ES"/>
        </w:rPr>
        <w:t xml:space="preserve">. </w:t>
      </w:r>
    </w:p>
    <w:p w14:paraId="0A0891B4" w14:textId="1B622440" w:rsidR="0056412F" w:rsidRPr="00AC319B" w:rsidRDefault="002B30AD" w:rsidP="00C457D5">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 xml:space="preserve">In communities living in micro-valleys germination peaks occurs either under snow or later in the season. </w:t>
      </w:r>
      <w:r w:rsidR="00E922F8" w:rsidRPr="00AC319B">
        <w:rPr>
          <w:rFonts w:eastAsia="Times New Roman" w:cstheme="minorHAnsi"/>
          <w:color w:val="000000"/>
          <w:lang w:val="en-US" w:eastAsia="ca-ES"/>
        </w:rPr>
        <w:t>Micro-valleys conditions</w:t>
      </w:r>
      <w:r w:rsidR="00792AD7" w:rsidRPr="00AC319B">
        <w:rPr>
          <w:rFonts w:eastAsia="Times New Roman" w:cstheme="minorHAnsi"/>
          <w:color w:val="000000"/>
          <w:lang w:val="en-US" w:eastAsia="ca-ES"/>
        </w:rPr>
        <w:t xml:space="preserve"> </w:t>
      </w:r>
      <w:r w:rsidR="001D54BC" w:rsidRPr="00AC319B">
        <w:rPr>
          <w:rFonts w:eastAsia="Times New Roman" w:cstheme="minorHAnsi"/>
          <w:color w:val="000000"/>
          <w:lang w:val="en-US" w:eastAsia="ca-ES"/>
        </w:rPr>
        <w:t>reduced</w:t>
      </w:r>
      <w:r w:rsidR="00792AD7" w:rsidRPr="00AC319B">
        <w:rPr>
          <w:rFonts w:eastAsia="Times New Roman" w:cstheme="minorHAnsi"/>
          <w:color w:val="000000"/>
          <w:lang w:val="en-US" w:eastAsia="ca-ES"/>
        </w:rPr>
        <w:t xml:space="preserve"> autumn germination, </w:t>
      </w:r>
      <w:r w:rsidR="000557CA">
        <w:rPr>
          <w:rFonts w:eastAsia="Times New Roman" w:cstheme="minorHAnsi"/>
          <w:color w:val="000000"/>
          <w:lang w:val="en-US" w:eastAsia="ca-ES"/>
        </w:rPr>
        <w:t>partly</w:t>
      </w:r>
      <w:r w:rsidR="0004722A" w:rsidRPr="00AC319B">
        <w:rPr>
          <w:rFonts w:eastAsia="Times New Roman" w:cstheme="minorHAnsi"/>
          <w:color w:val="000000"/>
          <w:lang w:val="en-US" w:eastAsia="ca-ES"/>
        </w:rPr>
        <w:t xml:space="preserve"> because </w:t>
      </w:r>
      <w:r w:rsidR="009668CA" w:rsidRPr="00AC319B">
        <w:rPr>
          <w:rFonts w:eastAsia="Times New Roman" w:cstheme="minorHAnsi"/>
          <w:color w:val="000000"/>
          <w:lang w:val="en-US" w:eastAsia="ca-ES"/>
        </w:rPr>
        <w:t xml:space="preserve">the </w:t>
      </w:r>
      <w:r w:rsidR="00967ADA" w:rsidRPr="00AC319B">
        <w:rPr>
          <w:rFonts w:eastAsia="Times New Roman" w:cstheme="minorHAnsi"/>
          <w:color w:val="000000"/>
          <w:lang w:val="en-US" w:eastAsia="ca-ES"/>
        </w:rPr>
        <w:t>low</w:t>
      </w:r>
      <w:r w:rsidR="00804EF2" w:rsidRPr="00AC319B">
        <w:rPr>
          <w:rFonts w:eastAsia="Times New Roman" w:cstheme="minorHAnsi"/>
          <w:color w:val="000000"/>
          <w:lang w:val="en-US" w:eastAsia="ca-ES"/>
        </w:rPr>
        <w:t xml:space="preserve"> temperatures</w:t>
      </w:r>
      <w:r w:rsidR="003968A8" w:rsidRPr="00AC319B">
        <w:rPr>
          <w:rFonts w:eastAsia="Times New Roman" w:cstheme="minorHAnsi"/>
          <w:color w:val="000000"/>
          <w:lang w:val="en-US" w:eastAsia="ca-ES"/>
        </w:rPr>
        <w:t xml:space="preserve"> </w:t>
      </w:r>
      <w:r w:rsidR="000557CA">
        <w:rPr>
          <w:rFonts w:eastAsia="Times New Roman" w:cstheme="minorHAnsi"/>
          <w:color w:val="000000"/>
          <w:lang w:val="en-US" w:eastAsia="ca-ES"/>
        </w:rPr>
        <w:t xml:space="preserve">experienced </w:t>
      </w:r>
      <w:r w:rsidR="003968A8" w:rsidRPr="00AC319B">
        <w:rPr>
          <w:rFonts w:eastAsia="Times New Roman" w:cstheme="minorHAnsi"/>
          <w:color w:val="000000"/>
          <w:lang w:val="en-US" w:eastAsia="ca-ES"/>
        </w:rPr>
        <w:t xml:space="preserve">and </w:t>
      </w:r>
      <w:r w:rsidR="0083643A" w:rsidRPr="00AC319B">
        <w:rPr>
          <w:rFonts w:eastAsia="Times New Roman" w:cstheme="minorHAnsi"/>
          <w:color w:val="000000"/>
          <w:lang w:val="en-US" w:eastAsia="ca-ES"/>
        </w:rPr>
        <w:t xml:space="preserve">seeds </w:t>
      </w:r>
      <w:r w:rsidR="003968A8" w:rsidRPr="00AC319B">
        <w:rPr>
          <w:rFonts w:eastAsia="Times New Roman" w:cstheme="minorHAnsi"/>
          <w:color w:val="000000"/>
          <w:lang w:val="en-US" w:eastAsia="ca-ES"/>
        </w:rPr>
        <w:t>dormancy</w:t>
      </w:r>
      <w:r w:rsidR="00350FCA">
        <w:rPr>
          <w:rFonts w:eastAsia="Times New Roman" w:cstheme="minorHAnsi"/>
          <w:color w:val="000000"/>
          <w:lang w:val="en-US" w:eastAsia="ca-ES"/>
        </w:rPr>
        <w:t xml:space="preserve"> </w:t>
      </w:r>
      <w:r w:rsidR="0058687D">
        <w:rPr>
          <w:rFonts w:eastAsia="Times New Roman" w:cstheme="minorHAnsi"/>
          <w:color w:val="000000"/>
          <w:lang w:val="en-US" w:eastAsia="ca-ES"/>
        </w:rPr>
        <w:t>constraints</w:t>
      </w:r>
      <w:r w:rsidR="009B4AE1" w:rsidRPr="00AC319B">
        <w:rPr>
          <w:rFonts w:eastAsia="Times New Roman" w:cstheme="minorHAnsi"/>
          <w:color w:val="000000"/>
          <w:lang w:val="en-US" w:eastAsia="ca-ES"/>
        </w:rPr>
        <w:t>.</w:t>
      </w:r>
      <w:r w:rsidR="009668CA" w:rsidRPr="00AC319B">
        <w:rPr>
          <w:rFonts w:eastAsia="Times New Roman" w:cstheme="minorHAnsi"/>
          <w:color w:val="000000"/>
          <w:lang w:val="en-US" w:eastAsia="ca-ES"/>
        </w:rPr>
        <w:t xml:space="preserve"> </w:t>
      </w:r>
      <w:r w:rsidR="00C457D5" w:rsidRPr="00AC319B">
        <w:rPr>
          <w:rFonts w:eastAsia="Times New Roman" w:cstheme="minorHAnsi"/>
          <w:color w:val="000000"/>
          <w:lang w:val="en-US" w:eastAsia="ca-ES"/>
        </w:rPr>
        <w:t xml:space="preserve">Contrastingly, </w:t>
      </w:r>
      <w:r w:rsidR="00DF2C03" w:rsidRPr="00AC319B">
        <w:rPr>
          <w:rFonts w:eastAsia="Times New Roman" w:cstheme="minorHAnsi"/>
          <w:color w:val="000000"/>
          <w:lang w:val="en-US" w:eastAsia="ca-ES"/>
        </w:rPr>
        <w:t xml:space="preserve">the </w:t>
      </w:r>
      <w:r w:rsidR="00977EBA" w:rsidRPr="00AC319B">
        <w:rPr>
          <w:rFonts w:eastAsia="Times New Roman" w:cstheme="minorHAnsi"/>
          <w:color w:val="000000"/>
          <w:lang w:val="en-US" w:eastAsia="ca-ES"/>
        </w:rPr>
        <w:t xml:space="preserve">winter germination </w:t>
      </w:r>
      <w:r w:rsidR="009F7436" w:rsidRPr="00AC319B">
        <w:rPr>
          <w:rFonts w:eastAsia="Times New Roman" w:cstheme="minorHAnsi"/>
          <w:color w:val="000000"/>
          <w:lang w:val="en-US" w:eastAsia="ca-ES"/>
        </w:rPr>
        <w:t xml:space="preserve">peak </w:t>
      </w:r>
      <w:r w:rsidR="00DF2C03" w:rsidRPr="00AC319B">
        <w:rPr>
          <w:rFonts w:eastAsia="Times New Roman" w:cstheme="minorHAnsi"/>
          <w:color w:val="000000"/>
          <w:lang w:val="en-US" w:eastAsia="ca-ES"/>
        </w:rPr>
        <w:t>demonstrate</w:t>
      </w:r>
      <w:r w:rsidR="00977EBA" w:rsidRPr="00AC319B">
        <w:rPr>
          <w:rFonts w:eastAsia="Times New Roman" w:cstheme="minorHAnsi"/>
          <w:color w:val="000000"/>
          <w:lang w:val="en-US" w:eastAsia="ca-ES"/>
        </w:rPr>
        <w:t xml:space="preserve"> that </w:t>
      </w:r>
      <w:r w:rsidR="0058687D">
        <w:rPr>
          <w:rFonts w:eastAsia="Times New Roman" w:cstheme="minorHAnsi"/>
          <w:color w:val="000000"/>
          <w:lang w:val="en-US" w:eastAsia="ca-ES"/>
        </w:rPr>
        <w:t xml:space="preserve">alpine communities </w:t>
      </w:r>
      <w:r w:rsidR="00573D37" w:rsidRPr="00AC319B">
        <w:rPr>
          <w:rFonts w:cstheme="minorHAnsi"/>
          <w:lang w:val="en-US"/>
        </w:rPr>
        <w:t>are adapted to germinat</w:t>
      </w:r>
      <w:r w:rsidR="00AC3506" w:rsidRPr="00AC319B">
        <w:rPr>
          <w:rFonts w:cstheme="minorHAnsi"/>
          <w:lang w:val="en-US"/>
        </w:rPr>
        <w:t>e</w:t>
      </w:r>
      <w:r w:rsidR="00573D37" w:rsidRPr="00AC319B">
        <w:rPr>
          <w:rFonts w:cstheme="minorHAnsi"/>
          <w:lang w:val="en-US"/>
        </w:rPr>
        <w:t xml:space="preserve"> under snow</w:t>
      </w:r>
      <w:r w:rsidR="00AC3506" w:rsidRPr="00AC319B">
        <w:rPr>
          <w:rFonts w:cstheme="minorHAnsi"/>
          <w:lang w:val="en-US"/>
        </w:rPr>
        <w:t>-like conditions</w:t>
      </w:r>
      <w:r w:rsidR="00573D37" w:rsidRPr="00AC319B">
        <w:rPr>
          <w:rFonts w:cstheme="minorHAnsi"/>
          <w:lang w:val="en-US"/>
        </w:rPr>
        <w:t xml:space="preserve"> (</w:t>
      </w:r>
      <w:r w:rsidR="00532790" w:rsidRPr="00AC319B">
        <w:rPr>
          <w:rFonts w:cstheme="minorHAnsi"/>
          <w:lang w:val="en-US"/>
        </w:rPr>
        <w:t>darkness and constant 0ºC</w:t>
      </w:r>
      <w:r w:rsidR="00573D37" w:rsidRPr="00AC319B">
        <w:rPr>
          <w:rFonts w:cstheme="minorHAnsi"/>
          <w:lang w:val="en-US"/>
        </w:rPr>
        <w:t>).</w:t>
      </w:r>
      <w:r w:rsidR="00FD5E2E" w:rsidRPr="00AC319B">
        <w:rPr>
          <w:rFonts w:eastAsia="Times New Roman" w:cstheme="minorHAnsi"/>
          <w:color w:val="000000"/>
          <w:lang w:val="en-US" w:eastAsia="ca-ES"/>
        </w:rPr>
        <w:t xml:space="preserve"> </w:t>
      </w:r>
      <w:r w:rsidR="00D56565" w:rsidRPr="00AC319B">
        <w:rPr>
          <w:rFonts w:eastAsia="Times New Roman" w:cstheme="minorHAnsi"/>
          <w:color w:val="000000"/>
          <w:lang w:val="en-US" w:eastAsia="ca-ES"/>
        </w:rPr>
        <w:t>These</w:t>
      </w:r>
      <w:r w:rsidR="000B6D54" w:rsidRPr="00AC319B">
        <w:rPr>
          <w:rFonts w:eastAsia="Times New Roman" w:cstheme="minorHAnsi"/>
          <w:color w:val="000000"/>
          <w:lang w:val="en-US" w:eastAsia="ca-ES"/>
        </w:rPr>
        <w:t xml:space="preserve"> conditions</w:t>
      </w:r>
      <w:r w:rsidR="00B025C5" w:rsidRPr="00AC319B">
        <w:rPr>
          <w:rFonts w:eastAsia="Times New Roman" w:cstheme="minorHAnsi"/>
          <w:color w:val="000000"/>
          <w:lang w:val="en-US" w:eastAsia="ca-ES"/>
        </w:rPr>
        <w:t xml:space="preserve"> </w:t>
      </w:r>
      <w:r w:rsidR="000B6D54" w:rsidRPr="00AC319B">
        <w:rPr>
          <w:rFonts w:eastAsia="Times New Roman" w:cstheme="minorHAnsi"/>
          <w:color w:val="000000"/>
          <w:lang w:val="en-US" w:eastAsia="ca-ES"/>
        </w:rPr>
        <w:t>alleviate and break</w:t>
      </w:r>
      <w:r w:rsidR="004E5E1F" w:rsidRPr="00AC319B">
        <w:rPr>
          <w:rFonts w:eastAsia="Times New Roman" w:cstheme="minorHAnsi"/>
          <w:color w:val="000000"/>
          <w:lang w:val="en-US" w:eastAsia="ca-ES"/>
        </w:rPr>
        <w:t xml:space="preserve"> seed</w:t>
      </w:r>
      <w:r w:rsidR="000B6D54" w:rsidRPr="00AC319B">
        <w:rPr>
          <w:rFonts w:eastAsia="Times New Roman" w:cstheme="minorHAnsi"/>
          <w:color w:val="000000"/>
          <w:lang w:val="en-US" w:eastAsia="ca-ES"/>
        </w:rPr>
        <w:t xml:space="preserve"> dormancy</w:t>
      </w:r>
      <w:r w:rsidR="00FC0C40" w:rsidRPr="00AC319B">
        <w:rPr>
          <w:rFonts w:eastAsia="Times New Roman" w:cstheme="minorHAnsi"/>
          <w:color w:val="000000"/>
          <w:lang w:val="en-US" w:eastAsia="ca-ES"/>
        </w:rPr>
        <w:t xml:space="preserve"> </w:t>
      </w:r>
      <w:r w:rsidR="00547988" w:rsidRPr="00AC319B">
        <w:rPr>
          <w:rFonts w:eastAsia="Times New Roman" w:cstheme="minorHAnsi"/>
          <w:color w:val="000000"/>
          <w:lang w:val="en-US" w:eastAsia="ca-ES"/>
        </w:rPr>
        <w:t>while</w:t>
      </w:r>
      <w:r w:rsidR="00214E8E" w:rsidRPr="00AC319B">
        <w:rPr>
          <w:rFonts w:eastAsia="Times New Roman" w:cstheme="minorHAnsi"/>
          <w:color w:val="000000"/>
          <w:lang w:val="en-US" w:eastAsia="ca-ES"/>
        </w:rPr>
        <w:t xml:space="preserve"> provid</w:t>
      </w:r>
      <w:r w:rsidR="00B91BDC" w:rsidRPr="00AC319B">
        <w:rPr>
          <w:rFonts w:eastAsia="Times New Roman" w:cstheme="minorHAnsi"/>
          <w:color w:val="000000"/>
          <w:lang w:val="en-US" w:eastAsia="ca-ES"/>
        </w:rPr>
        <w:t>ing</w:t>
      </w:r>
      <w:r w:rsidR="00214E8E" w:rsidRPr="00AC319B">
        <w:rPr>
          <w:rFonts w:eastAsia="Times New Roman" w:cstheme="minorHAnsi"/>
          <w:color w:val="000000"/>
          <w:lang w:val="en-US" w:eastAsia="ca-ES"/>
        </w:rPr>
        <w:t xml:space="preserve"> water during </w:t>
      </w:r>
      <w:r w:rsidR="0060424B" w:rsidRPr="00AC319B">
        <w:rPr>
          <w:rFonts w:eastAsia="Times New Roman" w:cstheme="minorHAnsi"/>
          <w:color w:val="000000"/>
          <w:lang w:val="en-US" w:eastAsia="ca-ES"/>
        </w:rPr>
        <w:t>snowmelt</w:t>
      </w:r>
      <w:r w:rsidR="00B025C5" w:rsidRPr="00AC319B">
        <w:rPr>
          <w:rFonts w:eastAsia="Times New Roman" w:cstheme="minorHAnsi"/>
          <w:color w:val="000000"/>
          <w:lang w:val="en-US" w:eastAsia="ca-ES"/>
        </w:rPr>
        <w:t>. Thus</w:t>
      </w:r>
      <w:r w:rsidR="0089065A" w:rsidRPr="00AC319B">
        <w:rPr>
          <w:rFonts w:eastAsia="Times New Roman" w:cstheme="minorHAnsi"/>
          <w:color w:val="000000"/>
          <w:lang w:val="en-US" w:eastAsia="ca-ES"/>
        </w:rPr>
        <w:t>,</w:t>
      </w:r>
      <w:r w:rsidR="00B025C5" w:rsidRPr="00AC319B">
        <w:rPr>
          <w:rFonts w:eastAsia="Times New Roman" w:cstheme="minorHAnsi"/>
          <w:color w:val="000000"/>
          <w:lang w:val="en-US" w:eastAsia="ca-ES"/>
        </w:rPr>
        <w:t xml:space="preserve"> species </w:t>
      </w:r>
      <w:r w:rsidR="00BC468B" w:rsidRPr="00AC319B">
        <w:rPr>
          <w:rFonts w:eastAsia="Times New Roman" w:cstheme="minorHAnsi"/>
          <w:color w:val="000000"/>
          <w:lang w:val="en-US" w:eastAsia="ca-ES"/>
        </w:rPr>
        <w:t xml:space="preserve">able to germinate in </w:t>
      </w:r>
      <w:r w:rsidR="009D07F4" w:rsidRPr="00AC319B">
        <w:rPr>
          <w:rFonts w:eastAsia="Times New Roman" w:cstheme="minorHAnsi"/>
          <w:color w:val="000000"/>
          <w:lang w:val="en-US" w:eastAsia="ca-ES"/>
        </w:rPr>
        <w:t>that very restricted conditions</w:t>
      </w:r>
      <w:r w:rsidR="00BC468B" w:rsidRPr="00AC319B">
        <w:rPr>
          <w:rFonts w:eastAsia="Times New Roman" w:cstheme="minorHAnsi"/>
          <w:color w:val="000000"/>
          <w:lang w:val="en-US" w:eastAsia="ca-ES"/>
        </w:rPr>
        <w:t xml:space="preserve"> </w:t>
      </w:r>
      <w:r w:rsidR="00B025C5" w:rsidRPr="00AC319B">
        <w:rPr>
          <w:rFonts w:eastAsia="Times New Roman" w:cstheme="minorHAnsi"/>
          <w:color w:val="000000"/>
          <w:lang w:val="en-US" w:eastAsia="ca-ES"/>
        </w:rPr>
        <w:t>are</w:t>
      </w:r>
      <w:r w:rsidR="00CE0934" w:rsidRPr="00AC319B">
        <w:rPr>
          <w:rFonts w:eastAsia="Times New Roman" w:cstheme="minorHAnsi"/>
          <w:color w:val="000000"/>
          <w:lang w:val="en-US" w:eastAsia="ca-ES"/>
        </w:rPr>
        <w:t xml:space="preserve"> using the full extent of their growing season</w:t>
      </w:r>
      <w:r w:rsidR="00FB54FC" w:rsidRPr="00AC319B">
        <w:rPr>
          <w:rFonts w:eastAsia="Times New Roman" w:cstheme="minorHAnsi"/>
          <w:color w:val="000000"/>
          <w:lang w:val="en-US" w:eastAsia="ca-ES"/>
        </w:rPr>
        <w:t xml:space="preserve">. </w:t>
      </w:r>
      <w:r w:rsidR="00E5776D">
        <w:rPr>
          <w:rFonts w:eastAsia="Times New Roman" w:cstheme="minorHAnsi"/>
          <w:color w:val="000000"/>
          <w:lang w:val="en-US" w:eastAsia="ca-ES"/>
        </w:rPr>
        <w:t>Additionally</w:t>
      </w:r>
      <w:r w:rsidR="009F7436" w:rsidRPr="00AC319B">
        <w:rPr>
          <w:rFonts w:eastAsia="Times New Roman" w:cstheme="minorHAnsi"/>
          <w:color w:val="000000"/>
          <w:lang w:val="en-US" w:eastAsia="ca-ES"/>
        </w:rPr>
        <w:t>, s</w:t>
      </w:r>
      <w:r w:rsidR="00B91BDC" w:rsidRPr="00AC319B">
        <w:rPr>
          <w:rFonts w:eastAsia="Times New Roman" w:cstheme="minorHAnsi"/>
          <w:color w:val="000000"/>
          <w:lang w:val="en-US" w:eastAsia="ca-ES"/>
        </w:rPr>
        <w:t xml:space="preserve">pecies with warm </w:t>
      </w:r>
      <w:r w:rsidR="00D94729" w:rsidRPr="00AC319B">
        <w:rPr>
          <w:rFonts w:eastAsia="Times New Roman" w:cstheme="minorHAnsi"/>
          <w:color w:val="000000"/>
          <w:lang w:val="en-US" w:eastAsia="ca-ES"/>
        </w:rPr>
        <w:t xml:space="preserve">temperature requirements are </w:t>
      </w:r>
      <w:r w:rsidR="00A744D5" w:rsidRPr="00AC319B">
        <w:rPr>
          <w:rFonts w:eastAsia="Times New Roman" w:cstheme="minorHAnsi"/>
          <w:color w:val="000000"/>
          <w:lang w:val="en-US" w:eastAsia="ca-ES"/>
        </w:rPr>
        <w:t xml:space="preserve">not </w:t>
      </w:r>
      <w:r w:rsidR="00B06898" w:rsidRPr="00AC319B">
        <w:rPr>
          <w:rFonts w:eastAsia="Times New Roman" w:cstheme="minorHAnsi"/>
          <w:color w:val="000000"/>
          <w:lang w:val="en-US" w:eastAsia="ca-ES"/>
        </w:rPr>
        <w:t>fulfilled</w:t>
      </w:r>
      <w:r w:rsidR="00A744D5" w:rsidRPr="00AC319B">
        <w:rPr>
          <w:rFonts w:eastAsia="Times New Roman" w:cstheme="minorHAnsi"/>
          <w:color w:val="000000"/>
          <w:lang w:val="en-US" w:eastAsia="ca-ES"/>
        </w:rPr>
        <w:t xml:space="preserve"> until late growing season</w:t>
      </w:r>
      <w:r w:rsidR="00B06898" w:rsidRPr="00AC319B">
        <w:rPr>
          <w:rFonts w:eastAsia="Times New Roman" w:cstheme="minorHAnsi"/>
          <w:color w:val="000000"/>
          <w:lang w:val="en-US" w:eastAsia="ca-ES"/>
        </w:rPr>
        <w:t xml:space="preserve"> when we observed </w:t>
      </w:r>
      <w:r w:rsidR="00B91BDC" w:rsidRPr="00AC319B">
        <w:rPr>
          <w:rFonts w:eastAsia="Times New Roman" w:cstheme="minorHAnsi"/>
          <w:color w:val="000000"/>
          <w:lang w:val="en-US" w:eastAsia="ca-ES"/>
        </w:rPr>
        <w:t>the second</w:t>
      </w:r>
      <w:r w:rsidR="00B06898" w:rsidRPr="00AC319B">
        <w:rPr>
          <w:rFonts w:eastAsia="Times New Roman" w:cstheme="minorHAnsi"/>
          <w:color w:val="000000"/>
          <w:lang w:val="en-US" w:eastAsia="ca-ES"/>
        </w:rPr>
        <w:t xml:space="preserve"> germination pea</w:t>
      </w:r>
      <w:r w:rsidR="00D327A8" w:rsidRPr="00AC319B">
        <w:rPr>
          <w:rFonts w:eastAsia="Times New Roman" w:cstheme="minorHAnsi"/>
          <w:color w:val="000000"/>
          <w:lang w:val="en-US" w:eastAsia="ca-ES"/>
        </w:rPr>
        <w:t>k</w:t>
      </w:r>
      <w:r w:rsidR="00A744D5" w:rsidRPr="00AC319B">
        <w:rPr>
          <w:rFonts w:eastAsia="Times New Roman" w:cstheme="minorHAnsi"/>
          <w:color w:val="000000"/>
          <w:lang w:val="en-US" w:eastAsia="ca-ES"/>
        </w:rPr>
        <w:t>.</w:t>
      </w:r>
      <w:r w:rsidR="00D327A8" w:rsidRPr="00AC319B">
        <w:rPr>
          <w:rFonts w:eastAsia="Times New Roman" w:cstheme="minorHAnsi"/>
          <w:color w:val="000000"/>
          <w:lang w:val="en-US" w:eastAsia="ca-ES"/>
        </w:rPr>
        <w:t xml:space="preserve"> </w:t>
      </w:r>
    </w:p>
    <w:p w14:paraId="295E8388" w14:textId="602FFFE4" w:rsidR="00B52082" w:rsidRPr="00757052" w:rsidRDefault="00AC319B" w:rsidP="00757052">
      <w:pPr>
        <w:pStyle w:val="Heading2"/>
        <w:spacing w:after="160"/>
        <w:rPr>
          <w:rFonts w:eastAsia="Times New Roman"/>
          <w:bdr w:val="none" w:sz="0" w:space="0" w:color="auto" w:frame="1"/>
          <w:lang w:eastAsia="ca-ES"/>
        </w:rPr>
      </w:pPr>
      <w:r w:rsidRPr="00757052">
        <w:rPr>
          <w:rFonts w:eastAsia="Times New Roman"/>
          <w:bdr w:val="none" w:sz="0" w:space="0" w:color="auto" w:frame="1"/>
          <w:lang w:eastAsia="ca-ES"/>
        </w:rPr>
        <w:t>4.2 Communities differences</w:t>
      </w:r>
    </w:p>
    <w:p w14:paraId="4D564FB7" w14:textId="67E75301" w:rsidR="00B45980" w:rsidRPr="00AC319B" w:rsidRDefault="009851A9" w:rsidP="00F443AD">
      <w:pPr>
        <w:shd w:val="clear" w:color="auto" w:fill="FFFFFF"/>
        <w:spacing w:after="0" w:line="360" w:lineRule="auto"/>
        <w:jc w:val="both"/>
        <w:textAlignment w:val="baseline"/>
        <w:rPr>
          <w:rFonts w:cstheme="minorHAnsi"/>
          <w:lang w:val="en-US"/>
        </w:rPr>
      </w:pPr>
      <w:r w:rsidRPr="00AC319B">
        <w:rPr>
          <w:rFonts w:cstheme="minorHAnsi"/>
          <w:lang w:val="en-US"/>
        </w:rPr>
        <w:t xml:space="preserve">The temperate community </w:t>
      </w:r>
      <w:r w:rsidR="001B3458" w:rsidRPr="00AC319B">
        <w:rPr>
          <w:rFonts w:cstheme="minorHAnsi"/>
          <w:lang w:val="en-US"/>
        </w:rPr>
        <w:t xml:space="preserve">followed </w:t>
      </w:r>
      <w:r w:rsidRPr="00AC319B">
        <w:rPr>
          <w:rFonts w:cstheme="minorHAnsi"/>
          <w:lang w:val="en-US"/>
        </w:rPr>
        <w:t xml:space="preserve">the </w:t>
      </w:r>
      <w:r w:rsidR="00A80FC4" w:rsidRPr="00AC319B">
        <w:rPr>
          <w:rFonts w:cstheme="minorHAnsi"/>
          <w:lang w:val="en-US"/>
        </w:rPr>
        <w:t xml:space="preserve">previously described </w:t>
      </w:r>
      <w:r w:rsidR="00F443AD" w:rsidRPr="00AC319B">
        <w:rPr>
          <w:rFonts w:cstheme="minorHAnsi"/>
          <w:lang w:val="en-US"/>
        </w:rPr>
        <w:t xml:space="preserve">alpine </w:t>
      </w:r>
      <w:r w:rsidR="00A80FC4" w:rsidRPr="00AC319B">
        <w:rPr>
          <w:rFonts w:cstheme="minorHAnsi"/>
          <w:lang w:val="en-US"/>
        </w:rPr>
        <w:t xml:space="preserve">germination syndrome </w:t>
      </w:r>
      <w:r w:rsidR="00B06ED9">
        <w:rPr>
          <w:rFonts w:cstheme="minorHAnsi"/>
          <w:lang w:val="en-US"/>
        </w:rPr>
        <w:fldChar w:fldCharType="begin" w:fldLock="1"/>
      </w:r>
      <w:r w:rsidR="00B06ED9">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B06ED9">
        <w:rPr>
          <w:rFonts w:cstheme="minorHAnsi"/>
          <w:lang w:val="en-US"/>
        </w:rPr>
        <w:fldChar w:fldCharType="separate"/>
      </w:r>
      <w:r w:rsidR="00B06ED9" w:rsidRPr="0008484B">
        <w:rPr>
          <w:rFonts w:cstheme="minorHAnsi"/>
          <w:noProof/>
          <w:lang w:val="en-US"/>
        </w:rPr>
        <w:t>(Baskin &amp; Baskin 2014; Fernández-Pascual et al. 2021)</w:t>
      </w:r>
      <w:r w:rsidR="00B06ED9">
        <w:rPr>
          <w:rFonts w:cstheme="minorHAnsi"/>
          <w:lang w:val="en-US"/>
        </w:rPr>
        <w:fldChar w:fldCharType="end"/>
      </w:r>
      <w:r w:rsidR="00A01AB9" w:rsidRPr="00AC319B">
        <w:rPr>
          <w:rFonts w:cstheme="minorHAnsi"/>
          <w:lang w:val="en-US"/>
        </w:rPr>
        <w:t xml:space="preserve"> </w:t>
      </w:r>
      <w:r w:rsidR="00A01AB9" w:rsidRPr="00AC319B">
        <w:rPr>
          <w:rFonts w:eastAsia="Times New Roman" w:cstheme="minorHAnsi"/>
          <w:color w:val="000000"/>
          <w:lang w:val="en-US" w:eastAsia="ca-ES"/>
        </w:rPr>
        <w:t xml:space="preserve">corroborating the findings by many authors </w:t>
      </w:r>
      <w:r w:rsidR="00A13ED3">
        <w:rPr>
          <w:rFonts w:eastAsia="Times New Roman" w:cstheme="minorHAnsi"/>
          <w:color w:val="000000"/>
          <w:lang w:val="en-US" w:eastAsia="ca-ES"/>
        </w:rPr>
        <w:fldChar w:fldCharType="begin" w:fldLock="1"/>
      </w:r>
      <w:r w:rsidR="0084472C">
        <w:rPr>
          <w:rFonts w:eastAsia="Times New Roman" w:cstheme="minorHAnsi"/>
          <w:color w:val="000000"/>
          <w:lang w:val="en-US"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w:instrText>
      </w:r>
      <w:r w:rsidR="0084472C" w:rsidRPr="001D34CE">
        <w:rPr>
          <w:rFonts w:eastAsia="Times New Roman" w:cstheme="minorHAnsi"/>
          <w:color w:val="000000"/>
          <w:lang w:val="es-ES" w:eastAsia="ca-ES"/>
        </w:rPr>
        <w:instrText>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traits","type":"article-journal","volume":"6"},"uris":["http://www.mendeley.com/documents/?uuid=d2e1bd17-2f3e-4c63-a89e-334bf2394a92"]}],"mendeley":{"formattedCitation":"(Cavieres &amp; Arroyo 2000; Mondoni et al. 2009; Schwienbacher et al. 2011; Hoyle et al. 2015)","plainTextFormattedCitation":"(Cavieres &amp; Arroyo 2000; Mondoni et al. 2009; Schwienbacher et al. 2011; Hoyle et al. 2015)","previouslyFormattedCitation":"(Cavieres &amp; Arroyo 2000; Mondoni et al. 2009; Schwienbacher et al. 2011; Hoyle et al. 2015)"},"properties":{"noteIndex":0},"schema":"https://github.com/citation-style-language/schema/raw/master/csl-citation.json"}</w:instrText>
      </w:r>
      <w:r w:rsidR="00A13ED3">
        <w:rPr>
          <w:rFonts w:eastAsia="Times New Roman" w:cstheme="minorHAnsi"/>
          <w:color w:val="000000"/>
          <w:lang w:val="en-US" w:eastAsia="ca-ES"/>
        </w:rPr>
        <w:fldChar w:fldCharType="separate"/>
      </w:r>
      <w:r w:rsidR="00A13ED3" w:rsidRPr="001D34CE">
        <w:rPr>
          <w:rFonts w:eastAsia="Times New Roman" w:cstheme="minorHAnsi"/>
          <w:noProof/>
          <w:color w:val="000000"/>
          <w:lang w:val="es-ES" w:eastAsia="ca-ES"/>
        </w:rPr>
        <w:t>(Cavieres &amp; Arroyo 2000; Mondoni et al. 2009; Schwienbacher et al. 2011; Hoyle et al. 2015)</w:t>
      </w:r>
      <w:r w:rsidR="00A13ED3">
        <w:rPr>
          <w:rFonts w:eastAsia="Times New Roman" w:cstheme="minorHAnsi"/>
          <w:color w:val="000000"/>
          <w:lang w:val="en-US" w:eastAsia="ca-ES"/>
        </w:rPr>
        <w:fldChar w:fldCharType="end"/>
      </w:r>
      <w:r w:rsidR="00A01AB9" w:rsidRPr="001D34CE">
        <w:rPr>
          <w:rFonts w:eastAsia="Times New Roman" w:cstheme="minorHAnsi"/>
          <w:color w:val="000000"/>
          <w:lang w:val="es-ES" w:eastAsia="ca-ES"/>
        </w:rPr>
        <w:t>.</w:t>
      </w:r>
      <w:r w:rsidR="00FD1996" w:rsidRPr="001D34CE">
        <w:rPr>
          <w:rFonts w:cstheme="minorHAnsi"/>
          <w:lang w:val="es-ES"/>
        </w:rPr>
        <w:t xml:space="preserve"> </w:t>
      </w:r>
      <w:r w:rsidR="00B45980" w:rsidRPr="00AC319B">
        <w:rPr>
          <w:rFonts w:cstheme="minorHAnsi"/>
          <w:lang w:val="en-US"/>
        </w:rPr>
        <w:t xml:space="preserve">Accordingly, </w:t>
      </w:r>
      <w:r w:rsidR="00B45980" w:rsidRPr="00AC319B">
        <w:rPr>
          <w:rFonts w:eastAsia="Times New Roman" w:cstheme="minorHAnsi"/>
          <w:color w:val="000000"/>
          <w:lang w:val="en-US" w:eastAsia="ca-ES"/>
        </w:rPr>
        <w:t>we observed low autumn germination</w:t>
      </w:r>
      <w:r w:rsidR="00764AC3">
        <w:rPr>
          <w:rFonts w:eastAsia="Times New Roman" w:cstheme="minorHAnsi"/>
          <w:color w:val="000000"/>
          <w:lang w:val="en-US" w:eastAsia="ca-ES"/>
        </w:rPr>
        <w:t xml:space="preserve"> </w:t>
      </w:r>
      <w:r w:rsidR="00623142">
        <w:rPr>
          <w:rFonts w:eastAsia="Times New Roman" w:cstheme="minorHAnsi"/>
          <w:color w:val="000000"/>
          <w:lang w:val="en-US" w:eastAsia="ca-ES"/>
        </w:rPr>
        <w:t>likely due to</w:t>
      </w:r>
      <w:r w:rsidR="00B45980" w:rsidRPr="00AC319B">
        <w:rPr>
          <w:rFonts w:eastAsia="Times New Roman" w:cstheme="minorHAnsi"/>
          <w:color w:val="000000"/>
          <w:lang w:val="en-US" w:eastAsia="ca-ES"/>
        </w:rPr>
        <w:t xml:space="preserve"> a strong prevalence of physiological dormancy</w:t>
      </w:r>
      <w:r w:rsidR="004A71CF">
        <w:rPr>
          <w:rFonts w:eastAsia="Times New Roman" w:cstheme="minorHAnsi"/>
          <w:color w:val="000000"/>
          <w:lang w:val="en-US" w:eastAsia="ca-ES"/>
        </w:rPr>
        <w:t xml:space="preserve"> </w:t>
      </w:r>
      <w:r w:rsidR="00423BF0">
        <w:rPr>
          <w:rFonts w:eastAsia="Times New Roman" w:cstheme="minorHAnsi"/>
          <w:color w:val="000000"/>
          <w:lang w:val="en-US" w:eastAsia="ca-ES"/>
        </w:rPr>
        <w:fldChar w:fldCharType="begin" w:fldLock="1"/>
      </w:r>
      <w:r w:rsidR="00AE0048">
        <w:rPr>
          <w:rFonts w:eastAsia="Times New Roman" w:cstheme="minorHAnsi"/>
          <w:color w:val="000000"/>
          <w:lang w:val="en-US"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et al. 2011; Tudela-Isanta, Ladouceur, et al. 2018)","plainTextFormattedCitation":"(Schwienbacher et al. 2011; Tudela-Isanta, Ladouceur, et al. 2018)","previouslyFormattedCitation":"(Schwienbacher et al. 2011; Tudela-Isanta, Ladouceur, et al. 2018)"},"properties":{"noteIndex":0},"schema":"https://github.com/citation-style-language/schema/raw/master/csl-citation.json"}</w:instrText>
      </w:r>
      <w:r w:rsidR="00423BF0">
        <w:rPr>
          <w:rFonts w:eastAsia="Times New Roman" w:cstheme="minorHAnsi"/>
          <w:color w:val="000000"/>
          <w:lang w:val="en-US" w:eastAsia="ca-ES"/>
        </w:rPr>
        <w:fldChar w:fldCharType="separate"/>
      </w:r>
      <w:r w:rsidR="00423BF0" w:rsidRPr="007F4225">
        <w:rPr>
          <w:rFonts w:eastAsia="Times New Roman" w:cstheme="minorHAnsi"/>
          <w:noProof/>
          <w:color w:val="000000"/>
          <w:lang w:val="en-US" w:eastAsia="ca-ES"/>
        </w:rPr>
        <w:t>(Schwienbacher et al. 2011; Tudela-Isanta, Ladouceur, et al. 2018)</w:t>
      </w:r>
      <w:r w:rsidR="00423BF0">
        <w:rPr>
          <w:rFonts w:eastAsia="Times New Roman" w:cstheme="minorHAnsi"/>
          <w:color w:val="000000"/>
          <w:lang w:val="en-US" w:eastAsia="ca-ES"/>
        </w:rPr>
        <w:fldChar w:fldCharType="end"/>
      </w:r>
      <w:r w:rsidR="00B45980" w:rsidRPr="007F4225">
        <w:rPr>
          <w:rFonts w:eastAsia="Times New Roman" w:cstheme="minorHAnsi"/>
          <w:color w:val="000000"/>
          <w:lang w:val="en-US" w:eastAsia="ca-ES"/>
        </w:rPr>
        <w:t xml:space="preserve">. </w:t>
      </w:r>
      <w:r w:rsidR="007F4225" w:rsidRPr="007F4225">
        <w:rPr>
          <w:rFonts w:eastAsia="Times New Roman" w:cstheme="minorHAnsi"/>
          <w:color w:val="000000"/>
          <w:lang w:val="en-US" w:eastAsia="ca-ES"/>
        </w:rPr>
        <w:t xml:space="preserve">Then, </w:t>
      </w:r>
      <w:r w:rsidR="007F4225">
        <w:rPr>
          <w:rFonts w:eastAsia="Times New Roman" w:cstheme="minorHAnsi"/>
          <w:color w:val="000000"/>
          <w:lang w:val="en-US" w:eastAsia="ca-ES"/>
        </w:rPr>
        <w:t>h</w:t>
      </w:r>
      <w:r w:rsidR="00B45980" w:rsidRPr="00AC319B">
        <w:rPr>
          <w:rFonts w:eastAsia="Times New Roman" w:cstheme="minorHAnsi"/>
          <w:color w:val="000000"/>
          <w:lang w:val="en-US" w:eastAsia="ca-ES"/>
        </w:rPr>
        <w:t>aving a postponed germination after winter guarantee a drought-free period during snowmelt</w:t>
      </w:r>
      <w:r w:rsidR="007F43D5">
        <w:rPr>
          <w:rFonts w:eastAsia="Times New Roman" w:cstheme="minorHAnsi"/>
          <w:color w:val="000000"/>
          <w:lang w:val="en-US" w:eastAsia="ca-ES"/>
        </w:rPr>
        <w:t>;</w:t>
      </w:r>
      <w:r w:rsidR="00B45980" w:rsidRPr="00AC319B">
        <w:rPr>
          <w:rFonts w:eastAsia="Times New Roman" w:cstheme="minorHAnsi"/>
          <w:color w:val="000000"/>
          <w:lang w:val="en-US" w:eastAsia="ca-ES"/>
        </w:rPr>
        <w:t xml:space="preserve"> but the highest germination was observed </w:t>
      </w:r>
      <w:r w:rsidR="007F4225">
        <w:rPr>
          <w:rFonts w:eastAsia="Times New Roman" w:cstheme="minorHAnsi"/>
          <w:color w:val="000000"/>
          <w:lang w:val="en-US" w:eastAsia="ca-ES"/>
        </w:rPr>
        <w:t>once</w:t>
      </w:r>
      <w:r w:rsidR="00B45980" w:rsidRPr="00AC319B">
        <w:rPr>
          <w:rFonts w:eastAsia="Times New Roman" w:cstheme="minorHAnsi"/>
          <w:color w:val="000000"/>
          <w:lang w:val="en-US" w:eastAsia="ca-ES"/>
        </w:rPr>
        <w:t xml:space="preserve"> the temperatures rose above 10-12 ºC. In micro-ridges (fellfield scenario) the thermal threshold was surpassed earlier in the growing season while in micro-valleys (</w:t>
      </w:r>
      <w:proofErr w:type="spellStart"/>
      <w:r w:rsidR="00B45980" w:rsidRPr="00AC319B">
        <w:rPr>
          <w:rFonts w:eastAsia="Times New Roman" w:cstheme="minorHAnsi"/>
          <w:color w:val="000000"/>
          <w:lang w:val="en-US" w:eastAsia="ca-ES"/>
        </w:rPr>
        <w:t>snowbed</w:t>
      </w:r>
      <w:proofErr w:type="spellEnd"/>
      <w:r w:rsidR="00B45980" w:rsidRPr="00AC319B">
        <w:rPr>
          <w:rFonts w:eastAsia="Times New Roman" w:cstheme="minorHAnsi"/>
          <w:color w:val="000000"/>
          <w:lang w:val="en-US" w:eastAsia="ca-ES"/>
        </w:rPr>
        <w:t xml:space="preserve"> scenario) it was exceeded later in the growing season.</w:t>
      </w:r>
      <w:r w:rsidR="00FB1C21" w:rsidRPr="00FB1C21">
        <w:rPr>
          <w:rFonts w:eastAsia="Times New Roman" w:cstheme="minorHAnsi"/>
          <w:color w:val="000000"/>
          <w:lang w:val="en-US" w:eastAsia="ca-ES"/>
        </w:rPr>
        <w:t xml:space="preserve"> </w:t>
      </w:r>
      <w:r w:rsidR="00FB1C21" w:rsidRPr="00AC319B">
        <w:rPr>
          <w:rFonts w:eastAsia="Times New Roman" w:cstheme="minorHAnsi"/>
          <w:color w:val="000000"/>
          <w:lang w:val="en-US" w:eastAsia="ca-ES"/>
        </w:rPr>
        <w:t xml:space="preserve">The </w:t>
      </w:r>
      <w:r w:rsidR="00623142">
        <w:rPr>
          <w:rFonts w:eastAsia="Times New Roman" w:cstheme="minorHAnsi"/>
          <w:color w:val="000000"/>
          <w:lang w:val="en-US" w:eastAsia="ca-ES"/>
        </w:rPr>
        <w:t xml:space="preserve">total </w:t>
      </w:r>
      <w:r w:rsidR="00FB1C21" w:rsidRPr="00AC319B">
        <w:rPr>
          <w:rFonts w:eastAsia="Times New Roman" w:cstheme="minorHAnsi"/>
          <w:color w:val="000000"/>
          <w:lang w:val="en-US" w:eastAsia="ca-ES"/>
        </w:rPr>
        <w:t xml:space="preserve">germination registered in this community suggests that some species might have a bet-hedging strategy, </w:t>
      </w:r>
      <w:r w:rsidR="00FB1C21">
        <w:rPr>
          <w:rFonts w:eastAsia="Times New Roman" w:cstheme="minorHAnsi"/>
          <w:color w:val="000000"/>
          <w:lang w:val="en-US" w:eastAsia="ca-ES"/>
        </w:rPr>
        <w:t xml:space="preserve">probably with </w:t>
      </w:r>
      <w:r w:rsidR="00DF0CEB">
        <w:rPr>
          <w:rFonts w:eastAsia="Times New Roman" w:cstheme="minorHAnsi"/>
          <w:color w:val="000000"/>
          <w:lang w:val="en-US" w:eastAsia="ca-ES"/>
        </w:rPr>
        <w:t>fluctuating</w:t>
      </w:r>
      <w:r w:rsidR="00FB1C21" w:rsidRPr="00AC319B">
        <w:rPr>
          <w:rFonts w:eastAsia="Times New Roman" w:cstheme="minorHAnsi"/>
          <w:color w:val="000000"/>
          <w:lang w:val="en-US" w:eastAsia="ca-ES"/>
        </w:rPr>
        <w:t xml:space="preserve"> levels of dormancy and </w:t>
      </w:r>
      <w:r w:rsidR="00DF0CEB">
        <w:rPr>
          <w:rFonts w:eastAsia="Times New Roman" w:cstheme="minorHAnsi"/>
          <w:color w:val="000000"/>
          <w:lang w:val="en-US" w:eastAsia="ca-ES"/>
        </w:rPr>
        <w:t>more prone</w:t>
      </w:r>
      <w:r w:rsidR="00FB1C21" w:rsidRPr="00AC319B">
        <w:rPr>
          <w:rFonts w:eastAsia="Times New Roman" w:cstheme="minorHAnsi"/>
          <w:color w:val="000000"/>
          <w:lang w:val="en-US" w:eastAsia="ca-ES"/>
        </w:rPr>
        <w:t xml:space="preserve"> to form persistent soil seed bank</w:t>
      </w:r>
      <w:r w:rsidR="0084472C">
        <w:rPr>
          <w:rFonts w:eastAsia="Times New Roman" w:cstheme="minorHAnsi"/>
          <w:color w:val="000000"/>
          <w:lang w:val="en-US" w:eastAsia="ca-ES"/>
        </w:rPr>
        <w:t xml:space="preserve"> </w:t>
      </w:r>
      <w:r w:rsidR="0084472C">
        <w:rPr>
          <w:rFonts w:eastAsia="Times New Roman" w:cstheme="minorHAnsi"/>
          <w:color w:val="000000"/>
          <w:lang w:val="en-US" w:eastAsia="ca-ES"/>
        </w:rPr>
        <w:fldChar w:fldCharType="begin" w:fldLock="1"/>
      </w:r>
      <w:r w:rsidR="0084472C">
        <w:rPr>
          <w:rFonts w:eastAsia="Times New Roman" w:cstheme="minorHAnsi"/>
          <w:color w:val="000000"/>
          <w:lang w:val="en-US"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et al. 2010)","plainTextFormattedCitation":"(Schwienbacher et al. 2010)","previouslyFormattedCitation":"(Schwienbacher et al. 2010)"},"properties":{"noteIndex":0},"schema":"https://github.com/citation-style-language/schema/raw/master/csl-citation.json"}</w:instrText>
      </w:r>
      <w:r w:rsidR="0084472C">
        <w:rPr>
          <w:rFonts w:eastAsia="Times New Roman" w:cstheme="minorHAnsi"/>
          <w:color w:val="000000"/>
          <w:lang w:val="en-US" w:eastAsia="ca-ES"/>
        </w:rPr>
        <w:fldChar w:fldCharType="separate"/>
      </w:r>
      <w:r w:rsidR="0084472C" w:rsidRPr="0084472C">
        <w:rPr>
          <w:rFonts w:eastAsia="Times New Roman" w:cstheme="minorHAnsi"/>
          <w:noProof/>
          <w:color w:val="000000"/>
          <w:lang w:val="en-US" w:eastAsia="ca-ES"/>
        </w:rPr>
        <w:t>(Schwienbacher et al. 2010)</w:t>
      </w:r>
      <w:r w:rsidR="0084472C">
        <w:rPr>
          <w:rFonts w:eastAsia="Times New Roman" w:cstheme="minorHAnsi"/>
          <w:color w:val="000000"/>
          <w:lang w:val="en-US" w:eastAsia="ca-ES"/>
        </w:rPr>
        <w:fldChar w:fldCharType="end"/>
      </w:r>
      <w:r w:rsidR="0084472C">
        <w:rPr>
          <w:rFonts w:eastAsia="Times New Roman" w:cstheme="minorHAnsi"/>
          <w:color w:val="000000"/>
          <w:lang w:val="en-US" w:eastAsia="ca-ES"/>
        </w:rPr>
        <w:t>.</w:t>
      </w:r>
    </w:p>
    <w:p w14:paraId="79892727" w14:textId="77777777" w:rsidR="00BD5EA2" w:rsidRPr="00AC319B" w:rsidRDefault="00A01AB9" w:rsidP="00BD5EA2">
      <w:pPr>
        <w:shd w:val="clear" w:color="auto" w:fill="FFFFFF"/>
        <w:spacing w:after="0" w:line="360" w:lineRule="auto"/>
        <w:jc w:val="both"/>
        <w:textAlignment w:val="baseline"/>
        <w:rPr>
          <w:rFonts w:cstheme="minorHAnsi"/>
          <w:lang w:val="en-US"/>
        </w:rPr>
      </w:pPr>
      <w:r w:rsidRPr="00AC319B">
        <w:rPr>
          <w:rFonts w:cstheme="minorHAnsi"/>
          <w:lang w:val="en-US"/>
        </w:rPr>
        <w:t>T</w:t>
      </w:r>
      <w:r w:rsidR="00A80FC4" w:rsidRPr="00AC319B">
        <w:rPr>
          <w:rFonts w:cstheme="minorHAnsi"/>
          <w:lang w:val="en-US"/>
        </w:rPr>
        <w:t>he M</w:t>
      </w:r>
      <w:r w:rsidR="00F443AD" w:rsidRPr="00AC319B">
        <w:rPr>
          <w:rFonts w:cstheme="minorHAnsi"/>
          <w:lang w:val="en-US"/>
        </w:rPr>
        <w:t xml:space="preserve">editerranean </w:t>
      </w:r>
      <w:r w:rsidR="00A80FC4" w:rsidRPr="00AC319B">
        <w:rPr>
          <w:rFonts w:cstheme="minorHAnsi"/>
          <w:lang w:val="en-US"/>
        </w:rPr>
        <w:t xml:space="preserve">community followed the </w:t>
      </w:r>
      <w:r w:rsidR="0095084B" w:rsidRPr="00AC319B">
        <w:rPr>
          <w:rFonts w:cstheme="minorHAnsi"/>
          <w:lang w:val="en-US"/>
        </w:rPr>
        <w:t xml:space="preserve">previously described Mediterranean germination </w:t>
      </w:r>
      <w:r w:rsidR="00F443AD" w:rsidRPr="00AC319B">
        <w:rPr>
          <w:rFonts w:cstheme="minorHAnsi"/>
          <w:lang w:val="en-US"/>
        </w:rPr>
        <w:t xml:space="preserve">syndrome </w:t>
      </w:r>
      <w:r w:rsidR="0084472C">
        <w:rPr>
          <w:rFonts w:cstheme="minorHAnsi"/>
          <w:lang w:val="en-US"/>
        </w:rPr>
        <w:fldChar w:fldCharType="begin" w:fldLock="1"/>
      </w:r>
      <w:r w:rsidR="00E268D6">
        <w:rPr>
          <w:rFonts w:cstheme="minorHAnsi"/>
          <w:lang w:val="en-U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84472C">
        <w:rPr>
          <w:rFonts w:cstheme="minorHAnsi"/>
          <w:lang w:val="en-US"/>
        </w:rPr>
        <w:fldChar w:fldCharType="separate"/>
      </w:r>
      <w:r w:rsidR="0084472C" w:rsidRPr="0084472C">
        <w:rPr>
          <w:rFonts w:cstheme="minorHAnsi"/>
          <w:noProof/>
          <w:lang w:val="en-US"/>
        </w:rPr>
        <w:t>(Giménez-Benavides et al. 2005)</w:t>
      </w:r>
      <w:r w:rsidR="0084472C">
        <w:rPr>
          <w:rFonts w:cstheme="minorHAnsi"/>
          <w:lang w:val="en-US"/>
        </w:rPr>
        <w:fldChar w:fldCharType="end"/>
      </w:r>
      <w:r w:rsidR="00F443AD" w:rsidRPr="00AC319B">
        <w:rPr>
          <w:rFonts w:eastAsia="Times New Roman" w:cstheme="minorHAnsi"/>
          <w:color w:val="000000"/>
          <w:lang w:val="en-US" w:eastAsia="ca-ES"/>
        </w:rPr>
        <w:t xml:space="preserve">. </w:t>
      </w:r>
      <w:r w:rsidR="00320837">
        <w:rPr>
          <w:rFonts w:eastAsia="Times New Roman" w:cstheme="minorHAnsi"/>
          <w:color w:val="000000"/>
          <w:lang w:val="en-US" w:eastAsia="ca-ES"/>
        </w:rPr>
        <w:t>Accordingly, w</w:t>
      </w:r>
      <w:r w:rsidR="001C35A5" w:rsidRPr="00AC319B">
        <w:rPr>
          <w:rFonts w:eastAsia="Times New Roman" w:cstheme="minorHAnsi"/>
          <w:color w:val="000000"/>
          <w:lang w:val="en-US" w:eastAsia="ca-ES"/>
        </w:rPr>
        <w:t>e</w:t>
      </w:r>
      <w:r w:rsidR="00193766" w:rsidRPr="00AC319B">
        <w:rPr>
          <w:rFonts w:eastAsia="Times New Roman" w:cstheme="minorHAnsi"/>
          <w:color w:val="000000"/>
          <w:lang w:val="en-US" w:eastAsia="ca-ES"/>
        </w:rPr>
        <w:t xml:space="preserve"> found a higher proportion of non-dormant species (82%), able to germinate immediately after dispersal </w:t>
      </w:r>
      <w:r w:rsidR="00D66607" w:rsidRPr="00AC319B">
        <w:rPr>
          <w:rFonts w:eastAsia="Times New Roman" w:cstheme="minorHAnsi"/>
          <w:color w:val="000000"/>
          <w:lang w:val="en-US" w:eastAsia="ca-ES"/>
        </w:rPr>
        <w:t>when</w:t>
      </w:r>
      <w:r w:rsidR="00193766" w:rsidRPr="00AC319B">
        <w:rPr>
          <w:rFonts w:eastAsia="Times New Roman" w:cstheme="minorHAnsi"/>
          <w:color w:val="000000"/>
          <w:lang w:val="en-US" w:eastAsia="ca-ES"/>
        </w:rPr>
        <w:t xml:space="preserve"> water </w:t>
      </w:r>
      <w:r w:rsidR="00D66607" w:rsidRPr="00AC319B">
        <w:rPr>
          <w:rFonts w:eastAsia="Times New Roman" w:cstheme="minorHAnsi"/>
          <w:color w:val="000000"/>
          <w:lang w:val="en-US" w:eastAsia="ca-ES"/>
        </w:rPr>
        <w:t>was</w:t>
      </w:r>
      <w:r w:rsidR="00193766" w:rsidRPr="00AC319B">
        <w:rPr>
          <w:rFonts w:eastAsia="Times New Roman" w:cstheme="minorHAnsi"/>
          <w:color w:val="000000"/>
          <w:lang w:val="en-US" w:eastAsia="ca-ES"/>
        </w:rPr>
        <w:t xml:space="preserve"> available</w:t>
      </w:r>
      <w:r w:rsidR="00861682" w:rsidRPr="00AC319B">
        <w:rPr>
          <w:rFonts w:eastAsia="Times New Roman" w:cstheme="minorHAnsi"/>
          <w:color w:val="000000"/>
          <w:lang w:val="en-US" w:eastAsia="ca-ES"/>
        </w:rPr>
        <w:t xml:space="preserve"> </w:t>
      </w:r>
      <w:r w:rsidR="00861682" w:rsidRPr="0084472C">
        <w:rPr>
          <w:rFonts w:eastAsia="Times New Roman" w:cstheme="minorHAnsi"/>
          <w:color w:val="000000"/>
          <w:lang w:val="en-US" w:eastAsia="ca-ES"/>
        </w:rPr>
        <w:t xml:space="preserve">confirming </w:t>
      </w:r>
      <w:r w:rsidR="0084472C" w:rsidRPr="0084472C">
        <w:rPr>
          <w:rFonts w:eastAsia="Times New Roman" w:cstheme="minorHAnsi"/>
          <w:color w:val="000000"/>
          <w:lang w:val="en-US" w:eastAsia="ca-ES"/>
        </w:rPr>
        <w:t>G</w:t>
      </w:r>
      <w:r w:rsidR="00861682" w:rsidRPr="0084472C">
        <w:rPr>
          <w:rFonts w:eastAsia="Times New Roman" w:cstheme="minorHAnsi"/>
          <w:color w:val="000000"/>
          <w:lang w:val="en-US" w:eastAsia="ca-ES"/>
        </w:rPr>
        <w:t>iménez-Benavides</w:t>
      </w:r>
      <w:r w:rsidR="00861682" w:rsidRPr="00AC319B">
        <w:rPr>
          <w:rFonts w:eastAsia="Times New Roman" w:cstheme="minorHAnsi"/>
          <w:color w:val="000000"/>
          <w:lang w:val="en-US" w:eastAsia="ca-ES"/>
        </w:rPr>
        <w:t xml:space="preserve"> results</w:t>
      </w:r>
      <w:r w:rsidR="00193766" w:rsidRPr="00AC319B">
        <w:rPr>
          <w:rFonts w:eastAsia="Times New Roman" w:cstheme="minorHAnsi"/>
          <w:color w:val="000000"/>
          <w:lang w:val="en-US" w:eastAsia="ca-ES"/>
        </w:rPr>
        <w:t>.</w:t>
      </w:r>
      <w:r w:rsidR="00523F23" w:rsidRPr="00AC319B">
        <w:rPr>
          <w:rFonts w:eastAsia="Times New Roman" w:cstheme="minorHAnsi"/>
          <w:color w:val="000000"/>
          <w:lang w:val="en-US" w:eastAsia="ca-ES"/>
        </w:rPr>
        <w:t xml:space="preserve"> </w:t>
      </w:r>
      <w:r w:rsidR="001C35A5" w:rsidRPr="00AC319B">
        <w:rPr>
          <w:rFonts w:eastAsia="Times New Roman" w:cstheme="minorHAnsi"/>
          <w:color w:val="000000"/>
          <w:lang w:val="en-US" w:eastAsia="ca-ES"/>
        </w:rPr>
        <w:t>T</w:t>
      </w:r>
      <w:r w:rsidR="00C6240B" w:rsidRPr="00AC319B">
        <w:rPr>
          <w:rFonts w:eastAsia="Times New Roman" w:cstheme="minorHAnsi"/>
          <w:color w:val="000000"/>
          <w:lang w:val="en-US" w:eastAsia="ca-ES"/>
        </w:rPr>
        <w:t>he second germination peak was observed in early growing season</w:t>
      </w:r>
      <w:r w:rsidR="00193766" w:rsidRPr="00AC319B">
        <w:rPr>
          <w:rFonts w:eastAsia="Times New Roman" w:cstheme="minorHAnsi"/>
          <w:color w:val="000000"/>
          <w:lang w:val="en-US" w:eastAsia="ca-ES"/>
        </w:rPr>
        <w:t xml:space="preserve"> suggesting that species from the community are well adapted to germinate </w:t>
      </w:r>
      <w:r w:rsidR="00C6240B" w:rsidRPr="00AC319B">
        <w:rPr>
          <w:rFonts w:eastAsia="Times New Roman" w:cstheme="minorHAnsi"/>
          <w:color w:val="000000"/>
          <w:lang w:val="en-US" w:eastAsia="ca-ES"/>
        </w:rPr>
        <w:t>at cooler temperatures</w:t>
      </w:r>
      <w:r w:rsidR="00193766" w:rsidRPr="00AC319B">
        <w:rPr>
          <w:rFonts w:eastAsia="Times New Roman" w:cstheme="minorHAnsi"/>
          <w:color w:val="000000"/>
          <w:lang w:val="en-US" w:eastAsia="ca-ES"/>
        </w:rPr>
        <w:t xml:space="preserve">. </w:t>
      </w:r>
      <w:r w:rsidR="00320837" w:rsidRPr="00AC319B">
        <w:rPr>
          <w:rFonts w:eastAsia="Times New Roman" w:cstheme="minorHAnsi"/>
          <w:color w:val="000000"/>
          <w:lang w:val="en-US" w:eastAsia="ca-ES"/>
        </w:rPr>
        <w:t xml:space="preserve">The higher values of total germination reached in the Mediterranean community suggest that might be more successful in generating viable seeds </w:t>
      </w:r>
      <w:r w:rsidR="00200333">
        <w:rPr>
          <w:rFonts w:eastAsia="Times New Roman" w:cstheme="minorHAnsi"/>
          <w:color w:val="000000"/>
          <w:lang w:val="en-US" w:eastAsia="ca-ES"/>
        </w:rPr>
        <w:t>germinating</w:t>
      </w:r>
      <w:r w:rsidR="00320837" w:rsidRPr="00AC319B">
        <w:rPr>
          <w:rFonts w:eastAsia="Times New Roman" w:cstheme="minorHAnsi"/>
          <w:color w:val="000000"/>
          <w:lang w:val="en-US" w:eastAsia="ca-ES"/>
        </w:rPr>
        <w:t xml:space="preserve"> within </w:t>
      </w:r>
      <w:r w:rsidR="00320837" w:rsidRPr="00AC319B">
        <w:rPr>
          <w:rFonts w:eastAsia="Times New Roman" w:cstheme="minorHAnsi"/>
          <w:color w:val="000000"/>
          <w:lang w:val="en-US" w:eastAsia="ca-ES"/>
        </w:rPr>
        <w:lastRenderedPageBreak/>
        <w:t>the first year, but also meaning that soil seed bank might not be persistent.</w:t>
      </w:r>
      <w:r w:rsidR="00922598" w:rsidRPr="00922598">
        <w:rPr>
          <w:rFonts w:eastAsia="Times New Roman" w:cstheme="minorHAnsi"/>
          <w:color w:val="000000"/>
          <w:lang w:val="en-US" w:eastAsia="ca-ES"/>
        </w:rPr>
        <w:t xml:space="preserve"> </w:t>
      </w:r>
      <w:r w:rsidR="00BD5EA2" w:rsidRPr="00AC319B">
        <w:rPr>
          <w:rFonts w:eastAsia="Times New Roman" w:cstheme="minorHAnsi"/>
          <w:color w:val="000000"/>
          <w:lang w:val="en-US" w:eastAsia="ca-ES"/>
        </w:rPr>
        <w:t>The significantly distinct patterns observed in our two communities potentially indicate the existence of other germination syndromes still unknown in distinct biomes like tropical or artic areas.</w:t>
      </w:r>
    </w:p>
    <w:p w14:paraId="1FF1B4EE" w14:textId="7457D368" w:rsidR="00573D37" w:rsidRDefault="00922598" w:rsidP="000C511F">
      <w:pPr>
        <w:spacing w:line="360" w:lineRule="auto"/>
        <w:jc w:val="both"/>
        <w:rPr>
          <w:rFonts w:eastAsia="Times New Roman" w:cstheme="minorHAnsi"/>
          <w:color w:val="000000"/>
          <w:lang w:val="en-US" w:eastAsia="ca-ES"/>
        </w:rPr>
      </w:pPr>
      <w:r>
        <w:rPr>
          <w:rFonts w:eastAsia="Times New Roman" w:cstheme="minorHAnsi"/>
          <w:color w:val="000000"/>
          <w:lang w:val="en-US" w:eastAsia="ca-ES"/>
        </w:rPr>
        <w:t>In addition, t</w:t>
      </w:r>
      <w:r w:rsidRPr="00AC319B">
        <w:rPr>
          <w:rFonts w:eastAsia="Times New Roman" w:cstheme="minorHAnsi"/>
          <w:color w:val="000000"/>
          <w:lang w:val="en-US" w:eastAsia="ca-ES"/>
        </w:rPr>
        <w:t xml:space="preserve">he </w:t>
      </w:r>
      <w:r w:rsidR="00FD121C" w:rsidRPr="00AC319B">
        <w:rPr>
          <w:rFonts w:eastAsia="Times New Roman" w:cstheme="minorHAnsi"/>
          <w:color w:val="000000"/>
          <w:lang w:val="en-US" w:eastAsia="ca-ES"/>
        </w:rPr>
        <w:t xml:space="preserve">differential </w:t>
      </w:r>
      <w:r w:rsidR="00FD121C">
        <w:rPr>
          <w:rFonts w:eastAsia="Times New Roman" w:cstheme="minorHAnsi"/>
          <w:color w:val="000000"/>
          <w:lang w:val="en-US" w:eastAsia="ca-ES"/>
        </w:rPr>
        <w:t>responses observed from</w:t>
      </w:r>
      <w:r w:rsidRPr="00AC319B">
        <w:rPr>
          <w:rFonts w:eastAsia="Times New Roman" w:cstheme="minorHAnsi"/>
          <w:color w:val="000000"/>
          <w:lang w:val="en-US" w:eastAsia="ca-ES"/>
        </w:rPr>
        <w:t xml:space="preserve"> </w:t>
      </w:r>
      <w:r w:rsidR="00FD121C" w:rsidRPr="00AC319B">
        <w:rPr>
          <w:rFonts w:eastAsia="Times New Roman" w:cstheme="minorHAnsi"/>
          <w:color w:val="000000"/>
          <w:lang w:val="en-US" w:eastAsia="ca-ES"/>
        </w:rPr>
        <w:t xml:space="preserve">the temperate community </w:t>
      </w:r>
      <w:r w:rsidR="00FD121C">
        <w:rPr>
          <w:rFonts w:eastAsia="Times New Roman" w:cstheme="minorHAnsi"/>
          <w:color w:val="000000"/>
          <w:lang w:val="en-US" w:eastAsia="ca-ES"/>
        </w:rPr>
        <w:t xml:space="preserve">in </w:t>
      </w:r>
      <w:proofErr w:type="spellStart"/>
      <w:r w:rsidRPr="00AC319B">
        <w:rPr>
          <w:rFonts w:eastAsia="Times New Roman" w:cstheme="minorHAnsi"/>
          <w:color w:val="000000"/>
          <w:lang w:val="en-US" w:eastAsia="ca-ES"/>
        </w:rPr>
        <w:t>snowbed</w:t>
      </w:r>
      <w:proofErr w:type="spellEnd"/>
      <w:r w:rsidRPr="00AC319B">
        <w:rPr>
          <w:rFonts w:eastAsia="Times New Roman" w:cstheme="minorHAnsi"/>
          <w:color w:val="000000"/>
          <w:lang w:val="en-US" w:eastAsia="ca-ES"/>
        </w:rPr>
        <w:t xml:space="preserve"> scenario suggest</w:t>
      </w:r>
      <w:r w:rsidR="00FD121C">
        <w:rPr>
          <w:rFonts w:eastAsia="Times New Roman" w:cstheme="minorHAnsi"/>
          <w:color w:val="000000"/>
          <w:lang w:val="en-US" w:eastAsia="ca-ES"/>
        </w:rPr>
        <w:t>s</w:t>
      </w:r>
      <w:r w:rsidRPr="00AC319B">
        <w:rPr>
          <w:rFonts w:eastAsia="Times New Roman" w:cstheme="minorHAnsi"/>
          <w:color w:val="000000"/>
          <w:lang w:val="en-US" w:eastAsia="ca-ES"/>
        </w:rPr>
        <w:t xml:space="preserve"> that there are species with stricter germination requirements that </w:t>
      </w:r>
      <w:r w:rsidR="00370061">
        <w:rPr>
          <w:rFonts w:eastAsia="Times New Roman" w:cstheme="minorHAnsi"/>
          <w:color w:val="000000"/>
          <w:lang w:val="en-US" w:eastAsia="ca-ES"/>
        </w:rPr>
        <w:t>will</w:t>
      </w:r>
      <w:r w:rsidRPr="00AC319B">
        <w:rPr>
          <w:rFonts w:eastAsia="Times New Roman" w:cstheme="minorHAnsi"/>
          <w:color w:val="000000"/>
          <w:lang w:val="en-US" w:eastAsia="ca-ES"/>
        </w:rPr>
        <w:t xml:space="preserve"> be the most vulnerable to climate warming. </w:t>
      </w:r>
    </w:p>
    <w:p w14:paraId="21537228" w14:textId="38479246" w:rsidR="009B4BEB" w:rsidRPr="00757052" w:rsidDel="00907235" w:rsidRDefault="009B4BEB" w:rsidP="00757052">
      <w:pPr>
        <w:pStyle w:val="Heading2"/>
        <w:spacing w:after="160"/>
        <w:rPr>
          <w:del w:id="80" w:author="FRANCISCO DE BORJA JIMENEZ-ALFARO GONZALEZ" w:date="2024-01-08T13:19:00Z"/>
          <w:rFonts w:eastAsia="Times New Roman"/>
          <w:bdr w:val="none" w:sz="0" w:space="0" w:color="auto" w:frame="1"/>
          <w:lang w:eastAsia="ca-ES"/>
        </w:rPr>
      </w:pPr>
      <w:del w:id="81" w:author="FRANCISCO DE BORJA JIMENEZ-ALFARO GONZALEZ" w:date="2024-01-08T13:19:00Z">
        <w:r w:rsidRPr="00757052" w:rsidDel="00907235">
          <w:rPr>
            <w:rFonts w:eastAsia="Times New Roman"/>
            <w:bdr w:val="none" w:sz="0" w:space="0" w:color="auto" w:frame="1"/>
            <w:lang w:eastAsia="ca-ES"/>
          </w:rPr>
          <w:delText>4.3 Species</w:delText>
        </w:r>
        <w:r w:rsidR="00B76018" w:rsidRPr="00757052" w:rsidDel="00907235">
          <w:rPr>
            <w:rFonts w:eastAsia="Times New Roman"/>
            <w:bdr w:val="none" w:sz="0" w:space="0" w:color="auto" w:frame="1"/>
            <w:lang w:eastAsia="ca-ES"/>
          </w:rPr>
          <w:delText xml:space="preserve"> variation</w:delText>
        </w:r>
      </w:del>
    </w:p>
    <w:p w14:paraId="0DBAB164" w14:textId="04C57A0C" w:rsidR="009B4BEB" w:rsidRPr="00AC319B" w:rsidDel="00907235" w:rsidRDefault="00187BE7" w:rsidP="000C511F">
      <w:pPr>
        <w:spacing w:line="360" w:lineRule="auto"/>
        <w:jc w:val="both"/>
        <w:rPr>
          <w:del w:id="82" w:author="FRANCISCO DE BORJA JIMENEZ-ALFARO GONZALEZ" w:date="2024-01-08T13:19:00Z"/>
          <w:rFonts w:eastAsia="Times New Roman" w:cstheme="minorHAnsi"/>
          <w:color w:val="000000"/>
          <w:lang w:val="en-US" w:eastAsia="ca-ES"/>
        </w:rPr>
      </w:pPr>
      <w:del w:id="83" w:author="FRANCISCO DE BORJA JIMENEZ-ALFARO GONZALEZ" w:date="2024-01-08T13:19:00Z">
        <w:r w:rsidDel="00907235">
          <w:rPr>
            <w:rFonts w:eastAsia="Times New Roman" w:cstheme="minorHAnsi"/>
            <w:color w:val="000000"/>
            <w:lang w:val="en-US" w:eastAsia="ca-ES"/>
          </w:rPr>
          <w:delText xml:space="preserve">Both our communities showed a high </w:delText>
        </w:r>
        <w:r w:rsidR="002F2231" w:rsidDel="00907235">
          <w:rPr>
            <w:rFonts w:eastAsia="Times New Roman" w:cstheme="minorHAnsi"/>
            <w:color w:val="000000"/>
            <w:lang w:val="en-US" w:eastAsia="ca-ES"/>
          </w:rPr>
          <w:delText xml:space="preserve">variation in species germination </w:delText>
        </w:r>
        <w:r w:rsidR="00A2574C" w:rsidDel="00907235">
          <w:rPr>
            <w:rFonts w:eastAsia="Times New Roman" w:cstheme="minorHAnsi"/>
            <w:color w:val="000000"/>
            <w:lang w:val="en-US" w:eastAsia="ca-ES"/>
          </w:rPr>
          <w:delText>phenologies</w:delText>
        </w:r>
        <w:r w:rsidR="002F2231" w:rsidDel="00907235">
          <w:rPr>
            <w:rFonts w:eastAsia="Times New Roman" w:cstheme="minorHAnsi"/>
            <w:color w:val="000000"/>
            <w:lang w:val="en-US" w:eastAsia="ca-ES"/>
          </w:rPr>
          <w:delText xml:space="preserve">. </w:delText>
        </w:r>
      </w:del>
    </w:p>
    <w:p w14:paraId="26D8C58E" w14:textId="149878C3" w:rsidR="00B52082" w:rsidRPr="00757052" w:rsidRDefault="00AC319B" w:rsidP="00757052">
      <w:pPr>
        <w:pStyle w:val="Heading2"/>
        <w:spacing w:after="160"/>
        <w:rPr>
          <w:rFonts w:eastAsia="Times New Roman"/>
          <w:bdr w:val="none" w:sz="0" w:space="0" w:color="auto" w:frame="1"/>
          <w:lang w:eastAsia="ca-ES"/>
        </w:rPr>
      </w:pPr>
      <w:r w:rsidRPr="00757052">
        <w:rPr>
          <w:rFonts w:eastAsia="Times New Roman"/>
          <w:bdr w:val="none" w:sz="0" w:space="0" w:color="auto" w:frame="1"/>
          <w:lang w:eastAsia="ca-ES"/>
        </w:rPr>
        <w:t>4.</w:t>
      </w:r>
      <w:del w:id="84" w:author="FRANCISCO DE BORJA JIMENEZ-ALFARO GONZALEZ" w:date="2024-01-08T13:19:00Z">
        <w:r w:rsidR="00B76018" w:rsidRPr="00757052" w:rsidDel="00907235">
          <w:rPr>
            <w:rFonts w:eastAsia="Times New Roman"/>
            <w:bdr w:val="none" w:sz="0" w:space="0" w:color="auto" w:frame="1"/>
            <w:lang w:eastAsia="ca-ES"/>
          </w:rPr>
          <w:delText>4</w:delText>
        </w:r>
        <w:r w:rsidRPr="00757052" w:rsidDel="00907235">
          <w:rPr>
            <w:rFonts w:eastAsia="Times New Roman"/>
            <w:bdr w:val="none" w:sz="0" w:space="0" w:color="auto" w:frame="1"/>
            <w:lang w:eastAsia="ca-ES"/>
          </w:rPr>
          <w:delText xml:space="preserve"> </w:delText>
        </w:r>
      </w:del>
      <w:ins w:id="85" w:author="FRANCISCO DE BORJA JIMENEZ-ALFARO GONZALEZ" w:date="2024-01-08T13:19:00Z">
        <w:r w:rsidR="00907235">
          <w:rPr>
            <w:rFonts w:eastAsia="Times New Roman"/>
            <w:bdr w:val="none" w:sz="0" w:space="0" w:color="auto" w:frame="1"/>
            <w:lang w:eastAsia="ca-ES"/>
          </w:rPr>
          <w:t>3</w:t>
        </w:r>
        <w:r w:rsidR="00907235" w:rsidRPr="00757052">
          <w:rPr>
            <w:rFonts w:eastAsia="Times New Roman"/>
            <w:bdr w:val="none" w:sz="0" w:space="0" w:color="auto" w:frame="1"/>
            <w:lang w:eastAsia="ca-ES"/>
          </w:rPr>
          <w:t xml:space="preserve"> </w:t>
        </w:r>
      </w:ins>
      <w:r w:rsidRPr="00757052">
        <w:rPr>
          <w:rFonts w:eastAsia="Times New Roman"/>
          <w:bdr w:val="none" w:sz="0" w:space="0" w:color="auto" w:frame="1"/>
          <w:lang w:eastAsia="ca-ES"/>
        </w:rPr>
        <w:t>Novelty, limitations, and further research</w:t>
      </w:r>
    </w:p>
    <w:p w14:paraId="49B69134" w14:textId="15519B46" w:rsidR="00040020" w:rsidRPr="00AC319B" w:rsidRDefault="00573D37" w:rsidP="00040020">
      <w:pPr>
        <w:shd w:val="clear" w:color="auto" w:fill="FFFFFF"/>
        <w:spacing w:after="0" w:line="360" w:lineRule="auto"/>
        <w:jc w:val="both"/>
        <w:textAlignment w:val="baseline"/>
        <w:rPr>
          <w:rFonts w:cstheme="minorHAnsi"/>
          <w:lang w:val="en-US"/>
        </w:rPr>
      </w:pPr>
      <w:r w:rsidRPr="00AC319B">
        <w:rPr>
          <w:rFonts w:cstheme="minorHAnsi"/>
          <w:lang w:val="en-US"/>
        </w:rPr>
        <w:t xml:space="preserve">Our study focused on germination phenology presents a novel assessment of seed germination </w:t>
      </w:r>
      <w:r w:rsidR="00B202E0" w:rsidRPr="00AC319B">
        <w:rPr>
          <w:rFonts w:cstheme="minorHAnsi"/>
          <w:lang w:val="en-US"/>
        </w:rPr>
        <w:t>traits</w:t>
      </w:r>
      <w:r w:rsidRPr="00AC319B">
        <w:rPr>
          <w:rFonts w:cstheme="minorHAnsi"/>
          <w:lang w:val="en-US"/>
        </w:rPr>
        <w:t xml:space="preserve"> across a whole year. Our approach mimicked real in-situ soil temperatures from contrasting microclimatic conditions in two alpine communities from the same biogeographical area.</w:t>
      </w:r>
      <w:r w:rsidR="0053209B" w:rsidRPr="00AC319B">
        <w:rPr>
          <w:rFonts w:cstheme="minorHAnsi"/>
          <w:lang w:val="en-US"/>
        </w:rPr>
        <w:t xml:space="preserve"> Nevertheless</w:t>
      </w:r>
      <w:r w:rsidR="00087706" w:rsidRPr="00AC319B">
        <w:rPr>
          <w:rFonts w:cstheme="minorHAnsi"/>
          <w:lang w:val="en-US"/>
        </w:rPr>
        <w:t>, our two communities differed also in bedrock</w:t>
      </w:r>
      <w:r w:rsidR="00040020" w:rsidRPr="00AC319B">
        <w:rPr>
          <w:rFonts w:eastAsia="Times New Roman" w:cstheme="minorHAnsi"/>
          <w:color w:val="000000"/>
          <w:lang w:val="en-US" w:eastAsia="ca-ES"/>
        </w:rPr>
        <w:t xml:space="preserve"> </w:t>
      </w:r>
      <w:r w:rsidR="00E268D6" w:rsidRPr="00AC319B">
        <w:rPr>
          <w:rFonts w:eastAsia="Times New Roman" w:cstheme="minorHAnsi"/>
          <w:color w:val="000000"/>
          <w:lang w:val="en-US" w:eastAsia="ca-ES"/>
        </w:rPr>
        <w:t>potentially having a cofounding factor in our study</w:t>
      </w:r>
      <w:r w:rsidR="00E268D6">
        <w:rPr>
          <w:rFonts w:eastAsia="Times New Roman" w:cstheme="minorHAnsi"/>
          <w:color w:val="000000"/>
          <w:lang w:val="en-US" w:eastAsia="ca-ES"/>
        </w:rPr>
        <w:t xml:space="preserve">, as germination trait might differ between </w:t>
      </w:r>
      <w:r w:rsidR="00E268D6" w:rsidRPr="00AC319B">
        <w:rPr>
          <w:rFonts w:eastAsia="Times New Roman" w:cstheme="minorHAnsi"/>
          <w:color w:val="000000"/>
          <w:lang w:val="en-US" w:eastAsia="ca-ES"/>
        </w:rPr>
        <w:t>siliceous and calcareous bedrock in the Alps</w:t>
      </w:r>
      <w:r w:rsidR="00E268D6">
        <w:rPr>
          <w:rFonts w:eastAsia="Times New Roman" w:cstheme="minorHAnsi"/>
          <w:color w:val="000000"/>
          <w:lang w:val="en-US" w:eastAsia="ca-ES"/>
        </w:rPr>
        <w:t xml:space="preserve"> </w:t>
      </w:r>
      <w:r w:rsidR="00E268D6">
        <w:rPr>
          <w:rFonts w:eastAsia="Times New Roman" w:cstheme="minorHAnsi"/>
          <w:color w:val="000000"/>
          <w:lang w:val="en-US" w:eastAsia="ca-ES"/>
        </w:rPr>
        <w:fldChar w:fldCharType="begin" w:fldLock="1"/>
      </w:r>
      <w:r w:rsidR="003C5AA6">
        <w:rPr>
          <w:rFonts w:eastAsia="Times New Roman" w:cstheme="minorHAnsi"/>
          <w:color w:val="000000"/>
          <w:lang w:val="en-US"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et al. 2018)","plainTextFormattedCitation":"(Tudela-Isanta, Ladouceur, et al. 2018)","previouslyFormattedCitation":"(Tudela-Isanta, Ladouceur, et al. 2018)"},"properties":{"noteIndex":0},"schema":"https://github.com/citation-style-language/schema/raw/master/csl-citation.json"}</w:instrText>
      </w:r>
      <w:r w:rsidR="00E268D6">
        <w:rPr>
          <w:rFonts w:eastAsia="Times New Roman" w:cstheme="minorHAnsi"/>
          <w:color w:val="000000"/>
          <w:lang w:val="en-US" w:eastAsia="ca-ES"/>
        </w:rPr>
        <w:fldChar w:fldCharType="separate"/>
      </w:r>
      <w:r w:rsidR="00E268D6" w:rsidRPr="00E268D6">
        <w:rPr>
          <w:rFonts w:eastAsia="Times New Roman" w:cstheme="minorHAnsi"/>
          <w:noProof/>
          <w:color w:val="000000"/>
          <w:lang w:val="en-US" w:eastAsia="ca-ES"/>
        </w:rPr>
        <w:t>(Tudela-Isanta, Ladouceur, et al. 2018)</w:t>
      </w:r>
      <w:r w:rsidR="00E268D6">
        <w:rPr>
          <w:rFonts w:eastAsia="Times New Roman" w:cstheme="minorHAnsi"/>
          <w:color w:val="000000"/>
          <w:lang w:val="en-US" w:eastAsia="ca-ES"/>
        </w:rPr>
        <w:fldChar w:fldCharType="end"/>
      </w:r>
      <w:r w:rsidR="00E268D6">
        <w:rPr>
          <w:rFonts w:eastAsia="Times New Roman" w:cstheme="minorHAnsi"/>
          <w:color w:val="000000"/>
          <w:lang w:val="en-US" w:eastAsia="ca-ES"/>
        </w:rPr>
        <w:t xml:space="preserve">. </w:t>
      </w:r>
    </w:p>
    <w:p w14:paraId="10486F65" w14:textId="42C036D3" w:rsidR="002719B8" w:rsidRPr="00AC319B" w:rsidRDefault="009F340F" w:rsidP="00573D37">
      <w:pPr>
        <w:spacing w:line="360" w:lineRule="auto"/>
        <w:jc w:val="both"/>
        <w:rPr>
          <w:rFonts w:cstheme="minorHAnsi"/>
          <w:lang w:val="en-US"/>
        </w:rPr>
      </w:pPr>
      <w:r>
        <w:rPr>
          <w:rFonts w:cstheme="minorHAnsi"/>
          <w:lang w:val="en-US"/>
        </w:rPr>
        <w:t>Nevertheless, a</w:t>
      </w:r>
      <w:r w:rsidR="00651D61">
        <w:rPr>
          <w:rFonts w:cstheme="minorHAnsi"/>
          <w:lang w:val="en-US"/>
        </w:rPr>
        <w:t>lthough t</w:t>
      </w:r>
      <w:r w:rsidR="00417C4F" w:rsidRPr="00AC319B">
        <w:rPr>
          <w:rFonts w:cstheme="minorHAnsi"/>
          <w:lang w:val="en-US"/>
        </w:rPr>
        <w:t>he</w:t>
      </w:r>
      <w:r w:rsidR="0098515F" w:rsidRPr="00AC319B">
        <w:rPr>
          <w:rFonts w:cstheme="minorHAnsi"/>
          <w:lang w:val="en-US"/>
        </w:rPr>
        <w:t xml:space="preserve"> m</w:t>
      </w:r>
      <w:r w:rsidR="00F01267" w:rsidRPr="00AC319B">
        <w:rPr>
          <w:rFonts w:cstheme="minorHAnsi"/>
          <w:lang w:val="en-US"/>
        </w:rPr>
        <w:t xml:space="preserve">icroclimatic scenarios </w:t>
      </w:r>
      <w:r>
        <w:rPr>
          <w:rFonts w:cstheme="minorHAnsi"/>
          <w:lang w:val="en-US"/>
        </w:rPr>
        <w:t>were</w:t>
      </w:r>
      <w:r w:rsidR="0098515F" w:rsidRPr="00AC319B">
        <w:rPr>
          <w:rFonts w:cstheme="minorHAnsi"/>
          <w:lang w:val="en-US"/>
        </w:rPr>
        <w:t xml:space="preserve"> </w:t>
      </w:r>
      <w:r w:rsidR="00F01267" w:rsidRPr="00AC319B">
        <w:rPr>
          <w:rFonts w:cstheme="minorHAnsi"/>
          <w:lang w:val="en-US"/>
        </w:rPr>
        <w:t xml:space="preserve">based in </w:t>
      </w:r>
      <w:r w:rsidR="00092BA8" w:rsidRPr="00AC319B">
        <w:rPr>
          <w:rFonts w:cstheme="minorHAnsi"/>
          <w:lang w:val="en-US"/>
        </w:rPr>
        <w:t xml:space="preserve">the </w:t>
      </w:r>
      <w:r w:rsidR="00F01267" w:rsidRPr="00AC319B">
        <w:rPr>
          <w:rFonts w:cstheme="minorHAnsi"/>
          <w:lang w:val="en-US"/>
        </w:rPr>
        <w:t xml:space="preserve">temperate </w:t>
      </w:r>
      <w:r w:rsidR="00E5094C" w:rsidRPr="00AC319B">
        <w:rPr>
          <w:rFonts w:cstheme="minorHAnsi"/>
          <w:lang w:val="en-US"/>
        </w:rPr>
        <w:t>community</w:t>
      </w:r>
      <w:r w:rsidR="00092BA8" w:rsidRPr="00AC319B">
        <w:rPr>
          <w:rFonts w:cstheme="minorHAnsi"/>
          <w:lang w:val="en-US"/>
        </w:rPr>
        <w:t xml:space="preserve"> field data</w:t>
      </w:r>
      <w:r w:rsidR="00651D61">
        <w:rPr>
          <w:rFonts w:cstheme="minorHAnsi"/>
          <w:lang w:val="en-US"/>
        </w:rPr>
        <w:t>;</w:t>
      </w:r>
      <w:r w:rsidR="00137484" w:rsidRPr="00AC319B">
        <w:rPr>
          <w:rFonts w:cstheme="minorHAnsi"/>
          <w:lang w:val="en-US"/>
        </w:rPr>
        <w:t xml:space="preserve"> </w:t>
      </w:r>
      <w:r w:rsidR="00651D61">
        <w:rPr>
          <w:rFonts w:cstheme="minorHAnsi"/>
          <w:lang w:val="en-US"/>
        </w:rPr>
        <w:t>the</w:t>
      </w:r>
      <w:r w:rsidR="00137484" w:rsidRPr="00AC319B">
        <w:rPr>
          <w:rFonts w:cstheme="minorHAnsi"/>
          <w:lang w:val="en-US"/>
        </w:rPr>
        <w:t xml:space="preserve"> Mediterranean community </w:t>
      </w:r>
      <w:r w:rsidR="00651D61">
        <w:rPr>
          <w:rFonts w:cstheme="minorHAnsi"/>
          <w:lang w:val="en-US"/>
        </w:rPr>
        <w:t xml:space="preserve">showed </w:t>
      </w:r>
      <w:r w:rsidR="000A0622" w:rsidRPr="00AC319B">
        <w:rPr>
          <w:rFonts w:cstheme="minorHAnsi"/>
          <w:lang w:val="en-US"/>
        </w:rPr>
        <w:t>high germination responses suggest</w:t>
      </w:r>
      <w:r w:rsidR="00651D61">
        <w:rPr>
          <w:rFonts w:cstheme="minorHAnsi"/>
          <w:lang w:val="en-US"/>
        </w:rPr>
        <w:t>ing</w:t>
      </w:r>
      <w:r w:rsidR="00137484" w:rsidRPr="00AC319B">
        <w:rPr>
          <w:rFonts w:cstheme="minorHAnsi"/>
          <w:lang w:val="en-US"/>
        </w:rPr>
        <w:t xml:space="preserve"> that th</w:t>
      </w:r>
      <w:r w:rsidR="00F3122B" w:rsidRPr="00AC319B">
        <w:rPr>
          <w:rFonts w:cstheme="minorHAnsi"/>
          <w:lang w:val="en-US"/>
        </w:rPr>
        <w:t>ese</w:t>
      </w:r>
      <w:r w:rsidR="00137484" w:rsidRPr="00AC319B">
        <w:rPr>
          <w:rFonts w:cstheme="minorHAnsi"/>
          <w:lang w:val="en-US"/>
        </w:rPr>
        <w:t xml:space="preserve"> scenarios did not limit the </w:t>
      </w:r>
      <w:r w:rsidR="00F3122B" w:rsidRPr="00AC319B">
        <w:rPr>
          <w:rFonts w:cstheme="minorHAnsi"/>
          <w:lang w:val="en-US"/>
        </w:rPr>
        <w:t>germination capacity of the community</w:t>
      </w:r>
      <w:r>
        <w:rPr>
          <w:rFonts w:cstheme="minorHAnsi"/>
          <w:lang w:val="en-US"/>
        </w:rPr>
        <w:t xml:space="preserve"> and are therefore valid for our study purposes</w:t>
      </w:r>
      <w:r w:rsidR="00F3122B" w:rsidRPr="00AC319B">
        <w:rPr>
          <w:rFonts w:cstheme="minorHAnsi"/>
          <w:lang w:val="en-US"/>
        </w:rPr>
        <w:t xml:space="preserve">. </w:t>
      </w:r>
    </w:p>
    <w:p w14:paraId="034B9574" w14:textId="645699BB" w:rsidR="00B011FB" w:rsidRDefault="00F3122B" w:rsidP="00B011FB">
      <w:pPr>
        <w:shd w:val="clear" w:color="auto" w:fill="FFFFFF"/>
        <w:spacing w:after="0" w:line="360" w:lineRule="auto"/>
        <w:jc w:val="both"/>
        <w:textAlignment w:val="baseline"/>
        <w:rPr>
          <w:rFonts w:eastAsia="Times New Roman" w:cstheme="minorHAnsi"/>
          <w:color w:val="000000"/>
          <w:lang w:val="en-US" w:eastAsia="ca-ES"/>
        </w:rPr>
      </w:pPr>
      <w:r w:rsidRPr="00AC319B">
        <w:rPr>
          <w:rFonts w:cstheme="minorHAnsi"/>
          <w:lang w:val="en-US"/>
        </w:rPr>
        <w:t xml:space="preserve">Another </w:t>
      </w:r>
      <w:r w:rsidR="00EC2812" w:rsidRPr="00AC319B">
        <w:rPr>
          <w:rFonts w:cstheme="minorHAnsi"/>
          <w:lang w:val="en-US"/>
        </w:rPr>
        <w:t>point worth considering is that in our experimental design seeds</w:t>
      </w:r>
      <w:r w:rsidR="007305EB" w:rsidRPr="00AC319B">
        <w:rPr>
          <w:rFonts w:cstheme="minorHAnsi"/>
          <w:lang w:val="en-US"/>
        </w:rPr>
        <w:t xml:space="preserve"> had water available throughout the </w:t>
      </w:r>
      <w:r w:rsidR="00F70B91" w:rsidRPr="00AC319B">
        <w:rPr>
          <w:rFonts w:cstheme="minorHAnsi"/>
          <w:lang w:val="en-US"/>
        </w:rPr>
        <w:t>growing season</w:t>
      </w:r>
      <w:r w:rsidR="007305EB" w:rsidRPr="00AC319B">
        <w:rPr>
          <w:rFonts w:cstheme="minorHAnsi"/>
          <w:lang w:val="en-US"/>
        </w:rPr>
        <w:t>.</w:t>
      </w:r>
      <w:r w:rsidR="002719B8" w:rsidRPr="00AC319B">
        <w:rPr>
          <w:rFonts w:eastAsia="Times New Roman" w:cstheme="minorHAnsi"/>
          <w:color w:val="000000"/>
          <w:lang w:val="en-US" w:eastAsia="ca-ES"/>
        </w:rPr>
        <w:t xml:space="preserve"> Although literature agrees that temperature is the main factor influencing germination</w:t>
      </w:r>
      <w:r w:rsidR="003C5AA6">
        <w:rPr>
          <w:rFonts w:eastAsia="Times New Roman" w:cstheme="minorHAnsi"/>
          <w:color w:val="000000"/>
          <w:lang w:val="en-US" w:eastAsia="ca-ES"/>
        </w:rPr>
        <w:t xml:space="preserve"> </w:t>
      </w:r>
      <w:r w:rsidR="003C5AA6">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&amp; Baskin 2014; Körner 2021)","plainTextFormattedCitation":"(Baskin &amp; Baskin 2014; Körner 2021)","previouslyFormattedCitation":"(Baskin &amp; Baskin 2014; Körner 2021)"},"properties":{"noteIndex":0},"schema":"https://github.com/citation-style-language/schema/raw/master/csl-citation.json"}</w:instrText>
      </w:r>
      <w:r w:rsidR="003C5AA6">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(Baskin &amp; Baskin 2014; Körner 2021)</w:t>
      </w:r>
      <w:r w:rsidR="003C5AA6">
        <w:rPr>
          <w:rFonts w:eastAsia="Times New Roman" w:cstheme="minorHAnsi"/>
          <w:color w:val="000000"/>
          <w:lang w:val="en-US" w:eastAsia="ca-ES"/>
        </w:rPr>
        <w:fldChar w:fldCharType="end"/>
      </w:r>
      <w:r w:rsidR="002719B8" w:rsidRPr="00AC319B">
        <w:rPr>
          <w:rFonts w:eastAsia="Times New Roman" w:cstheme="minorHAnsi"/>
          <w:color w:val="000000"/>
          <w:lang w:val="en-US" w:eastAsia="ca-ES"/>
        </w:rPr>
        <w:t xml:space="preserve">; the results of the Mediterranean community in our experiment, </w:t>
      </w:r>
      <w:r w:rsidR="00331CDE" w:rsidRPr="00AC319B">
        <w:rPr>
          <w:rFonts w:eastAsia="Times New Roman" w:cstheme="minorHAnsi"/>
          <w:color w:val="000000"/>
          <w:lang w:val="en-US" w:eastAsia="ca-ES"/>
        </w:rPr>
        <w:t>with species able to germinate at 5ºC</w:t>
      </w:r>
      <w:r w:rsidR="00331CDE">
        <w:rPr>
          <w:rFonts w:eastAsia="Times New Roman" w:cstheme="minorHAnsi"/>
          <w:color w:val="000000"/>
          <w:lang w:val="en-US" w:eastAsia="ca-ES"/>
        </w:rPr>
        <w:t>,</w:t>
      </w:r>
      <w:r w:rsidR="00331CDE" w:rsidRPr="00AC319B">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suggests that water availability may potentially have a stronger influence in germination</w:t>
      </w:r>
      <w:r w:rsidR="00331CDE">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than temperature</w:t>
      </w:r>
      <w:r w:rsidR="0047678A">
        <w:rPr>
          <w:rFonts w:eastAsia="Times New Roman" w:cstheme="minorHAnsi"/>
          <w:color w:val="000000"/>
          <w:lang w:val="en-US" w:eastAsia="ca-ES"/>
        </w:rPr>
        <w:t xml:space="preserve"> in </w:t>
      </w:r>
      <w:r w:rsidR="00B74E3A">
        <w:rPr>
          <w:rFonts w:eastAsia="Times New Roman" w:cstheme="minorHAnsi"/>
          <w:color w:val="000000"/>
          <w:lang w:val="en-US" w:eastAsia="ca-ES"/>
        </w:rPr>
        <w:t xml:space="preserve">specific </w:t>
      </w:r>
      <w:r w:rsidR="0047678A">
        <w:rPr>
          <w:rFonts w:eastAsia="Times New Roman" w:cstheme="minorHAnsi"/>
          <w:color w:val="000000"/>
          <w:lang w:val="en-US" w:eastAsia="ca-ES"/>
        </w:rPr>
        <w:t>areas</w:t>
      </w:r>
      <w:r w:rsidR="003C5AA6">
        <w:rPr>
          <w:rFonts w:eastAsia="Times New Roman" w:cstheme="minorHAnsi"/>
          <w:color w:val="000000"/>
          <w:lang w:val="en-US" w:eastAsia="ca-ES"/>
        </w:rPr>
        <w:t xml:space="preserve"> </w:t>
      </w:r>
      <w:r w:rsidR="00AE0048">
        <w:rPr>
          <w:rFonts w:eastAsia="Times New Roman" w:cstheme="minorHAnsi"/>
          <w:color w:val="000000"/>
          <w:lang w:val="en-US" w:eastAsia="ca-ES"/>
        </w:rPr>
        <w:fldChar w:fldCharType="begin" w:fldLock="1"/>
      </w:r>
      <w:r w:rsidR="001112EA">
        <w:rPr>
          <w:rFonts w:eastAsia="Times New Roman" w:cstheme="minorHAnsi"/>
          <w:color w:val="000000"/>
          <w:lang w:val="en-US"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&amp; Poschlod 2015)","plainTextFormattedCitation":"(Rosbakh &amp; Poschlod 2015)","previouslyFormattedCitation":"(Rosbakh &amp; Poschlod 2015)"},"properties":{"noteIndex":0},"schema":"https://github.com/citation-style-language/schema/raw/master/csl-citation.json"}</w:instrText>
      </w:r>
      <w:r w:rsidR="00AE0048">
        <w:rPr>
          <w:rFonts w:eastAsia="Times New Roman" w:cstheme="minorHAnsi"/>
          <w:color w:val="000000"/>
          <w:lang w:val="en-US" w:eastAsia="ca-ES"/>
        </w:rPr>
        <w:fldChar w:fldCharType="separate"/>
      </w:r>
      <w:r w:rsidR="00AE0048" w:rsidRPr="00AE0048">
        <w:rPr>
          <w:rFonts w:eastAsia="Times New Roman" w:cstheme="minorHAnsi"/>
          <w:noProof/>
          <w:color w:val="000000"/>
          <w:lang w:val="en-US" w:eastAsia="ca-ES"/>
        </w:rPr>
        <w:t>(Rosbakh &amp; Poschlod 2015)</w:t>
      </w:r>
      <w:r w:rsidR="00AE0048">
        <w:rPr>
          <w:rFonts w:eastAsia="Times New Roman" w:cstheme="minorHAnsi"/>
          <w:color w:val="000000"/>
          <w:lang w:val="en-US" w:eastAsia="ca-ES"/>
        </w:rPr>
        <w:fldChar w:fldCharType="end"/>
      </w:r>
      <w:r w:rsidR="00E05988">
        <w:rPr>
          <w:rFonts w:eastAsia="Times New Roman" w:cstheme="minorHAnsi"/>
          <w:color w:val="000000"/>
          <w:lang w:val="en-US" w:eastAsia="ca-ES"/>
        </w:rPr>
        <w:t>.</w:t>
      </w:r>
      <w:r w:rsidR="001112EA">
        <w:rPr>
          <w:rFonts w:eastAsia="Times New Roman" w:cstheme="minorHAnsi"/>
          <w:color w:val="000000"/>
          <w:lang w:val="en-US" w:eastAsia="ca-ES"/>
        </w:rPr>
        <w:t xml:space="preserve"> </w:t>
      </w:r>
      <w:r w:rsidR="00101C21">
        <w:rPr>
          <w:rFonts w:eastAsia="Times New Roman" w:cstheme="minorHAnsi"/>
          <w:color w:val="000000"/>
          <w:lang w:val="en-US" w:eastAsia="ca-ES"/>
        </w:rPr>
        <w:t>Some s</w:t>
      </w:r>
      <w:r w:rsidR="002719B8" w:rsidRPr="00AC319B">
        <w:rPr>
          <w:rFonts w:eastAsia="Times New Roman" w:cstheme="minorHAnsi"/>
          <w:color w:val="000000"/>
          <w:lang w:val="en-US" w:eastAsia="ca-ES"/>
        </w:rPr>
        <w:t xml:space="preserve">tudies </w:t>
      </w:r>
      <w:r w:rsidR="00B72F73">
        <w:rPr>
          <w:rFonts w:eastAsia="Times New Roman" w:cstheme="minorHAnsi"/>
          <w:color w:val="000000"/>
          <w:lang w:val="en-US" w:eastAsia="ca-ES"/>
        </w:rPr>
        <w:t xml:space="preserve">that </w:t>
      </w:r>
      <w:r w:rsidR="002719B8" w:rsidRPr="00AC319B">
        <w:rPr>
          <w:rFonts w:eastAsia="Times New Roman" w:cstheme="minorHAnsi"/>
          <w:color w:val="000000"/>
          <w:lang w:val="en-US" w:eastAsia="ca-ES"/>
        </w:rPr>
        <w:t>have approached the relationship between temperature and water availability in the soil show</w:t>
      </w:r>
      <w:r w:rsidR="00B72F73">
        <w:rPr>
          <w:rFonts w:eastAsia="Times New Roman" w:cstheme="minorHAnsi"/>
          <w:color w:val="000000"/>
          <w:lang w:val="en-US" w:eastAsia="ca-ES"/>
        </w:rPr>
        <w:t>ed</w:t>
      </w:r>
      <w:r w:rsidR="002719B8" w:rsidRPr="00AC319B">
        <w:rPr>
          <w:rFonts w:eastAsia="Times New Roman" w:cstheme="minorHAnsi"/>
          <w:color w:val="000000"/>
          <w:lang w:val="en-US" w:eastAsia="ca-ES"/>
        </w:rPr>
        <w:t xml:space="preserve"> that drier soils also become warmer</w:t>
      </w:r>
      <w:r w:rsidR="00B72F73">
        <w:rPr>
          <w:rFonts w:eastAsia="Times New Roman" w:cstheme="minorHAnsi"/>
          <w:color w:val="000000"/>
          <w:lang w:val="en-US" w:eastAsia="ca-ES"/>
        </w:rPr>
        <w:t xml:space="preserve">, however to our knowledge none has been done </w:t>
      </w:r>
      <w:r w:rsidR="00451B86">
        <w:rPr>
          <w:rFonts w:eastAsia="Times New Roman" w:cstheme="minorHAnsi"/>
          <w:color w:val="000000"/>
          <w:lang w:val="en-US" w:eastAsia="ca-ES"/>
        </w:rPr>
        <w:t>at a microscale level (Graham 2012</w:t>
      </w:r>
      <w:r w:rsidR="008877DB">
        <w:rPr>
          <w:rFonts w:eastAsia="Times New Roman" w:cstheme="minorHAnsi"/>
          <w:color w:val="000000"/>
          <w:lang w:val="en-US" w:eastAsia="ca-ES"/>
        </w:rPr>
        <w:t>)</w:t>
      </w:r>
      <w:r w:rsidR="00E87F93">
        <w:rPr>
          <w:rFonts w:eastAsia="Times New Roman" w:cstheme="minorHAnsi"/>
          <w:color w:val="000000"/>
          <w:lang w:val="en-US" w:eastAsia="ca-ES"/>
        </w:rPr>
        <w:t xml:space="preserve">. </w:t>
      </w:r>
      <w:r w:rsidR="002E589B">
        <w:rPr>
          <w:rFonts w:eastAsia="Times New Roman" w:cstheme="minorHAnsi"/>
          <w:color w:val="000000"/>
          <w:lang w:val="en-US" w:eastAsia="ca-ES"/>
        </w:rPr>
        <w:t xml:space="preserve">Another </w:t>
      </w:r>
      <w:r w:rsidR="002E589B" w:rsidRPr="00DA659E">
        <w:rPr>
          <w:rFonts w:eastAsia="Times New Roman" w:cstheme="minorHAnsi"/>
          <w:color w:val="000000"/>
          <w:lang w:val="en-US" w:eastAsia="ca-ES"/>
        </w:rPr>
        <w:t>study</w:t>
      </w:r>
      <w:r w:rsidR="002719B8" w:rsidRPr="00DA659E">
        <w:rPr>
          <w:rFonts w:eastAsia="Times New Roman" w:cstheme="minorHAnsi"/>
          <w:color w:val="000000"/>
          <w:lang w:val="en-US" w:eastAsia="ca-ES"/>
        </w:rPr>
        <w:t xml:space="preserve"> </w:t>
      </w:r>
      <w:r w:rsidR="00DA659E" w:rsidRPr="00DA659E">
        <w:rPr>
          <w:rFonts w:eastAsia="Times New Roman" w:cstheme="minorHAnsi"/>
          <w:color w:val="000000"/>
          <w:lang w:val="en-US" w:eastAsia="ca-ES"/>
        </w:rPr>
        <w:fldChar w:fldCharType="begin" w:fldLock="1"/>
      </w:r>
      <w:r w:rsidR="00080765">
        <w:rPr>
          <w:rFonts w:eastAsia="Times New Roman" w:cstheme="minorHAnsi"/>
          <w:color w:val="000000"/>
          <w:lang w:val="en-US" w:eastAsia="ca-ES"/>
        </w:rPr>
        <w:instrText>ADDIN CSL_CITATION {"citationItems":[{"id":"ITEM-1","itemData":{"DOI":"10.1016/j.agrformet.2014.09.024.","abstract":"Germination is the first essential stage in crop and food production, as well as for the establishment of trees and regeneration of wild species. Temperature and water potential are the primary environmental factors that control germination in all species, and affect both the rate and final percentage germination. A comprehensive description of intra- and inter-variations between groups of species (perennials and annuals, trees, grasses, crops and wild species) helps understand where these species are currently able to grow on earth and will be in the future. By collecting germination trait data on 243 species from the literature and unpublished data, we provide a wide spectrum of species’ seed germination traits, in the form of a set of parameter values describing germination responses to variations in temperature and water potential. Major differences in germination traits were seen to depend on the climatic conditions where the species grow or originated, with species able to germinate on ice and others unable to germinate below 18 °C. By contrast, within the different plant groups, similar ranges of threshold values were found, linked to the species geo-climatic origin. Crops however germinate faster, their range of threshold temperatures and water potential values is wider, and some crops have higher optimum and maximum temperatures as well as lower water potential threshold values. This is likely the result of human selection for rapid germination and for species able to grow in the wide range of environmental conditions where agriculture was developed. Our analyses revealed correlation between traits: negative correlations appeared between germination speed and temperature thresholds, and between temperature and water potential thresholds. The collected data also form a valuable database, enabling plant establishment to be better taken into account in modeling and simulation studies of vegetation boundaries (wild or cultivated) under changing land-use and climate.","author":[{"dropping-particle":"","family":"Dürr","given":"C","non-dropping-particle":"","parse-names":false,"suffix":""},{"dropping-particle":"","family":"Dickie","given":"John B.","non-dropping-particle":"","parse-names":false,"suffix":""},{"dropping-particle":"","family":"Yang","given":"X.Y.","non-dropping-particle":"","parse-names":false,"suffix":""},{"dropping-particle":"","family":"Pritchard","given":"Hugh W.","non-dropping-particle":"","parse-names":false,"suffix":""}],"container-title":"Agricultural and Forest Meteorology","id":"ITEM-1","issued":{"date-parts":[["2015"]]},"page":"222-232","title":"Ranges of critical temperature and water potential values for the germination of species worlwide: contribution to a seed trait database","type":"article-journal","volume":"200"},"uris":["http://www.mendeley.com/documents/?uuid=da90e3a5-957e-4d57-9a44-42b88cc2e302"]}],"mendeley":{"formattedCitation":"(Dürr et al. 2015)","plainTextFormattedCitation":"(Dürr et al. 2015)","previouslyFormattedCitation":"(Dürr et al. 2015)"},"properties":{"noteIndex":0},"schema":"https://github.com/citation-style-language/schema/raw/master/csl-citation.json"}</w:instrText>
      </w:r>
      <w:r w:rsidR="00DA659E" w:rsidRPr="00DA659E">
        <w:rPr>
          <w:rFonts w:eastAsia="Times New Roman" w:cstheme="minorHAnsi"/>
          <w:color w:val="000000"/>
          <w:lang w:val="en-US" w:eastAsia="ca-ES"/>
        </w:rPr>
        <w:fldChar w:fldCharType="separate"/>
      </w:r>
      <w:r w:rsidR="00DA659E" w:rsidRPr="00DA659E">
        <w:rPr>
          <w:rFonts w:eastAsia="Times New Roman" w:cstheme="minorHAnsi"/>
          <w:noProof/>
          <w:color w:val="000000"/>
          <w:lang w:val="en-US" w:eastAsia="ca-ES"/>
        </w:rPr>
        <w:t>(Dürr et al. 2015)</w:t>
      </w:r>
      <w:r w:rsidR="00DA659E" w:rsidRPr="00DA659E">
        <w:rPr>
          <w:rFonts w:eastAsia="Times New Roman" w:cstheme="minorHAnsi"/>
          <w:color w:val="000000"/>
          <w:lang w:val="en-US" w:eastAsia="ca-ES"/>
        </w:rPr>
        <w:fldChar w:fldCharType="end"/>
      </w:r>
      <w:r w:rsidR="00DA659E">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 xml:space="preserve">found that species inhabiting warmer soils tends to have a higher </w:t>
      </w:r>
      <w:r w:rsidR="003F6267" w:rsidRPr="00AC319B">
        <w:rPr>
          <w:rFonts w:eastAsia="Times New Roman" w:cstheme="minorHAnsi"/>
          <w:color w:val="000000"/>
          <w:lang w:val="en-US" w:eastAsia="ca-ES"/>
        </w:rPr>
        <w:t xml:space="preserve">base temperature </w:t>
      </w:r>
      <w:r w:rsidR="008C3696">
        <w:rPr>
          <w:rFonts w:eastAsia="Times New Roman" w:cstheme="minorHAnsi"/>
          <w:color w:val="000000"/>
          <w:lang w:val="en-US" w:eastAsia="ca-ES"/>
        </w:rPr>
        <w:t xml:space="preserve">for germination, </w:t>
      </w:r>
      <w:r w:rsidR="002719B8" w:rsidRPr="00AC319B">
        <w:rPr>
          <w:rFonts w:eastAsia="Times New Roman" w:cstheme="minorHAnsi"/>
          <w:color w:val="000000"/>
          <w:lang w:val="en-US" w:eastAsia="ca-ES"/>
        </w:rPr>
        <w:t>as they have adapted to need more heat as a cue to initiate germination</w:t>
      </w:r>
      <w:r w:rsidR="008C3696">
        <w:rPr>
          <w:rFonts w:eastAsia="Times New Roman" w:cstheme="minorHAnsi"/>
          <w:color w:val="000000"/>
          <w:lang w:val="en-US" w:eastAsia="ca-ES"/>
        </w:rPr>
        <w:t>. This adaptation could</w:t>
      </w:r>
      <w:r w:rsidR="002719B8" w:rsidRPr="00AC319B">
        <w:rPr>
          <w:rFonts w:eastAsia="Times New Roman" w:cstheme="minorHAnsi"/>
          <w:color w:val="000000"/>
          <w:lang w:val="en-US" w:eastAsia="ca-ES"/>
        </w:rPr>
        <w:t xml:space="preserve"> possibly</w:t>
      </w:r>
      <w:r w:rsidR="008C3696">
        <w:rPr>
          <w:rFonts w:eastAsia="Times New Roman" w:cstheme="minorHAnsi"/>
          <w:color w:val="000000"/>
          <w:lang w:val="en-US" w:eastAsia="ca-ES"/>
        </w:rPr>
        <w:t xml:space="preserve"> be</w:t>
      </w:r>
      <w:r w:rsidR="002719B8" w:rsidRPr="00AC319B">
        <w:rPr>
          <w:rFonts w:eastAsia="Times New Roman" w:cstheme="minorHAnsi"/>
          <w:color w:val="000000"/>
          <w:lang w:val="en-US" w:eastAsia="ca-ES"/>
        </w:rPr>
        <w:t xml:space="preserve"> to prevent germination at dispersal time </w:t>
      </w:r>
      <w:r w:rsidR="00080765">
        <w:rPr>
          <w:rFonts w:eastAsia="Times New Roman" w:cstheme="minorHAnsi"/>
          <w:color w:val="000000"/>
          <w:lang w:val="en-US" w:eastAsia="ca-ES"/>
        </w:rPr>
        <w:fldChar w:fldCharType="begin" w:fldLock="1"/>
      </w:r>
      <w:r w:rsidR="00EA57E5">
        <w:rPr>
          <w:rFonts w:eastAsia="Times New Roman" w:cstheme="minorHAnsi"/>
          <w:color w:val="000000"/>
          <w:lang w:val="en-US"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et al. 2018)","plainTextFormattedCitation":"(Tudela-Isanta, Fernández-Pascual, et al. 2018)","previouslyFormattedCitation":"(Tudela-Isanta, Fernández-Pascual, et al. 2018)"},"properties":{"noteIndex":0},"schema":"https://github.com/citation-style-language/schema/raw/master/csl-citation.json"}</w:instrText>
      </w:r>
      <w:r w:rsidR="00080765">
        <w:rPr>
          <w:rFonts w:eastAsia="Times New Roman" w:cstheme="minorHAnsi"/>
          <w:color w:val="000000"/>
          <w:lang w:val="en-US" w:eastAsia="ca-ES"/>
        </w:rPr>
        <w:fldChar w:fldCharType="separate"/>
      </w:r>
      <w:r w:rsidR="00080765" w:rsidRPr="00080765">
        <w:rPr>
          <w:rFonts w:eastAsia="Times New Roman" w:cstheme="minorHAnsi"/>
          <w:noProof/>
          <w:color w:val="000000"/>
          <w:lang w:val="en-US" w:eastAsia="ca-ES"/>
        </w:rPr>
        <w:t>(Tudela-Isanta, Fernández-Pascual, et al. 2018)</w:t>
      </w:r>
      <w:r w:rsidR="00080765">
        <w:rPr>
          <w:rFonts w:eastAsia="Times New Roman" w:cstheme="minorHAnsi"/>
          <w:color w:val="000000"/>
          <w:lang w:val="en-US" w:eastAsia="ca-ES"/>
        </w:rPr>
        <w:fldChar w:fldCharType="end"/>
      </w:r>
      <w:r w:rsidR="002719B8" w:rsidRPr="00AC319B">
        <w:rPr>
          <w:rFonts w:eastAsia="Times New Roman" w:cstheme="minorHAnsi"/>
          <w:color w:val="000000"/>
          <w:lang w:val="en-US" w:eastAsia="ca-ES"/>
        </w:rPr>
        <w:t>. Nevertheless, there is still many gaps as how water availability directly affects germination</w:t>
      </w:r>
      <w:r w:rsidR="00F63ADE">
        <w:rPr>
          <w:rFonts w:eastAsia="Times New Roman" w:cstheme="minorHAnsi"/>
          <w:color w:val="000000"/>
          <w:lang w:val="en-US" w:eastAsia="ca-ES"/>
        </w:rPr>
        <w:t>, especially in water-limited ecosystems</w:t>
      </w:r>
      <w:r w:rsidR="002719B8" w:rsidRPr="00AC319B">
        <w:rPr>
          <w:rFonts w:eastAsia="Times New Roman" w:cstheme="minorHAnsi"/>
          <w:color w:val="000000"/>
          <w:lang w:val="en-US" w:eastAsia="ca-ES"/>
        </w:rPr>
        <w:t>.</w:t>
      </w:r>
    </w:p>
    <w:p w14:paraId="3A1A59B8" w14:textId="3C334349" w:rsidR="0049567F" w:rsidRDefault="006573FF" w:rsidP="00B011FB">
      <w:pPr>
        <w:shd w:val="clear" w:color="auto" w:fill="FFFFFF"/>
        <w:spacing w:after="0" w:line="360" w:lineRule="auto"/>
        <w:jc w:val="both"/>
        <w:textAlignment w:val="baseline"/>
        <w:rPr>
          <w:rFonts w:eastAsia="Times New Roman" w:cstheme="minorHAnsi"/>
          <w:color w:val="000000"/>
          <w:lang w:val="en-US" w:eastAsia="ca-ES"/>
        </w:rPr>
      </w:pPr>
      <w:r>
        <w:rPr>
          <w:rFonts w:eastAsia="Times New Roman" w:cstheme="minorHAnsi"/>
          <w:color w:val="000000"/>
          <w:lang w:val="en-US" w:eastAsia="ca-ES"/>
        </w:rPr>
        <w:lastRenderedPageBreak/>
        <w:t>Looking at</w:t>
      </w:r>
      <w:r w:rsidR="00A539D3">
        <w:rPr>
          <w:rFonts w:eastAsia="Times New Roman" w:cstheme="minorHAnsi"/>
          <w:color w:val="000000"/>
          <w:lang w:val="en-US" w:eastAsia="ca-ES"/>
        </w:rPr>
        <w:t xml:space="preserve"> the</w:t>
      </w:r>
      <w:r w:rsidR="008C3696">
        <w:rPr>
          <w:rFonts w:eastAsia="Times New Roman" w:cstheme="minorHAnsi"/>
          <w:color w:val="000000"/>
          <w:lang w:val="en-US" w:eastAsia="ca-ES"/>
        </w:rPr>
        <w:t xml:space="preserve"> generally high levels of</w:t>
      </w:r>
      <w:r w:rsidR="00A539D3">
        <w:rPr>
          <w:rFonts w:eastAsia="Times New Roman" w:cstheme="minorHAnsi"/>
          <w:color w:val="000000"/>
          <w:lang w:val="en-US" w:eastAsia="ca-ES"/>
        </w:rPr>
        <w:t xml:space="preserve"> germination reached in our study another important point would be</w:t>
      </w:r>
      <w:r w:rsidR="0049567F" w:rsidRPr="00AC319B">
        <w:rPr>
          <w:rFonts w:eastAsia="Times New Roman" w:cstheme="minorHAnsi"/>
          <w:color w:val="000000"/>
          <w:lang w:val="en-US" w:eastAsia="ca-ES"/>
        </w:rPr>
        <w:t xml:space="preserve"> to focus on seedling establishment and survival</w:t>
      </w:r>
      <w:r w:rsidR="001F263A">
        <w:rPr>
          <w:rFonts w:eastAsia="Times New Roman" w:cstheme="minorHAnsi"/>
          <w:color w:val="000000"/>
          <w:lang w:val="en-US" w:eastAsia="ca-ES"/>
        </w:rPr>
        <w:t xml:space="preserve">. </w:t>
      </w:r>
      <w:r w:rsidR="0049567F" w:rsidRPr="00AC319B">
        <w:rPr>
          <w:rFonts w:eastAsia="Times New Roman" w:cstheme="minorHAnsi"/>
          <w:color w:val="000000"/>
          <w:lang w:val="en-US" w:eastAsia="ca-ES"/>
        </w:rPr>
        <w:t xml:space="preserve"> </w:t>
      </w:r>
      <w:r w:rsidR="001F263A">
        <w:rPr>
          <w:rFonts w:eastAsia="Times New Roman" w:cstheme="minorHAnsi"/>
          <w:color w:val="000000"/>
          <w:lang w:val="en-US" w:eastAsia="ca-ES"/>
        </w:rPr>
        <w:t>E</w:t>
      </w:r>
      <w:r w:rsidR="001F263A" w:rsidRPr="00AC319B">
        <w:rPr>
          <w:rFonts w:eastAsia="Times New Roman" w:cstheme="minorHAnsi"/>
          <w:color w:val="000000"/>
          <w:lang w:val="en-US" w:eastAsia="ca-ES"/>
        </w:rPr>
        <w:t>specially in alpine communities</w:t>
      </w:r>
      <w:r w:rsidR="00EA1147">
        <w:rPr>
          <w:rFonts w:eastAsia="Times New Roman" w:cstheme="minorHAnsi"/>
          <w:color w:val="000000"/>
          <w:lang w:val="en-US" w:eastAsia="ca-ES"/>
        </w:rPr>
        <w:t>,</w:t>
      </w:r>
      <w:r w:rsidR="001F263A" w:rsidRPr="00AC319B">
        <w:rPr>
          <w:rFonts w:eastAsia="Times New Roman" w:cstheme="minorHAnsi"/>
          <w:color w:val="000000"/>
          <w:lang w:val="en-US" w:eastAsia="ca-ES"/>
        </w:rPr>
        <w:t xml:space="preserve"> </w:t>
      </w:r>
      <w:r w:rsidR="001F263A">
        <w:rPr>
          <w:rFonts w:eastAsia="Times New Roman" w:cstheme="minorHAnsi"/>
          <w:color w:val="000000"/>
          <w:lang w:val="en-US" w:eastAsia="ca-ES"/>
        </w:rPr>
        <w:t>seedlings phases have</w:t>
      </w:r>
      <w:r w:rsidR="0049567F" w:rsidRPr="00AC319B">
        <w:rPr>
          <w:rFonts w:eastAsia="Times New Roman" w:cstheme="minorHAnsi"/>
          <w:color w:val="000000"/>
          <w:lang w:val="en-US" w:eastAsia="ca-ES"/>
        </w:rPr>
        <w:t xml:space="preserve"> been identified as </w:t>
      </w:r>
      <w:r w:rsidR="002D30A5">
        <w:rPr>
          <w:rFonts w:eastAsia="Times New Roman" w:cstheme="minorHAnsi"/>
          <w:color w:val="000000"/>
          <w:lang w:val="en-US" w:eastAsia="ca-ES"/>
        </w:rPr>
        <w:t xml:space="preserve">one of </w:t>
      </w:r>
      <w:r w:rsidR="0049567F" w:rsidRPr="00AC319B">
        <w:rPr>
          <w:rFonts w:eastAsia="Times New Roman" w:cstheme="minorHAnsi"/>
          <w:color w:val="000000"/>
          <w:lang w:val="en-US" w:eastAsia="ca-ES"/>
        </w:rPr>
        <w:t>the more vulnerable and limiting stage</w:t>
      </w:r>
      <w:r w:rsidR="001F263A">
        <w:rPr>
          <w:rFonts w:eastAsia="Times New Roman" w:cstheme="minorHAnsi"/>
          <w:color w:val="000000"/>
          <w:lang w:val="en-US" w:eastAsia="ca-ES"/>
        </w:rPr>
        <w:t>s</w:t>
      </w:r>
      <w:r w:rsidR="0049567F" w:rsidRPr="00AC319B">
        <w:rPr>
          <w:rFonts w:eastAsia="Times New Roman" w:cstheme="minorHAnsi"/>
          <w:color w:val="000000"/>
          <w:lang w:val="en-US" w:eastAsia="ca-ES"/>
        </w:rPr>
        <w:t xml:space="preserve"> of plant regeneration</w:t>
      </w:r>
      <w:r w:rsidR="00EA1147">
        <w:rPr>
          <w:rFonts w:eastAsia="Times New Roman" w:cstheme="minorHAnsi"/>
          <w:color w:val="000000"/>
          <w:lang w:val="en-US" w:eastAsia="ca-ES"/>
        </w:rPr>
        <w:t xml:space="preserve"> (</w:t>
      </w:r>
      <w:r w:rsidR="00EA1147" w:rsidRPr="00EA1147">
        <w:rPr>
          <w:rFonts w:eastAsia="Times New Roman" w:cstheme="minorHAnsi"/>
          <w:color w:val="000000"/>
          <w:highlight w:val="yellow"/>
          <w:lang w:val="en-US" w:eastAsia="ca-ES"/>
        </w:rPr>
        <w:t>REF</w:t>
      </w:r>
      <w:r w:rsidR="00EA1147">
        <w:rPr>
          <w:rFonts w:eastAsia="Times New Roman" w:cstheme="minorHAnsi"/>
          <w:color w:val="000000"/>
          <w:lang w:val="en-US" w:eastAsia="ca-ES"/>
        </w:rPr>
        <w:t>)</w:t>
      </w:r>
      <w:r w:rsidR="0049567F" w:rsidRPr="00AC319B">
        <w:rPr>
          <w:rFonts w:eastAsia="Times New Roman" w:cstheme="minorHAnsi"/>
          <w:color w:val="000000"/>
          <w:lang w:val="en-US" w:eastAsia="ca-ES"/>
        </w:rPr>
        <w:t>. Seedling emergence must be perfectly timed to be successful</w:t>
      </w:r>
      <w:r w:rsidR="002D30A5">
        <w:rPr>
          <w:rFonts w:eastAsia="Times New Roman" w:cstheme="minorHAnsi"/>
          <w:color w:val="000000"/>
          <w:lang w:val="en-US" w:eastAsia="ca-ES"/>
        </w:rPr>
        <w:t>. G</w:t>
      </w:r>
      <w:r w:rsidR="003E44B3">
        <w:rPr>
          <w:rFonts w:eastAsia="Times New Roman" w:cstheme="minorHAnsi"/>
          <w:color w:val="000000"/>
          <w:lang w:val="en-US" w:eastAsia="ca-ES"/>
        </w:rPr>
        <w:t>ermination</w:t>
      </w:r>
      <w:r w:rsidR="0049567F" w:rsidRPr="00AC319B">
        <w:rPr>
          <w:rFonts w:eastAsia="Times New Roman" w:cstheme="minorHAnsi"/>
          <w:color w:val="000000"/>
          <w:lang w:val="en-US" w:eastAsia="ca-ES"/>
        </w:rPr>
        <w:t xml:space="preserve"> before winter or in early spring can lead to mortality due to frost events </w:t>
      </w:r>
      <w:r w:rsidR="00EA57E5">
        <w:rPr>
          <w:rFonts w:eastAsia="Times New Roman" w:cstheme="minorHAnsi"/>
          <w:color w:val="000000"/>
          <w:lang w:val="en-US" w:eastAsia="ca-ES"/>
        </w:rPr>
        <w:fldChar w:fldCharType="begin" w:fldLock="1"/>
      </w:r>
      <w:r w:rsidR="00391394">
        <w:rPr>
          <w:rFonts w:eastAsia="Times New Roman" w:cstheme="minorHAnsi"/>
          <w:color w:val="000000"/>
          <w:lang w:val="en-US"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container-title":"Plant Biology","id":"ITEM-2","issue":"1","issued":{"date-parts":[["2017"]]},"page":"32-40","title":"Comparative seed germination traits in alpine and subalpine grasslands: higher elevations are associated with warmer germination temperatures","type":"article-journal","volume":"19"},"uris":["http://www.mendeley.com/documents/?uuid=c53623c4-36d8-49a5-9032-dd67411d611b"]}],"mendeley":{"formattedCitation":"(Rosbakh &amp; Poschlod 2015; Fernández-Pascual et al. 2017)","plainTextFormattedCitation":"(Rosbakh &amp; Poschlod 2015; Fernández-Pascual et al. 2017)","previouslyFormattedCitation":"(Rosbakh &amp; Poschlod 2015; Fernández-Pascual et al. 2017)"},"properties":{"noteIndex":0},"schema":"https://github.com/citation-style-language/schema/raw/master/csl-citation.json"}</w:instrText>
      </w:r>
      <w:r w:rsidR="00EA57E5">
        <w:rPr>
          <w:rFonts w:eastAsia="Times New Roman" w:cstheme="minorHAnsi"/>
          <w:color w:val="000000"/>
          <w:lang w:val="en-US" w:eastAsia="ca-ES"/>
        </w:rPr>
        <w:fldChar w:fldCharType="separate"/>
      </w:r>
      <w:r w:rsidR="00EA57E5" w:rsidRPr="00EA57E5">
        <w:rPr>
          <w:rFonts w:eastAsia="Times New Roman" w:cstheme="minorHAnsi"/>
          <w:noProof/>
          <w:color w:val="000000"/>
          <w:lang w:val="en-US" w:eastAsia="ca-ES"/>
        </w:rPr>
        <w:t>(Rosbakh &amp; Poschlod 2015; Fernández-Pascual et al. 2017)</w:t>
      </w:r>
      <w:r w:rsidR="00EA57E5">
        <w:rPr>
          <w:rFonts w:eastAsia="Times New Roman" w:cstheme="minorHAnsi"/>
          <w:color w:val="000000"/>
          <w:lang w:val="en-US" w:eastAsia="ca-ES"/>
        </w:rPr>
        <w:fldChar w:fldCharType="end"/>
      </w:r>
      <w:r w:rsidR="0049567F" w:rsidRPr="00AC319B">
        <w:rPr>
          <w:rFonts w:eastAsia="Times New Roman" w:cstheme="minorHAnsi"/>
          <w:color w:val="000000"/>
          <w:lang w:val="en-US" w:eastAsia="ca-ES"/>
        </w:rPr>
        <w:t xml:space="preserve">; but </w:t>
      </w:r>
      <w:r w:rsidR="003E44B3">
        <w:rPr>
          <w:rFonts w:eastAsia="Times New Roman" w:cstheme="minorHAnsi"/>
          <w:color w:val="000000"/>
          <w:lang w:val="en-US" w:eastAsia="ca-ES"/>
        </w:rPr>
        <w:t xml:space="preserve">with </w:t>
      </w:r>
      <w:r w:rsidR="0049567F" w:rsidRPr="00AC319B">
        <w:rPr>
          <w:rFonts w:eastAsia="Times New Roman" w:cstheme="minorHAnsi"/>
          <w:color w:val="000000"/>
          <w:lang w:val="en-US" w:eastAsia="ca-ES"/>
        </w:rPr>
        <w:t xml:space="preserve">postponed germination </w:t>
      </w:r>
      <w:r w:rsidR="003E44B3">
        <w:rPr>
          <w:rFonts w:eastAsia="Times New Roman" w:cstheme="minorHAnsi"/>
          <w:color w:val="000000"/>
          <w:lang w:val="en-US" w:eastAsia="ca-ES"/>
        </w:rPr>
        <w:t>the seedlings are at risk to an under</w:t>
      </w:r>
      <w:r w:rsidR="0049567F" w:rsidRPr="00AC319B">
        <w:rPr>
          <w:rFonts w:eastAsia="Times New Roman" w:cstheme="minorHAnsi"/>
          <w:color w:val="000000"/>
          <w:lang w:val="en-US" w:eastAsia="ca-ES"/>
        </w:rPr>
        <w:t>develop</w:t>
      </w:r>
      <w:r w:rsidR="003E44B3">
        <w:rPr>
          <w:rFonts w:eastAsia="Times New Roman" w:cstheme="minorHAnsi"/>
          <w:color w:val="000000"/>
          <w:lang w:val="en-US" w:eastAsia="ca-ES"/>
        </w:rPr>
        <w:t>ed</w:t>
      </w:r>
      <w:r w:rsidR="0049567F" w:rsidRPr="00AC319B">
        <w:rPr>
          <w:rFonts w:eastAsia="Times New Roman" w:cstheme="minorHAnsi"/>
          <w:color w:val="000000"/>
          <w:lang w:val="en-US" w:eastAsia="ca-ES"/>
        </w:rPr>
        <w:t xml:space="preserve"> </w:t>
      </w:r>
      <w:r w:rsidR="004444F8" w:rsidRPr="00AC319B">
        <w:rPr>
          <w:rFonts w:eastAsia="Times New Roman" w:cstheme="minorHAnsi"/>
          <w:color w:val="000000"/>
          <w:lang w:val="en-US" w:eastAsia="ca-ES"/>
        </w:rPr>
        <w:t>root syste</w:t>
      </w:r>
      <w:r w:rsidR="00D664D5">
        <w:rPr>
          <w:rFonts w:eastAsia="Times New Roman" w:cstheme="minorHAnsi"/>
          <w:color w:val="000000"/>
          <w:lang w:val="en-US" w:eastAsia="ca-ES"/>
        </w:rPr>
        <w:t>m</w:t>
      </w:r>
      <w:r w:rsidR="0049567F" w:rsidRPr="00AC319B">
        <w:rPr>
          <w:rFonts w:eastAsia="Times New Roman" w:cstheme="minorHAnsi"/>
          <w:color w:val="000000"/>
          <w:lang w:val="en-US" w:eastAsia="ca-ES"/>
        </w:rPr>
        <w:t xml:space="preserve"> </w:t>
      </w:r>
      <w:r w:rsidR="003455AA">
        <w:rPr>
          <w:rFonts w:eastAsia="Times New Roman" w:cstheme="minorHAnsi"/>
          <w:color w:val="000000"/>
          <w:lang w:val="en-US" w:eastAsia="ca-ES"/>
        </w:rPr>
        <w:t xml:space="preserve">in </w:t>
      </w:r>
      <w:r w:rsidR="0049567F" w:rsidRPr="00AC319B">
        <w:rPr>
          <w:rFonts w:eastAsia="Times New Roman" w:cstheme="minorHAnsi"/>
          <w:color w:val="000000"/>
          <w:lang w:val="en-US" w:eastAsia="ca-ES"/>
        </w:rPr>
        <w:t>summer period, w</w:t>
      </w:r>
      <w:r w:rsidR="003455AA">
        <w:rPr>
          <w:rFonts w:eastAsia="Times New Roman" w:cstheme="minorHAnsi"/>
          <w:color w:val="000000"/>
          <w:lang w:val="en-US" w:eastAsia="ca-ES"/>
        </w:rPr>
        <w:t>hen</w:t>
      </w:r>
      <w:r w:rsidR="0049567F" w:rsidRPr="00AC319B">
        <w:rPr>
          <w:rFonts w:eastAsia="Times New Roman" w:cstheme="minorHAnsi"/>
          <w:color w:val="000000"/>
          <w:lang w:val="en-US" w:eastAsia="ca-ES"/>
        </w:rPr>
        <w:t xml:space="preserve"> drought even</w:t>
      </w:r>
      <w:r w:rsidR="003455AA">
        <w:rPr>
          <w:rFonts w:eastAsia="Times New Roman" w:cstheme="minorHAnsi"/>
          <w:color w:val="000000"/>
          <w:lang w:val="en-US" w:eastAsia="ca-ES"/>
        </w:rPr>
        <w:t>ts</w:t>
      </w:r>
      <w:r w:rsidR="0049567F" w:rsidRPr="00AC319B">
        <w:rPr>
          <w:rFonts w:eastAsia="Times New Roman" w:cstheme="minorHAnsi"/>
          <w:color w:val="000000"/>
          <w:lang w:val="en-US" w:eastAsia="ca-ES"/>
        </w:rPr>
        <w:t xml:space="preserve"> can lead to death due to topsoil desiccation </w:t>
      </w:r>
      <w:r w:rsidR="002C67DA">
        <w:rPr>
          <w:rFonts w:eastAsia="Times New Roman" w:cstheme="minorHAnsi"/>
          <w:color w:val="000000"/>
          <w:lang w:val="en-US" w:eastAsia="ca-ES"/>
        </w:rPr>
        <w:fldChar w:fldCharType="begin" w:fldLock="1"/>
      </w:r>
      <w:r w:rsidR="002C67DA">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2C67DA">
        <w:rPr>
          <w:rFonts w:eastAsia="Times New Roman" w:cstheme="minorHAnsi"/>
          <w:color w:val="000000"/>
          <w:lang w:val="en-US" w:eastAsia="ca-ES"/>
        </w:rPr>
        <w:fldChar w:fldCharType="separate"/>
      </w:r>
      <w:r w:rsidR="002C67DA" w:rsidRPr="002C67DA">
        <w:rPr>
          <w:rFonts w:eastAsia="Times New Roman" w:cstheme="minorHAnsi"/>
          <w:noProof/>
          <w:color w:val="000000"/>
          <w:lang w:val="en-US" w:eastAsia="ca-ES"/>
        </w:rPr>
        <w:t>(Billings &amp; Mooney 1968)</w:t>
      </w:r>
      <w:r w:rsidR="002C67DA">
        <w:rPr>
          <w:rFonts w:eastAsia="Times New Roman" w:cstheme="minorHAnsi"/>
          <w:color w:val="000000"/>
          <w:lang w:val="en-US" w:eastAsia="ca-ES"/>
        </w:rPr>
        <w:fldChar w:fldCharType="end"/>
      </w:r>
      <w:r w:rsidR="0049567F" w:rsidRPr="00AC319B">
        <w:rPr>
          <w:rFonts w:eastAsia="Times New Roman" w:cstheme="minorHAnsi"/>
          <w:color w:val="000000"/>
          <w:lang w:val="en-US" w:eastAsia="ca-ES"/>
        </w:rPr>
        <w:t xml:space="preserve">. </w:t>
      </w:r>
    </w:p>
    <w:p w14:paraId="58EFE35F" w14:textId="77777777" w:rsidR="00757052" w:rsidRDefault="00757052" w:rsidP="00B011FB">
      <w:pPr>
        <w:shd w:val="clear" w:color="auto" w:fill="FFFFFF"/>
        <w:spacing w:after="0" w:line="360" w:lineRule="auto"/>
        <w:jc w:val="both"/>
        <w:textAlignment w:val="baseline"/>
        <w:rPr>
          <w:rFonts w:eastAsia="Times New Roman" w:cstheme="minorHAnsi"/>
          <w:color w:val="000000"/>
          <w:lang w:val="en-US" w:eastAsia="ca-ES"/>
        </w:rPr>
      </w:pPr>
    </w:p>
    <w:p w14:paraId="54D7236F" w14:textId="2BB042DA" w:rsidR="00B011FB" w:rsidRPr="00757052" w:rsidRDefault="00B011FB" w:rsidP="00757052">
      <w:pPr>
        <w:pStyle w:val="Heading2"/>
        <w:spacing w:after="160"/>
        <w:rPr>
          <w:rFonts w:eastAsia="Times New Roman"/>
          <w:bdr w:val="none" w:sz="0" w:space="0" w:color="auto" w:frame="1"/>
          <w:lang w:eastAsia="ca-ES"/>
        </w:rPr>
      </w:pPr>
      <w:r w:rsidRPr="00757052">
        <w:rPr>
          <w:rFonts w:eastAsia="Times New Roman"/>
          <w:bdr w:val="none" w:sz="0" w:space="0" w:color="auto" w:frame="1"/>
          <w:lang w:eastAsia="ca-ES"/>
        </w:rPr>
        <w:t>4.</w:t>
      </w:r>
      <w:r w:rsidR="00B76018" w:rsidRPr="00757052">
        <w:rPr>
          <w:rFonts w:eastAsia="Times New Roman"/>
          <w:bdr w:val="none" w:sz="0" w:space="0" w:color="auto" w:frame="1"/>
          <w:lang w:eastAsia="ca-ES"/>
        </w:rPr>
        <w:t>5</w:t>
      </w:r>
      <w:r w:rsidRPr="00757052">
        <w:rPr>
          <w:rFonts w:eastAsia="Times New Roman"/>
          <w:bdr w:val="none" w:sz="0" w:space="0" w:color="auto" w:frame="1"/>
          <w:lang w:eastAsia="ca-ES"/>
        </w:rPr>
        <w:t xml:space="preserve"> </w:t>
      </w:r>
      <w:ins w:id="86" w:author="FRANCISCO DE BORJA JIMENEZ-ALFARO GONZALEZ" w:date="2024-01-08T13:19:00Z">
        <w:r w:rsidR="00907235">
          <w:rPr>
            <w:rFonts w:eastAsia="Times New Roman"/>
            <w:bdr w:val="none" w:sz="0" w:space="0" w:color="auto" w:frame="1"/>
            <w:lang w:eastAsia="ca-ES"/>
          </w:rPr>
          <w:t>C</w:t>
        </w:r>
      </w:ins>
      <w:del w:id="87" w:author="FRANCISCO DE BORJA JIMENEZ-ALFARO GONZALEZ" w:date="2024-01-08T13:19:00Z">
        <w:r w:rsidRPr="00757052" w:rsidDel="00907235">
          <w:rPr>
            <w:rFonts w:eastAsia="Times New Roman"/>
            <w:bdr w:val="none" w:sz="0" w:space="0" w:color="auto" w:frame="1"/>
            <w:lang w:eastAsia="ca-ES"/>
          </w:rPr>
          <w:delText>Final c</w:delText>
        </w:r>
      </w:del>
      <w:r w:rsidRPr="00757052">
        <w:rPr>
          <w:rFonts w:eastAsia="Times New Roman"/>
          <w:bdr w:val="none" w:sz="0" w:space="0" w:color="auto" w:frame="1"/>
          <w:lang w:eastAsia="ca-ES"/>
        </w:rPr>
        <w:t>onclusions</w:t>
      </w:r>
    </w:p>
    <w:p w14:paraId="1FB32D76" w14:textId="2A79701F" w:rsidR="005A032D" w:rsidRPr="00AC319B" w:rsidRDefault="0047435E" w:rsidP="00D0026B">
      <w:pPr>
        <w:spacing w:line="360" w:lineRule="auto"/>
        <w:jc w:val="both"/>
        <w:rPr>
          <w:rFonts w:cstheme="minorHAnsi"/>
          <w:lang w:val="en-US"/>
        </w:rPr>
      </w:pPr>
      <w:r>
        <w:rPr>
          <w:lang w:val="en-US" w:eastAsia="ca-ES"/>
        </w:rPr>
        <w:t>In f</w:t>
      </w:r>
      <w:r w:rsidR="009516CD" w:rsidRPr="00AC319B">
        <w:rPr>
          <w:lang w:val="en-US" w:eastAsia="ca-ES"/>
        </w:rPr>
        <w:t>uture</w:t>
      </w:r>
      <w:r w:rsidR="001B3188" w:rsidRPr="00AC319B">
        <w:rPr>
          <w:lang w:val="en-US" w:eastAsia="ca-ES"/>
        </w:rPr>
        <w:t xml:space="preserve"> climate </w:t>
      </w:r>
      <w:r w:rsidR="009516CD" w:rsidRPr="00AC319B">
        <w:rPr>
          <w:lang w:val="en-US" w:eastAsia="ca-ES"/>
        </w:rPr>
        <w:t xml:space="preserve">scenarios, with warming </w:t>
      </w:r>
      <w:r w:rsidR="001B3188" w:rsidRPr="00AC319B">
        <w:rPr>
          <w:lang w:val="en-US" w:eastAsia="ca-ES"/>
        </w:rPr>
        <w:t>happening faster above the tree line (Kullman 2004 and Körner 2023)</w:t>
      </w:r>
      <w:r w:rsidR="009516CD" w:rsidRPr="00AC319B">
        <w:rPr>
          <w:lang w:val="en-US" w:eastAsia="ca-ES"/>
        </w:rPr>
        <w:t>,</w:t>
      </w:r>
      <w:r w:rsidR="001B3188" w:rsidRPr="00AC319B">
        <w:rPr>
          <w:lang w:val="en-US" w:eastAsia="ca-ES"/>
        </w:rPr>
        <w:t xml:space="preserve"> </w:t>
      </w:r>
      <w:r>
        <w:rPr>
          <w:lang w:val="en-US" w:eastAsia="ca-ES"/>
        </w:rPr>
        <w:t xml:space="preserve">our results </w:t>
      </w:r>
      <w:r w:rsidR="00CE4C94">
        <w:rPr>
          <w:lang w:val="en-US" w:eastAsia="ca-ES"/>
        </w:rPr>
        <w:t xml:space="preserve">suggest that germination phenology </w:t>
      </w:r>
      <w:r w:rsidR="00CE4C94" w:rsidRPr="006505C9">
        <w:rPr>
          <w:lang w:val="en-US" w:eastAsia="ca-ES"/>
        </w:rPr>
        <w:t>could potentially advance</w:t>
      </w:r>
      <w:r w:rsidR="00CE4C94">
        <w:rPr>
          <w:lang w:val="en-US" w:eastAsia="ca-ES"/>
        </w:rPr>
        <w:t xml:space="preserve"> </w:t>
      </w:r>
      <w:r w:rsidR="00CE4C94" w:rsidRPr="006505C9">
        <w:rPr>
          <w:lang w:val="en-US" w:eastAsia="ca-ES"/>
        </w:rPr>
        <w:t>to earlier in the season if individual species thermal requirements are met, confirming results found by</w:t>
      </w:r>
      <w:r w:rsidR="00CE4C94">
        <w:rPr>
          <w:lang w:val="en-US" w:eastAsia="ca-ES"/>
        </w:rPr>
        <w:t xml:space="preserve"> </w:t>
      </w:r>
      <w:r w:rsidR="00CE4C94">
        <w:rPr>
          <w:lang w:val="en-US" w:eastAsia="ca-ES"/>
        </w:rPr>
        <w:fldChar w:fldCharType="begin" w:fldLock="1"/>
      </w:r>
      <w:r w:rsidR="00510C27">
        <w:rPr>
          <w:lang w:val="en-US" w:eastAsia="ca-ES"/>
        </w:rPr>
        <w:instrText>ADDIN CSL_CITATION {"citationItems":[{"id":"ITEM-1","itemData":{"DOI":"10.1093/aob/mcw125","ISSN":"10958290","PMID":"27390354","abstract":"Background and Aims Climate warming has major impacts on seed germination of several alpine species, hence on their regeneration capacity. Most studies have investigated the effects of warming after seed dispersal, and little is known about the effects a warmer parental environment may have on germination and dormancy of the seed progeny. Nevertheless, temperatures during seed development and maturation could alter the state of dormancy, affecting the timing of emergence and seedling survival. Here, the interplay between pre-And post-dispersal temperatures driving seed dormancy release and germination requirements of alpine plants were investigated. Methods Three plant species inhabiting alpine snowbeds were exposed to an artificial warming treatment (i.e. 1.5 K) and to natural conditions in the field. Seeds produced were exposed to six different periods of cold stratification (0, 2, 4, 8, 12 and 20 weeks at 0 °C), followed by four incubation temperatures (5, 10, 15 and 20C) for germination testing. Key Results A warmer parental environment produced either no or a significant increase in germination, depending on the duration of cold stratification, incubation temperatures and their interaction. In contrast, the speed of germination was less sensitive to changes in the parental environment. Moreover, the effects of warming appeared to be linked to the level of (physiological) seed dormancy, with deeper dormant species showing major changes in response to incubation temperatures and less dormant species in response to cold stratification periods. Conclusions Plants developed under warmer climates will produce seeds with changed germination responses to temperature and/or cold stratification, but the extent of these changes across species could be driven by seed dormancy traits. Transgenerational plastic adjustments of seed germination and dormancy shown here may result from increased seed viability, reduced primary and secondary dormancy state, or both, and may play a crucial role in future plant adaptation to climate change.","author":[{"dropping-particle":"","family":"Bernareggi","given":"Giulietta","non-dropping-particle":"","parse-names":false,"suffix":""},{"dropping-particle":"","family":"Carbognani","given":"Michele","non-dropping-particle":"","parse-names":false,"suffix":""},{"dropping-particle":"","family":"Mondoni","given":"Andrea","non-dropping-particle":"","parse-names":false,"suffix":""},{"dropping-particle":"","family":"Petraglia","given":"Alessandro","non-dropping-particle":"","parse-names":false,"suffix":""}],"container-title":"Annals of Botany","id":"ITEM-1","issue":"3","issued":{"date-parts":[["2016"]]},"page":"529-539","title":"Seed dormancy and germination changes of snowbed species under climate warming: The role of pre-And post-dispersal temperatures","type":"article-journal","volume":"118"},"uris":["http://www.mendeley.com/documents/?uuid=cff6856a-a2b9-4ff7-936f-d4baa0270c55"]},{"id":"ITEM-2","itemData":{"DOI":"10.1093/aob/mcv101","ISSN":"10958290","PMID":"26133689","abstract":"•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Botany","id":"ITEM-2","issue":"6","issued":{"date-parts":[["2015"]]},"page":"907-916","title":"Climate warming could increase recruitment success in glacier foreland plants","type":"article-journal","volume":"116"},"uris":["http://www.mendeley.com/documents/?uuid=f73d4c07-f3c7-46f5-b815-2c02a2cb7f49"]}],"mendeley":{"formattedCitation":"(Mondoni et al. 2015; Bernareggi et al. 2016)","plainTextFormattedCitation":"(Mondoni et al. 2015; Bernareggi et al. 2016)","previouslyFormattedCitation":"(Bernareggi et al. 2016)"},"properties":{"noteIndex":0},"schema":"https://github.com/citation-style-language/schema/raw/master/csl-citation.json"}</w:instrText>
      </w:r>
      <w:r w:rsidR="00CE4C94">
        <w:rPr>
          <w:lang w:val="en-US" w:eastAsia="ca-ES"/>
        </w:rPr>
        <w:fldChar w:fldCharType="separate"/>
      </w:r>
      <w:r w:rsidR="00510C27" w:rsidRPr="00510C27">
        <w:rPr>
          <w:noProof/>
          <w:lang w:val="en-US" w:eastAsia="ca-ES"/>
        </w:rPr>
        <w:t>(Mondoni et al. 2015; Bernareggi et al. 2016)</w:t>
      </w:r>
      <w:r w:rsidR="00CE4C94">
        <w:rPr>
          <w:lang w:val="en-US" w:eastAsia="ca-ES"/>
        </w:rPr>
        <w:fldChar w:fldCharType="end"/>
      </w:r>
      <w:r w:rsidR="00CE4C94">
        <w:rPr>
          <w:lang w:val="en-US" w:eastAsia="ca-ES"/>
        </w:rPr>
        <w:t xml:space="preserve">. Nevertheless, </w:t>
      </w:r>
      <w:r w:rsidR="00B41597">
        <w:rPr>
          <w:lang w:val="en-US" w:eastAsia="ca-ES"/>
        </w:rPr>
        <w:t xml:space="preserve">a greater threat might come from </w:t>
      </w:r>
      <w:r w:rsidR="0073251E">
        <w:rPr>
          <w:lang w:val="en-US" w:eastAsia="ca-ES"/>
        </w:rPr>
        <w:t xml:space="preserve">the </w:t>
      </w:r>
      <w:r w:rsidR="00B41597">
        <w:rPr>
          <w:lang w:val="en-US" w:eastAsia="ca-ES"/>
        </w:rPr>
        <w:t xml:space="preserve">expanding </w:t>
      </w:r>
      <w:r w:rsidR="003736C9">
        <w:rPr>
          <w:lang w:val="en-US" w:eastAsia="ca-ES"/>
        </w:rPr>
        <w:t>m</w:t>
      </w:r>
      <w:r w:rsidR="003736C9" w:rsidRPr="00AC319B">
        <w:rPr>
          <w:lang w:val="en-US" w:eastAsia="ca-ES"/>
        </w:rPr>
        <w:t>icro-edge climatic conditions</w:t>
      </w:r>
      <w:r w:rsidR="00B41597">
        <w:rPr>
          <w:lang w:val="en-US" w:eastAsia="ca-ES"/>
        </w:rPr>
        <w:t xml:space="preserve">, consequently </w:t>
      </w:r>
      <w:r w:rsidR="003736C9" w:rsidRPr="00AC319B">
        <w:rPr>
          <w:lang w:val="en-US" w:eastAsia="ca-ES"/>
        </w:rPr>
        <w:t>reduc</w:t>
      </w:r>
      <w:r w:rsidR="00B41597">
        <w:rPr>
          <w:lang w:val="en-US" w:eastAsia="ca-ES"/>
        </w:rPr>
        <w:t>ing</w:t>
      </w:r>
      <w:r w:rsidR="003736C9" w:rsidRPr="00AC319B">
        <w:rPr>
          <w:lang w:val="en-US" w:eastAsia="ca-ES"/>
        </w:rPr>
        <w:t xml:space="preserve"> the</w:t>
      </w:r>
      <w:r w:rsidR="003736C9">
        <w:rPr>
          <w:lang w:val="en-US" w:eastAsia="ca-ES"/>
        </w:rPr>
        <w:t xml:space="preserve"> suitable area of the</w:t>
      </w:r>
      <w:r w:rsidR="003736C9" w:rsidRPr="00AC319B">
        <w:rPr>
          <w:lang w:val="en-US" w:eastAsia="ca-ES"/>
        </w:rPr>
        <w:t xml:space="preserve"> </w:t>
      </w:r>
      <w:r w:rsidR="00105244">
        <w:rPr>
          <w:lang w:val="en-US" w:eastAsia="ca-ES"/>
        </w:rPr>
        <w:t>specialized communities</w:t>
      </w:r>
      <w:r w:rsidR="00105244" w:rsidRPr="00AC319B">
        <w:rPr>
          <w:lang w:val="en-US" w:eastAsia="ca-ES"/>
        </w:rPr>
        <w:t xml:space="preserve"> </w:t>
      </w:r>
      <w:r w:rsidR="00F82FD4">
        <w:rPr>
          <w:lang w:val="en-US" w:eastAsia="ca-ES"/>
        </w:rPr>
        <w:t>adapted</w:t>
      </w:r>
      <w:r w:rsidR="00105244" w:rsidRPr="00AC319B">
        <w:rPr>
          <w:lang w:val="en-US" w:eastAsia="ca-ES"/>
        </w:rPr>
        <w:t xml:space="preserve"> to micro-valleys</w:t>
      </w:r>
      <w:r w:rsidR="002C7A60">
        <w:rPr>
          <w:lang w:val="en-US" w:eastAsia="ca-ES"/>
        </w:rPr>
        <w:t>, specially from temperate alpine areas</w:t>
      </w:r>
      <w:r w:rsidR="00B326DD">
        <w:rPr>
          <w:lang w:val="en-US" w:eastAsia="ca-ES"/>
        </w:rPr>
        <w:t>.</w:t>
      </w:r>
      <w:r w:rsidR="00105244">
        <w:rPr>
          <w:lang w:val="en-US" w:eastAsia="ca-ES"/>
        </w:rPr>
        <w:t xml:space="preserve"> </w:t>
      </w:r>
      <w:r w:rsidR="0069787A">
        <w:rPr>
          <w:lang w:val="en-US" w:eastAsia="ca-ES"/>
        </w:rPr>
        <w:t>The</w:t>
      </w:r>
      <w:r w:rsidR="007F2D36" w:rsidRPr="00AC319B">
        <w:rPr>
          <w:lang w:val="en-US" w:eastAsia="ca-ES"/>
        </w:rPr>
        <w:t xml:space="preserve"> </w:t>
      </w:r>
      <w:r w:rsidR="00105244">
        <w:rPr>
          <w:lang w:val="en-US" w:eastAsia="ca-ES"/>
        </w:rPr>
        <w:t>seemingly</w:t>
      </w:r>
      <w:r w:rsidR="004C1E30">
        <w:rPr>
          <w:lang w:val="en-US" w:eastAsia="ca-ES"/>
        </w:rPr>
        <w:t xml:space="preserve"> </w:t>
      </w:r>
      <w:r w:rsidR="007F2D36" w:rsidRPr="00AC319B">
        <w:rPr>
          <w:lang w:val="en-US" w:eastAsia="ca-ES"/>
        </w:rPr>
        <w:t>stricter germination requirements</w:t>
      </w:r>
      <w:r w:rsidR="009E28F0">
        <w:rPr>
          <w:lang w:val="en-US" w:eastAsia="ca-ES"/>
        </w:rPr>
        <w:t xml:space="preserve"> in temperate communities</w:t>
      </w:r>
      <w:r w:rsidR="0073251E">
        <w:rPr>
          <w:lang w:val="en-US" w:eastAsia="ca-ES"/>
        </w:rPr>
        <w:t xml:space="preserve"> </w:t>
      </w:r>
      <w:r w:rsidR="00697AAD">
        <w:rPr>
          <w:lang w:val="en-US" w:eastAsia="ca-ES"/>
        </w:rPr>
        <w:t>will no longer be met</w:t>
      </w:r>
      <w:r w:rsidR="00E85378">
        <w:rPr>
          <w:lang w:val="en-US" w:eastAsia="ca-ES"/>
        </w:rPr>
        <w:t xml:space="preserve"> and g</w:t>
      </w:r>
      <w:r w:rsidR="004C1E30" w:rsidRPr="006505C9">
        <w:rPr>
          <w:lang w:val="en-US" w:eastAsia="ca-ES"/>
        </w:rPr>
        <w:t>ermination phenology alteration</w:t>
      </w:r>
      <w:r w:rsidR="004C1E30">
        <w:rPr>
          <w:lang w:val="en-US" w:eastAsia="ca-ES"/>
        </w:rPr>
        <w:t>s</w:t>
      </w:r>
      <w:r w:rsidR="004C1E30" w:rsidRPr="006505C9">
        <w:rPr>
          <w:lang w:val="en-US" w:eastAsia="ca-ES"/>
        </w:rPr>
        <w:t xml:space="preserve"> could have major implications </w:t>
      </w:r>
      <w:r w:rsidR="004C1E30">
        <w:rPr>
          <w:lang w:val="en-US" w:eastAsia="ca-ES"/>
        </w:rPr>
        <w:fldChar w:fldCharType="begin" w:fldLock="1"/>
      </w:r>
      <w:r w:rsidR="004C1E30">
        <w:rPr>
          <w:lang w:val="en-US"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et al. 2012)","plainTextFormattedCitation":"(Mondoni et al. 2012)","previouslyFormattedCitation":"(Mondoni et al. 2012)"},"properties":{"noteIndex":0},"schema":"https://github.com/citation-style-language/schema/raw/master/csl-citation.json"}</w:instrText>
      </w:r>
      <w:r w:rsidR="004C1E30">
        <w:rPr>
          <w:lang w:val="en-US" w:eastAsia="ca-ES"/>
        </w:rPr>
        <w:fldChar w:fldCharType="separate"/>
      </w:r>
      <w:r w:rsidR="004C1E30" w:rsidRPr="00E04E1D">
        <w:rPr>
          <w:noProof/>
          <w:lang w:val="en-US" w:eastAsia="ca-ES"/>
        </w:rPr>
        <w:t>(Mondoni et al. 2012)</w:t>
      </w:r>
      <w:r w:rsidR="004C1E30">
        <w:rPr>
          <w:lang w:val="en-US" w:eastAsia="ca-ES"/>
        </w:rPr>
        <w:fldChar w:fldCharType="end"/>
      </w:r>
      <w:r w:rsidR="00B41597">
        <w:rPr>
          <w:lang w:val="en-US" w:eastAsia="ca-ES"/>
        </w:rPr>
        <w:t>. L</w:t>
      </w:r>
      <w:r w:rsidR="004C1E30">
        <w:rPr>
          <w:lang w:val="en-US" w:eastAsia="ca-ES"/>
        </w:rPr>
        <w:t>ike reducing</w:t>
      </w:r>
      <w:r w:rsidR="00697AAD">
        <w:rPr>
          <w:lang w:val="en-US" w:eastAsia="ca-ES"/>
        </w:rPr>
        <w:t xml:space="preserve"> the amount of </w:t>
      </w:r>
      <w:r w:rsidR="002C7A60">
        <w:rPr>
          <w:lang w:val="en-US" w:eastAsia="ca-ES"/>
        </w:rPr>
        <w:t xml:space="preserve">successful </w:t>
      </w:r>
      <w:r w:rsidR="00697AAD">
        <w:rPr>
          <w:lang w:val="en-US" w:eastAsia="ca-ES"/>
        </w:rPr>
        <w:t xml:space="preserve">germination and leaving seedlings vulnerable to frozen damage without snow protection </w:t>
      </w:r>
      <w:r w:rsidR="0000185B">
        <w:rPr>
          <w:lang w:val="en-US" w:eastAsia="ca-ES"/>
        </w:rPr>
        <w:fldChar w:fldCharType="begin" w:fldLock="1"/>
      </w:r>
      <w:r w:rsidR="0000185B">
        <w:rPr>
          <w:lang w:val="en-US" w:eastAsia="ca-ES"/>
        </w:rPr>
        <w:instrText>ADDIN CSL_CITATION {"citationItems":[{"id":"ITEM-1","itemData":{"abstract":"We assessed the freezing resistance of leaves ex situ of 25 Australian alpine plant species. We compared the freezing resistance of forb, graminoid and shrub species from three alpine summits of different altitudes; from a low altitude site just above treeline, to a fully alpine tundra site. Foliar freezing resistance (LT50) in spring varied from −5.9°C to −18.7°C and standardized LT50 values within species were significantly related to site altitude. Additionally, when comparing all the species in the study, freezing resistance was significantly related to site; the LT50 of samples from a low-altitude summit (1696 m) were significantly lower than those of samples from mid- (1805 m) and high-altitude (1860 m) summits. The LT50 of juvenile foliage did not differ significantly from that of adult foliage. Shrubs were highly resistant to freezing. At the highest summit, we examined the course of seasonal freezing resistance from early summer to early autumn across three alpine plant communities that differed in the time of natural snowmelt; from sheltered (snowpatch) to exposed (open heath). No differences in freezing resistance over the growing season were detected for exposed or sheltered communities and there were no consistent trends indicating frost hardening over the growing season. Overall, the common Australian alpine species we investigated appear well adapted to freezing conditions throughout the snow-free growing season. We have no evidence to suggest that freezing temperatures soon after snowmelt in spring are especially damaging to the alpine plants at these summits.","author":[{"dropping-particle":"","family":"Venn","given":"Susanna","non-dropping-particle":"","parse-names":false,"suffix":""},{"dropping-particle":"","family":"Morgan","given":"John W","non-dropping-particle":"","parse-names":false,"suffix":""},{"dropping-particle":"","family":"Lord","given":"Janice M","non-dropping-particle":"","parse-names":false,"suffix":""}],"container-title":"Austral Ecology","id":"ITEM-1","issue":"2","issued":{"date-parts":[["2013"]]},"page":"152-161","title":"Foliar freezing resistance of Australian alpine plants over the growing season","type":"article-journal","volume":"38"},"uris":["http://www.mendeley.com/documents/?uuid=ccc83926-1a99-44c2-8d61-7565ba56756a"]}],"mendeley":{"formattedCitation":"(Venn et al. 2013)","plainTextFormattedCitation":"(Venn et al. 2013)","previouslyFormattedCitation":"(Venn et al. 2013)"},"properties":{"noteIndex":0},"schema":"https://github.com/citation-style-language/schema/raw/master/csl-citation.json"}</w:instrText>
      </w:r>
      <w:r w:rsidR="0000185B">
        <w:rPr>
          <w:lang w:val="en-US" w:eastAsia="ca-ES"/>
        </w:rPr>
        <w:fldChar w:fldCharType="separate"/>
      </w:r>
      <w:r w:rsidR="0000185B" w:rsidRPr="00624AFD">
        <w:rPr>
          <w:noProof/>
          <w:lang w:val="en-US" w:eastAsia="ca-ES"/>
        </w:rPr>
        <w:t>(Venn et al. 2013)</w:t>
      </w:r>
      <w:r w:rsidR="0000185B">
        <w:rPr>
          <w:lang w:val="en-US" w:eastAsia="ca-ES"/>
        </w:rPr>
        <w:fldChar w:fldCharType="end"/>
      </w:r>
      <w:r w:rsidR="001B3188" w:rsidRPr="00AC319B">
        <w:rPr>
          <w:lang w:val="en-US" w:eastAsia="ca-ES"/>
        </w:rPr>
        <w:t xml:space="preserve">. </w:t>
      </w:r>
      <w:r w:rsidR="0049567F">
        <w:rPr>
          <w:lang w:val="en-US" w:eastAsia="ca-ES"/>
        </w:rPr>
        <w:t>Nevertheless</w:t>
      </w:r>
      <w:r w:rsidR="004444F8">
        <w:rPr>
          <w:lang w:val="en-US" w:eastAsia="ca-ES"/>
        </w:rPr>
        <w:t xml:space="preserve">, </w:t>
      </w:r>
      <w:r w:rsidR="0049567F">
        <w:rPr>
          <w:lang w:val="en-US" w:eastAsia="ca-ES"/>
        </w:rPr>
        <w:t xml:space="preserve">more research is needed to study </w:t>
      </w:r>
      <w:r w:rsidR="00D0026B">
        <w:rPr>
          <w:lang w:val="en-US" w:eastAsia="ca-ES"/>
        </w:rPr>
        <w:t>species specific adaptations to micro</w:t>
      </w:r>
      <w:r w:rsidR="00B74822">
        <w:rPr>
          <w:lang w:val="en-US" w:eastAsia="ca-ES"/>
        </w:rPr>
        <w:t>climatic conditions</w:t>
      </w:r>
      <w:r w:rsidR="009E28F0">
        <w:rPr>
          <w:lang w:val="en-US" w:eastAsia="ca-ES"/>
        </w:rPr>
        <w:t xml:space="preserve">, as well as their responses to </w:t>
      </w:r>
      <w:r w:rsidR="00B74822">
        <w:rPr>
          <w:lang w:val="en-US" w:eastAsia="ca-ES"/>
        </w:rPr>
        <w:t>limited water availability.</w:t>
      </w:r>
    </w:p>
    <w:p w14:paraId="193487EF" w14:textId="77777777" w:rsidR="00757052" w:rsidRDefault="00757052">
      <w:pPr>
        <w:rPr>
          <w:rFonts w:cstheme="minorHAnsi"/>
          <w:lang w:val="en-US"/>
        </w:rPr>
      </w:pPr>
      <w:r>
        <w:rPr>
          <w:rFonts w:cstheme="minorHAnsi"/>
          <w:lang w:val="en-US"/>
        </w:rPr>
        <w:br w:type="page"/>
      </w:r>
    </w:p>
    <w:p w14:paraId="51107B55" w14:textId="556184E7" w:rsidR="00683324" w:rsidRPr="00AC319B" w:rsidRDefault="00196669" w:rsidP="0014564F">
      <w:pPr>
        <w:spacing w:line="360" w:lineRule="auto"/>
        <w:jc w:val="both"/>
        <w:rPr>
          <w:rFonts w:cstheme="minorHAnsi"/>
          <w:lang w:val="en-US"/>
        </w:rPr>
      </w:pPr>
      <w:r w:rsidRPr="00AC319B">
        <w:rPr>
          <w:rFonts w:cstheme="minorHAnsi"/>
          <w:lang w:val="en-US"/>
        </w:rPr>
        <w:lastRenderedPageBreak/>
        <w:t>Literature</w:t>
      </w:r>
    </w:p>
    <w:p w14:paraId="119C6191" w14:textId="03322CC2" w:rsidR="00510C27" w:rsidRPr="00510C27" w:rsidRDefault="00152AE0" w:rsidP="00510C27">
      <w:pPr>
        <w:widowControl w:val="0"/>
        <w:autoSpaceDE w:val="0"/>
        <w:autoSpaceDN w:val="0"/>
        <w:adjustRightInd w:val="0"/>
        <w:spacing w:line="360" w:lineRule="auto"/>
        <w:ind w:left="480" w:hanging="480"/>
        <w:rPr>
          <w:rFonts w:ascii="Calibri" w:hAnsi="Calibri" w:cs="Calibri"/>
          <w:noProof/>
          <w:sz w:val="20"/>
          <w:szCs w:val="24"/>
        </w:rPr>
      </w:pPr>
      <w:r w:rsidRPr="00AC319B">
        <w:rPr>
          <w:sz w:val="20"/>
          <w:szCs w:val="20"/>
          <w:lang w:val="en-US"/>
        </w:rPr>
        <w:fldChar w:fldCharType="begin" w:fldLock="1"/>
      </w:r>
      <w:r w:rsidRPr="00AC319B">
        <w:rPr>
          <w:sz w:val="20"/>
          <w:szCs w:val="20"/>
          <w:lang w:val="en-US"/>
        </w:rPr>
        <w:instrText xml:space="preserve">ADDIN Mendeley Bibliography CSL_BIBLIOGRAPHY </w:instrText>
      </w:r>
      <w:r w:rsidRPr="00AC319B">
        <w:rPr>
          <w:sz w:val="20"/>
          <w:szCs w:val="20"/>
          <w:lang w:val="en-US"/>
        </w:rPr>
        <w:fldChar w:fldCharType="separate"/>
      </w:r>
      <w:r w:rsidR="00510C27" w:rsidRPr="00510C27">
        <w:rPr>
          <w:rFonts w:ascii="Calibri" w:hAnsi="Calibri" w:cs="Calibri"/>
          <w:noProof/>
          <w:sz w:val="20"/>
          <w:szCs w:val="24"/>
        </w:rPr>
        <w:t xml:space="preserve">Baskin, C.C., &amp; Baskin, J.M. 2014. </w:t>
      </w:r>
      <w:r w:rsidR="00510C27" w:rsidRPr="00510C27">
        <w:rPr>
          <w:rFonts w:ascii="Calibri" w:hAnsi="Calibri" w:cs="Calibri"/>
          <w:i/>
          <w:iCs/>
          <w:noProof/>
          <w:sz w:val="20"/>
          <w:szCs w:val="24"/>
        </w:rPr>
        <w:t>Seeds. Ecology, Biogeography and Evolution of Dormancy and Germination</w:t>
      </w:r>
      <w:r w:rsidR="00510C27" w:rsidRPr="00510C27">
        <w:rPr>
          <w:rFonts w:ascii="Calibri" w:hAnsi="Calibri" w:cs="Calibri"/>
          <w:noProof/>
          <w:sz w:val="20"/>
          <w:szCs w:val="24"/>
        </w:rPr>
        <w:t>. Academic Press, San Diego, CA, USA.</w:t>
      </w:r>
    </w:p>
    <w:p w14:paraId="3757AEAD"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Bernareggi, G., Carbognani, M., Mondoni, A., &amp; Petraglia, A. 2016. Seed dormancy and germination changes of snowbed species under climate warming: The role of pre-And post-dispersal temperatures.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118: 529–539.</w:t>
      </w:r>
    </w:p>
    <w:p w14:paraId="39D4E2C3"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Billings, W.D., &amp; Mooney, H.A. 1968. The ecology of arctic and alpine plants. </w:t>
      </w:r>
      <w:r w:rsidRPr="00510C27">
        <w:rPr>
          <w:rFonts w:ascii="Calibri" w:hAnsi="Calibri" w:cs="Calibri"/>
          <w:i/>
          <w:iCs/>
          <w:noProof/>
          <w:sz w:val="20"/>
          <w:szCs w:val="24"/>
        </w:rPr>
        <w:t>Biological Reviews</w:t>
      </w:r>
      <w:r w:rsidRPr="00510C27">
        <w:rPr>
          <w:rFonts w:ascii="Calibri" w:hAnsi="Calibri" w:cs="Calibri"/>
          <w:noProof/>
          <w:sz w:val="20"/>
          <w:szCs w:val="24"/>
        </w:rPr>
        <w:t xml:space="preserve"> 43: 481–529.</w:t>
      </w:r>
    </w:p>
    <w:p w14:paraId="370C2A5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Cavieres, L.A., &amp; Arroyo, M.T.K. 2000. Seed germination response to cold stratification period and thermal regime in Phacelia secunda (Hydrophyllaceae): Altitudinal variation in the mediterranean Andes of central Chile. </w:t>
      </w:r>
      <w:r w:rsidRPr="00510C27">
        <w:rPr>
          <w:rFonts w:ascii="Calibri" w:hAnsi="Calibri" w:cs="Calibri"/>
          <w:i/>
          <w:iCs/>
          <w:noProof/>
          <w:sz w:val="20"/>
          <w:szCs w:val="24"/>
        </w:rPr>
        <w:t>Plant Ecology</w:t>
      </w:r>
      <w:r w:rsidRPr="00510C27">
        <w:rPr>
          <w:rFonts w:ascii="Calibri" w:hAnsi="Calibri" w:cs="Calibri"/>
          <w:noProof/>
          <w:sz w:val="20"/>
          <w:szCs w:val="24"/>
        </w:rPr>
        <w:t xml:space="preserve"> 149: 1–8.</w:t>
      </w:r>
    </w:p>
    <w:p w14:paraId="68C1C4E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Donohue, K. 2005. Seeds and seasons: interpreting germination timing in the field. </w:t>
      </w:r>
      <w:r w:rsidRPr="00510C27">
        <w:rPr>
          <w:rFonts w:ascii="Calibri" w:hAnsi="Calibri" w:cs="Calibri"/>
          <w:i/>
          <w:iCs/>
          <w:noProof/>
          <w:sz w:val="20"/>
          <w:szCs w:val="24"/>
        </w:rPr>
        <w:t>Seed Science Research</w:t>
      </w:r>
      <w:r w:rsidRPr="00510C27">
        <w:rPr>
          <w:rFonts w:ascii="Calibri" w:hAnsi="Calibri" w:cs="Calibri"/>
          <w:noProof/>
          <w:sz w:val="20"/>
          <w:szCs w:val="24"/>
        </w:rPr>
        <w:t xml:space="preserve"> 15: 175–187.</w:t>
      </w:r>
    </w:p>
    <w:p w14:paraId="6CAB44E1"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Dürr, C., Dickie, J.B., Yang, X.Y., &amp; Pritchard, H.W. 2015. Ranges of critical temperature and water potential values for the germination of species worlwide: contribution to a seed trait database. </w:t>
      </w:r>
      <w:r w:rsidRPr="00510C27">
        <w:rPr>
          <w:rFonts w:ascii="Calibri" w:hAnsi="Calibri" w:cs="Calibri"/>
          <w:i/>
          <w:iCs/>
          <w:noProof/>
          <w:sz w:val="20"/>
          <w:szCs w:val="24"/>
        </w:rPr>
        <w:t>Agricultural and Forest Meteorology</w:t>
      </w:r>
      <w:r w:rsidRPr="00510C27">
        <w:rPr>
          <w:rFonts w:ascii="Calibri" w:hAnsi="Calibri" w:cs="Calibri"/>
          <w:noProof/>
          <w:sz w:val="20"/>
          <w:szCs w:val="24"/>
        </w:rPr>
        <w:t xml:space="preserve"> 200: 222–232.</w:t>
      </w:r>
    </w:p>
    <w:p w14:paraId="017E54B8"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ENSCONET. 2009. </w:t>
      </w:r>
      <w:r w:rsidRPr="00510C27">
        <w:rPr>
          <w:rFonts w:ascii="Calibri" w:hAnsi="Calibri" w:cs="Calibri"/>
          <w:i/>
          <w:iCs/>
          <w:noProof/>
          <w:sz w:val="20"/>
          <w:szCs w:val="24"/>
        </w:rPr>
        <w:t>ENSCONET Seed Collecting Manual for Wild Species</w:t>
      </w:r>
      <w:r w:rsidRPr="00510C27">
        <w:rPr>
          <w:rFonts w:ascii="Calibri" w:hAnsi="Calibri" w:cs="Calibri"/>
          <w:noProof/>
          <w:sz w:val="20"/>
          <w:szCs w:val="24"/>
        </w:rPr>
        <w:t>.</w:t>
      </w:r>
    </w:p>
    <w:p w14:paraId="6684B663" w14:textId="77777777" w:rsidR="00510C27" w:rsidRPr="008E0FBC" w:rsidRDefault="00510C27" w:rsidP="00510C27">
      <w:pPr>
        <w:widowControl w:val="0"/>
        <w:autoSpaceDE w:val="0"/>
        <w:autoSpaceDN w:val="0"/>
        <w:adjustRightInd w:val="0"/>
        <w:spacing w:line="360" w:lineRule="auto"/>
        <w:ind w:left="480" w:hanging="480"/>
        <w:rPr>
          <w:rFonts w:ascii="Calibri" w:hAnsi="Calibri" w:cs="Calibri"/>
          <w:noProof/>
          <w:sz w:val="20"/>
          <w:szCs w:val="24"/>
          <w:lang w:val="es-ES"/>
        </w:rPr>
      </w:pPr>
      <w:r w:rsidRPr="00510C27">
        <w:rPr>
          <w:rFonts w:ascii="Calibri" w:hAnsi="Calibri" w:cs="Calibri"/>
          <w:noProof/>
          <w:sz w:val="20"/>
          <w:szCs w:val="24"/>
        </w:rPr>
        <w:t xml:space="preserve">Fernández-Pascual, E., Carta, A., Mondoni, A., Cavieres, L.A., Rosbakh, S., Venn, S., Satyanti, A., Guja, L., Briceño, V.F., Vandelook, F., Mattana, E., Saatkamp, A., Bu, H., Sommerville, K., Poschlod, P., Liu, K., Nicotra, A., &amp; Jiménez-Alfaro, B. 2021. The seed germination spectrum of alpine plants: a global meta-analysis. </w:t>
      </w:r>
      <w:r w:rsidRPr="008E0FBC">
        <w:rPr>
          <w:rFonts w:ascii="Calibri" w:hAnsi="Calibri" w:cs="Calibri"/>
          <w:i/>
          <w:iCs/>
          <w:noProof/>
          <w:sz w:val="20"/>
          <w:szCs w:val="24"/>
          <w:lang w:val="es-ES"/>
        </w:rPr>
        <w:t>New Phytologist</w:t>
      </w:r>
      <w:r w:rsidRPr="008E0FBC">
        <w:rPr>
          <w:rFonts w:ascii="Calibri" w:hAnsi="Calibri" w:cs="Calibri"/>
          <w:noProof/>
          <w:sz w:val="20"/>
          <w:szCs w:val="24"/>
          <w:lang w:val="es-ES"/>
        </w:rPr>
        <w:t xml:space="preserve"> 229: 3573–3586.</w:t>
      </w:r>
    </w:p>
    <w:p w14:paraId="0C55DFDE" w14:textId="77777777" w:rsidR="00510C27" w:rsidRPr="008E0FBC" w:rsidRDefault="00510C27" w:rsidP="00510C27">
      <w:pPr>
        <w:widowControl w:val="0"/>
        <w:autoSpaceDE w:val="0"/>
        <w:autoSpaceDN w:val="0"/>
        <w:adjustRightInd w:val="0"/>
        <w:spacing w:line="360" w:lineRule="auto"/>
        <w:ind w:left="480" w:hanging="480"/>
        <w:rPr>
          <w:rFonts w:ascii="Calibri" w:hAnsi="Calibri" w:cs="Calibri"/>
          <w:noProof/>
          <w:sz w:val="20"/>
          <w:szCs w:val="24"/>
          <w:lang w:val="es-ES"/>
        </w:rPr>
      </w:pPr>
      <w:r w:rsidRPr="008E0FBC">
        <w:rPr>
          <w:rFonts w:ascii="Calibri" w:hAnsi="Calibri" w:cs="Calibri"/>
          <w:noProof/>
          <w:sz w:val="20"/>
          <w:szCs w:val="24"/>
          <w:lang w:val="es-ES"/>
        </w:rPr>
        <w:t xml:space="preserve">Fernández-Pascual, E., Jiménez-Alfaro, B., &amp; Bueno, A. 2017. </w:t>
      </w:r>
      <w:r w:rsidRPr="00510C27">
        <w:rPr>
          <w:rFonts w:ascii="Calibri" w:hAnsi="Calibri" w:cs="Calibri"/>
          <w:noProof/>
          <w:sz w:val="20"/>
          <w:szCs w:val="24"/>
        </w:rPr>
        <w:t xml:space="preserve">Comparative seed germination traits in alpine and subalpine grasslands: higher elevations are associated with warmer germination temperatures. </w:t>
      </w:r>
      <w:r w:rsidRPr="008E0FBC">
        <w:rPr>
          <w:rFonts w:ascii="Calibri" w:hAnsi="Calibri" w:cs="Calibri"/>
          <w:i/>
          <w:iCs/>
          <w:noProof/>
          <w:sz w:val="20"/>
          <w:szCs w:val="24"/>
          <w:lang w:val="es-ES"/>
        </w:rPr>
        <w:t>Plant Biology</w:t>
      </w:r>
      <w:r w:rsidRPr="008E0FBC">
        <w:rPr>
          <w:rFonts w:ascii="Calibri" w:hAnsi="Calibri" w:cs="Calibri"/>
          <w:noProof/>
          <w:sz w:val="20"/>
          <w:szCs w:val="24"/>
          <w:lang w:val="es-ES"/>
        </w:rPr>
        <w:t xml:space="preserve"> 19: 32–40.</w:t>
      </w:r>
    </w:p>
    <w:p w14:paraId="5579F5CE"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8E0FBC">
        <w:rPr>
          <w:rFonts w:ascii="Calibri" w:hAnsi="Calibri" w:cs="Calibri"/>
          <w:noProof/>
          <w:sz w:val="20"/>
          <w:szCs w:val="24"/>
          <w:lang w:val="es-ES"/>
        </w:rPr>
        <w:t xml:space="preserve">García-Gutiérrez, T., Jiménez-Alfaro, B., Fernández-Pascual, E., &amp; Müller, J. V. 2018. </w:t>
      </w:r>
      <w:r w:rsidRPr="00510C27">
        <w:rPr>
          <w:rFonts w:ascii="Calibri" w:hAnsi="Calibri" w:cs="Calibri"/>
          <w:noProof/>
          <w:sz w:val="20"/>
          <w:szCs w:val="24"/>
        </w:rPr>
        <w:t xml:space="preserve">Functional diversity and ecological requirements of alpine vegetation types in a biogeographical transition zone. </w:t>
      </w:r>
      <w:r w:rsidRPr="00510C27">
        <w:rPr>
          <w:rFonts w:ascii="Calibri" w:hAnsi="Calibri" w:cs="Calibri"/>
          <w:i/>
          <w:iCs/>
          <w:noProof/>
          <w:sz w:val="20"/>
          <w:szCs w:val="24"/>
        </w:rPr>
        <w:t>Phytocoenologia</w:t>
      </w:r>
      <w:r w:rsidRPr="00510C27">
        <w:rPr>
          <w:rFonts w:ascii="Calibri" w:hAnsi="Calibri" w:cs="Calibri"/>
          <w:noProof/>
          <w:sz w:val="20"/>
          <w:szCs w:val="24"/>
        </w:rPr>
        <w:t xml:space="preserve"> 48: 77–89.</w:t>
      </w:r>
    </w:p>
    <w:p w14:paraId="42D7B57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Giménez-Benavides, L., Escudero, A., &amp; Pérez-García, F. 2005. Seed germination of high mountain Mediterranean species: Altitudinal, interpopulation and interannual variability. </w:t>
      </w:r>
      <w:r w:rsidRPr="00510C27">
        <w:rPr>
          <w:rFonts w:ascii="Calibri" w:hAnsi="Calibri" w:cs="Calibri"/>
          <w:i/>
          <w:iCs/>
          <w:noProof/>
          <w:sz w:val="20"/>
          <w:szCs w:val="24"/>
        </w:rPr>
        <w:t>Ecological Research</w:t>
      </w:r>
      <w:r w:rsidRPr="00510C27">
        <w:rPr>
          <w:rFonts w:ascii="Calibri" w:hAnsi="Calibri" w:cs="Calibri"/>
          <w:noProof/>
          <w:sz w:val="20"/>
          <w:szCs w:val="24"/>
        </w:rPr>
        <w:t xml:space="preserve"> 20: 433–444.</w:t>
      </w:r>
    </w:p>
    <w:p w14:paraId="6859FAC2"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Graham, E., Rundel, P., Kaiser, W., Lam, Y., Stealey, M., &amp; Yuen, E. 2012. Fine-scale patterns of soil and plant surface temperatures in an alpine fellfield habitat, white mountains, California. </w:t>
      </w:r>
      <w:r w:rsidRPr="00510C27">
        <w:rPr>
          <w:rFonts w:ascii="Calibri" w:hAnsi="Calibri" w:cs="Calibri"/>
          <w:i/>
          <w:iCs/>
          <w:noProof/>
          <w:sz w:val="20"/>
          <w:szCs w:val="24"/>
        </w:rPr>
        <w:t>Arctic, Antarctic, and Alpine Research</w:t>
      </w:r>
      <w:r w:rsidRPr="00510C27">
        <w:rPr>
          <w:rFonts w:ascii="Calibri" w:hAnsi="Calibri" w:cs="Calibri"/>
          <w:noProof/>
          <w:sz w:val="20"/>
          <w:szCs w:val="24"/>
        </w:rPr>
        <w:t xml:space="preserve"> 44: 288–295.</w:t>
      </w:r>
    </w:p>
    <w:p w14:paraId="5EF5E4D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lastRenderedPageBreak/>
        <w:t xml:space="preserve">Grubb, P.J. 1977. the Maintenance of Species-Richness in Plant Communities: the Importance of the Regeneration Niche. </w:t>
      </w:r>
      <w:r w:rsidRPr="00510C27">
        <w:rPr>
          <w:rFonts w:ascii="Calibri" w:hAnsi="Calibri" w:cs="Calibri"/>
          <w:i/>
          <w:iCs/>
          <w:noProof/>
          <w:sz w:val="20"/>
          <w:szCs w:val="24"/>
        </w:rPr>
        <w:t>Biological Reviews</w:t>
      </w:r>
      <w:r w:rsidRPr="00510C27">
        <w:rPr>
          <w:rFonts w:ascii="Calibri" w:hAnsi="Calibri" w:cs="Calibri"/>
          <w:noProof/>
          <w:sz w:val="20"/>
          <w:szCs w:val="24"/>
        </w:rPr>
        <w:t xml:space="preserve"> 52: 107–145.</w:t>
      </w:r>
    </w:p>
    <w:p w14:paraId="1A5878A0"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Hadfield, J.D. 2010. MCMCglmm: MCMC Methods for Multi-Response GLMMs in R. </w:t>
      </w:r>
      <w:r w:rsidRPr="00510C27">
        <w:rPr>
          <w:rFonts w:ascii="Calibri" w:hAnsi="Calibri" w:cs="Calibri"/>
          <w:i/>
          <w:iCs/>
          <w:noProof/>
          <w:sz w:val="20"/>
          <w:szCs w:val="24"/>
        </w:rPr>
        <w:t>Journal of Statistical Software</w:t>
      </w:r>
      <w:r w:rsidRPr="00510C27">
        <w:rPr>
          <w:rFonts w:ascii="Calibri" w:hAnsi="Calibri" w:cs="Calibri"/>
          <w:noProof/>
          <w:sz w:val="20"/>
          <w:szCs w:val="24"/>
        </w:rPr>
        <w:t xml:space="preserve"> 33: 1–22.</w:t>
      </w:r>
    </w:p>
    <w:p w14:paraId="4F186346" w14:textId="77777777" w:rsidR="00510C27" w:rsidRPr="008E0FBC" w:rsidRDefault="00510C27" w:rsidP="00510C27">
      <w:pPr>
        <w:widowControl w:val="0"/>
        <w:autoSpaceDE w:val="0"/>
        <w:autoSpaceDN w:val="0"/>
        <w:adjustRightInd w:val="0"/>
        <w:spacing w:line="360" w:lineRule="auto"/>
        <w:ind w:left="480" w:hanging="480"/>
        <w:rPr>
          <w:rFonts w:ascii="Calibri" w:hAnsi="Calibri" w:cs="Calibri"/>
          <w:noProof/>
          <w:sz w:val="20"/>
          <w:szCs w:val="24"/>
          <w:lang w:val="es-ES"/>
        </w:rPr>
      </w:pPr>
      <w:r w:rsidRPr="00510C27">
        <w:rPr>
          <w:rFonts w:ascii="Calibri" w:hAnsi="Calibri" w:cs="Calibri"/>
          <w:noProof/>
          <w:sz w:val="20"/>
          <w:szCs w:val="24"/>
        </w:rPr>
        <w:t xml:space="preserve">Hoyle, G.L., Steadman, K.J., Good, R.B., McIntosh, E.J., Galea, L.M.E., &amp; Nicotra, A.B. 2015. Seed germination strategies: An evolutionary trajectory independent of vegetative functional traits. </w:t>
      </w:r>
      <w:r w:rsidRPr="008E0FBC">
        <w:rPr>
          <w:rFonts w:ascii="Calibri" w:hAnsi="Calibri" w:cs="Calibri"/>
          <w:i/>
          <w:iCs/>
          <w:noProof/>
          <w:sz w:val="20"/>
          <w:szCs w:val="24"/>
          <w:lang w:val="es-ES"/>
        </w:rPr>
        <w:t>Frontiers in Plant Science</w:t>
      </w:r>
      <w:r w:rsidRPr="008E0FBC">
        <w:rPr>
          <w:rFonts w:ascii="Calibri" w:hAnsi="Calibri" w:cs="Calibri"/>
          <w:noProof/>
          <w:sz w:val="20"/>
          <w:szCs w:val="24"/>
          <w:lang w:val="es-ES"/>
        </w:rPr>
        <w:t xml:space="preserve"> 6: 1–13.</w:t>
      </w:r>
    </w:p>
    <w:p w14:paraId="75A5436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8E0FBC">
        <w:rPr>
          <w:rFonts w:ascii="Calibri" w:hAnsi="Calibri" w:cs="Calibri"/>
          <w:noProof/>
          <w:sz w:val="20"/>
          <w:szCs w:val="24"/>
          <w:lang w:val="es-ES"/>
        </w:rPr>
        <w:t xml:space="preserve">Jiménez-Alfaro, B., Carlón, L., Fernández-Pascual, E., Acedo, C., Alfaro-Saiz, E., Redondo, R.A., Cires, E., del Egido Mazuelas, F., del Río, S., Díaz-González, T.E., García-González, M.E., Lence, C., Llamas, F., Nava, H., Penas, Á., Rodríguez Guitián, M.A., &amp; Vázquez, V.M. 2021. </w:t>
      </w:r>
      <w:r w:rsidRPr="00510C27">
        <w:rPr>
          <w:rFonts w:ascii="Calibri" w:hAnsi="Calibri" w:cs="Calibri"/>
          <w:noProof/>
          <w:sz w:val="20"/>
          <w:szCs w:val="24"/>
        </w:rPr>
        <w:t xml:space="preserve">Checklist of the vascular plants of the Cantabrian Mountains. </w:t>
      </w:r>
      <w:r w:rsidRPr="00510C27">
        <w:rPr>
          <w:rFonts w:ascii="Calibri" w:hAnsi="Calibri" w:cs="Calibri"/>
          <w:i/>
          <w:iCs/>
          <w:noProof/>
          <w:sz w:val="20"/>
          <w:szCs w:val="24"/>
        </w:rPr>
        <w:t>Mediterranean Botany</w:t>
      </w:r>
      <w:r w:rsidRPr="00510C27">
        <w:rPr>
          <w:rFonts w:ascii="Calibri" w:hAnsi="Calibri" w:cs="Calibri"/>
          <w:noProof/>
          <w:sz w:val="20"/>
          <w:szCs w:val="24"/>
        </w:rPr>
        <w:t xml:space="preserve"> 42: 1–60.</w:t>
      </w:r>
    </w:p>
    <w:p w14:paraId="6017B17D"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8E0FBC">
        <w:rPr>
          <w:rFonts w:ascii="Calibri" w:hAnsi="Calibri" w:cs="Calibri"/>
          <w:noProof/>
          <w:sz w:val="20"/>
          <w:szCs w:val="24"/>
          <w:lang w:val="es-ES"/>
        </w:rPr>
        <w:t xml:space="preserve">Jiménez-Alfaro, B., Marcenó, C., Bueno, Á., Gavilán, R., &amp; Obeso, J.R. 2014. </w:t>
      </w:r>
      <w:r w:rsidRPr="00510C27">
        <w:rPr>
          <w:rFonts w:ascii="Calibri" w:hAnsi="Calibri" w:cs="Calibri"/>
          <w:noProof/>
          <w:sz w:val="20"/>
          <w:szCs w:val="24"/>
        </w:rPr>
        <w:t xml:space="preserve">Biogeographic deconstruction of alpine plant communities along altitudinal and topographic gradients. </w:t>
      </w:r>
      <w:r w:rsidRPr="00510C27">
        <w:rPr>
          <w:rFonts w:ascii="Calibri" w:hAnsi="Calibri" w:cs="Calibri"/>
          <w:i/>
          <w:iCs/>
          <w:noProof/>
          <w:sz w:val="20"/>
          <w:szCs w:val="24"/>
        </w:rPr>
        <w:t>Journal of Vegetation Science</w:t>
      </w:r>
      <w:r w:rsidRPr="00510C27">
        <w:rPr>
          <w:rFonts w:ascii="Calibri" w:hAnsi="Calibri" w:cs="Calibri"/>
          <w:noProof/>
          <w:sz w:val="20"/>
          <w:szCs w:val="24"/>
        </w:rPr>
        <w:t xml:space="preserve"> 25: 160–171.</w:t>
      </w:r>
    </w:p>
    <w:p w14:paraId="0800F7F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Jiménez-Alfaro, B., Silveira, F.A.O., Fidelis, A., Poschlod, P., &amp; Commander, L.E. 2016. Seed germination traits can contribute better to plant community ecology. </w:t>
      </w:r>
      <w:r w:rsidRPr="00510C27">
        <w:rPr>
          <w:rFonts w:ascii="Calibri" w:hAnsi="Calibri" w:cs="Calibri"/>
          <w:i/>
          <w:iCs/>
          <w:noProof/>
          <w:sz w:val="20"/>
          <w:szCs w:val="24"/>
        </w:rPr>
        <w:t>Journal of Vegetation Science</w:t>
      </w:r>
      <w:r w:rsidRPr="00510C27">
        <w:rPr>
          <w:rFonts w:ascii="Calibri" w:hAnsi="Calibri" w:cs="Calibri"/>
          <w:noProof/>
          <w:sz w:val="20"/>
          <w:szCs w:val="24"/>
        </w:rPr>
        <w:t xml:space="preserve"> 27: 637–645.</w:t>
      </w:r>
    </w:p>
    <w:p w14:paraId="28361D6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Jin, Y., &amp; Qian, H. 2019. V.PhyloMaker: an R package that can generate very large phylogenies for vascular plants. </w:t>
      </w:r>
      <w:r w:rsidRPr="00510C27">
        <w:rPr>
          <w:rFonts w:ascii="Calibri" w:hAnsi="Calibri" w:cs="Calibri"/>
          <w:i/>
          <w:iCs/>
          <w:noProof/>
          <w:sz w:val="20"/>
          <w:szCs w:val="24"/>
        </w:rPr>
        <w:t>Ecography</w:t>
      </w:r>
      <w:r w:rsidRPr="00510C27">
        <w:rPr>
          <w:rFonts w:ascii="Calibri" w:hAnsi="Calibri" w:cs="Calibri"/>
          <w:noProof/>
          <w:sz w:val="20"/>
          <w:szCs w:val="24"/>
        </w:rPr>
        <w:t xml:space="preserve"> 42: 1353–1359.</w:t>
      </w:r>
    </w:p>
    <w:p w14:paraId="3F13656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Körner, C. 2021. </w:t>
      </w:r>
      <w:r w:rsidRPr="00510C27">
        <w:rPr>
          <w:rFonts w:ascii="Calibri" w:hAnsi="Calibri" w:cs="Calibri"/>
          <w:i/>
          <w:iCs/>
          <w:noProof/>
          <w:sz w:val="20"/>
          <w:szCs w:val="24"/>
        </w:rPr>
        <w:t>Alpine Plant Life</w:t>
      </w:r>
      <w:r w:rsidRPr="00510C27">
        <w:rPr>
          <w:rFonts w:ascii="Calibri" w:hAnsi="Calibri" w:cs="Calibri"/>
          <w:noProof/>
          <w:sz w:val="20"/>
          <w:szCs w:val="24"/>
        </w:rPr>
        <w:t xml:space="preserve"> (Springer Nature Switzerland AG 2021, Ed.). Springer Cham.</w:t>
      </w:r>
    </w:p>
    <w:p w14:paraId="662681A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 Pagel. 1999. Inferring the historical patterns of biological evolution. </w:t>
      </w:r>
      <w:r w:rsidRPr="00510C27">
        <w:rPr>
          <w:rFonts w:ascii="Calibri" w:hAnsi="Calibri" w:cs="Calibri"/>
          <w:i/>
          <w:iCs/>
          <w:noProof/>
          <w:sz w:val="20"/>
          <w:szCs w:val="24"/>
        </w:rPr>
        <w:t>Nature</w:t>
      </w:r>
      <w:r w:rsidRPr="00510C27">
        <w:rPr>
          <w:rFonts w:ascii="Calibri" w:hAnsi="Calibri" w:cs="Calibri"/>
          <w:noProof/>
          <w:sz w:val="20"/>
          <w:szCs w:val="24"/>
        </w:rPr>
        <w:t xml:space="preserve"> 401: 877–884.</w:t>
      </w:r>
    </w:p>
    <w:p w14:paraId="6E48BDF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Daws, M.I., Belotti, J., &amp; Rossi, G. 2009. Germination requirements of the alpine endemic Silene elisabethae Jan: Effects of cold stratification, light and GA3. </w:t>
      </w:r>
      <w:r w:rsidRPr="00510C27">
        <w:rPr>
          <w:rFonts w:ascii="Calibri" w:hAnsi="Calibri" w:cs="Calibri"/>
          <w:i/>
          <w:iCs/>
          <w:noProof/>
          <w:sz w:val="20"/>
          <w:szCs w:val="24"/>
        </w:rPr>
        <w:t>Seed Science and Technology</w:t>
      </w:r>
      <w:r w:rsidRPr="00510C27">
        <w:rPr>
          <w:rFonts w:ascii="Calibri" w:hAnsi="Calibri" w:cs="Calibri"/>
          <w:noProof/>
          <w:sz w:val="20"/>
          <w:szCs w:val="24"/>
        </w:rPr>
        <w:t xml:space="preserve"> 37: 79–87.</w:t>
      </w:r>
    </w:p>
    <w:p w14:paraId="77AC351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Pedrini, S., Bernareggi, G., Rossi, G., Abeli, T., Probert, R.J., Ghitti, M., Bonomi, C., &amp; Orsenigo, S. 2015. Climate warming could increase recruitment success in glacier foreland plants.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116: 907–916.</w:t>
      </w:r>
    </w:p>
    <w:p w14:paraId="247ECD4A"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Rossi, G., Orsenigo, S., &amp; Probert, R.J. 2012. Climate warming could shift the timing of seed germination in alpine plants.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110: 155–164.</w:t>
      </w:r>
    </w:p>
    <w:p w14:paraId="2F96606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Poschlod, P., Abedi, M., Bartelheimer, M., Drobnik, J., Rosbakh, S., &amp; Saatkamp, A. 2013. </w:t>
      </w:r>
      <w:r w:rsidRPr="00510C27">
        <w:rPr>
          <w:rFonts w:ascii="Calibri" w:hAnsi="Calibri" w:cs="Calibri"/>
          <w:i/>
          <w:iCs/>
          <w:noProof/>
          <w:sz w:val="20"/>
          <w:szCs w:val="24"/>
        </w:rPr>
        <w:t>Seed Ecology and Assembly Rules in Plant Communities</w:t>
      </w:r>
      <w:r w:rsidRPr="00510C27">
        <w:rPr>
          <w:rFonts w:ascii="Calibri" w:hAnsi="Calibri" w:cs="Calibri"/>
          <w:noProof/>
          <w:sz w:val="20"/>
          <w:szCs w:val="24"/>
        </w:rPr>
        <w:t>.</w:t>
      </w:r>
    </w:p>
    <w:p w14:paraId="36FE3FE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Rosbakh, S., Fernández-Pascual, E., Mondoni, A., &amp; Onipchenko, V. 2022. Alpine plant communities </w:t>
      </w:r>
      <w:r w:rsidRPr="00510C27">
        <w:rPr>
          <w:rFonts w:ascii="Calibri" w:hAnsi="Calibri" w:cs="Calibri"/>
          <w:noProof/>
          <w:sz w:val="20"/>
          <w:szCs w:val="24"/>
        </w:rPr>
        <w:lastRenderedPageBreak/>
        <w:t xml:space="preserve">differ in their seed germination requirements along a snowmelt gradient in the Caucasus. </w:t>
      </w:r>
      <w:r w:rsidRPr="00510C27">
        <w:rPr>
          <w:rFonts w:ascii="Calibri" w:hAnsi="Calibri" w:cs="Calibri"/>
          <w:i/>
          <w:iCs/>
          <w:noProof/>
          <w:sz w:val="20"/>
          <w:szCs w:val="24"/>
        </w:rPr>
        <w:t>Alpine Botany</w:t>
      </w:r>
      <w:r w:rsidRPr="00510C27">
        <w:rPr>
          <w:rFonts w:ascii="Calibri" w:hAnsi="Calibri" w:cs="Calibri"/>
          <w:noProof/>
          <w:sz w:val="20"/>
          <w:szCs w:val="24"/>
        </w:rPr>
        <w:t xml:space="preserve"> 132: 223–232.</w:t>
      </w:r>
    </w:p>
    <w:p w14:paraId="52E6D9A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Rosbakh, S., &amp; Poschlod, P. 2015. Initial temperature of seed germination as related to species occurrence along a temperature gradient. </w:t>
      </w:r>
      <w:r w:rsidRPr="00510C27">
        <w:rPr>
          <w:rFonts w:ascii="Calibri" w:hAnsi="Calibri" w:cs="Calibri"/>
          <w:i/>
          <w:iCs/>
          <w:noProof/>
          <w:sz w:val="20"/>
          <w:szCs w:val="24"/>
        </w:rPr>
        <w:t>Functional Ecology</w:t>
      </w:r>
      <w:r w:rsidRPr="00510C27">
        <w:rPr>
          <w:rFonts w:ascii="Calibri" w:hAnsi="Calibri" w:cs="Calibri"/>
          <w:noProof/>
          <w:sz w:val="20"/>
          <w:szCs w:val="24"/>
        </w:rPr>
        <w:t xml:space="preserve"> 29: 5–14.</w:t>
      </w:r>
    </w:p>
    <w:p w14:paraId="7D39FB11"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Scherrer, D., &amp; Körner, C. 2011. Topographically controlled thermal-habitat differentiation buffers alpine plant diversity against climate warming. </w:t>
      </w:r>
      <w:r w:rsidRPr="00510C27">
        <w:rPr>
          <w:rFonts w:ascii="Calibri" w:hAnsi="Calibri" w:cs="Calibri"/>
          <w:i/>
          <w:iCs/>
          <w:noProof/>
          <w:sz w:val="20"/>
          <w:szCs w:val="24"/>
        </w:rPr>
        <w:t>Journal of Biogeography</w:t>
      </w:r>
      <w:r w:rsidRPr="00510C27">
        <w:rPr>
          <w:rFonts w:ascii="Calibri" w:hAnsi="Calibri" w:cs="Calibri"/>
          <w:noProof/>
          <w:sz w:val="20"/>
          <w:szCs w:val="24"/>
        </w:rPr>
        <w:t xml:space="preserve"> 38: 406–416.</w:t>
      </w:r>
    </w:p>
    <w:p w14:paraId="3461BBF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Schöb, C., Kammer, P.M., Choler, P., &amp; Veit, H. 2009. Small-scale plant species distribution in snowbeds and its sensitivity to climate change. </w:t>
      </w:r>
      <w:r w:rsidRPr="00510C27">
        <w:rPr>
          <w:rFonts w:ascii="Calibri" w:hAnsi="Calibri" w:cs="Calibri"/>
          <w:i/>
          <w:iCs/>
          <w:noProof/>
          <w:sz w:val="20"/>
          <w:szCs w:val="24"/>
        </w:rPr>
        <w:t>Plant Ecology</w:t>
      </w:r>
      <w:r w:rsidRPr="00510C27">
        <w:rPr>
          <w:rFonts w:ascii="Calibri" w:hAnsi="Calibri" w:cs="Calibri"/>
          <w:noProof/>
          <w:sz w:val="20"/>
          <w:szCs w:val="24"/>
        </w:rPr>
        <w:t xml:space="preserve"> 200: 91–104.</w:t>
      </w:r>
    </w:p>
    <w:p w14:paraId="247548F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Marcante, S., &amp; Erschbamer, B. 2010. Alpine species seed longevity in the soil in relation to seed size and shape - A 5-year burial experiment in the Central Alps. </w:t>
      </w:r>
      <w:r w:rsidRPr="00510C27">
        <w:rPr>
          <w:rFonts w:ascii="Calibri" w:hAnsi="Calibri" w:cs="Calibri"/>
          <w:i/>
          <w:iCs/>
          <w:noProof/>
          <w:sz w:val="20"/>
          <w:szCs w:val="24"/>
        </w:rPr>
        <w:t>Flora: Morphology, Distribution, Functional Ecology of Plants</w:t>
      </w:r>
      <w:r w:rsidRPr="00510C27">
        <w:rPr>
          <w:rFonts w:ascii="Calibri" w:hAnsi="Calibri" w:cs="Calibri"/>
          <w:noProof/>
          <w:sz w:val="20"/>
          <w:szCs w:val="24"/>
        </w:rPr>
        <w:t xml:space="preserve"> 205: 19–25.</w:t>
      </w:r>
    </w:p>
    <w:p w14:paraId="427C7808"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Navarro-Cano, J.A., Neuner, G., &amp; Erschbamer, B. 2012. Correspondence of seed traits with niche position in glacier foreland succession. </w:t>
      </w:r>
      <w:r w:rsidRPr="00510C27">
        <w:rPr>
          <w:rFonts w:ascii="Calibri" w:hAnsi="Calibri" w:cs="Calibri"/>
          <w:i/>
          <w:iCs/>
          <w:noProof/>
          <w:sz w:val="20"/>
          <w:szCs w:val="24"/>
        </w:rPr>
        <w:t>Plant Ecology</w:t>
      </w:r>
      <w:r w:rsidRPr="00510C27">
        <w:rPr>
          <w:rFonts w:ascii="Calibri" w:hAnsi="Calibri" w:cs="Calibri"/>
          <w:noProof/>
          <w:sz w:val="20"/>
          <w:szCs w:val="24"/>
        </w:rPr>
        <w:t xml:space="preserve"> 213: 371–382.</w:t>
      </w:r>
    </w:p>
    <w:p w14:paraId="3C159802"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Navarro-Cano, J.A., Neuner, G., &amp; Erschbamer, B. 2011. Seed dormancy in alpine species. </w:t>
      </w:r>
      <w:r w:rsidRPr="00510C27">
        <w:rPr>
          <w:rFonts w:ascii="Calibri" w:hAnsi="Calibri" w:cs="Calibri"/>
          <w:i/>
          <w:iCs/>
          <w:noProof/>
          <w:sz w:val="20"/>
          <w:szCs w:val="24"/>
        </w:rPr>
        <w:t>Flora: Morphology, Distribution, Functional Ecology of Plants</w:t>
      </w:r>
      <w:r w:rsidRPr="00510C27">
        <w:rPr>
          <w:rFonts w:ascii="Calibri" w:hAnsi="Calibri" w:cs="Calibri"/>
          <w:noProof/>
          <w:sz w:val="20"/>
          <w:szCs w:val="24"/>
        </w:rPr>
        <w:t xml:space="preserve"> 206: 845–856.</w:t>
      </w:r>
    </w:p>
    <w:p w14:paraId="23755B0C"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Shimono, Y., &amp; Kudo, G. 2005. Comparisons of germination traits of alpine plants between fellfield and snowbed habitats. </w:t>
      </w:r>
      <w:r w:rsidRPr="00510C27">
        <w:rPr>
          <w:rFonts w:ascii="Calibri" w:hAnsi="Calibri" w:cs="Calibri"/>
          <w:i/>
          <w:iCs/>
          <w:noProof/>
          <w:sz w:val="20"/>
          <w:szCs w:val="24"/>
        </w:rPr>
        <w:t>Ecological Research</w:t>
      </w:r>
      <w:r w:rsidRPr="00510C27">
        <w:rPr>
          <w:rFonts w:ascii="Calibri" w:hAnsi="Calibri" w:cs="Calibri"/>
          <w:noProof/>
          <w:sz w:val="20"/>
          <w:szCs w:val="24"/>
        </w:rPr>
        <w:t xml:space="preserve"> 20: 189–197.</w:t>
      </w:r>
    </w:p>
    <w:p w14:paraId="6832986C"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Tudela-Isanta, M., Fernández-Pascual, E., Wijayasinghe, M., Orsenigo, S., Rossi, G., Pritchard, H.W., &amp; Mondoni, A. 2018. Habitat-related seed germination traits in alpine habitats. </w:t>
      </w:r>
      <w:r w:rsidRPr="00510C27">
        <w:rPr>
          <w:rFonts w:ascii="Calibri" w:hAnsi="Calibri" w:cs="Calibri"/>
          <w:i/>
          <w:iCs/>
          <w:noProof/>
          <w:sz w:val="20"/>
          <w:szCs w:val="24"/>
        </w:rPr>
        <w:t>Ecology and Evolution</w:t>
      </w:r>
      <w:r w:rsidRPr="00510C27">
        <w:rPr>
          <w:rFonts w:ascii="Calibri" w:hAnsi="Calibri" w:cs="Calibri"/>
          <w:noProof/>
          <w:sz w:val="20"/>
          <w:szCs w:val="24"/>
        </w:rPr>
        <w:t xml:space="preserve"> 8: 150–161.</w:t>
      </w:r>
    </w:p>
    <w:p w14:paraId="780E68D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Tudela-Isanta, M., Ladouceur, E., Wijayasinghe, M., Pritchard, H.W., &amp; Mondoni, A. 2018. The seed germination niche limits the distribution of some plant species in calcareous or siliceous alpine bedrocks. </w:t>
      </w:r>
      <w:r w:rsidRPr="00510C27">
        <w:rPr>
          <w:rFonts w:ascii="Calibri" w:hAnsi="Calibri" w:cs="Calibri"/>
          <w:i/>
          <w:iCs/>
          <w:noProof/>
          <w:sz w:val="20"/>
          <w:szCs w:val="24"/>
        </w:rPr>
        <w:t>Alpine Botany</w:t>
      </w:r>
      <w:r w:rsidRPr="00510C27">
        <w:rPr>
          <w:rFonts w:ascii="Calibri" w:hAnsi="Calibri" w:cs="Calibri"/>
          <w:noProof/>
          <w:sz w:val="20"/>
          <w:szCs w:val="24"/>
        </w:rPr>
        <w:t xml:space="preserve"> 128: 83–95.</w:t>
      </w:r>
    </w:p>
    <w:p w14:paraId="5BD9A2E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Venn, S., Morgan, J.W., &amp; Lord, J.M. 2013. Foliar freezing resistance of Australian alpine plants over the growing season. </w:t>
      </w:r>
      <w:r w:rsidRPr="00510C27">
        <w:rPr>
          <w:rFonts w:ascii="Calibri" w:hAnsi="Calibri" w:cs="Calibri"/>
          <w:i/>
          <w:iCs/>
          <w:noProof/>
          <w:sz w:val="20"/>
          <w:szCs w:val="24"/>
        </w:rPr>
        <w:t>Austral Ecology</w:t>
      </w:r>
      <w:r w:rsidRPr="00510C27">
        <w:rPr>
          <w:rFonts w:ascii="Calibri" w:hAnsi="Calibri" w:cs="Calibri"/>
          <w:noProof/>
          <w:sz w:val="20"/>
          <w:szCs w:val="24"/>
        </w:rPr>
        <w:t xml:space="preserve"> 38: 152–161.</w:t>
      </w:r>
    </w:p>
    <w:p w14:paraId="474B4FC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Wagner, I., &amp; Simons, A.M. 2009. Divergence in Germination Traits among Arctic and Alpinepopulations of Koenigia islandica: Light Requirements. </w:t>
      </w:r>
      <w:r w:rsidRPr="00510C27">
        <w:rPr>
          <w:rFonts w:ascii="Calibri" w:hAnsi="Calibri" w:cs="Calibri"/>
          <w:i/>
          <w:iCs/>
          <w:noProof/>
          <w:sz w:val="20"/>
          <w:szCs w:val="24"/>
        </w:rPr>
        <w:t>Plant Ecology</w:t>
      </w:r>
      <w:r w:rsidRPr="00510C27">
        <w:rPr>
          <w:rFonts w:ascii="Calibri" w:hAnsi="Calibri" w:cs="Calibri"/>
          <w:noProof/>
          <w:sz w:val="20"/>
          <w:szCs w:val="24"/>
        </w:rPr>
        <w:t xml:space="preserve"> 204: 145–153.</w:t>
      </w:r>
    </w:p>
    <w:p w14:paraId="2F419483"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rPr>
      </w:pPr>
      <w:r w:rsidRPr="00510C27">
        <w:rPr>
          <w:rFonts w:ascii="Calibri" w:hAnsi="Calibri" w:cs="Calibri"/>
          <w:noProof/>
          <w:sz w:val="20"/>
          <w:szCs w:val="24"/>
        </w:rPr>
        <w:t xml:space="preserve">Zhang, Y., Chen, W., Smith, S.L., Riseborough, D.W., &amp; Cihlar, J. 2005. Soil temperature in Canada during the twentieth century: Complex responses to atmospheric climate change. </w:t>
      </w:r>
      <w:r w:rsidRPr="00510C27">
        <w:rPr>
          <w:rFonts w:ascii="Calibri" w:hAnsi="Calibri" w:cs="Calibri"/>
          <w:i/>
          <w:iCs/>
          <w:noProof/>
          <w:sz w:val="20"/>
          <w:szCs w:val="24"/>
        </w:rPr>
        <w:t>Journal of Geophysical Research D: Atmospheres</w:t>
      </w:r>
      <w:r w:rsidRPr="00510C27">
        <w:rPr>
          <w:rFonts w:ascii="Calibri" w:hAnsi="Calibri" w:cs="Calibri"/>
          <w:noProof/>
          <w:sz w:val="20"/>
          <w:szCs w:val="24"/>
        </w:rPr>
        <w:t xml:space="preserve"> 110: 1–15.</w:t>
      </w:r>
    </w:p>
    <w:p w14:paraId="52C4498B" w14:textId="115EEF23" w:rsidR="00757052" w:rsidRDefault="00152AE0" w:rsidP="00757052">
      <w:pPr>
        <w:spacing w:line="360" w:lineRule="auto"/>
        <w:jc w:val="both"/>
        <w:rPr>
          <w:rFonts w:asciiTheme="majorHAnsi" w:eastAsiaTheme="majorEastAsia" w:hAnsiTheme="majorHAnsi" w:cstheme="majorBidi"/>
          <w:color w:val="2F5496" w:themeColor="accent1" w:themeShade="BF"/>
          <w:sz w:val="32"/>
          <w:szCs w:val="32"/>
          <w:lang w:val="en-US"/>
        </w:rPr>
      </w:pPr>
      <w:r w:rsidRPr="00AC319B">
        <w:rPr>
          <w:sz w:val="20"/>
          <w:szCs w:val="20"/>
          <w:lang w:val="en-US"/>
        </w:rPr>
        <w:fldChar w:fldCharType="end"/>
      </w:r>
      <w:r w:rsidR="00757052">
        <w:rPr>
          <w:lang w:val="en-US"/>
        </w:rPr>
        <w:br w:type="page"/>
      </w:r>
    </w:p>
    <w:p w14:paraId="0899F9CE" w14:textId="0E6BA5CC" w:rsidR="00763CF7" w:rsidRPr="00AC319B" w:rsidRDefault="00E86840" w:rsidP="009D6475">
      <w:pPr>
        <w:pStyle w:val="Heading1"/>
        <w:rPr>
          <w:rFonts w:eastAsia="Times New Roman" w:cstheme="minorHAnsi"/>
          <w:color w:val="000000"/>
          <w:lang w:val="en-US" w:eastAsia="ca-ES"/>
        </w:rPr>
      </w:pPr>
      <w:r w:rsidRPr="00AC319B">
        <w:rPr>
          <w:lang w:val="en-US"/>
        </w:rPr>
        <w:lastRenderedPageBreak/>
        <w:t>Tables and figures</w:t>
      </w:r>
    </w:p>
    <w:p w14:paraId="12FA0115" w14:textId="4C8F9607" w:rsidR="00E86840" w:rsidRPr="00AC319B" w:rsidRDefault="00E86840" w:rsidP="00E86840">
      <w:pPr>
        <w:spacing w:after="0"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Table </w:t>
      </w:r>
      <w:r w:rsidR="001E0AFA">
        <w:rPr>
          <w:rFonts w:eastAsia="Times New Roman" w:cstheme="minorHAnsi"/>
          <w:color w:val="000000"/>
          <w:lang w:val="en-US" w:eastAsia="ca-ES"/>
        </w:rPr>
        <w:t>1</w:t>
      </w:r>
      <w:r w:rsidRPr="00AC319B">
        <w:rPr>
          <w:rFonts w:eastAsia="Times New Roman" w:cstheme="minorHAnsi"/>
          <w:color w:val="000000"/>
          <w:lang w:val="en-US" w:eastAsia="ca-ES"/>
        </w:rPr>
        <w:t xml:space="preserve">: Description of the </w:t>
      </w:r>
      <w:r w:rsidR="00952661" w:rsidRPr="00AC319B">
        <w:rPr>
          <w:rFonts w:eastAsia="Times New Roman" w:cstheme="minorHAnsi"/>
          <w:color w:val="000000"/>
          <w:lang w:val="en-US" w:eastAsia="ca-ES"/>
        </w:rPr>
        <w:t xml:space="preserve">germination phenology </w:t>
      </w:r>
      <w:r w:rsidR="00EC1D6B">
        <w:rPr>
          <w:rFonts w:eastAsia="Times New Roman" w:cstheme="minorHAnsi"/>
          <w:color w:val="000000"/>
          <w:lang w:val="en-US" w:eastAsia="ca-ES"/>
        </w:rPr>
        <w:t xml:space="preserve">traits </w:t>
      </w:r>
      <w:r w:rsidRPr="00AC319B">
        <w:rPr>
          <w:rFonts w:eastAsia="Times New Roman" w:cstheme="minorHAnsi"/>
          <w:color w:val="000000"/>
          <w:lang w:val="en-US" w:eastAsia="ca-ES"/>
        </w:rPr>
        <w:t xml:space="preserve">calculated in our study along with their ecological significance. </w:t>
      </w:r>
      <w:r w:rsidR="00B202E0" w:rsidRPr="00AC319B">
        <w:rPr>
          <w:rFonts w:eastAsia="Times New Roman" w:cstheme="minorHAnsi"/>
          <w:color w:val="000000"/>
          <w:lang w:val="en-US" w:eastAsia="ca-ES"/>
        </w:rPr>
        <w:t>Traits</w:t>
      </w:r>
      <w:r w:rsidRPr="00AC319B">
        <w:rPr>
          <w:rFonts w:eastAsia="Times New Roman" w:cstheme="minorHAnsi"/>
          <w:color w:val="000000"/>
          <w:lang w:val="en-US" w:eastAsia="ca-ES"/>
        </w:rPr>
        <w:t xml:space="preserve"> were calculated for petri dish and used as replicates per each </w:t>
      </w:r>
      <w:r w:rsidR="009A4511">
        <w:rPr>
          <w:rFonts w:eastAsia="Times New Roman" w:cstheme="minorHAnsi"/>
          <w:color w:val="000000"/>
          <w:lang w:val="en-US" w:eastAsia="ca-ES"/>
        </w:rPr>
        <w:t>seed lot</w:t>
      </w:r>
      <w:r w:rsidRPr="00AC319B">
        <w:rPr>
          <w:rFonts w:eastAsia="Times New Roman" w:cstheme="minorHAnsi"/>
          <w:color w:val="000000"/>
          <w:lang w:val="en-US" w:eastAsia="ca-ES"/>
        </w:rPr>
        <w:t>.</w:t>
      </w:r>
    </w:p>
    <w:tbl>
      <w:tblPr>
        <w:tblStyle w:val="TableGrid"/>
        <w:tblW w:w="8484" w:type="dxa"/>
        <w:tblLayout w:type="fixed"/>
        <w:tblLook w:val="04A0" w:firstRow="1" w:lastRow="0" w:firstColumn="1" w:lastColumn="0" w:noHBand="0" w:noVBand="1"/>
      </w:tblPr>
      <w:tblGrid>
        <w:gridCol w:w="1696"/>
        <w:gridCol w:w="3119"/>
        <w:gridCol w:w="3669"/>
      </w:tblGrid>
      <w:tr w:rsidR="00E86840" w:rsidRPr="00AC319B" w14:paraId="2F750289" w14:textId="77777777" w:rsidTr="00EA48DA">
        <w:trPr>
          <w:trHeight w:val="539"/>
        </w:trPr>
        <w:tc>
          <w:tcPr>
            <w:tcW w:w="1696" w:type="dxa"/>
          </w:tcPr>
          <w:p w14:paraId="1C083642" w14:textId="77777777" w:rsidR="00E86840" w:rsidRPr="00AC319B" w:rsidRDefault="00E86840" w:rsidP="00EA48DA">
            <w:pPr>
              <w:jc w:val="both"/>
              <w:rPr>
                <w:lang w:val="en-US"/>
              </w:rPr>
            </w:pPr>
          </w:p>
        </w:tc>
        <w:tc>
          <w:tcPr>
            <w:tcW w:w="3119" w:type="dxa"/>
          </w:tcPr>
          <w:p w14:paraId="02163B3A" w14:textId="77777777" w:rsidR="00E86840" w:rsidRPr="00AC319B" w:rsidRDefault="00E86840" w:rsidP="00EA48DA">
            <w:pPr>
              <w:jc w:val="both"/>
              <w:rPr>
                <w:lang w:val="en-US"/>
              </w:rPr>
            </w:pPr>
            <w:r w:rsidRPr="00AC319B">
              <w:rPr>
                <w:lang w:val="en-US"/>
              </w:rPr>
              <w:t>Description</w:t>
            </w:r>
          </w:p>
        </w:tc>
        <w:tc>
          <w:tcPr>
            <w:tcW w:w="3669" w:type="dxa"/>
          </w:tcPr>
          <w:p w14:paraId="29EACADB" w14:textId="77777777" w:rsidR="00E86840" w:rsidRPr="00AC319B" w:rsidRDefault="00E86840" w:rsidP="00EA48DA">
            <w:pPr>
              <w:jc w:val="both"/>
              <w:rPr>
                <w:lang w:val="en-US"/>
              </w:rPr>
            </w:pPr>
            <w:r w:rsidRPr="00AC319B">
              <w:rPr>
                <w:lang w:val="en-US"/>
              </w:rPr>
              <w:t>Ecological significance</w:t>
            </w:r>
          </w:p>
        </w:tc>
      </w:tr>
      <w:tr w:rsidR="00D24914" w:rsidRPr="00AC319B" w14:paraId="439A7848" w14:textId="77777777" w:rsidTr="00EA48DA">
        <w:trPr>
          <w:trHeight w:val="581"/>
        </w:trPr>
        <w:tc>
          <w:tcPr>
            <w:tcW w:w="1696" w:type="dxa"/>
          </w:tcPr>
          <w:p w14:paraId="34DAA548" w14:textId="48DF4DB7" w:rsidR="00D24914" w:rsidRPr="00AC319B" w:rsidRDefault="00D24914" w:rsidP="00EA48DA">
            <w:pPr>
              <w:jc w:val="both"/>
              <w:rPr>
                <w:lang w:val="en-US"/>
              </w:rPr>
            </w:pPr>
            <w:r w:rsidRPr="00AC319B">
              <w:rPr>
                <w:lang w:val="en-US"/>
              </w:rPr>
              <w:t xml:space="preserve">Autumn germination </w:t>
            </w:r>
          </w:p>
        </w:tc>
        <w:tc>
          <w:tcPr>
            <w:tcW w:w="3119" w:type="dxa"/>
          </w:tcPr>
          <w:p w14:paraId="43039D16" w14:textId="760017EE" w:rsidR="00D24914" w:rsidRPr="00AC319B" w:rsidRDefault="00D24914" w:rsidP="00EA48DA">
            <w:pPr>
              <w:jc w:val="both"/>
              <w:rPr>
                <w:lang w:val="en-US"/>
              </w:rPr>
            </w:pPr>
            <w:r w:rsidRPr="00AC319B">
              <w:rPr>
                <w:lang w:val="en-US"/>
              </w:rPr>
              <w:t>Germination at mid-November</w:t>
            </w:r>
            <w:r w:rsidR="003D4BFD" w:rsidRPr="00AC319B">
              <w:rPr>
                <w:lang w:val="en-US"/>
              </w:rPr>
              <w:t>, last check before winter</w:t>
            </w:r>
            <w:r w:rsidR="002414ED">
              <w:rPr>
                <w:lang w:val="en-US"/>
              </w:rPr>
              <w:t xml:space="preserve"> </w:t>
            </w:r>
            <w:r w:rsidR="002414ED" w:rsidRPr="00AC319B">
              <w:rPr>
                <w:rFonts w:eastAsia="Times New Roman" w:cstheme="minorHAnsi"/>
                <w:color w:val="000000"/>
                <w:lang w:val="en-US" w:eastAsia="ca-ES"/>
              </w:rPr>
              <w:t>(T mean &lt; 3.5 ºC)</w:t>
            </w:r>
            <w:r w:rsidRPr="00AC319B">
              <w:rPr>
                <w:lang w:val="en-US"/>
              </w:rPr>
              <w:t>.</w:t>
            </w:r>
          </w:p>
        </w:tc>
        <w:tc>
          <w:tcPr>
            <w:tcW w:w="3669" w:type="dxa"/>
          </w:tcPr>
          <w:p w14:paraId="7CAE3E57" w14:textId="610F517E" w:rsidR="00D24914" w:rsidRPr="00AC319B" w:rsidRDefault="00D24914" w:rsidP="00EA48DA">
            <w:pPr>
              <w:jc w:val="both"/>
              <w:rPr>
                <w:lang w:val="en-US"/>
              </w:rPr>
            </w:pPr>
            <w:r w:rsidRPr="00AC319B">
              <w:rPr>
                <w:lang w:val="en-US"/>
              </w:rPr>
              <w:t xml:space="preserve">Germination without cold stratification requirement. Seeds germinate fast and </w:t>
            </w:r>
            <w:r w:rsidR="009A4511">
              <w:rPr>
                <w:lang w:val="en-US"/>
              </w:rPr>
              <w:t>seedlings can develop b</w:t>
            </w:r>
            <w:r w:rsidRPr="00AC319B">
              <w:rPr>
                <w:lang w:val="en-US"/>
              </w:rPr>
              <w:t>efore winter.</w:t>
            </w:r>
          </w:p>
        </w:tc>
      </w:tr>
      <w:tr w:rsidR="003D4BFD" w:rsidRPr="00AC319B" w14:paraId="7A40296F" w14:textId="77777777" w:rsidTr="00EA48DA">
        <w:trPr>
          <w:trHeight w:val="791"/>
        </w:trPr>
        <w:tc>
          <w:tcPr>
            <w:tcW w:w="1696" w:type="dxa"/>
          </w:tcPr>
          <w:p w14:paraId="0700931F" w14:textId="1743ABD4" w:rsidR="003D4BFD" w:rsidRPr="00AC319B" w:rsidRDefault="003D4BFD" w:rsidP="00EA48DA">
            <w:pPr>
              <w:jc w:val="both"/>
              <w:rPr>
                <w:lang w:val="en-US"/>
              </w:rPr>
            </w:pPr>
            <w:r w:rsidRPr="00AC319B">
              <w:rPr>
                <w:lang w:val="en-US"/>
              </w:rPr>
              <w:t>Winter germination</w:t>
            </w:r>
          </w:p>
        </w:tc>
        <w:tc>
          <w:tcPr>
            <w:tcW w:w="3119" w:type="dxa"/>
          </w:tcPr>
          <w:p w14:paraId="3C18B8C5" w14:textId="32F0FF18" w:rsidR="003D4BFD" w:rsidRPr="00AC319B" w:rsidRDefault="00245324" w:rsidP="00EA48DA">
            <w:pPr>
              <w:jc w:val="both"/>
              <w:rPr>
                <w:lang w:val="en-US"/>
              </w:rPr>
            </w:pPr>
            <w:r>
              <w:rPr>
                <w:rFonts w:eastAsia="Times New Roman" w:cstheme="minorHAnsi"/>
                <w:color w:val="000000"/>
                <w:lang w:val="en-US" w:eastAsia="ca-ES"/>
              </w:rPr>
              <w:t>F</w:t>
            </w:r>
            <w:r w:rsidR="00240F9B" w:rsidRPr="00AC319B">
              <w:rPr>
                <w:rFonts w:eastAsia="Times New Roman" w:cstheme="minorHAnsi"/>
                <w:color w:val="000000"/>
                <w:lang w:val="en-US" w:eastAsia="ca-ES"/>
              </w:rPr>
              <w:t>rom last germination score before winter</w:t>
            </w:r>
            <w:r>
              <w:rPr>
                <w:rFonts w:eastAsia="Times New Roman" w:cstheme="minorHAnsi"/>
                <w:color w:val="000000"/>
                <w:lang w:val="en-US" w:eastAsia="ca-ES"/>
              </w:rPr>
              <w:t>,</w:t>
            </w:r>
            <w:r w:rsidR="00240F9B" w:rsidRPr="00AC319B">
              <w:rPr>
                <w:rFonts w:eastAsia="Times New Roman" w:cstheme="minorHAnsi"/>
                <w:color w:val="000000"/>
                <w:lang w:val="en-US" w:eastAsia="ca-ES"/>
              </w:rPr>
              <w:t xml:space="preserve"> T mean &lt; 3.5 ºC</w:t>
            </w:r>
            <w:r>
              <w:rPr>
                <w:rFonts w:eastAsia="Times New Roman" w:cstheme="minorHAnsi"/>
                <w:color w:val="000000"/>
                <w:lang w:val="en-US" w:eastAsia="ca-ES"/>
              </w:rPr>
              <w:t>,</w:t>
            </w:r>
            <w:r w:rsidR="00240F9B" w:rsidRPr="00AC319B">
              <w:rPr>
                <w:rFonts w:eastAsia="Times New Roman" w:cstheme="minorHAnsi"/>
                <w:color w:val="000000"/>
                <w:lang w:val="en-US" w:eastAsia="ca-ES"/>
              </w:rPr>
              <w:t xml:space="preserve"> until T mean &gt; 2 ºC</w:t>
            </w:r>
            <w:r w:rsidR="00240F9B">
              <w:rPr>
                <w:rFonts w:eastAsia="Times New Roman" w:cstheme="minorHAnsi"/>
                <w:color w:val="000000"/>
                <w:lang w:val="en-US" w:eastAsia="ca-ES"/>
              </w:rPr>
              <w:t>. Different length in each incubator</w:t>
            </w:r>
            <w:r w:rsidR="009A4511">
              <w:rPr>
                <w:rFonts w:eastAsia="Times New Roman" w:cstheme="minorHAnsi"/>
                <w:color w:val="000000"/>
                <w:lang w:val="en-US" w:eastAsia="ca-ES"/>
              </w:rPr>
              <w:t>.</w:t>
            </w:r>
          </w:p>
        </w:tc>
        <w:tc>
          <w:tcPr>
            <w:tcW w:w="3669" w:type="dxa"/>
          </w:tcPr>
          <w:p w14:paraId="1B75335D" w14:textId="499FA54D" w:rsidR="003D4BFD" w:rsidRPr="00AC319B" w:rsidRDefault="003D4BFD" w:rsidP="00EA48DA">
            <w:pPr>
              <w:jc w:val="both"/>
              <w:rPr>
                <w:lang w:val="en-US"/>
              </w:rPr>
            </w:pPr>
            <w:r w:rsidRPr="00AC319B">
              <w:rPr>
                <w:lang w:val="en-US"/>
              </w:rPr>
              <w:t>Germination of species able to germinate under snow-like conditions (zero degrees and darkness). Maximizes ability of taking advantage of water available during.</w:t>
            </w:r>
          </w:p>
        </w:tc>
      </w:tr>
      <w:tr w:rsidR="00D24914" w:rsidRPr="00AC319B" w14:paraId="2CC42609" w14:textId="77777777" w:rsidTr="00EA48DA">
        <w:trPr>
          <w:trHeight w:val="791"/>
        </w:trPr>
        <w:tc>
          <w:tcPr>
            <w:tcW w:w="1696" w:type="dxa"/>
          </w:tcPr>
          <w:p w14:paraId="1805328F" w14:textId="29C12D7F" w:rsidR="00D24914" w:rsidRPr="00AC319B" w:rsidRDefault="00D24914" w:rsidP="00EA48DA">
            <w:pPr>
              <w:jc w:val="both"/>
              <w:rPr>
                <w:lang w:val="en-US"/>
              </w:rPr>
            </w:pPr>
            <w:r w:rsidRPr="00AC319B">
              <w:rPr>
                <w:lang w:val="en-US"/>
              </w:rPr>
              <w:t xml:space="preserve">Spring germination </w:t>
            </w:r>
          </w:p>
        </w:tc>
        <w:tc>
          <w:tcPr>
            <w:tcW w:w="3119" w:type="dxa"/>
          </w:tcPr>
          <w:p w14:paraId="1A71479B" w14:textId="1B382C02" w:rsidR="00D24914" w:rsidRPr="00AC319B" w:rsidRDefault="00D24914" w:rsidP="00EA48DA">
            <w:pPr>
              <w:jc w:val="both"/>
              <w:rPr>
                <w:lang w:val="en-US"/>
              </w:rPr>
            </w:pPr>
            <w:r w:rsidRPr="00AC319B">
              <w:rPr>
                <w:lang w:val="en-US"/>
              </w:rPr>
              <w:t xml:space="preserve">Germination at </w:t>
            </w:r>
            <w:r w:rsidR="003D4BFD" w:rsidRPr="00AC319B">
              <w:rPr>
                <w:lang w:val="en-US"/>
              </w:rPr>
              <w:t xml:space="preserve">the summer solstice </w:t>
            </w:r>
            <w:r w:rsidRPr="00AC319B">
              <w:rPr>
                <w:lang w:val="en-US"/>
              </w:rPr>
              <w:t xml:space="preserve">relative to end of </w:t>
            </w:r>
            <w:r w:rsidR="003D4BFD" w:rsidRPr="00AC319B">
              <w:rPr>
                <w:lang w:val="en-US"/>
              </w:rPr>
              <w:t>winter period</w:t>
            </w:r>
            <w:r w:rsidRPr="00AC319B">
              <w:rPr>
                <w:lang w:val="en-US"/>
              </w:rPr>
              <w:t xml:space="preserve"> (</w:t>
            </w:r>
            <w:r w:rsidR="001E4FBD" w:rsidRPr="00AC319B">
              <w:rPr>
                <w:lang w:val="en-US"/>
              </w:rPr>
              <w:t xml:space="preserve">from </w:t>
            </w:r>
            <w:proofErr w:type="spellStart"/>
            <w:r w:rsidR="001E4FBD" w:rsidRPr="00AC319B">
              <w:rPr>
                <w:lang w:val="en-US"/>
              </w:rPr>
              <w:t>T</w:t>
            </w:r>
            <w:r w:rsidR="00110248">
              <w:rPr>
                <w:lang w:val="en-US"/>
              </w:rPr>
              <w:t>mean</w:t>
            </w:r>
            <w:proofErr w:type="spellEnd"/>
            <w:r w:rsidR="001E4FBD" w:rsidRPr="00AC319B">
              <w:rPr>
                <w:lang w:val="en-US"/>
              </w:rPr>
              <w:t xml:space="preserve"> &gt;</w:t>
            </w:r>
            <w:r w:rsidR="006345E3" w:rsidRPr="00AC319B">
              <w:rPr>
                <w:lang w:val="en-US"/>
              </w:rPr>
              <w:t xml:space="preserve"> </w:t>
            </w:r>
            <w:r w:rsidR="00110248">
              <w:rPr>
                <w:lang w:val="en-US"/>
              </w:rPr>
              <w:t>2</w:t>
            </w:r>
            <w:r w:rsidR="001E4FBD" w:rsidRPr="00AC319B">
              <w:rPr>
                <w:lang w:val="en-US"/>
              </w:rPr>
              <w:t>ºC</w:t>
            </w:r>
            <w:r w:rsidR="003D4BFD" w:rsidRPr="00AC319B">
              <w:rPr>
                <w:lang w:val="en-US"/>
              </w:rPr>
              <w:t xml:space="preserve"> </w:t>
            </w:r>
            <w:r w:rsidRPr="00AC319B">
              <w:rPr>
                <w:lang w:val="en-US"/>
              </w:rPr>
              <w:t xml:space="preserve">to </w:t>
            </w:r>
            <w:r w:rsidR="00245324">
              <w:rPr>
                <w:lang w:val="en-US"/>
              </w:rPr>
              <w:t>summer solstice</w:t>
            </w:r>
            <w:r w:rsidR="003D4BFD" w:rsidRPr="00AC319B">
              <w:rPr>
                <w:lang w:val="en-US"/>
              </w:rPr>
              <w:t>)</w:t>
            </w:r>
            <w:r w:rsidRPr="00AC319B">
              <w:rPr>
                <w:lang w:val="en-US"/>
              </w:rPr>
              <w:t>.</w:t>
            </w:r>
            <w:r w:rsidR="003D4BFD" w:rsidRPr="00AC319B">
              <w:rPr>
                <w:lang w:val="en-US"/>
              </w:rPr>
              <w:t xml:space="preserve"> Different length in each incubator</w:t>
            </w:r>
            <w:r w:rsidR="006E042B" w:rsidRPr="00AC319B">
              <w:rPr>
                <w:lang w:val="en-US"/>
              </w:rPr>
              <w:t>.</w:t>
            </w:r>
          </w:p>
        </w:tc>
        <w:tc>
          <w:tcPr>
            <w:tcW w:w="3669" w:type="dxa"/>
          </w:tcPr>
          <w:p w14:paraId="06D4CCDE" w14:textId="4D462F14" w:rsidR="00D24914" w:rsidRPr="00AC319B" w:rsidRDefault="00D24914" w:rsidP="00EA48DA">
            <w:pPr>
              <w:jc w:val="both"/>
              <w:rPr>
                <w:lang w:val="en-US"/>
              </w:rPr>
            </w:pPr>
            <w:r w:rsidRPr="00AC319B">
              <w:rPr>
                <w:lang w:val="en-US"/>
              </w:rPr>
              <w:t>Germination with cold stratification requirement but no need for high temperatures. Rapid onset of germination following snowmelt.</w:t>
            </w:r>
          </w:p>
        </w:tc>
      </w:tr>
      <w:tr w:rsidR="00D24914" w:rsidRPr="00AC319B" w14:paraId="54AAAE03" w14:textId="77777777" w:rsidTr="00EA48DA">
        <w:trPr>
          <w:trHeight w:val="602"/>
        </w:trPr>
        <w:tc>
          <w:tcPr>
            <w:tcW w:w="1696" w:type="dxa"/>
          </w:tcPr>
          <w:p w14:paraId="7BF3E262" w14:textId="4A1CE34E" w:rsidR="00D24914" w:rsidRPr="00AC319B" w:rsidRDefault="00D24914" w:rsidP="00EA48DA">
            <w:pPr>
              <w:jc w:val="both"/>
              <w:rPr>
                <w:lang w:val="en-US"/>
              </w:rPr>
            </w:pPr>
            <w:r w:rsidRPr="00AC319B">
              <w:rPr>
                <w:lang w:val="en-US"/>
              </w:rPr>
              <w:t xml:space="preserve">Summer germination </w:t>
            </w:r>
          </w:p>
        </w:tc>
        <w:tc>
          <w:tcPr>
            <w:tcW w:w="3119" w:type="dxa"/>
          </w:tcPr>
          <w:p w14:paraId="5640D5DE" w14:textId="279DCC59" w:rsidR="00D24914" w:rsidRPr="00AC319B" w:rsidRDefault="00D24914" w:rsidP="00EA48DA">
            <w:pPr>
              <w:jc w:val="both"/>
              <w:rPr>
                <w:lang w:val="en-US"/>
              </w:rPr>
            </w:pPr>
            <w:r w:rsidRPr="00AC319B">
              <w:rPr>
                <w:lang w:val="en-US"/>
              </w:rPr>
              <w:t>Germination at mid-September relative to spring.</w:t>
            </w:r>
          </w:p>
        </w:tc>
        <w:tc>
          <w:tcPr>
            <w:tcW w:w="3669" w:type="dxa"/>
          </w:tcPr>
          <w:p w14:paraId="105980B1" w14:textId="4E4D213E" w:rsidR="00D24914" w:rsidRPr="00AC319B" w:rsidRDefault="00D24914" w:rsidP="00EA48DA">
            <w:pPr>
              <w:jc w:val="both"/>
              <w:rPr>
                <w:lang w:val="en-US"/>
              </w:rPr>
            </w:pPr>
            <w:r w:rsidRPr="00AC319B">
              <w:rPr>
                <w:lang w:val="en-US"/>
              </w:rPr>
              <w:t xml:space="preserve">Germination of species with cold stratification and warm cued germination. Germination delayed until </w:t>
            </w:r>
            <w:r w:rsidR="009A4511">
              <w:rPr>
                <w:lang w:val="en-US"/>
              </w:rPr>
              <w:t>late growing season</w:t>
            </w:r>
            <w:r w:rsidRPr="00AC319B">
              <w:rPr>
                <w:lang w:val="en-US"/>
              </w:rPr>
              <w:t>.</w:t>
            </w:r>
          </w:p>
        </w:tc>
      </w:tr>
      <w:tr w:rsidR="003D4BFD" w:rsidRPr="00AC319B" w14:paraId="7FB50960" w14:textId="77777777" w:rsidTr="00EA48DA">
        <w:trPr>
          <w:trHeight w:val="602"/>
        </w:trPr>
        <w:tc>
          <w:tcPr>
            <w:tcW w:w="1696" w:type="dxa"/>
          </w:tcPr>
          <w:p w14:paraId="0F7BC563" w14:textId="21A01675" w:rsidR="003D4BFD" w:rsidRPr="00AC319B" w:rsidRDefault="003D4BFD" w:rsidP="00EA48DA">
            <w:pPr>
              <w:jc w:val="both"/>
              <w:rPr>
                <w:lang w:val="en-US"/>
              </w:rPr>
            </w:pPr>
            <w:r w:rsidRPr="00AC319B">
              <w:rPr>
                <w:lang w:val="en-US"/>
              </w:rPr>
              <w:t>Total germination</w:t>
            </w:r>
          </w:p>
        </w:tc>
        <w:tc>
          <w:tcPr>
            <w:tcW w:w="3119" w:type="dxa"/>
          </w:tcPr>
          <w:p w14:paraId="1A501F63" w14:textId="29A80F95" w:rsidR="003D4BFD" w:rsidRPr="00AC319B" w:rsidRDefault="003D4BFD" w:rsidP="00EA48DA">
            <w:pPr>
              <w:jc w:val="both"/>
              <w:rPr>
                <w:lang w:val="en-US"/>
              </w:rPr>
            </w:pPr>
            <w:r w:rsidRPr="00AC319B">
              <w:rPr>
                <w:lang w:val="en-US"/>
              </w:rPr>
              <w:t>Total amount of seeds germinated</w:t>
            </w:r>
            <w:r w:rsidR="008E523D">
              <w:rPr>
                <w:lang w:val="en-US"/>
              </w:rPr>
              <w:t xml:space="preserve"> at </w:t>
            </w:r>
            <w:r w:rsidR="00537C89">
              <w:rPr>
                <w:lang w:val="en-US"/>
              </w:rPr>
              <w:t>the end of the experiment</w:t>
            </w:r>
            <w:r w:rsidRPr="00AC319B">
              <w:rPr>
                <w:lang w:val="en-US"/>
              </w:rPr>
              <w:t>.</w:t>
            </w:r>
          </w:p>
        </w:tc>
        <w:tc>
          <w:tcPr>
            <w:tcW w:w="3669" w:type="dxa"/>
          </w:tcPr>
          <w:p w14:paraId="0ED0EA31" w14:textId="2639243C" w:rsidR="003D4BFD" w:rsidRPr="00AC319B" w:rsidRDefault="003D4BFD" w:rsidP="00EA48DA">
            <w:pPr>
              <w:jc w:val="both"/>
              <w:rPr>
                <w:lang w:val="en-US"/>
              </w:rPr>
            </w:pPr>
            <w:r w:rsidRPr="00AC319B">
              <w:rPr>
                <w:lang w:val="en-US"/>
              </w:rPr>
              <w:t>Higher total germination means high potential of regeneration by seeds within the year after dispersal.</w:t>
            </w:r>
            <w:r w:rsidR="00B36ED7" w:rsidRPr="00AC319B">
              <w:rPr>
                <w:lang w:val="en-US"/>
              </w:rPr>
              <w:t xml:space="preserve"> Low values could potentially indicate</w:t>
            </w:r>
            <w:r w:rsidR="00DE4058" w:rsidRPr="00AC319B">
              <w:rPr>
                <w:lang w:val="en-US"/>
              </w:rPr>
              <w:t xml:space="preserve"> a higher bet for long-term soil seed bank.</w:t>
            </w:r>
          </w:p>
        </w:tc>
      </w:tr>
      <w:tr w:rsidR="00D24914" w:rsidRPr="00AC319B" w14:paraId="05C9CC35" w14:textId="77777777" w:rsidTr="00EA48DA">
        <w:trPr>
          <w:trHeight w:val="729"/>
        </w:trPr>
        <w:tc>
          <w:tcPr>
            <w:tcW w:w="1696" w:type="dxa"/>
          </w:tcPr>
          <w:p w14:paraId="441A046E" w14:textId="71C9E0A3" w:rsidR="00D24914" w:rsidRPr="00AC319B" w:rsidRDefault="00D24914" w:rsidP="00EA48DA">
            <w:pPr>
              <w:rPr>
                <w:lang w:val="en-US"/>
              </w:rPr>
            </w:pPr>
            <w:r w:rsidRPr="00AC319B">
              <w:rPr>
                <w:lang w:val="en-US"/>
              </w:rPr>
              <w:t xml:space="preserve">t50 </w:t>
            </w:r>
          </w:p>
        </w:tc>
        <w:tc>
          <w:tcPr>
            <w:tcW w:w="3119" w:type="dxa"/>
          </w:tcPr>
          <w:p w14:paraId="3528C6CE" w14:textId="0B69F65E" w:rsidR="00D24914" w:rsidRPr="00AC319B" w:rsidRDefault="00D24914" w:rsidP="00EA48DA">
            <w:pPr>
              <w:jc w:val="both"/>
              <w:rPr>
                <w:lang w:val="en-US"/>
              </w:rPr>
            </w:pPr>
            <w:r w:rsidRPr="00AC319B">
              <w:rPr>
                <w:lang w:val="en-US"/>
              </w:rPr>
              <w:t>Time to reach 50% germination. Species under 50% germination were excluded from analysis (</w:t>
            </w:r>
            <w:r w:rsidR="00110248">
              <w:rPr>
                <w:lang w:val="en-US"/>
              </w:rPr>
              <w:t>N</w:t>
            </w:r>
            <w:r w:rsidRPr="00AC319B">
              <w:rPr>
                <w:lang w:val="en-US"/>
              </w:rPr>
              <w:t xml:space="preserve"> = </w:t>
            </w:r>
            <w:r w:rsidR="001D216F" w:rsidRPr="00AC319B">
              <w:rPr>
                <w:lang w:val="en-US"/>
              </w:rPr>
              <w:t>68</w:t>
            </w:r>
            <w:r w:rsidRPr="00AC319B">
              <w:rPr>
                <w:lang w:val="en-US"/>
              </w:rPr>
              <w:t xml:space="preserve"> seed lots).</w:t>
            </w:r>
          </w:p>
        </w:tc>
        <w:tc>
          <w:tcPr>
            <w:tcW w:w="3669" w:type="dxa"/>
          </w:tcPr>
          <w:p w14:paraId="785F9450" w14:textId="7A1A4A4F" w:rsidR="00D24914" w:rsidRPr="00AC319B" w:rsidRDefault="00D24914" w:rsidP="00EA48DA">
            <w:pPr>
              <w:jc w:val="both"/>
              <w:rPr>
                <w:lang w:val="en-US"/>
              </w:rPr>
            </w:pPr>
            <w:r w:rsidRPr="00AC319B">
              <w:rPr>
                <w:lang w:val="en-US"/>
              </w:rPr>
              <w:t>Precocious vs. delayed germination along the year. Higher values indicate that germination tends to occur later in the year.</w:t>
            </w:r>
          </w:p>
        </w:tc>
      </w:tr>
      <w:tr w:rsidR="00D24914" w:rsidRPr="00AC319B" w14:paraId="7C549749" w14:textId="77777777" w:rsidTr="00EA48DA">
        <w:trPr>
          <w:trHeight w:val="134"/>
        </w:trPr>
        <w:tc>
          <w:tcPr>
            <w:tcW w:w="1696" w:type="dxa"/>
          </w:tcPr>
          <w:p w14:paraId="29ABCC92" w14:textId="4C4138A5" w:rsidR="00D24914" w:rsidRPr="00AC319B" w:rsidRDefault="00D24914" w:rsidP="00EA48DA">
            <w:pPr>
              <w:jc w:val="both"/>
              <w:rPr>
                <w:lang w:val="en-US"/>
              </w:rPr>
            </w:pPr>
            <w:r w:rsidRPr="00AC319B">
              <w:rPr>
                <w:lang w:val="en-US"/>
              </w:rPr>
              <w:t>Environmental heat sum (EHS)</w:t>
            </w:r>
          </w:p>
        </w:tc>
        <w:tc>
          <w:tcPr>
            <w:tcW w:w="3119" w:type="dxa"/>
          </w:tcPr>
          <w:p w14:paraId="3ED3C32C" w14:textId="3E0B4E4B" w:rsidR="00D24914" w:rsidRPr="00AC319B" w:rsidRDefault="00D24914" w:rsidP="00EA48DA">
            <w:pPr>
              <w:jc w:val="both"/>
              <w:rPr>
                <w:lang w:val="en-US"/>
              </w:rPr>
            </w:pPr>
            <w:r w:rsidRPr="00AC319B">
              <w:rPr>
                <w:lang w:val="en-US"/>
              </w:rPr>
              <w:t xml:space="preserve">Sum of degrees (T mean) needed to reach </w:t>
            </w:r>
            <w:r w:rsidR="00110248">
              <w:rPr>
                <w:lang w:val="en-US"/>
              </w:rPr>
              <w:t>T</w:t>
            </w:r>
            <w:r w:rsidRPr="00AC319B">
              <w:rPr>
                <w:lang w:val="en-US"/>
              </w:rPr>
              <w:t>50. Species under 50% germination were excluded from analysis (</w:t>
            </w:r>
            <w:r w:rsidR="00110248">
              <w:rPr>
                <w:lang w:val="en-US"/>
              </w:rPr>
              <w:t>N</w:t>
            </w:r>
            <w:r w:rsidRPr="00AC319B">
              <w:rPr>
                <w:lang w:val="en-US"/>
              </w:rPr>
              <w:t xml:space="preserve"> = </w:t>
            </w:r>
            <w:r w:rsidR="001D216F" w:rsidRPr="00AC319B">
              <w:rPr>
                <w:lang w:val="en-US"/>
              </w:rPr>
              <w:t>68</w:t>
            </w:r>
            <w:r w:rsidRPr="00AC319B">
              <w:rPr>
                <w:lang w:val="en-US"/>
              </w:rPr>
              <w:t xml:space="preserve"> seed lots).</w:t>
            </w:r>
          </w:p>
        </w:tc>
        <w:tc>
          <w:tcPr>
            <w:tcW w:w="3669" w:type="dxa"/>
          </w:tcPr>
          <w:p w14:paraId="5CF3496C" w14:textId="5D2F3CEB" w:rsidR="00D24914" w:rsidRPr="00AC319B" w:rsidRDefault="00D24914" w:rsidP="00EA48DA">
            <w:pPr>
              <w:jc w:val="both"/>
              <w:rPr>
                <w:lang w:val="en-US"/>
              </w:rPr>
            </w:pPr>
            <w:r w:rsidRPr="00AC319B">
              <w:rPr>
                <w:lang w:val="en-US"/>
              </w:rPr>
              <w:t>Physiological threshold to accumulate heat before germination. A species and individual trait, it should be independent of the incubator.</w:t>
            </w:r>
          </w:p>
        </w:tc>
      </w:tr>
    </w:tbl>
    <w:p w14:paraId="2A9EAFEA" w14:textId="77777777" w:rsidR="00E86840" w:rsidRPr="00AC319B" w:rsidRDefault="00E86840" w:rsidP="00E86840">
      <w:pPr>
        <w:tabs>
          <w:tab w:val="left" w:pos="3780"/>
        </w:tabs>
        <w:spacing w:line="360" w:lineRule="auto"/>
        <w:jc w:val="both"/>
        <w:rPr>
          <w:rFonts w:cstheme="minorHAnsi"/>
          <w:lang w:val="en-US"/>
        </w:rPr>
      </w:pPr>
    </w:p>
    <w:p w14:paraId="167B3B86" w14:textId="77777777" w:rsidR="00757052" w:rsidRDefault="00757052">
      <w:pPr>
        <w:rPr>
          <w:lang w:val="en-US"/>
        </w:rPr>
      </w:pPr>
      <w:r>
        <w:rPr>
          <w:lang w:val="en-US"/>
        </w:rPr>
        <w:br w:type="page"/>
      </w:r>
    </w:p>
    <w:p w14:paraId="4B230B31" w14:textId="3F861909" w:rsidR="00490962" w:rsidRDefault="008F0084" w:rsidP="00E86840">
      <w:pPr>
        <w:rPr>
          <w:lang w:val="en-US"/>
        </w:rPr>
      </w:pPr>
      <w:r>
        <w:rPr>
          <w:lang w:val="en-US"/>
        </w:rPr>
        <w:lastRenderedPageBreak/>
        <w:t>Table 2</w:t>
      </w:r>
      <w:r w:rsidR="00CD279A">
        <w:rPr>
          <w:lang w:val="en-US"/>
        </w:rPr>
        <w:t xml:space="preserve">. Species list of the </w:t>
      </w:r>
      <w:r w:rsidR="003303F8">
        <w:rPr>
          <w:lang w:val="en-US"/>
        </w:rPr>
        <w:t>t</w:t>
      </w:r>
      <w:r w:rsidR="00CD279A">
        <w:rPr>
          <w:lang w:val="en-US"/>
        </w:rPr>
        <w:t>emperate community</w:t>
      </w:r>
      <w:r w:rsidR="00AB20E2">
        <w:rPr>
          <w:lang w:val="en-US"/>
        </w:rPr>
        <w:t xml:space="preserve"> </w:t>
      </w:r>
      <w:r w:rsidR="009F31DE">
        <w:rPr>
          <w:lang w:val="en-US"/>
        </w:rPr>
        <w:t>a</w:t>
      </w:r>
      <w:r w:rsidR="003303F8">
        <w:rPr>
          <w:lang w:val="en-US"/>
        </w:rPr>
        <w:t>long</w:t>
      </w:r>
      <w:r w:rsidR="00AB20E2">
        <w:rPr>
          <w:lang w:val="en-US"/>
        </w:rPr>
        <w:t xml:space="preserve"> the penology period with highest germination recorded </w:t>
      </w:r>
      <w:r w:rsidR="00D81061">
        <w:rPr>
          <w:lang w:val="en-US"/>
        </w:rPr>
        <w:t xml:space="preserve">at each incubator </w:t>
      </w:r>
      <w:r w:rsidR="00AB20E2">
        <w:rPr>
          <w:lang w:val="en-US"/>
        </w:rPr>
        <w:t xml:space="preserve">and the </w:t>
      </w:r>
      <w:r w:rsidR="00D81061">
        <w:rPr>
          <w:lang w:val="en-US"/>
        </w:rPr>
        <w:t xml:space="preserve">calculated area between species </w:t>
      </w:r>
      <w:r w:rsidR="003303F8">
        <w:rPr>
          <w:lang w:val="en-US"/>
        </w:rPr>
        <w:t>cumulative germination curves for each incubator (see individual species graphs in supplementary XX)</w:t>
      </w:r>
    </w:p>
    <w:tbl>
      <w:tblPr>
        <w:tblW w:w="8180" w:type="dxa"/>
        <w:tblCellMar>
          <w:left w:w="70" w:type="dxa"/>
          <w:right w:w="70" w:type="dxa"/>
        </w:tblCellMar>
        <w:tblLook w:val="04A0" w:firstRow="1" w:lastRow="0" w:firstColumn="1" w:lastColumn="0" w:noHBand="0" w:noVBand="1"/>
      </w:tblPr>
      <w:tblGrid>
        <w:gridCol w:w="3060"/>
        <w:gridCol w:w="1640"/>
        <w:gridCol w:w="1080"/>
        <w:gridCol w:w="1200"/>
        <w:gridCol w:w="1200"/>
      </w:tblGrid>
      <w:tr w:rsidR="00E20DE0" w:rsidRPr="00E20DE0" w14:paraId="25E1089B" w14:textId="77777777" w:rsidTr="00E20DE0">
        <w:trPr>
          <w:trHeight w:val="660"/>
        </w:trPr>
        <w:tc>
          <w:tcPr>
            <w:tcW w:w="30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3F03A45"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Species</w:t>
            </w:r>
            <w:proofErr w:type="spellEnd"/>
          </w:p>
        </w:tc>
        <w:tc>
          <w:tcPr>
            <w:tcW w:w="16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1F85FE8"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Family</w:t>
            </w:r>
            <w:proofErr w:type="spellEnd"/>
          </w:p>
        </w:tc>
        <w:tc>
          <w:tcPr>
            <w:tcW w:w="2280" w:type="dxa"/>
            <w:gridSpan w:val="2"/>
            <w:tcBorders>
              <w:top w:val="single" w:sz="4" w:space="0" w:color="auto"/>
              <w:left w:val="nil"/>
              <w:bottom w:val="single" w:sz="4" w:space="0" w:color="auto"/>
              <w:right w:val="single" w:sz="4" w:space="0" w:color="000000"/>
            </w:tcBorders>
            <w:shd w:val="clear" w:color="auto" w:fill="auto"/>
            <w:vAlign w:val="center"/>
            <w:hideMark/>
          </w:tcPr>
          <w:p w14:paraId="0083FDE8" w14:textId="77777777" w:rsidR="00E20DE0" w:rsidRPr="00E20DE0" w:rsidRDefault="00E20DE0" w:rsidP="00E20DE0">
            <w:pPr>
              <w:spacing w:after="0" w:line="240" w:lineRule="auto"/>
              <w:jc w:val="center"/>
              <w:rPr>
                <w:rFonts w:ascii="Calibri" w:eastAsia="Times New Roman" w:hAnsi="Calibri" w:cs="Calibri"/>
                <w:color w:val="000000"/>
                <w:lang w:val="en-US" w:eastAsia="es-ES"/>
              </w:rPr>
            </w:pPr>
            <w:r w:rsidRPr="00E20DE0">
              <w:rPr>
                <w:rFonts w:ascii="Calibri" w:eastAsia="Times New Roman" w:hAnsi="Calibri" w:cs="Calibri"/>
                <w:color w:val="000000"/>
                <w:lang w:val="en-US" w:eastAsia="es-ES"/>
              </w:rPr>
              <w:t>Phenology period with highest germination</w:t>
            </w:r>
          </w:p>
        </w:tc>
        <w:tc>
          <w:tcPr>
            <w:tcW w:w="12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2B070B7"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between</w:t>
            </w:r>
            <w:proofErr w:type="spellEnd"/>
            <w:r w:rsidRPr="00E20DE0">
              <w:rPr>
                <w:rFonts w:ascii="Calibri" w:eastAsia="Times New Roman" w:hAnsi="Calibri" w:cs="Calibri"/>
                <w:color w:val="000000"/>
                <w:lang w:val="es-ES" w:eastAsia="es-ES"/>
              </w:rPr>
              <w:t xml:space="preserve"> curves</w:t>
            </w:r>
          </w:p>
        </w:tc>
      </w:tr>
      <w:tr w:rsidR="00E20DE0" w:rsidRPr="00E20DE0" w14:paraId="0C6CD8B4" w14:textId="77777777" w:rsidTr="00E20DE0">
        <w:trPr>
          <w:trHeight w:val="300"/>
        </w:trPr>
        <w:tc>
          <w:tcPr>
            <w:tcW w:w="3060" w:type="dxa"/>
            <w:vMerge/>
            <w:tcBorders>
              <w:top w:val="single" w:sz="4" w:space="0" w:color="auto"/>
              <w:left w:val="single" w:sz="4" w:space="0" w:color="auto"/>
              <w:bottom w:val="single" w:sz="4" w:space="0" w:color="000000"/>
              <w:right w:val="single" w:sz="4" w:space="0" w:color="auto"/>
            </w:tcBorders>
            <w:vAlign w:val="center"/>
            <w:hideMark/>
          </w:tcPr>
          <w:p w14:paraId="4513E55F"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640" w:type="dxa"/>
            <w:vMerge/>
            <w:tcBorders>
              <w:top w:val="single" w:sz="4" w:space="0" w:color="auto"/>
              <w:left w:val="single" w:sz="4" w:space="0" w:color="auto"/>
              <w:bottom w:val="single" w:sz="4" w:space="0" w:color="000000"/>
              <w:right w:val="single" w:sz="4" w:space="0" w:color="auto"/>
            </w:tcBorders>
            <w:vAlign w:val="center"/>
            <w:hideMark/>
          </w:tcPr>
          <w:p w14:paraId="275336CB"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080" w:type="dxa"/>
            <w:tcBorders>
              <w:top w:val="nil"/>
              <w:left w:val="nil"/>
              <w:bottom w:val="single" w:sz="4" w:space="0" w:color="auto"/>
              <w:right w:val="single" w:sz="4" w:space="0" w:color="auto"/>
            </w:tcBorders>
            <w:shd w:val="clear" w:color="auto" w:fill="auto"/>
            <w:vAlign w:val="center"/>
            <w:hideMark/>
          </w:tcPr>
          <w:p w14:paraId="3E69D5F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Felfield</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7D419AB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Snowbed</w:t>
            </w:r>
            <w:proofErr w:type="spellEnd"/>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58D8B38C" w14:textId="77777777" w:rsidR="00E20DE0" w:rsidRPr="00E20DE0" w:rsidRDefault="00E20DE0" w:rsidP="00E20DE0">
            <w:pPr>
              <w:spacing w:after="0" w:line="240" w:lineRule="auto"/>
              <w:rPr>
                <w:rFonts w:ascii="Calibri" w:eastAsia="Times New Roman" w:hAnsi="Calibri" w:cs="Calibri"/>
                <w:color w:val="000000"/>
                <w:lang w:val="es-ES" w:eastAsia="es-ES"/>
              </w:rPr>
            </w:pPr>
          </w:p>
        </w:tc>
      </w:tr>
      <w:tr w:rsidR="00E20DE0" w:rsidRPr="00E20DE0" w14:paraId="61B6E68C"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6C238D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Androsace</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villosa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40CA7C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Primulaceae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48DD5FD" w14:textId="2943F1F3" w:rsidR="00E20DE0" w:rsidRPr="00867E19" w:rsidRDefault="00E20DE0" w:rsidP="00867E19">
            <w:pPr>
              <w:pStyle w:val="ListParagraph"/>
              <w:numPr>
                <w:ilvl w:val="0"/>
                <w:numId w:val="27"/>
              </w:numPr>
              <w:spacing w:after="0" w:line="240" w:lineRule="auto"/>
              <w:jc w:val="center"/>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bottom"/>
            <w:hideMark/>
          </w:tcPr>
          <w:p w14:paraId="20570A1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462A597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-0.6</w:t>
            </w:r>
          </w:p>
        </w:tc>
      </w:tr>
      <w:tr w:rsidR="00E20DE0" w:rsidRPr="00E20DE0" w14:paraId="716B512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0B76B2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Anthyllis</w:t>
            </w:r>
            <w:proofErr w:type="spellEnd"/>
            <w:r w:rsidRPr="00E20DE0">
              <w:rPr>
                <w:rFonts w:ascii="Calibri" w:eastAsia="Times New Roman" w:hAnsi="Calibri" w:cs="Calibri"/>
                <w:color w:val="000000"/>
                <w:lang w:val="es-ES" w:eastAsia="es-ES"/>
              </w:rPr>
              <w:t xml:space="preserve"> vulneraria</w:t>
            </w:r>
          </w:p>
        </w:tc>
        <w:tc>
          <w:tcPr>
            <w:tcW w:w="1640" w:type="dxa"/>
            <w:tcBorders>
              <w:top w:val="nil"/>
              <w:left w:val="nil"/>
              <w:bottom w:val="single" w:sz="4" w:space="0" w:color="auto"/>
              <w:right w:val="single" w:sz="4" w:space="0" w:color="auto"/>
            </w:tcBorders>
            <w:shd w:val="clear" w:color="auto" w:fill="auto"/>
            <w:noWrap/>
            <w:vAlign w:val="bottom"/>
            <w:hideMark/>
          </w:tcPr>
          <w:p w14:paraId="5797101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Fabaceae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950F00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116680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3A0F88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12.2</w:t>
            </w:r>
          </w:p>
        </w:tc>
      </w:tr>
      <w:tr w:rsidR="00E20DE0" w:rsidRPr="00E20DE0" w14:paraId="7DA903C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D14ED2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Arenaria </w:t>
            </w:r>
            <w:proofErr w:type="spellStart"/>
            <w:r w:rsidRPr="00E20DE0">
              <w:rPr>
                <w:rFonts w:ascii="Calibri" w:eastAsia="Times New Roman" w:hAnsi="Calibri" w:cs="Calibri"/>
                <w:color w:val="000000"/>
                <w:lang w:val="es-ES" w:eastAsia="es-ES"/>
              </w:rPr>
              <w:t>erinacea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6DBD78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AE90DE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9C6E39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E15995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69.1</w:t>
            </w:r>
          </w:p>
        </w:tc>
      </w:tr>
      <w:tr w:rsidR="00E20DE0" w:rsidRPr="00E20DE0" w14:paraId="0E66195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8040E8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Arenaria </w:t>
            </w:r>
            <w:proofErr w:type="spellStart"/>
            <w:r w:rsidRPr="00E20DE0">
              <w:rPr>
                <w:rFonts w:ascii="Calibri" w:eastAsia="Times New Roman" w:hAnsi="Calibri" w:cs="Calibri"/>
                <w:color w:val="000000"/>
                <w:lang w:val="es-ES" w:eastAsia="es-ES"/>
              </w:rPr>
              <w:t>moehringioides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EAEA52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D031EB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BBE1FE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47D9ED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30.8</w:t>
            </w:r>
          </w:p>
        </w:tc>
      </w:tr>
      <w:tr w:rsidR="00E20DE0" w:rsidRPr="00E20DE0" w14:paraId="09BF8ED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DE7714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Armeria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cantabrica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2F28E7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Plumbaginaceae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E50FA1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23975CC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0CE69D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30.8</w:t>
            </w:r>
          </w:p>
        </w:tc>
      </w:tr>
      <w:tr w:rsidR="00E20DE0" w:rsidRPr="00E20DE0" w14:paraId="4F639E3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4D77BE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Carex</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sempervirens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9B8982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Cyperaceae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9B1185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9FEDA5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10A336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38.2</w:t>
            </w:r>
          </w:p>
        </w:tc>
      </w:tr>
      <w:tr w:rsidR="00E20DE0" w:rsidRPr="00E20DE0" w14:paraId="739272F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BB8D23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Dethawia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splendens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C64AB3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Apiaceae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D09622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C065D3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B32B68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11.9</w:t>
            </w:r>
          </w:p>
        </w:tc>
      </w:tr>
      <w:tr w:rsidR="00E20DE0" w:rsidRPr="00E20DE0" w14:paraId="6D4AE2E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451B14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Erigeron</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alpinus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D0B676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989EBF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5B2E935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24D728F4"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43.8</w:t>
            </w:r>
          </w:p>
        </w:tc>
      </w:tr>
      <w:tr w:rsidR="00E20DE0" w:rsidRPr="00E20DE0" w14:paraId="4AC744D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CEF454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Euphrasia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salisburgensis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240B55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Orobanchaceae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779A5A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0D4790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23372C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0.1</w:t>
            </w:r>
          </w:p>
        </w:tc>
      </w:tr>
      <w:tr w:rsidR="00E20DE0" w:rsidRPr="00E20DE0" w14:paraId="5A6971D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A7B774" w14:textId="77777777" w:rsidR="00E20DE0" w:rsidRPr="00E20DE0" w:rsidRDefault="00E20DE0" w:rsidP="00E20DE0">
            <w:pPr>
              <w:spacing w:after="0" w:line="240" w:lineRule="auto"/>
              <w:rPr>
                <w:rFonts w:ascii="Calibri" w:eastAsia="Times New Roman" w:hAnsi="Calibri" w:cs="Calibri"/>
                <w:lang w:val="es-ES" w:eastAsia="es-ES"/>
              </w:rPr>
            </w:pPr>
            <w:proofErr w:type="spellStart"/>
            <w:r w:rsidRPr="00E20DE0">
              <w:rPr>
                <w:rFonts w:ascii="Calibri" w:eastAsia="Times New Roman" w:hAnsi="Calibri" w:cs="Calibri"/>
                <w:lang w:val="es-ES" w:eastAsia="es-ES"/>
              </w:rPr>
              <w:t>Festuca</w:t>
            </w:r>
            <w:proofErr w:type="spellEnd"/>
            <w:r w:rsidRPr="00E20DE0">
              <w:rPr>
                <w:rFonts w:ascii="Calibri" w:eastAsia="Times New Roman" w:hAnsi="Calibri" w:cs="Calibri"/>
                <w:lang w:val="es-ES" w:eastAsia="es-ES"/>
              </w:rPr>
              <w:t xml:space="preserve"> </w:t>
            </w:r>
            <w:proofErr w:type="spellStart"/>
            <w:r w:rsidRPr="00E20DE0">
              <w:rPr>
                <w:rFonts w:ascii="Calibri" w:eastAsia="Times New Roman" w:hAnsi="Calibri" w:cs="Calibri"/>
                <w:lang w:val="es-ES" w:eastAsia="es-ES"/>
              </w:rPr>
              <w:t>hystrix</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235B97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218689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D712D5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9E53D3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83.2</w:t>
            </w:r>
          </w:p>
        </w:tc>
      </w:tr>
      <w:tr w:rsidR="00E20DE0" w:rsidRPr="00E20DE0" w14:paraId="48A3A5E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A422F2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Festuca</w:t>
            </w:r>
            <w:proofErr w:type="spellEnd"/>
            <w:r w:rsidRPr="00E20DE0">
              <w:rPr>
                <w:rFonts w:ascii="Calibri" w:eastAsia="Times New Roman" w:hAnsi="Calibri" w:cs="Calibri"/>
                <w:color w:val="000000"/>
                <w:lang w:val="es-ES" w:eastAsia="es-ES"/>
              </w:rPr>
              <w:t xml:space="preserve"> rubra</w:t>
            </w:r>
          </w:p>
        </w:tc>
        <w:tc>
          <w:tcPr>
            <w:tcW w:w="1640" w:type="dxa"/>
            <w:tcBorders>
              <w:top w:val="nil"/>
              <w:left w:val="nil"/>
              <w:bottom w:val="single" w:sz="4" w:space="0" w:color="auto"/>
              <w:right w:val="single" w:sz="4" w:space="0" w:color="auto"/>
            </w:tcBorders>
            <w:shd w:val="clear" w:color="auto" w:fill="auto"/>
            <w:noWrap/>
            <w:vAlign w:val="bottom"/>
            <w:hideMark/>
          </w:tcPr>
          <w:p w14:paraId="781805B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CA13FA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1141720" w14:textId="1142D6DF" w:rsidR="00E20DE0" w:rsidRPr="00867E19" w:rsidRDefault="00E20DE0" w:rsidP="00867E19">
            <w:pPr>
              <w:pStyle w:val="ListParagraph"/>
              <w:numPr>
                <w:ilvl w:val="0"/>
                <w:numId w:val="27"/>
              </w:numPr>
              <w:spacing w:after="0" w:line="240" w:lineRule="auto"/>
              <w:jc w:val="center"/>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bottom"/>
            <w:hideMark/>
          </w:tcPr>
          <w:p w14:paraId="5AC8139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w:t>
            </w:r>
          </w:p>
        </w:tc>
      </w:tr>
      <w:tr w:rsidR="00E20DE0" w:rsidRPr="00E20DE0" w14:paraId="139A2F9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9213F6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Gentiana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verna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B8B19A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Gentianaceae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26317F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E9A6C5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353A2B4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1.2</w:t>
            </w:r>
          </w:p>
        </w:tc>
      </w:tr>
      <w:tr w:rsidR="00E20DE0" w:rsidRPr="00E20DE0" w14:paraId="60EF8B5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D1F5DB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Gypsophila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repens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75AE40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4EA193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3D6097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353583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75.4</w:t>
            </w:r>
          </w:p>
        </w:tc>
      </w:tr>
      <w:tr w:rsidR="00E20DE0" w:rsidRPr="00E20DE0" w14:paraId="554B53D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0C24BF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Helianthemum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canum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8EA4DF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Cistaceae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FBE4F9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2FFBFD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86FD50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29.8</w:t>
            </w:r>
          </w:p>
        </w:tc>
      </w:tr>
      <w:tr w:rsidR="00E20DE0" w:rsidRPr="00E20DE0" w14:paraId="1AC02AD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5DD309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Helianthemum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urrielense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19DA22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Cistaceae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762FD8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BA4D67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DC49CC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-32.5</w:t>
            </w:r>
          </w:p>
        </w:tc>
      </w:tr>
      <w:tr w:rsidR="00E20DE0" w:rsidRPr="00E20DE0" w14:paraId="19B6F5E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37F65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Helictotrichon</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sedenense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2F2FE1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F0B7E7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6FEA21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719C7164"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23.0</w:t>
            </w:r>
          </w:p>
        </w:tc>
      </w:tr>
      <w:tr w:rsidR="00E20DE0" w:rsidRPr="00E20DE0" w14:paraId="0B4310F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B045A0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Iberis</w:t>
            </w:r>
            <w:proofErr w:type="spellEnd"/>
            <w:r w:rsidRPr="00E20DE0">
              <w:rPr>
                <w:rFonts w:ascii="Calibri" w:eastAsia="Times New Roman" w:hAnsi="Calibri" w:cs="Calibri"/>
                <w:color w:val="000000"/>
                <w:lang w:val="es-ES" w:eastAsia="es-ES"/>
              </w:rPr>
              <w:t xml:space="preserve"> carnosa</w:t>
            </w:r>
          </w:p>
        </w:tc>
        <w:tc>
          <w:tcPr>
            <w:tcW w:w="1640" w:type="dxa"/>
            <w:tcBorders>
              <w:top w:val="nil"/>
              <w:left w:val="nil"/>
              <w:bottom w:val="single" w:sz="4" w:space="0" w:color="auto"/>
              <w:right w:val="single" w:sz="4" w:space="0" w:color="auto"/>
            </w:tcBorders>
            <w:shd w:val="clear" w:color="auto" w:fill="auto"/>
            <w:noWrap/>
            <w:vAlign w:val="bottom"/>
            <w:hideMark/>
          </w:tcPr>
          <w:p w14:paraId="10FEF12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Brassicaceae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F77000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348B44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73805C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183.4</w:t>
            </w:r>
          </w:p>
        </w:tc>
      </w:tr>
      <w:tr w:rsidR="00E20DE0" w:rsidRPr="00E20DE0" w14:paraId="7C93D14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6EEB3D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Jasione</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cavanillesii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E7700D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Campanulaceae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6685D5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CD1007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490C6BE3"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14.0</w:t>
            </w:r>
          </w:p>
        </w:tc>
      </w:tr>
      <w:tr w:rsidR="00E20DE0" w:rsidRPr="00E20DE0" w14:paraId="46DB257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DD1A87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Jurinea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humilis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F3935F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0D9642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EE346C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301F967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94.1</w:t>
            </w:r>
          </w:p>
        </w:tc>
      </w:tr>
      <w:tr w:rsidR="00E20DE0" w:rsidRPr="00E20DE0" w14:paraId="57236F9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039642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Koeleria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vallesiana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C50EA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6D0039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527B44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F3B75C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54.5</w:t>
            </w:r>
          </w:p>
        </w:tc>
      </w:tr>
      <w:tr w:rsidR="00E20DE0" w:rsidRPr="00E20DE0" w14:paraId="12C3EC4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57E167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Minuartia</w:t>
            </w:r>
            <w:proofErr w:type="spellEnd"/>
            <w:r w:rsidRPr="00E20DE0">
              <w:rPr>
                <w:rFonts w:ascii="Calibri" w:eastAsia="Times New Roman" w:hAnsi="Calibri" w:cs="Calibri"/>
                <w:color w:val="000000"/>
                <w:lang w:val="es-ES" w:eastAsia="es-ES"/>
              </w:rPr>
              <w:t xml:space="preserve"> CF</w:t>
            </w:r>
          </w:p>
        </w:tc>
        <w:tc>
          <w:tcPr>
            <w:tcW w:w="1640" w:type="dxa"/>
            <w:tcBorders>
              <w:top w:val="nil"/>
              <w:left w:val="nil"/>
              <w:bottom w:val="single" w:sz="4" w:space="0" w:color="auto"/>
              <w:right w:val="single" w:sz="4" w:space="0" w:color="auto"/>
            </w:tcBorders>
            <w:shd w:val="clear" w:color="auto" w:fill="auto"/>
            <w:noWrap/>
            <w:vAlign w:val="bottom"/>
            <w:hideMark/>
          </w:tcPr>
          <w:p w14:paraId="51313FD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96B7FD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C1509D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2E266A2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97.2</w:t>
            </w:r>
          </w:p>
        </w:tc>
      </w:tr>
      <w:tr w:rsidR="00E20DE0" w:rsidRPr="00E20DE0" w14:paraId="6095C18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14B646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Minuartia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verna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456FD9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84B323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7D3562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19D0A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112.4</w:t>
            </w:r>
          </w:p>
        </w:tc>
      </w:tr>
      <w:tr w:rsidR="00E20DE0" w:rsidRPr="00E20DE0" w14:paraId="5E6C301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C2E008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Pedicularis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pyrenaica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BD6320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Orobanchaceae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348FB7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1E32F4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398F7EE"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21.1</w:t>
            </w:r>
          </w:p>
        </w:tc>
      </w:tr>
      <w:tr w:rsidR="00E20DE0" w:rsidRPr="00E20DE0" w14:paraId="03F907D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77DB8E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Phyteuma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orbiculare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D2B218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Campanulaceae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AB2071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AC6EF6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CDAE11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-11.4</w:t>
            </w:r>
          </w:p>
        </w:tc>
      </w:tr>
      <w:tr w:rsidR="00E20DE0" w:rsidRPr="00E20DE0" w14:paraId="56423BA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3ADB11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Plantago</w:t>
            </w:r>
            <w:proofErr w:type="spellEnd"/>
            <w:r w:rsidRPr="00E20DE0">
              <w:rPr>
                <w:rFonts w:ascii="Calibri" w:eastAsia="Times New Roman" w:hAnsi="Calibri" w:cs="Calibri"/>
                <w:color w:val="000000"/>
                <w:lang w:val="es-ES" w:eastAsia="es-ES"/>
              </w:rPr>
              <w:t xml:space="preserve"> alpina</w:t>
            </w:r>
          </w:p>
        </w:tc>
        <w:tc>
          <w:tcPr>
            <w:tcW w:w="1640" w:type="dxa"/>
            <w:tcBorders>
              <w:top w:val="nil"/>
              <w:left w:val="nil"/>
              <w:bottom w:val="single" w:sz="4" w:space="0" w:color="auto"/>
              <w:right w:val="single" w:sz="4" w:space="0" w:color="auto"/>
            </w:tcBorders>
            <w:shd w:val="clear" w:color="auto" w:fill="auto"/>
            <w:noWrap/>
            <w:vAlign w:val="bottom"/>
            <w:hideMark/>
          </w:tcPr>
          <w:p w14:paraId="396ED8B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C7C511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83F1E0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286F70A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83.0</w:t>
            </w:r>
          </w:p>
        </w:tc>
      </w:tr>
      <w:tr w:rsidR="00E20DE0" w:rsidRPr="00E20DE0" w14:paraId="265025B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5F6F58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Ranunculus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carinthiacus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E35BB3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Ranunculaceae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E5C2D4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141159F" w14:textId="793C5213" w:rsidR="00E20DE0" w:rsidRPr="00E20DE0" w:rsidRDefault="00867E19" w:rsidP="00867E19">
            <w:pPr>
              <w:spacing w:after="0" w:line="240" w:lineRule="auto"/>
              <w:jc w:val="center"/>
              <w:rPr>
                <w:rFonts w:ascii="Calibri" w:eastAsia="Times New Roman" w:hAnsi="Calibri" w:cs="Calibri"/>
                <w:color w:val="000000"/>
                <w:lang w:val="es-ES" w:eastAsia="es-ES"/>
              </w:rPr>
            </w:pPr>
            <w:r>
              <w:rPr>
                <w:rFonts w:ascii="Calibri" w:eastAsia="Times New Roman" w:hAnsi="Calibri" w:cs="Calibri"/>
                <w:color w:val="000000"/>
                <w:lang w:val="es-ES" w:eastAsia="es-ES"/>
              </w:rPr>
              <w:t>-</w:t>
            </w:r>
          </w:p>
        </w:tc>
        <w:tc>
          <w:tcPr>
            <w:tcW w:w="1200" w:type="dxa"/>
            <w:tcBorders>
              <w:top w:val="nil"/>
              <w:left w:val="nil"/>
              <w:bottom w:val="single" w:sz="4" w:space="0" w:color="auto"/>
              <w:right w:val="single" w:sz="4" w:space="0" w:color="auto"/>
            </w:tcBorders>
            <w:shd w:val="clear" w:color="auto" w:fill="auto"/>
            <w:noWrap/>
            <w:vAlign w:val="bottom"/>
            <w:hideMark/>
          </w:tcPr>
          <w:p w14:paraId="08E723A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24.7</w:t>
            </w:r>
          </w:p>
        </w:tc>
      </w:tr>
      <w:tr w:rsidR="00E20DE0" w:rsidRPr="00E20DE0" w14:paraId="6E61696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BC3F27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conifera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738906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009621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303F00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791D26A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195.2</w:t>
            </w:r>
          </w:p>
        </w:tc>
      </w:tr>
      <w:tr w:rsidR="00E20DE0" w:rsidRPr="00E20DE0" w14:paraId="25C6E57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A14807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paniculata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F90063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34AD79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93DF93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98DF399"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84.8</w:t>
            </w:r>
          </w:p>
        </w:tc>
      </w:tr>
      <w:tr w:rsidR="00E20DE0" w:rsidRPr="00E20DE0" w14:paraId="28C09C4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A5CBDA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Scilla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verna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2E4597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Asparagaceae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D4984C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8785A08"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C22A92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w:t>
            </w:r>
          </w:p>
        </w:tc>
      </w:tr>
      <w:tr w:rsidR="00E20DE0" w:rsidRPr="00E20DE0" w14:paraId="4B53A53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039335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Sesleria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caerula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D72F2E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DDE975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F61992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6E3D9395"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146.8</w:t>
            </w:r>
          </w:p>
        </w:tc>
      </w:tr>
      <w:tr w:rsidR="00E20DE0" w:rsidRPr="00E20DE0" w14:paraId="4974F5F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2F683B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Silene </w:t>
            </w:r>
            <w:proofErr w:type="spellStart"/>
            <w:r w:rsidRPr="00E20DE0">
              <w:rPr>
                <w:rFonts w:ascii="Calibri" w:eastAsia="Times New Roman" w:hAnsi="Calibri" w:cs="Calibri"/>
                <w:color w:val="000000"/>
                <w:lang w:val="es-ES" w:eastAsia="es-ES"/>
              </w:rPr>
              <w:t>acaulis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6275DD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F48E07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39D7443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261B54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17.5</w:t>
            </w:r>
          </w:p>
        </w:tc>
      </w:tr>
      <w:tr w:rsidR="00E20DE0" w:rsidRPr="00E20DE0" w14:paraId="6893800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70D821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Silene </w:t>
            </w:r>
            <w:proofErr w:type="spellStart"/>
            <w:r w:rsidRPr="00E20DE0">
              <w:rPr>
                <w:rFonts w:ascii="Calibri" w:eastAsia="Times New Roman" w:hAnsi="Calibri" w:cs="Calibri"/>
                <w:color w:val="000000"/>
                <w:lang w:val="es-ES" w:eastAsia="es-ES"/>
              </w:rPr>
              <w:t>ciliata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C437E8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459A4E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E193EE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98E710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56.6</w:t>
            </w:r>
          </w:p>
        </w:tc>
      </w:tr>
      <w:tr w:rsidR="00E20DE0" w:rsidRPr="00E20DE0" w14:paraId="35DA590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DA3358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Thymus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praecox</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949639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Lamiaceae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F7E994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6CA472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91781C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151.8</w:t>
            </w:r>
          </w:p>
        </w:tc>
      </w:tr>
    </w:tbl>
    <w:p w14:paraId="3E5B7580" w14:textId="77777777" w:rsidR="00490962" w:rsidRDefault="00490962" w:rsidP="00E86840">
      <w:pPr>
        <w:rPr>
          <w:lang w:val="en-US"/>
        </w:rPr>
      </w:pPr>
    </w:p>
    <w:p w14:paraId="6DE32B9A" w14:textId="77777777" w:rsidR="00E20DE0" w:rsidRDefault="00E20DE0" w:rsidP="00E86840">
      <w:pPr>
        <w:rPr>
          <w:lang w:val="en-US"/>
        </w:rPr>
      </w:pPr>
    </w:p>
    <w:p w14:paraId="03AA1B81" w14:textId="77777777" w:rsidR="00E20DE0" w:rsidRDefault="00E20DE0" w:rsidP="00E86840">
      <w:pPr>
        <w:rPr>
          <w:lang w:val="en-US"/>
        </w:rPr>
      </w:pPr>
    </w:p>
    <w:p w14:paraId="4B4BF4C1" w14:textId="77777777" w:rsidR="00E20DE0" w:rsidRDefault="00E20DE0" w:rsidP="00E86840">
      <w:pPr>
        <w:rPr>
          <w:lang w:val="en-US"/>
        </w:rPr>
      </w:pPr>
    </w:p>
    <w:p w14:paraId="19F8BC27" w14:textId="53D4E734" w:rsidR="00E86840" w:rsidRDefault="002D3A01" w:rsidP="00E86840">
      <w:pPr>
        <w:rPr>
          <w:lang w:val="en-US"/>
        </w:rPr>
      </w:pPr>
      <w:r>
        <w:rPr>
          <w:lang w:val="en-US"/>
        </w:rPr>
        <w:lastRenderedPageBreak/>
        <w:t>Table 3</w:t>
      </w:r>
      <w:r w:rsidR="003303F8">
        <w:rPr>
          <w:lang w:val="en-US"/>
        </w:rPr>
        <w:t>. Species list of the Mediterranean community along the penology period with highest germination recorded at each incubator and the calculated area between species cumulative germination curves for each incubator (see individual species graphs in supplementary XX)</w:t>
      </w:r>
    </w:p>
    <w:tbl>
      <w:tblPr>
        <w:tblW w:w="8480" w:type="dxa"/>
        <w:tblCellMar>
          <w:left w:w="70" w:type="dxa"/>
          <w:right w:w="70" w:type="dxa"/>
        </w:tblCellMar>
        <w:tblLook w:val="04A0" w:firstRow="1" w:lastRow="0" w:firstColumn="1" w:lastColumn="0" w:noHBand="0" w:noVBand="1"/>
      </w:tblPr>
      <w:tblGrid>
        <w:gridCol w:w="3060"/>
        <w:gridCol w:w="1640"/>
        <w:gridCol w:w="1080"/>
        <w:gridCol w:w="1200"/>
        <w:gridCol w:w="1500"/>
      </w:tblGrid>
      <w:tr w:rsidR="00E20DE0" w:rsidRPr="00E20DE0" w14:paraId="08B9FD01" w14:textId="77777777" w:rsidTr="00E20DE0">
        <w:trPr>
          <w:trHeight w:val="660"/>
        </w:trPr>
        <w:tc>
          <w:tcPr>
            <w:tcW w:w="30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BE08E5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Species</w:t>
            </w:r>
            <w:proofErr w:type="spellEnd"/>
          </w:p>
        </w:tc>
        <w:tc>
          <w:tcPr>
            <w:tcW w:w="16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0C0CEC2"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Family</w:t>
            </w:r>
            <w:proofErr w:type="spellEnd"/>
          </w:p>
        </w:tc>
        <w:tc>
          <w:tcPr>
            <w:tcW w:w="2280" w:type="dxa"/>
            <w:gridSpan w:val="2"/>
            <w:tcBorders>
              <w:top w:val="single" w:sz="4" w:space="0" w:color="auto"/>
              <w:left w:val="nil"/>
              <w:bottom w:val="single" w:sz="4" w:space="0" w:color="auto"/>
              <w:right w:val="single" w:sz="4" w:space="0" w:color="000000"/>
            </w:tcBorders>
            <w:shd w:val="clear" w:color="auto" w:fill="auto"/>
            <w:vAlign w:val="center"/>
            <w:hideMark/>
          </w:tcPr>
          <w:p w14:paraId="6FC8C2B0" w14:textId="77777777" w:rsidR="00E20DE0" w:rsidRPr="00E20DE0" w:rsidRDefault="00E20DE0" w:rsidP="00E20DE0">
            <w:pPr>
              <w:spacing w:after="0" w:line="240" w:lineRule="auto"/>
              <w:jc w:val="center"/>
              <w:rPr>
                <w:rFonts w:ascii="Calibri" w:eastAsia="Times New Roman" w:hAnsi="Calibri" w:cs="Calibri"/>
                <w:color w:val="000000"/>
                <w:lang w:val="en-US" w:eastAsia="es-ES"/>
              </w:rPr>
            </w:pPr>
            <w:r w:rsidRPr="00E20DE0">
              <w:rPr>
                <w:rFonts w:ascii="Calibri" w:eastAsia="Times New Roman" w:hAnsi="Calibri" w:cs="Calibri"/>
                <w:color w:val="000000"/>
                <w:lang w:val="en-US" w:eastAsia="es-ES"/>
              </w:rPr>
              <w:t>Phenology period with highest germination</w:t>
            </w:r>
          </w:p>
        </w:tc>
        <w:tc>
          <w:tcPr>
            <w:tcW w:w="15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3E1CE74"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between</w:t>
            </w:r>
            <w:proofErr w:type="spellEnd"/>
            <w:r w:rsidRPr="00E20DE0">
              <w:rPr>
                <w:rFonts w:ascii="Calibri" w:eastAsia="Times New Roman" w:hAnsi="Calibri" w:cs="Calibri"/>
                <w:color w:val="000000"/>
                <w:lang w:val="es-ES" w:eastAsia="es-ES"/>
              </w:rPr>
              <w:t xml:space="preserve"> curves</w:t>
            </w:r>
          </w:p>
        </w:tc>
      </w:tr>
      <w:tr w:rsidR="00E20DE0" w:rsidRPr="00E20DE0" w14:paraId="714F8E82" w14:textId="77777777" w:rsidTr="00E20DE0">
        <w:trPr>
          <w:trHeight w:val="300"/>
        </w:trPr>
        <w:tc>
          <w:tcPr>
            <w:tcW w:w="3060" w:type="dxa"/>
            <w:vMerge/>
            <w:tcBorders>
              <w:top w:val="single" w:sz="4" w:space="0" w:color="auto"/>
              <w:left w:val="single" w:sz="4" w:space="0" w:color="auto"/>
              <w:bottom w:val="single" w:sz="4" w:space="0" w:color="000000"/>
              <w:right w:val="single" w:sz="4" w:space="0" w:color="auto"/>
            </w:tcBorders>
            <w:vAlign w:val="center"/>
            <w:hideMark/>
          </w:tcPr>
          <w:p w14:paraId="622BC011"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640" w:type="dxa"/>
            <w:vMerge/>
            <w:tcBorders>
              <w:top w:val="single" w:sz="4" w:space="0" w:color="auto"/>
              <w:left w:val="single" w:sz="4" w:space="0" w:color="auto"/>
              <w:bottom w:val="single" w:sz="4" w:space="0" w:color="000000"/>
              <w:right w:val="single" w:sz="4" w:space="0" w:color="auto"/>
            </w:tcBorders>
            <w:vAlign w:val="center"/>
            <w:hideMark/>
          </w:tcPr>
          <w:p w14:paraId="43742890"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080" w:type="dxa"/>
            <w:tcBorders>
              <w:top w:val="nil"/>
              <w:left w:val="nil"/>
              <w:bottom w:val="single" w:sz="4" w:space="0" w:color="auto"/>
              <w:right w:val="single" w:sz="4" w:space="0" w:color="auto"/>
            </w:tcBorders>
            <w:shd w:val="clear" w:color="auto" w:fill="auto"/>
            <w:vAlign w:val="center"/>
            <w:hideMark/>
          </w:tcPr>
          <w:p w14:paraId="5A44F4BA"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Felfield</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226D6A4D"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Snowbed</w:t>
            </w:r>
            <w:proofErr w:type="spellEnd"/>
          </w:p>
        </w:tc>
        <w:tc>
          <w:tcPr>
            <w:tcW w:w="1500" w:type="dxa"/>
            <w:vMerge/>
            <w:tcBorders>
              <w:top w:val="single" w:sz="4" w:space="0" w:color="auto"/>
              <w:left w:val="single" w:sz="4" w:space="0" w:color="auto"/>
              <w:bottom w:val="single" w:sz="4" w:space="0" w:color="000000"/>
              <w:right w:val="single" w:sz="4" w:space="0" w:color="auto"/>
            </w:tcBorders>
            <w:vAlign w:val="center"/>
            <w:hideMark/>
          </w:tcPr>
          <w:p w14:paraId="5A93C092" w14:textId="77777777" w:rsidR="00E20DE0" w:rsidRPr="00E20DE0" w:rsidRDefault="00E20DE0" w:rsidP="00E20DE0">
            <w:pPr>
              <w:spacing w:after="0" w:line="240" w:lineRule="auto"/>
              <w:rPr>
                <w:rFonts w:ascii="Calibri" w:eastAsia="Times New Roman" w:hAnsi="Calibri" w:cs="Calibri"/>
                <w:color w:val="000000"/>
                <w:lang w:val="es-ES" w:eastAsia="es-ES"/>
              </w:rPr>
            </w:pPr>
          </w:p>
        </w:tc>
      </w:tr>
      <w:tr w:rsidR="00E20DE0" w:rsidRPr="00E20DE0" w14:paraId="6A8E80A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41AF98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Agrostis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tileni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9E383E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8477F1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9E4921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60C46CC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69.8</w:t>
            </w:r>
          </w:p>
        </w:tc>
      </w:tr>
      <w:tr w:rsidR="00E20DE0" w:rsidRPr="00E20DE0" w14:paraId="7648DE3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7EBAAB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Armeria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duriaei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70112F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Plumbaginaceae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F41312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3083B9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DE35BE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25.4</w:t>
            </w:r>
          </w:p>
        </w:tc>
      </w:tr>
      <w:tr w:rsidR="00E20DE0" w:rsidRPr="00E20DE0" w14:paraId="4E9D8D2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482D50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Cerastium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ramosissimum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A32512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760B53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415BE1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312AB63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-8.0</w:t>
            </w:r>
          </w:p>
        </w:tc>
      </w:tr>
      <w:tr w:rsidR="00E20DE0" w:rsidRPr="00E20DE0" w14:paraId="7B87FDB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D3E342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Conopodium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majus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664254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Apiaceae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AF6A52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Spring </w:t>
            </w:r>
          </w:p>
        </w:tc>
        <w:tc>
          <w:tcPr>
            <w:tcW w:w="1200" w:type="dxa"/>
            <w:tcBorders>
              <w:top w:val="nil"/>
              <w:left w:val="nil"/>
              <w:bottom w:val="single" w:sz="4" w:space="0" w:color="auto"/>
              <w:right w:val="single" w:sz="4" w:space="0" w:color="auto"/>
            </w:tcBorders>
            <w:shd w:val="clear" w:color="auto" w:fill="auto"/>
            <w:noWrap/>
            <w:vAlign w:val="bottom"/>
            <w:hideMark/>
          </w:tcPr>
          <w:p w14:paraId="1329AD6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40EDBD6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29.2</w:t>
            </w:r>
          </w:p>
        </w:tc>
      </w:tr>
      <w:tr w:rsidR="00E20DE0" w:rsidRPr="00E20DE0" w14:paraId="3B40FFB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1D6BD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Dianthus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langeanus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2BFC60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21D55C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A70C5E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36600F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6.1</w:t>
            </w:r>
          </w:p>
        </w:tc>
      </w:tr>
      <w:tr w:rsidR="00E20DE0" w:rsidRPr="00E20DE0" w14:paraId="67CAA18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79E06F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Festuca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summilusitana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7DE72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D19B09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D9765A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42342E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17.0</w:t>
            </w:r>
          </w:p>
        </w:tc>
      </w:tr>
      <w:tr w:rsidR="00E20DE0" w:rsidRPr="00E20DE0" w14:paraId="3A86A6BC"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3A4DEA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Helictochloa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marginata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6FDFE7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916E5C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E78F98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500" w:type="dxa"/>
            <w:tcBorders>
              <w:top w:val="nil"/>
              <w:left w:val="nil"/>
              <w:bottom w:val="single" w:sz="4" w:space="0" w:color="auto"/>
              <w:right w:val="single" w:sz="4" w:space="0" w:color="auto"/>
            </w:tcBorders>
            <w:shd w:val="clear" w:color="auto" w:fill="auto"/>
            <w:noWrap/>
            <w:vAlign w:val="bottom"/>
            <w:hideMark/>
          </w:tcPr>
          <w:p w14:paraId="22087BE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34.6</w:t>
            </w:r>
          </w:p>
        </w:tc>
      </w:tr>
      <w:tr w:rsidR="00E20DE0" w:rsidRPr="00E20DE0" w14:paraId="4BA6790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AB7554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Jurinea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humilis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64EB27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420A7B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3CEEB5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3426B2C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191.2</w:t>
            </w:r>
          </w:p>
        </w:tc>
      </w:tr>
      <w:tr w:rsidR="00E20DE0" w:rsidRPr="00E20DE0" w14:paraId="01D4BD1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C7CF1F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Luzula </w:t>
            </w:r>
            <w:proofErr w:type="spellStart"/>
            <w:r w:rsidRPr="00E20DE0">
              <w:rPr>
                <w:rFonts w:ascii="Calibri" w:eastAsia="Times New Roman" w:hAnsi="Calibri" w:cs="Calibri"/>
                <w:color w:val="000000"/>
                <w:lang w:val="es-ES" w:eastAsia="es-ES"/>
              </w:rPr>
              <w:t>caespitosa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05C031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Juncaceae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4F0AD6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0392D0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5C81FD0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107.0</w:t>
            </w:r>
          </w:p>
        </w:tc>
      </w:tr>
      <w:tr w:rsidR="00E20DE0" w:rsidRPr="00E20DE0" w14:paraId="2B087246"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6753D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Minuartia</w:t>
            </w:r>
            <w:proofErr w:type="spellEnd"/>
            <w:r w:rsidRPr="00E20DE0">
              <w:rPr>
                <w:rFonts w:ascii="Calibri" w:eastAsia="Times New Roman" w:hAnsi="Calibri" w:cs="Calibri"/>
                <w:color w:val="000000"/>
                <w:lang w:val="es-ES" w:eastAsia="es-ES"/>
              </w:rPr>
              <w:t xml:space="preserve"> recurva</w:t>
            </w:r>
          </w:p>
        </w:tc>
        <w:tc>
          <w:tcPr>
            <w:tcW w:w="1640" w:type="dxa"/>
            <w:tcBorders>
              <w:top w:val="nil"/>
              <w:left w:val="nil"/>
              <w:bottom w:val="single" w:sz="4" w:space="0" w:color="auto"/>
              <w:right w:val="single" w:sz="4" w:space="0" w:color="auto"/>
            </w:tcBorders>
            <w:shd w:val="clear" w:color="auto" w:fill="auto"/>
            <w:noWrap/>
            <w:vAlign w:val="bottom"/>
            <w:hideMark/>
          </w:tcPr>
          <w:p w14:paraId="6C07CD7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2637E0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DE73E0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6B4401D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54.2</w:t>
            </w:r>
          </w:p>
        </w:tc>
      </w:tr>
      <w:tr w:rsidR="00E20DE0" w:rsidRPr="00E20DE0" w14:paraId="59D45EC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E14ABF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Neoschischkinia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truncatula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A16EA7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C2DC44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2CEB02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2E49A1E3"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17.6</w:t>
            </w:r>
          </w:p>
        </w:tc>
      </w:tr>
      <w:tr w:rsidR="00E20DE0" w:rsidRPr="00E20DE0" w14:paraId="3102B9E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343CB0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Phalacrocarpum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oppositifolium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AD1DA1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FA85D7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915EE5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965C9F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2.7</w:t>
            </w:r>
          </w:p>
        </w:tc>
      </w:tr>
      <w:tr w:rsidR="00E20DE0" w:rsidRPr="00E20DE0" w14:paraId="51E8046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0A3190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Phyteuma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hemisphaericum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C04054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Campanulaceae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14B1F3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9F8E06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7BC50F4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10.1</w:t>
            </w:r>
          </w:p>
        </w:tc>
      </w:tr>
      <w:tr w:rsidR="00E20DE0" w:rsidRPr="00E20DE0" w14:paraId="70F393B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CFE267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Plantago</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holosteum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D16291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6329E2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EEB5A9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65FE89A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8.9</w:t>
            </w:r>
          </w:p>
        </w:tc>
      </w:tr>
      <w:tr w:rsidR="00E20DE0" w:rsidRPr="00E20DE0" w14:paraId="530CC4B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B77FC8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Sedum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anglicum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52071E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Crassulaceae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8BFA6F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B74C34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97405B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62.9</w:t>
            </w:r>
          </w:p>
        </w:tc>
      </w:tr>
      <w:tr w:rsidR="00E20DE0" w:rsidRPr="00E20DE0" w14:paraId="1A1ED4A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E30B3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Sedum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brevifolium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0318D4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Crassulaceae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804B56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7B0127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38C2896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28.4</w:t>
            </w:r>
          </w:p>
        </w:tc>
      </w:tr>
      <w:tr w:rsidR="00E20DE0" w:rsidRPr="00E20DE0" w14:paraId="4345A5B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D1753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Sempervivum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arachnoideum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D89C72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Crassulaceae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9AAABD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38E39A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500" w:type="dxa"/>
            <w:tcBorders>
              <w:top w:val="nil"/>
              <w:left w:val="nil"/>
              <w:bottom w:val="single" w:sz="4" w:space="0" w:color="auto"/>
              <w:right w:val="single" w:sz="4" w:space="0" w:color="auto"/>
            </w:tcBorders>
            <w:shd w:val="clear" w:color="auto" w:fill="auto"/>
            <w:noWrap/>
            <w:vAlign w:val="bottom"/>
            <w:hideMark/>
          </w:tcPr>
          <w:p w14:paraId="7247B05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55.3</w:t>
            </w:r>
          </w:p>
        </w:tc>
      </w:tr>
      <w:tr w:rsidR="00E20DE0" w:rsidRPr="00E20DE0" w14:paraId="396AC2B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1F2634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Silene </w:t>
            </w:r>
            <w:proofErr w:type="spellStart"/>
            <w:r w:rsidRPr="00E20DE0">
              <w:rPr>
                <w:rFonts w:ascii="Calibri" w:eastAsia="Times New Roman" w:hAnsi="Calibri" w:cs="Calibri"/>
                <w:color w:val="000000"/>
                <w:lang w:val="es-ES" w:eastAsia="es-ES"/>
              </w:rPr>
              <w:t>ciliata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AD7447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F69EFA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E1CC26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7059A06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30.5</w:t>
            </w:r>
          </w:p>
        </w:tc>
      </w:tr>
      <w:tr w:rsidR="00E20DE0" w:rsidRPr="00E20DE0" w14:paraId="7935C23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FBBDA2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Solidago</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virgaurea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4AC68B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53B672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2F09E6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03F8C1F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164.6</w:t>
            </w:r>
          </w:p>
        </w:tc>
      </w:tr>
      <w:tr w:rsidR="00E20DE0" w:rsidRPr="00E20DE0" w14:paraId="63D65B16"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E68E5F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Spergula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morisonii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94B05E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E2D57B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C8ACC3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73C83CEE"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-62.1</w:t>
            </w:r>
          </w:p>
        </w:tc>
      </w:tr>
      <w:tr w:rsidR="00E20DE0" w:rsidRPr="00E20DE0" w14:paraId="2512C8E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171591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Thymus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praecox</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473E27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Lamiaceae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CC37C3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2804DE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0F39523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65.8</w:t>
            </w:r>
          </w:p>
        </w:tc>
      </w:tr>
    </w:tbl>
    <w:p w14:paraId="10190C56" w14:textId="77777777" w:rsidR="00E31687" w:rsidRDefault="00E31687" w:rsidP="00E86840">
      <w:pPr>
        <w:spacing w:line="360" w:lineRule="auto"/>
        <w:jc w:val="both"/>
        <w:rPr>
          <w:rFonts w:cstheme="minorHAnsi"/>
          <w:lang w:val="en-US"/>
        </w:rPr>
      </w:pPr>
    </w:p>
    <w:p w14:paraId="080A5E21" w14:textId="77777777" w:rsidR="00757052" w:rsidRDefault="00757052">
      <w:pPr>
        <w:rPr>
          <w:rFonts w:cstheme="minorHAnsi"/>
          <w:lang w:val="en-US"/>
        </w:rPr>
      </w:pPr>
      <w:r>
        <w:rPr>
          <w:rFonts w:cstheme="minorHAnsi"/>
          <w:lang w:val="en-US"/>
        </w:rPr>
        <w:br w:type="page"/>
      </w:r>
    </w:p>
    <w:p w14:paraId="41677E9B" w14:textId="37CE7FD2" w:rsidR="008E3C19" w:rsidRDefault="00E86840" w:rsidP="00E86840">
      <w:pPr>
        <w:spacing w:line="360" w:lineRule="auto"/>
        <w:jc w:val="both"/>
        <w:rPr>
          <w:rFonts w:cstheme="minorHAnsi"/>
          <w:lang w:val="en-US"/>
        </w:rPr>
      </w:pPr>
      <w:r w:rsidRPr="00AC319B">
        <w:rPr>
          <w:rFonts w:cstheme="minorHAnsi"/>
          <w:lang w:val="en-US"/>
        </w:rPr>
        <w:lastRenderedPageBreak/>
        <w:t>Fig 1. Map of the study sites in northwest Spain</w:t>
      </w:r>
      <w:r w:rsidR="00F60515">
        <w:rPr>
          <w:rFonts w:cstheme="minorHAnsi"/>
          <w:lang w:val="en-US"/>
        </w:rPr>
        <w:t>,</w:t>
      </w:r>
      <w:r w:rsidRPr="00AC319B">
        <w:rPr>
          <w:rFonts w:cstheme="minorHAnsi"/>
          <w:lang w:val="en-US"/>
        </w:rPr>
        <w:t xml:space="preserve"> with</w:t>
      </w:r>
      <w:r w:rsidR="00F60515">
        <w:rPr>
          <w:rFonts w:cstheme="minorHAnsi"/>
          <w:lang w:val="en-US"/>
        </w:rPr>
        <w:t>in</w:t>
      </w:r>
      <w:r w:rsidRPr="00AC319B">
        <w:rPr>
          <w:rFonts w:cstheme="minorHAnsi"/>
          <w:lang w:val="en-US"/>
        </w:rPr>
        <w:t xml:space="preserve"> the Cantabrian Mountain and the location of our two communities: </w:t>
      </w:r>
      <w:r w:rsidR="008429D7" w:rsidRPr="00AC319B">
        <w:rPr>
          <w:rFonts w:cstheme="minorHAnsi"/>
          <w:lang w:val="en-US"/>
        </w:rPr>
        <w:t>Mediterranean</w:t>
      </w:r>
      <w:r w:rsidR="00DE7540">
        <w:rPr>
          <w:rFonts w:cstheme="minorHAnsi"/>
          <w:lang w:val="en-US"/>
        </w:rPr>
        <w:t xml:space="preserve"> (red)</w:t>
      </w:r>
      <w:r w:rsidRPr="00AC319B">
        <w:rPr>
          <w:rFonts w:cstheme="minorHAnsi"/>
          <w:lang w:val="en-US"/>
        </w:rPr>
        <w:t xml:space="preserve"> and </w:t>
      </w:r>
      <w:r w:rsidR="008429D7" w:rsidRPr="00AC319B">
        <w:rPr>
          <w:rFonts w:cstheme="minorHAnsi"/>
          <w:lang w:val="en-US"/>
        </w:rPr>
        <w:t>Temperate</w:t>
      </w:r>
      <w:r w:rsidR="00DE7540">
        <w:rPr>
          <w:rFonts w:cstheme="minorHAnsi"/>
          <w:lang w:val="en-US"/>
        </w:rPr>
        <w:t xml:space="preserve"> (blue)</w:t>
      </w:r>
      <w:r w:rsidRPr="00AC319B">
        <w:rPr>
          <w:rFonts w:cstheme="minorHAnsi"/>
          <w:lang w:val="en-US"/>
        </w:rPr>
        <w:t xml:space="preserve">. </w:t>
      </w:r>
      <w:r w:rsidR="00DE7540">
        <w:rPr>
          <w:rFonts w:cstheme="minorHAnsi"/>
          <w:lang w:val="en-US"/>
        </w:rPr>
        <w:t xml:space="preserve">Boxplots show respectively Mean annual air temperature (bio1) and </w:t>
      </w:r>
      <w:proofErr w:type="gramStart"/>
      <w:r w:rsidR="00DE7540">
        <w:rPr>
          <w:rFonts w:cstheme="minorHAnsi"/>
          <w:lang w:val="en-US"/>
        </w:rPr>
        <w:t>Summer</w:t>
      </w:r>
      <w:proofErr w:type="gramEnd"/>
      <w:r w:rsidR="00DE7540">
        <w:rPr>
          <w:rFonts w:cstheme="minorHAnsi"/>
          <w:lang w:val="en-US"/>
        </w:rPr>
        <w:t xml:space="preserve"> precipitation (bio17) calculated from</w:t>
      </w:r>
      <w:r w:rsidR="004F0962">
        <w:rPr>
          <w:rFonts w:cstheme="minorHAnsi"/>
          <w:lang w:val="en-US"/>
        </w:rPr>
        <w:t xml:space="preserve"> CHELSA 2.1 </w:t>
      </w:r>
      <w:r w:rsidR="00762604">
        <w:rPr>
          <w:rFonts w:cstheme="minorHAnsi"/>
          <w:lang w:val="en-US"/>
        </w:rPr>
        <w:t xml:space="preserve">(averages from 1981 - 2010) </w:t>
      </w:r>
      <w:r w:rsidR="004F0962">
        <w:rPr>
          <w:rFonts w:cstheme="minorHAnsi"/>
          <w:lang w:val="en-US"/>
        </w:rPr>
        <w:t>based on 47 location</w:t>
      </w:r>
      <w:r w:rsidR="00E8786D">
        <w:rPr>
          <w:rFonts w:cstheme="minorHAnsi"/>
          <w:lang w:val="en-US"/>
        </w:rPr>
        <w:t>s</w:t>
      </w:r>
      <w:r w:rsidR="004F0962">
        <w:rPr>
          <w:rFonts w:cstheme="minorHAnsi"/>
          <w:lang w:val="en-US"/>
        </w:rPr>
        <w:t xml:space="preserve"> per each study site. </w:t>
      </w:r>
    </w:p>
    <w:p w14:paraId="7A718AF7" w14:textId="59DD8A34" w:rsidR="006963F2" w:rsidRDefault="00757052" w:rsidP="00E86840">
      <w:pPr>
        <w:spacing w:line="360" w:lineRule="auto"/>
        <w:jc w:val="both"/>
        <w:rPr>
          <w:rFonts w:cstheme="minorHAnsi"/>
          <w:lang w:val="en-US"/>
        </w:rPr>
      </w:pPr>
      <w:r>
        <w:rPr>
          <w:rFonts w:cstheme="minorHAnsi"/>
          <w:noProof/>
          <w:lang w:val="en-US"/>
        </w:rPr>
        <w:drawing>
          <wp:inline distT="0" distB="0" distL="0" distR="0" wp14:anchorId="230BDB0A" wp14:editId="18DEC290">
            <wp:extent cx="4895238" cy="3638095"/>
            <wp:effectExtent l="0" t="0" r="635" b="635"/>
            <wp:docPr id="19365329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32988" name="Imagen 1"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95238" cy="3638095"/>
                    </a:xfrm>
                    <a:prstGeom prst="rect">
                      <a:avLst/>
                    </a:prstGeom>
                  </pic:spPr>
                </pic:pic>
              </a:graphicData>
            </a:graphic>
          </wp:inline>
        </w:drawing>
      </w:r>
    </w:p>
    <w:p w14:paraId="50759C50" w14:textId="45C1C037" w:rsidR="00D059BB" w:rsidRDefault="00D059BB" w:rsidP="00E86840">
      <w:pPr>
        <w:spacing w:line="360" w:lineRule="auto"/>
        <w:jc w:val="both"/>
        <w:rPr>
          <w:rFonts w:cstheme="minorHAnsi"/>
          <w:color w:val="000000"/>
          <w:lang w:val="en-US"/>
        </w:rPr>
      </w:pPr>
    </w:p>
    <w:p w14:paraId="4F2433AE" w14:textId="77777777" w:rsidR="00757052" w:rsidRDefault="00757052">
      <w:pPr>
        <w:rPr>
          <w:rFonts w:cstheme="minorHAnsi"/>
          <w:color w:val="000000"/>
          <w:lang w:val="en-US"/>
        </w:rPr>
      </w:pPr>
      <w:r>
        <w:rPr>
          <w:rFonts w:cstheme="minorHAnsi"/>
          <w:color w:val="000000"/>
          <w:lang w:val="en-US"/>
        </w:rPr>
        <w:br w:type="page"/>
      </w:r>
    </w:p>
    <w:p w14:paraId="5D7ECBFA" w14:textId="3FDAFCE2" w:rsidR="00BB04AF" w:rsidRPr="00E31687" w:rsidRDefault="008E3C19" w:rsidP="00E86840">
      <w:pPr>
        <w:spacing w:line="360" w:lineRule="auto"/>
        <w:jc w:val="both"/>
        <w:rPr>
          <w:rFonts w:cstheme="minorHAnsi"/>
          <w:color w:val="000000"/>
          <w:lang w:val="en-US"/>
        </w:rPr>
      </w:pPr>
      <w:r>
        <w:rPr>
          <w:rFonts w:cstheme="minorHAnsi"/>
          <w:color w:val="000000"/>
          <w:lang w:val="en-US"/>
        </w:rPr>
        <w:lastRenderedPageBreak/>
        <w:t xml:space="preserve">Fig 2A. </w:t>
      </w:r>
      <w:r w:rsidR="006963F2" w:rsidRPr="00AC319B">
        <w:rPr>
          <w:rFonts w:cstheme="minorHAnsi"/>
          <w:color w:val="000000"/>
          <w:lang w:val="en-US"/>
        </w:rPr>
        <w:t>Weekly means of soil temperatures (</w:t>
      </w:r>
      <w:proofErr w:type="spellStart"/>
      <w:r w:rsidR="006963F2" w:rsidRPr="00AC319B">
        <w:rPr>
          <w:rFonts w:cstheme="minorHAnsi"/>
          <w:color w:val="000000"/>
          <w:lang w:val="en-US"/>
        </w:rPr>
        <w:t>Tmax</w:t>
      </w:r>
      <w:proofErr w:type="spellEnd"/>
      <w:r w:rsidR="006963F2" w:rsidRPr="00AC319B">
        <w:rPr>
          <w:rFonts w:cstheme="minorHAnsi"/>
          <w:color w:val="000000"/>
          <w:lang w:val="en-US"/>
        </w:rPr>
        <w:t xml:space="preserve"> and </w:t>
      </w:r>
      <w:proofErr w:type="spellStart"/>
      <w:r w:rsidR="006963F2" w:rsidRPr="00AC319B">
        <w:rPr>
          <w:rFonts w:cstheme="minorHAnsi"/>
          <w:color w:val="000000"/>
          <w:lang w:val="en-US"/>
        </w:rPr>
        <w:t>Tmin</w:t>
      </w:r>
      <w:proofErr w:type="spellEnd"/>
      <w:r w:rsidR="006963F2" w:rsidRPr="00AC319B">
        <w:rPr>
          <w:rFonts w:cstheme="minorHAnsi"/>
          <w:color w:val="000000"/>
          <w:lang w:val="en-US"/>
        </w:rPr>
        <w:t xml:space="preserve"> at 5 cm depth) measured during 10 years in two alpine </w:t>
      </w:r>
      <w:r w:rsidR="00C94415">
        <w:rPr>
          <w:rFonts w:cstheme="minorHAnsi"/>
          <w:color w:val="000000"/>
          <w:lang w:val="en-US"/>
        </w:rPr>
        <w:t>sites</w:t>
      </w:r>
      <w:r w:rsidR="006963F2" w:rsidRPr="00AC319B">
        <w:rPr>
          <w:rFonts w:cstheme="minorHAnsi"/>
          <w:color w:val="000000"/>
          <w:lang w:val="en-US"/>
        </w:rPr>
        <w:t xml:space="preserve"> of the Picos de Europa National Park, Cantabrian Mountains, Spain.</w:t>
      </w:r>
      <w:r w:rsidR="00C94415">
        <w:rPr>
          <w:rFonts w:cstheme="minorHAnsi"/>
          <w:color w:val="000000"/>
          <w:lang w:val="en-US"/>
        </w:rPr>
        <w:t xml:space="preserve"> </w:t>
      </w:r>
      <w:r w:rsidR="00C94415" w:rsidRPr="001741A7">
        <w:rPr>
          <w:rFonts w:cstheme="minorHAnsi"/>
          <w:color w:val="000000"/>
          <w:lang w:val="en-US"/>
        </w:rPr>
        <w:t xml:space="preserve">Image of </w:t>
      </w:r>
      <w:r w:rsidR="008D202F" w:rsidRPr="001741A7">
        <w:rPr>
          <w:rFonts w:cstheme="minorHAnsi"/>
          <w:color w:val="000000"/>
          <w:lang w:val="en-US"/>
        </w:rPr>
        <w:t>M</w:t>
      </w:r>
      <w:r w:rsidR="001741A7" w:rsidRPr="001741A7">
        <w:rPr>
          <w:rFonts w:cstheme="minorHAnsi"/>
          <w:color w:val="000000"/>
          <w:lang w:val="en-US"/>
        </w:rPr>
        <w:t xml:space="preserve">Log5W, </w:t>
      </w:r>
      <w:proofErr w:type="spellStart"/>
      <w:r w:rsidR="001741A7" w:rsidRPr="001741A7">
        <w:rPr>
          <w:rFonts w:cstheme="minorHAnsi"/>
          <w:color w:val="000000"/>
          <w:lang w:val="en-US"/>
        </w:rPr>
        <w:t>Geoprecision</w:t>
      </w:r>
      <w:proofErr w:type="spellEnd"/>
      <w:r w:rsidR="00C94415" w:rsidRPr="001741A7">
        <w:rPr>
          <w:rFonts w:cstheme="minorHAnsi"/>
          <w:color w:val="000000"/>
          <w:lang w:val="en-US"/>
        </w:rPr>
        <w:t xml:space="preserve"> datalogger used</w:t>
      </w:r>
      <w:r w:rsidR="00762604" w:rsidRPr="001741A7">
        <w:rPr>
          <w:rFonts w:cstheme="minorHAnsi"/>
          <w:color w:val="000000"/>
          <w:lang w:val="en-US"/>
        </w:rPr>
        <w:t xml:space="preserve"> in the field</w:t>
      </w:r>
      <w:r w:rsidR="00C94415">
        <w:rPr>
          <w:rFonts w:cstheme="minorHAnsi"/>
          <w:color w:val="000000"/>
          <w:lang w:val="en-US"/>
        </w:rPr>
        <w:t>.</w:t>
      </w:r>
      <w:r>
        <w:rPr>
          <w:rFonts w:cstheme="minorHAnsi"/>
          <w:color w:val="000000"/>
          <w:lang w:val="en-US"/>
        </w:rPr>
        <w:t xml:space="preserve"> Fig 2B. </w:t>
      </w:r>
      <w:r w:rsidR="006963F2" w:rsidRPr="00AC319B">
        <w:rPr>
          <w:rFonts w:cstheme="minorHAnsi"/>
          <w:color w:val="000000"/>
          <w:lang w:val="en-US"/>
        </w:rPr>
        <w:t xml:space="preserve">Experimental temperature programs with weekly resolution, daily temperature ramps and monthly photoperiods to represent fellfield and </w:t>
      </w:r>
      <w:proofErr w:type="spellStart"/>
      <w:r w:rsidR="006963F2" w:rsidRPr="00AC319B">
        <w:rPr>
          <w:rFonts w:cstheme="minorHAnsi"/>
          <w:color w:val="000000"/>
          <w:lang w:val="en-US"/>
        </w:rPr>
        <w:t>snowbed</w:t>
      </w:r>
      <w:proofErr w:type="spellEnd"/>
      <w:r w:rsidR="006963F2" w:rsidRPr="00AC319B">
        <w:rPr>
          <w:rFonts w:cstheme="minorHAnsi"/>
          <w:color w:val="000000"/>
          <w:lang w:val="en-US"/>
        </w:rPr>
        <w:t xml:space="preserve"> scenarios in laboratory incubators. Both incubators were configured based on real field data showed in fig 2A. </w:t>
      </w:r>
    </w:p>
    <w:p w14:paraId="425F5D18" w14:textId="27C8AFA7" w:rsidR="00BB04AF" w:rsidRDefault="00757052" w:rsidP="00E86840">
      <w:pPr>
        <w:spacing w:line="360" w:lineRule="auto"/>
        <w:jc w:val="both"/>
        <w:rPr>
          <w:rFonts w:cstheme="minorHAnsi"/>
          <w:lang w:val="en-US"/>
        </w:rPr>
      </w:pPr>
      <w:r>
        <w:rPr>
          <w:rFonts w:cstheme="minorHAnsi"/>
          <w:noProof/>
          <w:color w:val="000000"/>
          <w:lang w:val="en-US"/>
        </w:rPr>
        <w:drawing>
          <wp:inline distT="0" distB="0" distL="0" distR="0" wp14:anchorId="59075024" wp14:editId="089A50F2">
            <wp:extent cx="5038725" cy="4214984"/>
            <wp:effectExtent l="0" t="0" r="0" b="0"/>
            <wp:docPr id="87780299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02994" name="Imagen 2"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41520" cy="4217322"/>
                    </a:xfrm>
                    <a:prstGeom prst="rect">
                      <a:avLst/>
                    </a:prstGeom>
                  </pic:spPr>
                </pic:pic>
              </a:graphicData>
            </a:graphic>
          </wp:inline>
        </w:drawing>
      </w:r>
    </w:p>
    <w:p w14:paraId="4C706212" w14:textId="77777777" w:rsidR="00757052" w:rsidRDefault="00757052">
      <w:pPr>
        <w:rPr>
          <w:rFonts w:cstheme="minorHAnsi"/>
          <w:lang w:val="en-US"/>
        </w:rPr>
      </w:pPr>
      <w:r>
        <w:rPr>
          <w:rFonts w:cstheme="minorHAnsi"/>
          <w:lang w:val="en-US"/>
        </w:rPr>
        <w:br w:type="page"/>
      </w:r>
    </w:p>
    <w:p w14:paraId="09337458" w14:textId="7D4E8BE8" w:rsidR="00CF3749" w:rsidRDefault="00EF1BC6" w:rsidP="00757052">
      <w:pPr>
        <w:spacing w:after="120" w:line="240" w:lineRule="auto"/>
        <w:jc w:val="both"/>
        <w:rPr>
          <w:rFonts w:cstheme="minorHAnsi"/>
          <w:noProof/>
          <w:lang w:val="en-US"/>
        </w:rPr>
      </w:pPr>
      <w:commentRangeStart w:id="88"/>
      <w:r w:rsidRPr="00AC319B">
        <w:rPr>
          <w:rFonts w:cstheme="minorHAnsi"/>
          <w:lang w:val="en-US"/>
        </w:rPr>
        <w:lastRenderedPageBreak/>
        <w:t>Fig 3</w:t>
      </w:r>
      <w:r w:rsidR="00F118B6">
        <w:rPr>
          <w:rFonts w:cstheme="minorHAnsi"/>
          <w:lang w:val="en-US"/>
        </w:rPr>
        <w:t>A</w:t>
      </w:r>
      <w:r w:rsidRPr="00AC319B">
        <w:rPr>
          <w:rFonts w:cstheme="minorHAnsi"/>
          <w:lang w:val="en-US"/>
        </w:rPr>
        <w:t xml:space="preserve">. </w:t>
      </w:r>
      <w:commentRangeEnd w:id="88"/>
      <w:r w:rsidRPr="00AC319B">
        <w:rPr>
          <w:rStyle w:val="CommentReference"/>
          <w:rFonts w:ascii="Calibri" w:eastAsia="Calibri" w:hAnsi="Calibri" w:cs="Calibri"/>
          <w:lang w:val="en-US"/>
        </w:rPr>
        <w:commentReference w:id="88"/>
      </w:r>
      <w:r w:rsidRPr="00AC319B">
        <w:rPr>
          <w:rFonts w:cstheme="minorHAnsi"/>
          <w:lang w:val="en-US"/>
        </w:rPr>
        <w:t xml:space="preserve">Cumulative germination curves, based on all </w:t>
      </w:r>
      <w:r w:rsidR="00261222" w:rsidRPr="00AC319B">
        <w:rPr>
          <w:rFonts w:cstheme="minorHAnsi"/>
          <w:lang w:val="en-US"/>
        </w:rPr>
        <w:t xml:space="preserve">target species sowed </w:t>
      </w:r>
      <w:r w:rsidRPr="00AC319B">
        <w:rPr>
          <w:rFonts w:cstheme="minorHAnsi"/>
          <w:lang w:val="en-US"/>
        </w:rPr>
        <w:t xml:space="preserve">from each community throughout the experiment. Within each panel, orange curve represents germination proportion in fellfield </w:t>
      </w:r>
      <w:r w:rsidR="00EF00DA" w:rsidRPr="00AC319B">
        <w:rPr>
          <w:rFonts w:cstheme="minorHAnsi"/>
          <w:lang w:val="en-US"/>
        </w:rPr>
        <w:t>scenario</w:t>
      </w:r>
      <w:r w:rsidRPr="00AC319B">
        <w:rPr>
          <w:rFonts w:cstheme="minorHAnsi"/>
          <w:lang w:val="en-US"/>
        </w:rPr>
        <w:t xml:space="preserve"> and blue curve </w:t>
      </w:r>
      <w:proofErr w:type="spellStart"/>
      <w:r w:rsidRPr="00AC319B">
        <w:rPr>
          <w:rFonts w:cstheme="minorHAnsi"/>
          <w:lang w:val="en-US"/>
        </w:rPr>
        <w:t>snowbed</w:t>
      </w:r>
      <w:proofErr w:type="spellEnd"/>
      <w:r w:rsidRPr="00AC319B">
        <w:rPr>
          <w:rFonts w:cstheme="minorHAnsi"/>
          <w:lang w:val="en-US"/>
        </w:rPr>
        <w:t xml:space="preserve"> </w:t>
      </w:r>
      <w:r w:rsidR="00EF00DA" w:rsidRPr="00AC319B">
        <w:rPr>
          <w:rFonts w:cstheme="minorHAnsi"/>
          <w:lang w:val="en-US"/>
        </w:rPr>
        <w:t>scenario</w:t>
      </w:r>
      <w:r w:rsidRPr="00AC319B">
        <w:rPr>
          <w:rFonts w:cstheme="minorHAnsi"/>
          <w:lang w:val="en-US"/>
        </w:rPr>
        <w:t xml:space="preserve">. Flat areas represent cold period when no germination scores were done.  </w:t>
      </w:r>
      <w:r w:rsidR="00D97ACB">
        <w:rPr>
          <w:rFonts w:cstheme="minorHAnsi"/>
          <w:lang w:val="en-US"/>
        </w:rPr>
        <w:t xml:space="preserve">Density plots within each community represents the </w:t>
      </w:r>
      <w:r w:rsidR="00593B77">
        <w:rPr>
          <w:lang w:val="en-US"/>
        </w:rPr>
        <w:t xml:space="preserve">calculated area between individual species cumulative germination curves. At the bottom horizontal bars represent the phenology periods </w:t>
      </w:r>
      <w:r w:rsidR="00803FA1">
        <w:rPr>
          <w:lang w:val="en-US"/>
        </w:rPr>
        <w:t>calculated. Fig 3B. Show cumulative germination curves for each individual species</w:t>
      </w:r>
      <w:r w:rsidR="00696FFC">
        <w:rPr>
          <w:lang w:val="en-US"/>
        </w:rPr>
        <w:t xml:space="preserve"> in the fellfield incubator from both communities. </w:t>
      </w:r>
      <w:r w:rsidR="00593B77">
        <w:rPr>
          <w:lang w:val="en-US"/>
        </w:rPr>
        <w:t xml:space="preserve"> </w:t>
      </w:r>
      <w:r w:rsidR="00696FFC">
        <w:rPr>
          <w:lang w:val="en-US"/>
        </w:rPr>
        <w:t xml:space="preserve">Fig 3C. Show cumulative germination curves for each individual species in the </w:t>
      </w:r>
      <w:proofErr w:type="spellStart"/>
      <w:r w:rsidR="00696FFC">
        <w:rPr>
          <w:lang w:val="en-US"/>
        </w:rPr>
        <w:t>snowbed</w:t>
      </w:r>
      <w:proofErr w:type="spellEnd"/>
      <w:r w:rsidR="00696FFC">
        <w:rPr>
          <w:lang w:val="en-US"/>
        </w:rPr>
        <w:t xml:space="preserve"> incubator from both communities.</w:t>
      </w:r>
    </w:p>
    <w:p w14:paraId="691A8978" w14:textId="1F6CFEE7" w:rsidR="00757052" w:rsidRPr="00AC319B" w:rsidRDefault="00757052" w:rsidP="00757052">
      <w:pPr>
        <w:spacing w:after="120" w:line="240" w:lineRule="auto"/>
        <w:jc w:val="both"/>
        <w:rPr>
          <w:rFonts w:cstheme="minorHAnsi"/>
          <w:lang w:val="en-US"/>
        </w:rPr>
      </w:pPr>
      <w:r>
        <w:rPr>
          <w:rFonts w:cstheme="minorHAnsi"/>
          <w:noProof/>
          <w:lang w:val="en-US"/>
        </w:rPr>
        <w:drawing>
          <wp:inline distT="0" distB="0" distL="0" distR="0" wp14:anchorId="337B9CF1" wp14:editId="61682313">
            <wp:extent cx="4619625" cy="7023624"/>
            <wp:effectExtent l="0" t="0" r="0" b="6350"/>
            <wp:docPr id="69454076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40765" name="Imagen 1" descr="Imagen que contiene 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622317" cy="7027716"/>
                    </a:xfrm>
                    <a:prstGeom prst="rect">
                      <a:avLst/>
                    </a:prstGeom>
                  </pic:spPr>
                </pic:pic>
              </a:graphicData>
            </a:graphic>
          </wp:inline>
        </w:drawing>
      </w:r>
    </w:p>
    <w:p w14:paraId="50D6C32F" w14:textId="1D5BE248" w:rsidR="006B3A89" w:rsidRDefault="00757052" w:rsidP="00757052">
      <w:pPr>
        <w:rPr>
          <w:rFonts w:cstheme="minorHAnsi"/>
          <w:lang w:val="en-US"/>
        </w:rPr>
      </w:pPr>
      <w:r>
        <w:rPr>
          <w:rFonts w:cstheme="minorHAnsi"/>
          <w:lang w:val="en-US"/>
        </w:rPr>
        <w:br w:type="page"/>
      </w:r>
      <w:r w:rsidR="00541B1F">
        <w:rPr>
          <w:rFonts w:cstheme="minorHAnsi"/>
          <w:lang w:val="en-US"/>
        </w:rPr>
        <w:lastRenderedPageBreak/>
        <w:t xml:space="preserve">Fig 4. </w:t>
      </w:r>
      <w:r w:rsidR="00640302">
        <w:rPr>
          <w:rFonts w:cstheme="minorHAnsi"/>
          <w:lang w:val="en-US"/>
        </w:rPr>
        <w:t>Exploratory principal component analysis with 4 data subsets</w:t>
      </w:r>
      <w:r w:rsidR="0037264A">
        <w:rPr>
          <w:rFonts w:cstheme="minorHAnsi"/>
          <w:lang w:val="en-US"/>
        </w:rPr>
        <w:t xml:space="preserve">, community x incubator. Explanatory variables are </w:t>
      </w:r>
      <w:r w:rsidR="000002DB">
        <w:rPr>
          <w:rFonts w:cstheme="minorHAnsi"/>
          <w:lang w:val="en-US"/>
        </w:rPr>
        <w:t>the four germination phenology traits and EHS (Environmental heat sum)</w:t>
      </w:r>
    </w:p>
    <w:p w14:paraId="7D9C1950" w14:textId="0FB82737" w:rsidR="00983EB8" w:rsidRPr="00AC319B" w:rsidRDefault="00757052" w:rsidP="00E86840">
      <w:pPr>
        <w:spacing w:line="360" w:lineRule="auto"/>
        <w:jc w:val="both"/>
        <w:rPr>
          <w:rFonts w:cstheme="minorHAnsi"/>
          <w:lang w:val="en-US"/>
        </w:rPr>
      </w:pPr>
      <w:r>
        <w:rPr>
          <w:rFonts w:cstheme="minorHAnsi"/>
          <w:noProof/>
          <w:lang w:val="en-US"/>
        </w:rPr>
        <w:drawing>
          <wp:inline distT="0" distB="0" distL="0" distR="0" wp14:anchorId="26C52560" wp14:editId="6B97BA20">
            <wp:extent cx="5400040" cy="4529455"/>
            <wp:effectExtent l="0" t="0" r="0" b="4445"/>
            <wp:docPr id="424540795" name="Imagen 3"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40795" name="Imagen 3" descr="Interfaz de usuario gráfica, 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4529455"/>
                    </a:xfrm>
                    <a:prstGeom prst="rect">
                      <a:avLst/>
                    </a:prstGeom>
                  </pic:spPr>
                </pic:pic>
              </a:graphicData>
            </a:graphic>
          </wp:inline>
        </w:drawing>
      </w:r>
    </w:p>
    <w:p w14:paraId="7F7945F8" w14:textId="77777777" w:rsidR="00757052" w:rsidRDefault="00757052">
      <w:pPr>
        <w:rPr>
          <w:rFonts w:cstheme="minorHAnsi"/>
          <w:lang w:val="en-US"/>
        </w:rPr>
      </w:pPr>
      <w:r>
        <w:rPr>
          <w:rFonts w:cstheme="minorHAnsi"/>
          <w:lang w:val="en-US"/>
        </w:rPr>
        <w:br w:type="page"/>
      </w:r>
    </w:p>
    <w:p w14:paraId="6BDBF1A5" w14:textId="5B3AF296" w:rsidR="00E86840" w:rsidRDefault="00E86840" w:rsidP="00757052">
      <w:pPr>
        <w:spacing w:line="240" w:lineRule="auto"/>
        <w:jc w:val="both"/>
        <w:rPr>
          <w:rFonts w:cstheme="minorHAnsi"/>
          <w:lang w:val="en-US"/>
        </w:rPr>
      </w:pPr>
      <w:r w:rsidRPr="00AC319B">
        <w:rPr>
          <w:rFonts w:cstheme="minorHAnsi"/>
          <w:lang w:val="en-US"/>
        </w:rPr>
        <w:lastRenderedPageBreak/>
        <w:t xml:space="preserve">Fig </w:t>
      </w:r>
      <w:r w:rsidR="00CF3749">
        <w:rPr>
          <w:rFonts w:cstheme="minorHAnsi"/>
          <w:lang w:val="en-US"/>
        </w:rPr>
        <w:t>5</w:t>
      </w:r>
      <w:r w:rsidRPr="00AC319B">
        <w:rPr>
          <w:rFonts w:cstheme="minorHAnsi"/>
          <w:lang w:val="en-US"/>
        </w:rPr>
        <w:t xml:space="preserve">. </w:t>
      </w:r>
      <w:r w:rsidR="00A23245" w:rsidRPr="00AC319B">
        <w:rPr>
          <w:rFonts w:cstheme="minorHAnsi"/>
          <w:lang w:val="en-US"/>
        </w:rPr>
        <w:t>Phenology traits</w:t>
      </w:r>
      <w:r w:rsidRPr="00AC319B">
        <w:rPr>
          <w:rFonts w:cstheme="minorHAnsi"/>
          <w:lang w:val="en-US"/>
        </w:rPr>
        <w:t xml:space="preserve"> responses to incubator chambers representing fellfield and </w:t>
      </w:r>
      <w:proofErr w:type="spellStart"/>
      <w:r w:rsidRPr="00AC319B">
        <w:rPr>
          <w:rFonts w:cstheme="minorHAnsi"/>
          <w:lang w:val="en-US"/>
        </w:rPr>
        <w:t>snowbed</w:t>
      </w:r>
      <w:proofErr w:type="spellEnd"/>
      <w:r w:rsidRPr="00AC319B">
        <w:rPr>
          <w:rFonts w:cstheme="minorHAnsi"/>
          <w:lang w:val="en-US"/>
        </w:rPr>
        <w:t xml:space="preserve"> </w:t>
      </w:r>
      <w:r w:rsidR="005E65B4" w:rsidRPr="00AC319B">
        <w:rPr>
          <w:rFonts w:cstheme="minorHAnsi"/>
          <w:lang w:val="en-US"/>
        </w:rPr>
        <w:t xml:space="preserve">microclimatic scenarios </w:t>
      </w:r>
      <w:r w:rsidRPr="00AC319B">
        <w:rPr>
          <w:rFonts w:cstheme="minorHAnsi"/>
          <w:lang w:val="en-US"/>
        </w:rPr>
        <w:t xml:space="preserve">from </w:t>
      </w:r>
      <w:r w:rsidR="008429D7" w:rsidRPr="00AC319B">
        <w:rPr>
          <w:rFonts w:cstheme="minorHAnsi"/>
          <w:lang w:val="en-US"/>
        </w:rPr>
        <w:t>Mediterranean</w:t>
      </w:r>
      <w:r w:rsidRPr="00AC319B">
        <w:rPr>
          <w:rFonts w:cstheme="minorHAnsi"/>
          <w:lang w:val="en-US"/>
        </w:rPr>
        <w:t xml:space="preserve"> and </w:t>
      </w:r>
      <w:r w:rsidR="008429D7" w:rsidRPr="00AC319B">
        <w:rPr>
          <w:rFonts w:cstheme="minorHAnsi"/>
          <w:lang w:val="en-US"/>
        </w:rPr>
        <w:t>Temperate</w:t>
      </w:r>
      <w:r w:rsidRPr="00AC319B">
        <w:rPr>
          <w:rFonts w:cstheme="minorHAnsi"/>
          <w:lang w:val="en-US"/>
        </w:rPr>
        <w:t xml:space="preserve"> alpine communities of northern Spain. </w:t>
      </w:r>
      <w:r w:rsidR="00A23245" w:rsidRPr="00AC319B">
        <w:rPr>
          <w:rFonts w:cstheme="minorHAnsi"/>
          <w:lang w:val="en-US"/>
        </w:rPr>
        <w:t>4A</w:t>
      </w:r>
      <w:r w:rsidRPr="00AC319B">
        <w:rPr>
          <w:rFonts w:cstheme="minorHAnsi"/>
          <w:lang w:val="en-US"/>
        </w:rPr>
        <w:t>. Effects of incubator according to the MCMC-</w:t>
      </w:r>
      <w:proofErr w:type="spellStart"/>
      <w:r w:rsidRPr="00AC319B">
        <w:rPr>
          <w:rFonts w:cstheme="minorHAnsi"/>
          <w:lang w:val="en-US"/>
        </w:rPr>
        <w:t>glmm</w:t>
      </w:r>
      <w:proofErr w:type="spellEnd"/>
      <w:r w:rsidRPr="00AC319B">
        <w:rPr>
          <w:rFonts w:cstheme="minorHAnsi"/>
          <w:lang w:val="en-US"/>
        </w:rPr>
        <w:t xml:space="preserve"> analysis of </w:t>
      </w:r>
      <w:r w:rsidR="005E65B4" w:rsidRPr="00AC319B">
        <w:rPr>
          <w:rFonts w:cstheme="minorHAnsi"/>
          <w:lang w:val="en-US"/>
        </w:rPr>
        <w:t xml:space="preserve">the </w:t>
      </w:r>
      <w:r w:rsidRPr="00AC319B">
        <w:rPr>
          <w:rFonts w:cstheme="minorHAnsi"/>
          <w:lang w:val="en-US"/>
        </w:rPr>
        <w:t xml:space="preserve">data. Dots indicate mean effect size and whiskers are 95 % credible intervals (CI). The vertical dashed line marks </w:t>
      </w:r>
      <w:r w:rsidR="007024F9" w:rsidRPr="00AC319B">
        <w:rPr>
          <w:rFonts w:cstheme="minorHAnsi"/>
          <w:lang w:val="en-US"/>
        </w:rPr>
        <w:t xml:space="preserve">the </w:t>
      </w:r>
      <w:r w:rsidRPr="00AC319B">
        <w:rPr>
          <w:rFonts w:cstheme="minorHAnsi"/>
          <w:lang w:val="en-US"/>
        </w:rPr>
        <w:t>zero effect</w:t>
      </w:r>
      <w:r w:rsidR="007024F9" w:rsidRPr="00AC319B">
        <w:rPr>
          <w:rFonts w:cstheme="minorHAnsi"/>
          <w:lang w:val="en-US"/>
        </w:rPr>
        <w:t>:</w:t>
      </w:r>
      <w:r w:rsidRPr="00AC319B">
        <w:rPr>
          <w:rFonts w:cstheme="minorHAnsi"/>
          <w:lang w:val="en-US"/>
        </w:rPr>
        <w:t xml:space="preserve"> when the CI crosses the zero-line, </w:t>
      </w:r>
      <w:r w:rsidR="007024F9" w:rsidRPr="00AC319B">
        <w:rPr>
          <w:rFonts w:cstheme="minorHAnsi"/>
          <w:lang w:val="en-US"/>
        </w:rPr>
        <w:t xml:space="preserve">the </w:t>
      </w:r>
      <w:r w:rsidRPr="00AC319B">
        <w:rPr>
          <w:rFonts w:cstheme="minorHAnsi"/>
          <w:lang w:val="en-US"/>
        </w:rPr>
        <w:t>effect is not significant</w:t>
      </w:r>
      <w:r w:rsidR="002A7817" w:rsidRPr="00AC319B">
        <w:rPr>
          <w:rFonts w:cstheme="minorHAnsi"/>
          <w:lang w:val="en-US"/>
        </w:rPr>
        <w:t xml:space="preserve">. Dots on the right </w:t>
      </w:r>
      <w:r w:rsidR="00BD2735" w:rsidRPr="00AC319B">
        <w:rPr>
          <w:rFonts w:cstheme="minorHAnsi"/>
          <w:lang w:val="en-US"/>
        </w:rPr>
        <w:t xml:space="preserve">side of the </w:t>
      </w:r>
      <w:r w:rsidR="00422B94" w:rsidRPr="00AC319B">
        <w:rPr>
          <w:rFonts w:cstheme="minorHAnsi"/>
          <w:lang w:val="en-US"/>
        </w:rPr>
        <w:t>zero</w:t>
      </w:r>
      <w:r w:rsidR="000756D3" w:rsidRPr="00AC319B">
        <w:rPr>
          <w:rFonts w:cstheme="minorHAnsi"/>
          <w:lang w:val="en-US"/>
        </w:rPr>
        <w:t>-</w:t>
      </w:r>
      <w:r w:rsidR="00BD2735" w:rsidRPr="00AC319B">
        <w:rPr>
          <w:rFonts w:cstheme="minorHAnsi"/>
          <w:lang w:val="en-US"/>
        </w:rPr>
        <w:t>line</w:t>
      </w:r>
      <w:r w:rsidR="00422B94" w:rsidRPr="00AC319B">
        <w:rPr>
          <w:rFonts w:cstheme="minorHAnsi"/>
          <w:lang w:val="en-US"/>
        </w:rPr>
        <w:t xml:space="preserve"> (positive)</w:t>
      </w:r>
      <w:r w:rsidR="00BD2735" w:rsidRPr="00AC319B">
        <w:rPr>
          <w:rFonts w:cstheme="minorHAnsi"/>
          <w:lang w:val="en-US"/>
        </w:rPr>
        <w:t xml:space="preserve"> </w:t>
      </w:r>
      <w:r w:rsidRPr="00AC319B">
        <w:rPr>
          <w:rFonts w:cstheme="minorHAnsi"/>
          <w:lang w:val="en-US"/>
        </w:rPr>
        <w:t xml:space="preserve">mean higher values in </w:t>
      </w:r>
      <w:r w:rsidR="00945B73" w:rsidRPr="00AC319B">
        <w:rPr>
          <w:rFonts w:cstheme="minorHAnsi"/>
          <w:lang w:val="en-US"/>
        </w:rPr>
        <w:t xml:space="preserve">the </w:t>
      </w:r>
      <w:proofErr w:type="spellStart"/>
      <w:r w:rsidRPr="00AC319B">
        <w:rPr>
          <w:rFonts w:cstheme="minorHAnsi"/>
          <w:lang w:val="en-US"/>
        </w:rPr>
        <w:t>snowbed</w:t>
      </w:r>
      <w:proofErr w:type="spellEnd"/>
      <w:r w:rsidR="00945B73" w:rsidRPr="00AC319B">
        <w:rPr>
          <w:rFonts w:cstheme="minorHAnsi"/>
          <w:lang w:val="en-US"/>
        </w:rPr>
        <w:t xml:space="preserve"> </w:t>
      </w:r>
      <w:r w:rsidR="00422B94" w:rsidRPr="00AC319B">
        <w:rPr>
          <w:rFonts w:cstheme="minorHAnsi"/>
          <w:lang w:val="en-US"/>
        </w:rPr>
        <w:t>scenario (blue background)</w:t>
      </w:r>
      <w:r w:rsidR="00552A72" w:rsidRPr="00AC319B">
        <w:rPr>
          <w:rFonts w:cstheme="minorHAnsi"/>
          <w:lang w:val="en-US"/>
        </w:rPr>
        <w:t>,</w:t>
      </w:r>
      <w:r w:rsidRPr="00AC319B">
        <w:rPr>
          <w:rFonts w:cstheme="minorHAnsi"/>
          <w:lang w:val="en-US"/>
        </w:rPr>
        <w:t xml:space="preserve"> while </w:t>
      </w:r>
      <w:r w:rsidR="00422B94" w:rsidRPr="00AC319B">
        <w:rPr>
          <w:rFonts w:cstheme="minorHAnsi"/>
          <w:lang w:val="en-US"/>
        </w:rPr>
        <w:t>dots on the left side of the zero</w:t>
      </w:r>
      <w:r w:rsidR="000756D3" w:rsidRPr="00AC319B">
        <w:rPr>
          <w:rFonts w:cstheme="minorHAnsi"/>
          <w:lang w:val="en-US"/>
        </w:rPr>
        <w:t>-</w:t>
      </w:r>
      <w:r w:rsidR="00422B94" w:rsidRPr="00AC319B">
        <w:rPr>
          <w:rFonts w:cstheme="minorHAnsi"/>
          <w:lang w:val="en-US"/>
        </w:rPr>
        <w:t xml:space="preserve">line </w:t>
      </w:r>
      <w:r w:rsidR="000756D3" w:rsidRPr="00AC319B">
        <w:rPr>
          <w:rFonts w:cstheme="minorHAnsi"/>
          <w:lang w:val="en-US"/>
        </w:rPr>
        <w:t xml:space="preserve">(negative) </w:t>
      </w:r>
      <w:r w:rsidRPr="00AC319B">
        <w:rPr>
          <w:rFonts w:cstheme="minorHAnsi"/>
          <w:lang w:val="en-US"/>
        </w:rPr>
        <w:t xml:space="preserve">mean higher values in </w:t>
      </w:r>
      <w:r w:rsidR="00552A72" w:rsidRPr="00AC319B">
        <w:rPr>
          <w:rFonts w:cstheme="minorHAnsi"/>
          <w:lang w:val="en-US"/>
        </w:rPr>
        <w:t xml:space="preserve">the </w:t>
      </w:r>
      <w:r w:rsidRPr="00AC319B">
        <w:rPr>
          <w:rFonts w:cstheme="minorHAnsi"/>
          <w:lang w:val="en-US"/>
        </w:rPr>
        <w:t>fellfield</w:t>
      </w:r>
      <w:r w:rsidR="00945B73" w:rsidRPr="00AC319B">
        <w:rPr>
          <w:rFonts w:cstheme="minorHAnsi"/>
          <w:lang w:val="en-US"/>
        </w:rPr>
        <w:t xml:space="preserve"> </w:t>
      </w:r>
      <w:r w:rsidR="00422B94" w:rsidRPr="00AC319B">
        <w:rPr>
          <w:rFonts w:cstheme="minorHAnsi"/>
          <w:lang w:val="en-US"/>
        </w:rPr>
        <w:t>scenario (orange background)</w:t>
      </w:r>
      <w:r w:rsidRPr="00AC319B">
        <w:rPr>
          <w:rFonts w:cstheme="minorHAnsi"/>
          <w:lang w:val="en-US"/>
        </w:rPr>
        <w:t xml:space="preserve">. </w:t>
      </w:r>
      <w:r w:rsidR="000756D3" w:rsidRPr="00AC319B">
        <w:rPr>
          <w:rFonts w:cstheme="minorHAnsi"/>
          <w:lang w:val="en-US"/>
        </w:rPr>
        <w:t>4</w:t>
      </w:r>
      <w:r w:rsidRPr="00AC319B">
        <w:rPr>
          <w:rFonts w:cstheme="minorHAnsi"/>
          <w:lang w:val="en-US"/>
        </w:rPr>
        <w:t xml:space="preserve">B. Mean </w:t>
      </w:r>
      <w:r w:rsidR="00422B94" w:rsidRPr="00AC319B">
        <w:rPr>
          <w:rFonts w:cstheme="minorHAnsi"/>
          <w:lang w:val="en-US"/>
        </w:rPr>
        <w:t xml:space="preserve">germination </w:t>
      </w:r>
      <w:r w:rsidRPr="00AC319B">
        <w:rPr>
          <w:rFonts w:cstheme="minorHAnsi"/>
          <w:lang w:val="en-US"/>
        </w:rPr>
        <w:t>value</w:t>
      </w:r>
      <w:r w:rsidR="00422B94" w:rsidRPr="00AC319B">
        <w:rPr>
          <w:rFonts w:cstheme="minorHAnsi"/>
          <w:lang w:val="en-US"/>
        </w:rPr>
        <w:t>s</w:t>
      </w:r>
      <w:r w:rsidRPr="00AC319B">
        <w:rPr>
          <w:rFonts w:cstheme="minorHAnsi"/>
          <w:lang w:val="en-US"/>
        </w:rPr>
        <w:t xml:space="preserve"> for the </w:t>
      </w:r>
      <w:r w:rsidR="00422B94" w:rsidRPr="00AC319B">
        <w:rPr>
          <w:rFonts w:cstheme="minorHAnsi"/>
          <w:lang w:val="en-US"/>
        </w:rPr>
        <w:t>seven</w:t>
      </w:r>
      <w:r w:rsidRPr="00AC319B">
        <w:rPr>
          <w:rFonts w:cstheme="minorHAnsi"/>
          <w:lang w:val="en-US"/>
        </w:rPr>
        <w:t xml:space="preserve"> </w:t>
      </w:r>
      <w:r w:rsidR="00B202E0" w:rsidRPr="00AC319B">
        <w:rPr>
          <w:rFonts w:cstheme="minorHAnsi"/>
          <w:lang w:val="en-US"/>
        </w:rPr>
        <w:t>traits</w:t>
      </w:r>
      <w:r w:rsidRPr="00AC319B">
        <w:rPr>
          <w:rFonts w:cstheme="minorHAnsi"/>
          <w:lang w:val="en-US"/>
        </w:rPr>
        <w:t xml:space="preserve"> at each </w:t>
      </w:r>
      <w:r w:rsidR="000756D3" w:rsidRPr="00AC319B">
        <w:rPr>
          <w:rFonts w:cstheme="minorHAnsi"/>
          <w:lang w:val="en-US"/>
        </w:rPr>
        <w:t>scenario</w:t>
      </w:r>
      <w:r w:rsidRPr="00AC319B">
        <w:rPr>
          <w:rFonts w:cstheme="minorHAnsi"/>
          <w:lang w:val="en-US"/>
        </w:rPr>
        <w:t xml:space="preserve"> for both communities. </w:t>
      </w:r>
      <w:r w:rsidR="00302387" w:rsidRPr="00AC319B">
        <w:rPr>
          <w:rFonts w:cstheme="minorHAnsi"/>
          <w:lang w:val="en-US"/>
        </w:rPr>
        <w:t xml:space="preserve">Notice the different scales in y-axis in 4B. </w:t>
      </w:r>
      <w:r w:rsidRPr="00AC319B">
        <w:rPr>
          <w:rFonts w:cstheme="minorHAnsi"/>
          <w:lang w:val="en-US"/>
        </w:rPr>
        <w:t xml:space="preserve">Error bars in </w:t>
      </w:r>
      <w:r w:rsidR="000756D3" w:rsidRPr="00AC319B">
        <w:rPr>
          <w:rFonts w:cstheme="minorHAnsi"/>
          <w:lang w:val="en-US"/>
        </w:rPr>
        <w:t xml:space="preserve">germination </w:t>
      </w:r>
      <w:r w:rsidR="00F02E5C" w:rsidRPr="00AC319B">
        <w:rPr>
          <w:rFonts w:cstheme="minorHAnsi"/>
          <w:lang w:val="en-US"/>
        </w:rPr>
        <w:t xml:space="preserve">phenology </w:t>
      </w:r>
      <w:r w:rsidR="00B202E0" w:rsidRPr="00AC319B">
        <w:rPr>
          <w:rFonts w:cstheme="minorHAnsi"/>
          <w:lang w:val="en-US"/>
        </w:rPr>
        <w:t>traits</w:t>
      </w:r>
      <w:r w:rsidR="00F02E5C" w:rsidRPr="00AC319B">
        <w:rPr>
          <w:rFonts w:cstheme="minorHAnsi"/>
          <w:lang w:val="en-US"/>
        </w:rPr>
        <w:t xml:space="preserve"> </w:t>
      </w:r>
      <w:r w:rsidR="000756D3" w:rsidRPr="00AC319B">
        <w:rPr>
          <w:rFonts w:cstheme="minorHAnsi"/>
          <w:lang w:val="en-US"/>
        </w:rPr>
        <w:t xml:space="preserve">autumn, winter, spring, </w:t>
      </w:r>
      <w:proofErr w:type="gramStart"/>
      <w:r w:rsidR="000756D3" w:rsidRPr="00AC319B">
        <w:rPr>
          <w:rFonts w:cstheme="minorHAnsi"/>
          <w:lang w:val="en-US"/>
        </w:rPr>
        <w:t>summer</w:t>
      </w:r>
      <w:proofErr w:type="gramEnd"/>
      <w:r w:rsidR="000756D3" w:rsidRPr="00AC319B">
        <w:rPr>
          <w:rFonts w:cstheme="minorHAnsi"/>
          <w:lang w:val="en-US"/>
        </w:rPr>
        <w:t xml:space="preserve"> and total</w:t>
      </w:r>
      <w:r w:rsidRPr="00AC319B">
        <w:rPr>
          <w:rFonts w:cstheme="minorHAnsi"/>
          <w:lang w:val="en-US"/>
        </w:rPr>
        <w:t xml:space="preserve"> are binomial confident intervals. Error bars in </w:t>
      </w:r>
      <w:r w:rsidR="008C0BE8" w:rsidRPr="00AC319B">
        <w:rPr>
          <w:rFonts w:cstheme="minorHAnsi"/>
          <w:lang w:val="en-US"/>
        </w:rPr>
        <w:t>T</w:t>
      </w:r>
      <w:r w:rsidRPr="00AC319B">
        <w:rPr>
          <w:rFonts w:cstheme="minorHAnsi"/>
          <w:lang w:val="en-US"/>
        </w:rPr>
        <w:t xml:space="preserve">50 and </w:t>
      </w:r>
      <w:r w:rsidR="00BB2C27" w:rsidRPr="00AC319B">
        <w:rPr>
          <w:rFonts w:cstheme="minorHAnsi"/>
          <w:lang w:val="en-US"/>
        </w:rPr>
        <w:t>EHS</w:t>
      </w:r>
      <w:r w:rsidRPr="00AC319B">
        <w:rPr>
          <w:rFonts w:cstheme="minorHAnsi"/>
          <w:lang w:val="en-US"/>
        </w:rPr>
        <w:t xml:space="preserve"> are </w:t>
      </w:r>
      <w:r w:rsidR="008C0BE8" w:rsidRPr="00AC319B">
        <w:rPr>
          <w:rFonts w:cstheme="minorHAnsi"/>
          <w:lang w:val="en-US"/>
        </w:rPr>
        <w:t>gaussian confident intervals</w:t>
      </w:r>
      <w:r w:rsidRPr="00AC319B">
        <w:rPr>
          <w:rFonts w:cstheme="minorHAnsi"/>
          <w:lang w:val="en-US"/>
        </w:rPr>
        <w:t>.</w:t>
      </w:r>
      <w:r w:rsidR="00B649D5" w:rsidRPr="00AC319B">
        <w:rPr>
          <w:rFonts w:cstheme="minorHAnsi"/>
          <w:lang w:val="en-US"/>
        </w:rPr>
        <w:t xml:space="preserve"> </w:t>
      </w:r>
    </w:p>
    <w:p w14:paraId="202E8C78" w14:textId="70765202" w:rsidR="00757052" w:rsidRPr="00AC319B" w:rsidRDefault="00757052" w:rsidP="00EF1BC6">
      <w:pPr>
        <w:spacing w:line="360" w:lineRule="auto"/>
        <w:jc w:val="both"/>
        <w:rPr>
          <w:rFonts w:cstheme="minorHAnsi"/>
          <w:lang w:val="en-US"/>
        </w:rPr>
      </w:pPr>
      <w:r w:rsidRPr="00AC319B">
        <w:rPr>
          <w:rFonts w:cstheme="minorHAnsi"/>
          <w:noProof/>
          <w:lang w:val="ca-ES" w:eastAsia="ca-ES"/>
        </w:rPr>
        <w:drawing>
          <wp:inline distT="0" distB="0" distL="0" distR="0" wp14:anchorId="0635016E" wp14:editId="4454561A">
            <wp:extent cx="5400040" cy="3815715"/>
            <wp:effectExtent l="0" t="0" r="0" b="0"/>
            <wp:docPr id="2063396508" name="Imagen 4" descr="Gráfico, Gráfico de barras,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6508" name="Imagen 4" descr="Gráfico, Gráfico de barras, Gráfico de rectángulos&#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815715"/>
                    </a:xfrm>
                    <a:prstGeom prst="rect">
                      <a:avLst/>
                    </a:prstGeom>
                  </pic:spPr>
                </pic:pic>
              </a:graphicData>
            </a:graphic>
          </wp:inline>
        </w:drawing>
      </w:r>
    </w:p>
    <w:sectPr w:rsidR="00757052" w:rsidRPr="00AC319B" w:rsidSect="002248C0">
      <w:footerReference w:type="default" r:id="rId17"/>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EDUARDO FERNANDEZ PASCUAL" w:date="2023-09-01T14:31:00Z" w:initials="EFP">
    <w:p w14:paraId="6DC9F0F6" w14:textId="77777777" w:rsidR="00954260" w:rsidRPr="000B09F4" w:rsidRDefault="00954260" w:rsidP="00954260">
      <w:pPr>
        <w:pStyle w:val="CommentText"/>
        <w:rPr>
          <w:lang w:val="es-ES"/>
        </w:rPr>
      </w:pPr>
      <w:r>
        <w:rPr>
          <w:rStyle w:val="CommentReference"/>
        </w:rPr>
        <w:annotationRef/>
      </w:r>
      <w:r w:rsidRPr="000B09F4">
        <w:rPr>
          <w:lang w:val="es-ES"/>
        </w:rPr>
        <w:t>Hay que expandir la presentación de la variabilidad, no decir simplemente que existe, sino describirla: por ejemplo, se ha visto variabilidad en función del rango de altitud de las especies (</w:t>
      </w:r>
      <w:hyperlink r:id="rId1" w:history="1">
        <w:r w:rsidRPr="000B09F4">
          <w:rPr>
            <w:rStyle w:val="Hyperlink"/>
            <w:lang w:val="es-ES"/>
          </w:rPr>
          <w:t>https://onlinelibrary.wiley.com/doi/abs/10.1111/plb.12472</w:t>
        </w:r>
      </w:hyperlink>
      <w:r w:rsidRPr="000B09F4">
        <w:rPr>
          <w:lang w:val="es-ES"/>
        </w:rPr>
        <w:t>), del sustrato (</w:t>
      </w:r>
      <w:hyperlink r:id="rId2" w:history="1">
        <w:r w:rsidRPr="000B09F4">
          <w:rPr>
            <w:rStyle w:val="Hyperlink"/>
            <w:lang w:val="es-ES"/>
          </w:rPr>
          <w:t>https://onlinelibrary.wiley.com/doi/full/10.1002/ece3.3539</w:t>
        </w:r>
      </w:hyperlink>
      <w:r w:rsidRPr="000B09F4">
        <w:rPr>
          <w:lang w:val="es-ES"/>
        </w:rPr>
        <w:t>), de la posición en el gradiente de colonización de glaciares (</w:t>
      </w:r>
      <w:hyperlink r:id="rId3" w:history="1">
        <w:r w:rsidRPr="000B09F4">
          <w:rPr>
            <w:rStyle w:val="Hyperlink"/>
            <w:lang w:val="es-ES"/>
          </w:rPr>
          <w:t>https://link.springer.com/article/10.1007/s11258-011-9981-4</w:t>
        </w:r>
      </w:hyperlink>
      <w:r w:rsidRPr="000B09F4">
        <w:rPr>
          <w:lang w:val="es-ES"/>
        </w:rPr>
        <w:t>) o del gradiente de nieve (</w:t>
      </w:r>
      <w:hyperlink r:id="rId4" w:history="1">
        <w:r w:rsidRPr="000B09F4">
          <w:rPr>
            <w:rStyle w:val="Hyperlink"/>
            <w:lang w:val="es-ES"/>
          </w:rPr>
          <w:t>https://link.springer.com/article/10.1007/s00035-022-00286-x</w:t>
        </w:r>
      </w:hyperlink>
      <w:r w:rsidRPr="000B09F4">
        <w:rPr>
          <w:lang w:val="es-ES"/>
        </w:rPr>
        <w:t>).</w:t>
      </w:r>
    </w:p>
    <w:p w14:paraId="772DED1F" w14:textId="77777777" w:rsidR="00954260" w:rsidRPr="000B09F4" w:rsidRDefault="00954260" w:rsidP="00954260">
      <w:pPr>
        <w:pStyle w:val="CommentText"/>
        <w:rPr>
          <w:lang w:val="es-ES"/>
        </w:rPr>
      </w:pPr>
    </w:p>
    <w:p w14:paraId="37EEC3DC" w14:textId="77777777" w:rsidR="00954260" w:rsidRPr="000B09F4" w:rsidRDefault="00954260" w:rsidP="00954260">
      <w:pPr>
        <w:pStyle w:val="CommentText"/>
        <w:rPr>
          <w:lang w:val="es-ES"/>
        </w:rPr>
      </w:pPr>
      <w:r w:rsidRPr="000B09F4">
        <w:rPr>
          <w:lang w:val="es-ES"/>
        </w:rPr>
        <w:t>Además, este sería buen momento para incidir en las posibles diferencias entre la germinación del alpino templado clásico y la germinación en sistemas de alta montaña con sequía (</w:t>
      </w:r>
      <w:hyperlink r:id="rId5" w:history="1">
        <w:r w:rsidRPr="000B09F4">
          <w:rPr>
            <w:rStyle w:val="Hyperlink"/>
            <w:lang w:val="es-ES"/>
          </w:rPr>
          <w:t>https://link.springer.com/article/10.1007/s11284-005-0059-4</w:t>
        </w:r>
      </w:hyperlink>
      <w:r w:rsidRPr="000B09F4">
        <w:rPr>
          <w:lang w:val="es-ES"/>
        </w:rPr>
        <w:t>) puesto que esto va a ser el tema principal de la Hipótesis 2.</w:t>
      </w:r>
    </w:p>
  </w:comment>
  <w:comment w:id="30" w:author="EDUARDO FERNANDEZ PASCUAL" w:date="2023-09-01T14:34:00Z" w:initials="EFP">
    <w:p w14:paraId="7C7FB483" w14:textId="77777777" w:rsidR="00D649EA" w:rsidRPr="000B09F4" w:rsidRDefault="003F72F8">
      <w:pPr>
        <w:pStyle w:val="CommentText"/>
        <w:rPr>
          <w:lang w:val="es-ES"/>
        </w:rPr>
      </w:pPr>
      <w:r>
        <w:rPr>
          <w:rStyle w:val="CommentReference"/>
        </w:rPr>
        <w:annotationRef/>
      </w:r>
      <w:r w:rsidR="00D649EA" w:rsidRPr="000B09F4">
        <w:rPr>
          <w:lang w:val="es-ES"/>
        </w:rPr>
        <w:t xml:space="preserve">Es importante recalcar esto: deberíamos de decir algo así como: </w:t>
      </w:r>
    </w:p>
    <w:p w14:paraId="4A3CED37" w14:textId="77777777" w:rsidR="00D649EA" w:rsidRPr="000B09F4" w:rsidRDefault="00D649EA">
      <w:pPr>
        <w:pStyle w:val="CommentText"/>
        <w:rPr>
          <w:lang w:val="es-ES"/>
        </w:rPr>
      </w:pPr>
    </w:p>
    <w:p w14:paraId="1E6538EA" w14:textId="77777777" w:rsidR="00D649EA" w:rsidRPr="000B09F4" w:rsidRDefault="00D649EA">
      <w:pPr>
        <w:pStyle w:val="CommentText"/>
        <w:rPr>
          <w:lang w:val="es-ES"/>
        </w:rPr>
      </w:pPr>
      <w:r w:rsidRPr="000B09F4">
        <w:rPr>
          <w:lang w:val="es-ES"/>
        </w:rPr>
        <w:t>-&gt; todos los estudios hasta la fecha han medido la germinación en función de tratamientos estándar de laboratorio, en los que generalmente se expone a las semillas a un régimen constante de temperaturas durante todo el experimento</w:t>
      </w:r>
    </w:p>
    <w:p w14:paraId="2C452BFF" w14:textId="77777777" w:rsidR="00D649EA" w:rsidRPr="000B09F4" w:rsidRDefault="00D649EA">
      <w:pPr>
        <w:pStyle w:val="CommentText"/>
        <w:rPr>
          <w:lang w:val="es-ES"/>
        </w:rPr>
      </w:pPr>
    </w:p>
    <w:p w14:paraId="7C56070F" w14:textId="77777777" w:rsidR="00D649EA" w:rsidRPr="000B09F4" w:rsidRDefault="00D649EA" w:rsidP="001815BA">
      <w:pPr>
        <w:pStyle w:val="CommentText"/>
        <w:rPr>
          <w:lang w:val="es-ES"/>
        </w:rPr>
      </w:pPr>
      <w:r w:rsidRPr="000B09F4">
        <w:rPr>
          <w:lang w:val="es-ES"/>
        </w:rPr>
        <w:t>-&gt; este proceder no consigue recrear la gran variabilidad espacio-temporal del microclima alpino (aquí podemos citar nuestro trabajo de Picos que lo más probable es que se publique antes que este).</w:t>
      </w:r>
    </w:p>
  </w:comment>
  <w:comment w:id="31" w:author="EDUARDO FERNANDEZ PASCUAL" w:date="2023-09-01T14:38:00Z" w:initials="EFP">
    <w:p w14:paraId="617E0AB7" w14:textId="77777777" w:rsidR="00AA7CA2" w:rsidRPr="000B09F4" w:rsidRDefault="00F91E0F" w:rsidP="00ED0AFE">
      <w:pPr>
        <w:pStyle w:val="CommentText"/>
        <w:rPr>
          <w:lang w:val="es-ES"/>
        </w:rPr>
      </w:pPr>
      <w:r>
        <w:rPr>
          <w:rStyle w:val="CommentReference"/>
        </w:rPr>
        <w:annotationRef/>
      </w:r>
      <w:r w:rsidR="00AA7CA2" w:rsidRPr="000B09F4">
        <w:rPr>
          <w:lang w:val="es-ES"/>
        </w:rPr>
        <w:t>Los párrafos que quedan de la introducción trataría de juntarlos en uno. De esta manera la introducción quedaría en tres párrafos-bloques: (1) background, (2) knowledge gaps, (3) aims.</w:t>
      </w:r>
    </w:p>
  </w:comment>
  <w:comment w:id="44" w:author="FRANCISCO DE BORJA JIMENEZ-ALFARO GONZALEZ" w:date="2023-08-02T11:13:00Z" w:initials="FDBJAG">
    <w:p w14:paraId="603FC952" w14:textId="0B6DD98F" w:rsidR="00D0727A" w:rsidRPr="000B09F4" w:rsidRDefault="00DD5DC2" w:rsidP="00540368">
      <w:pPr>
        <w:pStyle w:val="CommentText"/>
        <w:rPr>
          <w:lang w:val="es-ES"/>
        </w:rPr>
      </w:pPr>
      <w:r>
        <w:rPr>
          <w:rStyle w:val="CommentReference"/>
        </w:rPr>
        <w:annotationRef/>
      </w:r>
      <w:r w:rsidR="00D0727A" w:rsidRPr="000B09F4">
        <w:rPr>
          <w:lang w:val="es-ES"/>
        </w:rPr>
        <w:t>Despues de mucho pensar y mirar por ahí, de momento lo que mejor me cuadra es "Seasonal temperature experiments", explicando que tienen una "weekly resolution", "daily ramps" y "montly photoperiod regimes". Mira como cambié la leyenda de la Figura 2 para adaptar el texto.</w:t>
      </w:r>
    </w:p>
  </w:comment>
  <w:comment w:id="55" w:author="EDUARDO FERNANDEZ PASCUAL" w:date="2023-09-01T15:35:00Z" w:initials="EFP">
    <w:p w14:paraId="5C2D2EA0" w14:textId="77777777" w:rsidR="00C65EE4" w:rsidRPr="000B09F4" w:rsidRDefault="004B019D" w:rsidP="00FA68D2">
      <w:pPr>
        <w:pStyle w:val="CommentText"/>
        <w:rPr>
          <w:lang w:val="es-ES"/>
        </w:rPr>
      </w:pPr>
      <w:r>
        <w:rPr>
          <w:rStyle w:val="CommentReference"/>
        </w:rPr>
        <w:annotationRef/>
      </w:r>
      <w:r w:rsidR="00C65EE4" w:rsidRPr="000B09F4">
        <w:rPr>
          <w:lang w:val="es-ES"/>
        </w:rPr>
        <w:t>Deberíamos de incluir los datos brutos en abierto, como apéndice o lo distribuimos por GitHub.</w:t>
      </w:r>
    </w:p>
  </w:comment>
  <w:comment w:id="58" w:author="EDUARDO FERNANDEZ PASCUAL" w:date="2023-09-01T15:38:00Z" w:initials="EFP">
    <w:p w14:paraId="5D16DD6E" w14:textId="7772E3CB" w:rsidR="00834C70" w:rsidRPr="000B09F4" w:rsidRDefault="004B019D" w:rsidP="001176E9">
      <w:pPr>
        <w:pStyle w:val="CommentText"/>
        <w:rPr>
          <w:lang w:val="es-ES"/>
        </w:rPr>
      </w:pPr>
      <w:r>
        <w:rPr>
          <w:rStyle w:val="CommentReference"/>
        </w:rPr>
        <w:annotationRef/>
      </w:r>
      <w:r w:rsidR="00834C70" w:rsidRPr="000B09F4">
        <w:rPr>
          <w:lang w:val="es-ES"/>
        </w:rPr>
        <w:t>Por qué cold conditions y no winter. Creo que lo haces para recalcar que son tiempos diferentes, al contrario que para el resto de "traits" de estaciones, pero aún así creo que es un lío. Limítate a explicar en un sitio que la longitud del invierno varía entre los dos escenarios (como ocurre en la naturaleza, de hecho es lo que define los dos escenarios) y a partir de ahí olvídate.</w:t>
      </w:r>
    </w:p>
  </w:comment>
  <w:comment w:id="64" w:author="CLARA ESPINOSA DEL ALBA" w:date="2023-09-05T16:54:00Z" w:initials="CEDA">
    <w:p w14:paraId="72E996B2" w14:textId="77777777" w:rsidR="00C54E03" w:rsidRPr="000B09F4" w:rsidRDefault="00C54E03" w:rsidP="00CC51B9">
      <w:pPr>
        <w:pStyle w:val="CommentText"/>
        <w:rPr>
          <w:lang w:val="es-ES"/>
        </w:rPr>
      </w:pPr>
      <w:r>
        <w:rPr>
          <w:rStyle w:val="CommentReference"/>
        </w:rPr>
        <w:annotationRef/>
      </w:r>
      <w:r w:rsidRPr="000B09F4">
        <w:rPr>
          <w:lang w:val="es-ES"/>
        </w:rPr>
        <w:t>No estoy segura si se entiende bien , Edu?</w:t>
      </w:r>
    </w:p>
  </w:comment>
  <w:comment w:id="72" w:author="EDUARDO FERNANDEZ PASCUAL" w:date="2023-09-04T11:37:00Z" w:initials="EF">
    <w:p w14:paraId="530E57A7" w14:textId="3A20C8DA" w:rsidR="00F35312" w:rsidRPr="000B09F4" w:rsidRDefault="00404D25">
      <w:pPr>
        <w:pStyle w:val="CommentText"/>
        <w:rPr>
          <w:lang w:val="es-ES"/>
        </w:rPr>
      </w:pPr>
      <w:r>
        <w:rPr>
          <w:rStyle w:val="CommentReference"/>
        </w:rPr>
        <w:annotationRef/>
      </w:r>
      <w:r w:rsidR="00F35312" w:rsidRPr="000B09F4">
        <w:rPr>
          <w:lang w:val="es-ES"/>
        </w:rPr>
        <w:t>Es conveniente que los resultados estén organizados de manera que al revisor le quede claro qué responde a cada una de las preguntas/objetivos/hipótesis del trabajo.</w:t>
      </w:r>
    </w:p>
    <w:p w14:paraId="6845773C" w14:textId="77777777" w:rsidR="00F35312" w:rsidRPr="000B09F4" w:rsidRDefault="00F35312">
      <w:pPr>
        <w:pStyle w:val="CommentText"/>
        <w:rPr>
          <w:lang w:val="es-ES"/>
        </w:rPr>
      </w:pPr>
    </w:p>
    <w:p w14:paraId="4BFC2345" w14:textId="77777777" w:rsidR="00F35312" w:rsidRPr="000B09F4" w:rsidRDefault="00F35312">
      <w:pPr>
        <w:pStyle w:val="CommentText"/>
        <w:rPr>
          <w:lang w:val="es-ES"/>
        </w:rPr>
      </w:pPr>
      <w:r w:rsidRPr="000B09F4">
        <w:rPr>
          <w:lang w:val="es-ES"/>
        </w:rPr>
        <w:t>En este caso, esto se podría conseguir reorganizando los resultados en dos apartados: (1) effect of microclimate (incubator) on germination phenology; (2) differential responses of the temperate and mediterranean communities.</w:t>
      </w:r>
    </w:p>
    <w:p w14:paraId="22E1EC2E" w14:textId="77777777" w:rsidR="00F35312" w:rsidRPr="000B09F4" w:rsidRDefault="00F35312">
      <w:pPr>
        <w:pStyle w:val="CommentText"/>
        <w:rPr>
          <w:lang w:val="es-ES"/>
        </w:rPr>
      </w:pPr>
    </w:p>
    <w:p w14:paraId="7382548F" w14:textId="77777777" w:rsidR="00F35312" w:rsidRPr="000B09F4" w:rsidRDefault="00F35312" w:rsidP="00282E08">
      <w:pPr>
        <w:pStyle w:val="CommentText"/>
        <w:rPr>
          <w:lang w:val="es-ES"/>
        </w:rPr>
      </w:pPr>
      <w:r w:rsidRPr="000B09F4">
        <w:rPr>
          <w:lang w:val="es-ES"/>
        </w:rPr>
        <w:t>Básicamente es coger lo que tienes, reorganizarlo y resumirlo para que queden dos párrafos sintéticos y descriptivos de cada uno de esos dos puntos.</w:t>
      </w:r>
    </w:p>
  </w:comment>
  <w:comment w:id="79" w:author="EDUARDO FERNANDEZ PASCUAL" w:date="2023-09-04T13:51:00Z" w:initials="EF">
    <w:p w14:paraId="7E9E955C" w14:textId="1351E37A" w:rsidR="00573D37" w:rsidRPr="000B09F4" w:rsidRDefault="00573D37" w:rsidP="00573D37">
      <w:pPr>
        <w:pStyle w:val="CommentText"/>
        <w:rPr>
          <w:lang w:val="es-ES"/>
        </w:rPr>
      </w:pPr>
      <w:r>
        <w:rPr>
          <w:rStyle w:val="CommentReference"/>
        </w:rPr>
        <w:annotationRef/>
      </w:r>
      <w:r w:rsidRPr="000B09F4">
        <w:rPr>
          <w:lang w:val="es-ES"/>
        </w:rPr>
        <w:t xml:space="preserve">Habría que empezar la discusión con algo así, pero re-fraseándolo para engarzarlo mejor con las hipótesis. </w:t>
      </w:r>
    </w:p>
    <w:p w14:paraId="24D4E65B" w14:textId="77777777" w:rsidR="00573D37" w:rsidRPr="000B09F4" w:rsidRDefault="00573D37" w:rsidP="00573D37">
      <w:pPr>
        <w:pStyle w:val="CommentText"/>
        <w:rPr>
          <w:lang w:val="es-ES"/>
        </w:rPr>
      </w:pPr>
    </w:p>
    <w:p w14:paraId="169600B6" w14:textId="77777777" w:rsidR="00573D37" w:rsidRPr="000B09F4" w:rsidRDefault="00573D37" w:rsidP="00573D37">
      <w:pPr>
        <w:pStyle w:val="CommentText"/>
        <w:rPr>
          <w:lang w:val="es-ES"/>
        </w:rPr>
      </w:pPr>
      <w:r>
        <w:t xml:space="preserve">Por ejemplo: "As we predicted, the microclimatic scenario drove significant differences in the germination phenology of our two alpine communities. Fellfield conditions did blablabla. Conversely, in snowbed blablabla. As we also expected, the Mediterranean community diverged from the temperate alpine pattern. </w:t>
      </w:r>
      <w:r w:rsidRPr="000B09F4">
        <w:rPr>
          <w:lang w:val="es-ES"/>
        </w:rPr>
        <w:t>It did blablabla.".</w:t>
      </w:r>
    </w:p>
    <w:p w14:paraId="13A5FCD1" w14:textId="77777777" w:rsidR="00573D37" w:rsidRPr="000B09F4" w:rsidRDefault="00573D37" w:rsidP="00573D37">
      <w:pPr>
        <w:pStyle w:val="CommentText"/>
        <w:rPr>
          <w:lang w:val="es-ES"/>
        </w:rPr>
      </w:pPr>
    </w:p>
    <w:p w14:paraId="61E0A854" w14:textId="77777777" w:rsidR="00573D37" w:rsidRPr="000B09F4" w:rsidRDefault="00573D37" w:rsidP="00573D37">
      <w:pPr>
        <w:pStyle w:val="CommentText"/>
        <w:rPr>
          <w:lang w:val="es-ES"/>
        </w:rPr>
      </w:pPr>
      <w:r w:rsidRPr="000B09F4">
        <w:rPr>
          <w:lang w:val="es-ES"/>
        </w:rPr>
        <w:t>Este sería el párrafo 1 de la discusión: resumir cuáles son los resultados y qué permiten concluir sobre las hipótesis iniciales.</w:t>
      </w:r>
    </w:p>
    <w:p w14:paraId="02A68685" w14:textId="77777777" w:rsidR="00573D37" w:rsidRPr="000B09F4" w:rsidRDefault="00573D37" w:rsidP="00573D37">
      <w:pPr>
        <w:pStyle w:val="CommentText"/>
        <w:rPr>
          <w:lang w:val="es-ES"/>
        </w:rPr>
      </w:pPr>
    </w:p>
    <w:p w14:paraId="4983544A" w14:textId="77777777" w:rsidR="00573D37" w:rsidRPr="000B09F4" w:rsidRDefault="00573D37" w:rsidP="00573D37">
      <w:pPr>
        <w:pStyle w:val="CommentText"/>
        <w:rPr>
          <w:lang w:val="es-ES"/>
        </w:rPr>
      </w:pPr>
      <w:r w:rsidRPr="000B09F4">
        <w:rPr>
          <w:lang w:val="es-ES"/>
        </w:rPr>
        <w:t xml:space="preserve">A continuación podrían ir otros dos párrafos: </w:t>
      </w:r>
    </w:p>
    <w:p w14:paraId="4E4568A9" w14:textId="77777777" w:rsidR="00573D37" w:rsidRPr="000B09F4" w:rsidRDefault="00573D37" w:rsidP="00573D37">
      <w:pPr>
        <w:pStyle w:val="CommentText"/>
        <w:rPr>
          <w:lang w:val="es-ES"/>
        </w:rPr>
      </w:pPr>
    </w:p>
    <w:p w14:paraId="57CCFAB4" w14:textId="77777777" w:rsidR="00573D37" w:rsidRPr="000B09F4" w:rsidRDefault="00573D37" w:rsidP="00573D37">
      <w:pPr>
        <w:pStyle w:val="CommentText"/>
        <w:rPr>
          <w:lang w:val="es-ES"/>
        </w:rPr>
      </w:pPr>
      <w:r w:rsidRPr="000B09F4">
        <w:rPr>
          <w:lang w:val="es-ES"/>
        </w:rPr>
        <w:t>-&gt; Párrafo 2 sobre las diferencias entre microclimas. Explicar la significación ecológica de las diferencias que hemos visto entre fellfield y snowbed, y relacionarlas con la literatura existente.</w:t>
      </w:r>
    </w:p>
    <w:p w14:paraId="6DBAA707" w14:textId="77777777" w:rsidR="00573D37" w:rsidRPr="000B09F4" w:rsidRDefault="00573D37" w:rsidP="00573D37">
      <w:pPr>
        <w:pStyle w:val="CommentText"/>
        <w:rPr>
          <w:lang w:val="es-ES"/>
        </w:rPr>
      </w:pPr>
    </w:p>
    <w:p w14:paraId="2CA69701" w14:textId="77777777" w:rsidR="00573D37" w:rsidRPr="000B09F4" w:rsidRDefault="00573D37" w:rsidP="00573D37">
      <w:pPr>
        <w:pStyle w:val="CommentText"/>
        <w:rPr>
          <w:lang w:val="es-ES"/>
        </w:rPr>
      </w:pPr>
      <w:r w:rsidRPr="000B09F4">
        <w:rPr>
          <w:lang w:val="es-ES"/>
        </w:rPr>
        <w:t>-&gt; Párrafo 3: lo mismo que el 2, pero sobre las diferencias del Mediterráneo sobre el templado.</w:t>
      </w:r>
    </w:p>
    <w:p w14:paraId="0DFBC4BA" w14:textId="77777777" w:rsidR="00573D37" w:rsidRPr="000B09F4" w:rsidRDefault="00573D37" w:rsidP="00573D37">
      <w:pPr>
        <w:pStyle w:val="CommentText"/>
        <w:rPr>
          <w:lang w:val="es-ES"/>
        </w:rPr>
      </w:pPr>
    </w:p>
    <w:p w14:paraId="0EB6D25D" w14:textId="77777777" w:rsidR="00573D37" w:rsidRPr="000B09F4" w:rsidRDefault="00573D37" w:rsidP="00573D37">
      <w:pPr>
        <w:pStyle w:val="CommentText"/>
        <w:rPr>
          <w:lang w:val="es-ES"/>
        </w:rPr>
      </w:pPr>
      <w:r w:rsidRPr="000B09F4">
        <w:rPr>
          <w:lang w:val="es-ES"/>
        </w:rPr>
        <w:t>A continuación:</w:t>
      </w:r>
    </w:p>
    <w:p w14:paraId="16B0F581" w14:textId="77777777" w:rsidR="00573D37" w:rsidRPr="000B09F4" w:rsidRDefault="00573D37" w:rsidP="00573D37">
      <w:pPr>
        <w:pStyle w:val="CommentText"/>
        <w:rPr>
          <w:lang w:val="es-ES"/>
        </w:rPr>
      </w:pPr>
    </w:p>
    <w:p w14:paraId="1DC726CA" w14:textId="77777777" w:rsidR="00573D37" w:rsidRPr="000B09F4" w:rsidRDefault="00573D37" w:rsidP="00573D37">
      <w:pPr>
        <w:pStyle w:val="CommentText"/>
        <w:rPr>
          <w:lang w:val="es-ES"/>
        </w:rPr>
      </w:pPr>
      <w:r w:rsidRPr="000B09F4">
        <w:rPr>
          <w:lang w:val="es-ES"/>
        </w:rPr>
        <w:t>-&gt; Párrafo 4: recalcar la novedad del estudio, basado en la calidad de los escenarios microclimáticos (resolución semanal, datos climáticos propios, etc.) y ADEMÁS repasando algunas limitaciones claras de nuestro estudio (comento 2 más arriba).</w:t>
      </w:r>
    </w:p>
    <w:p w14:paraId="7C27CD73" w14:textId="77777777" w:rsidR="00573D37" w:rsidRPr="000B09F4" w:rsidRDefault="00573D37" w:rsidP="00573D37">
      <w:pPr>
        <w:pStyle w:val="CommentText"/>
        <w:rPr>
          <w:lang w:val="es-ES"/>
        </w:rPr>
      </w:pPr>
    </w:p>
    <w:p w14:paraId="1E01AC37" w14:textId="77777777" w:rsidR="00573D37" w:rsidRPr="000B09F4" w:rsidRDefault="00573D37" w:rsidP="00573D37">
      <w:pPr>
        <w:pStyle w:val="CommentText"/>
        <w:rPr>
          <w:lang w:val="es-ES"/>
        </w:rPr>
      </w:pPr>
      <w:r w:rsidRPr="000B09F4">
        <w:rPr>
          <w:lang w:val="es-ES"/>
        </w:rPr>
        <w:t>-&gt; Párrafo 5: direcciones futuras (óptimamente coincidiendo con el resto de trabajos que estás haciendo) y conclusiones finales.</w:t>
      </w:r>
    </w:p>
  </w:comment>
  <w:comment w:id="88" w:author="EDUARDO FERNANDEZ PASCUAL" w:date="2023-09-04T13:24:00Z" w:initials="EF">
    <w:p w14:paraId="5094F66C" w14:textId="77777777" w:rsidR="00EF1BC6" w:rsidRPr="000B09F4" w:rsidRDefault="00EF1BC6" w:rsidP="00EF1BC6">
      <w:pPr>
        <w:pStyle w:val="CommentText"/>
        <w:rPr>
          <w:lang w:val="es-ES"/>
        </w:rPr>
      </w:pPr>
      <w:r>
        <w:rPr>
          <w:rStyle w:val="CommentReference"/>
        </w:rPr>
        <w:annotationRef/>
      </w:r>
      <w:r w:rsidRPr="000B09F4">
        <w:rPr>
          <w:lang w:val="es-ES"/>
        </w:rPr>
        <w:t>Esta figura son los datos brutos, mientras que la figura 3 es el análisis de los datos. Por tanto, esta figura debería de ir antes que la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EEC3DC" w15:done="0"/>
  <w15:commentEx w15:paraId="7C56070F" w15:done="0"/>
  <w15:commentEx w15:paraId="617E0AB7" w15:done="0"/>
  <w15:commentEx w15:paraId="603FC952" w15:done="0"/>
  <w15:commentEx w15:paraId="5C2D2EA0" w15:done="0"/>
  <w15:commentEx w15:paraId="5D16DD6E" w15:done="1"/>
  <w15:commentEx w15:paraId="72E996B2" w15:done="0"/>
  <w15:commentEx w15:paraId="7382548F" w15:done="0"/>
  <w15:commentEx w15:paraId="1E01AC37" w15:done="0"/>
  <w15:commentEx w15:paraId="5094F66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C745A" w16cex:dateUtc="2023-09-01T12:31:00Z"/>
  <w16cex:commentExtensible w16cex:durableId="289C7506" w16cex:dateUtc="2023-09-01T12:34:00Z">
    <w16cex:extLst>
      <w16:ext w16:uri="{CE6994B0-6A32-4C9F-8C6B-6E91EDA988CE}">
        <cr:reactions xmlns:cr="http://schemas.microsoft.com/office/comments/2020/reactions">
          <cr:reaction reactionType="1">
            <cr:reactionInfo dateUtc="2023-09-20T11:45:55Z">
              <cr:user userId="S::espinosaclara@uniovi.es::56b0cbcd-66e9-4a2a-97b1-2aadcbcf6318" userProvider="AD" userName="CLARA ESPINOSA DEL ALBA"/>
            </cr:reactionInfo>
          </cr:reaction>
        </cr:reactions>
      </w16:ext>
    </w16cex:extLst>
  </w16cex:commentExtensible>
  <w16cex:commentExtensible w16cex:durableId="289C75DC" w16cex:dateUtc="2023-09-01T12:38:00Z">
    <w16cex:extLst>
      <w16:ext w16:uri="{CE6994B0-6A32-4C9F-8C6B-6E91EDA988CE}">
        <cr:reactions xmlns:cr="http://schemas.microsoft.com/office/comments/2020/reactions">
          <cr:reaction reactionType="1">
            <cr:reactionInfo dateUtc="2023-09-20T11:45:39Z">
              <cr:user userId="S::espinosaclara@uniovi.es::56b0cbcd-66e9-4a2a-97b1-2aadcbcf6318" userProvider="AD" userName="CLARA ESPINOSA DEL ALBA"/>
            </cr:reactionInfo>
          </cr:reaction>
        </cr:reactions>
      </w16:ext>
    </w16cex:extLst>
  </w16cex:commentExtensible>
  <w16cex:commentExtensible w16cex:durableId="2874B8D8" w16cex:dateUtc="2023-08-02T09:13:00Z"/>
  <w16cex:commentExtensible w16cex:durableId="289C8330" w16cex:dateUtc="2023-09-01T13:35:00Z">
    <w16cex:extLst>
      <w16:ext w16:uri="{CE6994B0-6A32-4C9F-8C6B-6E91EDA988CE}">
        <cr:reactions xmlns:cr="http://schemas.microsoft.com/office/comments/2020/reactions">
          <cr:reaction reactionType="1">
            <cr:reactionInfo dateUtc="2023-09-05T14:35:43Z">
              <cr:user userId="S::espinosaclara@uniovi.es::56b0cbcd-66e9-4a2a-97b1-2aadcbcf6318" userProvider="AD" userName="CLARA ESPINOSA DEL ALBA"/>
            </cr:reactionInfo>
          </cr:reaction>
        </cr:reactions>
      </w16:ext>
    </w16cex:extLst>
  </w16cex:commentExtensible>
  <w16cex:commentExtensible w16cex:durableId="289C83DA" w16cex:dateUtc="2023-09-01T13:38:00Z">
    <w16cex:extLst>
      <w16:ext w16:uri="{CE6994B0-6A32-4C9F-8C6B-6E91EDA988CE}">
        <cr:reactions xmlns:cr="http://schemas.microsoft.com/office/comments/2020/reactions">
          <cr:reaction reactionType="1">
            <cr:reactionInfo dateUtc="2023-09-20T12:59:46Z">
              <cr:user userId="S::espinosaclara@uniovi.es::56b0cbcd-66e9-4a2a-97b1-2aadcbcf6318" userProvider="AD" userName="CLARA ESPINOSA DEL ALBA"/>
            </cr:reactionInfo>
          </cr:reaction>
        </cr:reactions>
      </w16:ext>
    </w16cex:extLst>
  </w16cex:commentExtensible>
  <w16cex:commentExtensible w16cex:durableId="3CAA8936" w16cex:dateUtc="2023-09-05T14:54:00Z"/>
  <w16cex:commentExtensible w16cex:durableId="28A04016" w16cex:dateUtc="2023-09-04T09:37:00Z"/>
  <w16cex:commentExtensible w16cex:durableId="28A05F7A" w16cex:dateUtc="2023-09-04T11:51:00Z">
    <w16cex:extLst>
      <w16:ext w16:uri="{CE6994B0-6A32-4C9F-8C6B-6E91EDA988CE}">
        <cr:reactions xmlns:cr="http://schemas.microsoft.com/office/comments/2020/reactions">
          <cr:reaction reactionType="1">
            <cr:reactionInfo dateUtc="2023-09-20T14:01:43Z">
              <cr:user userId="S::espinosaclara@uniovi.es::56b0cbcd-66e9-4a2a-97b1-2aadcbcf6318" userProvider="AD" userName="CLARA ESPINOSA DEL ALBA"/>
            </cr:reactionInfo>
          </cr:reaction>
        </cr:reactions>
      </w16:ext>
    </w16cex:extLst>
  </w16cex:commentExtensible>
  <w16cex:commentExtensible w16cex:durableId="28A05925" w16cex:dateUtc="2023-09-04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EEC3DC" w16cid:durableId="289C745A"/>
  <w16cid:commentId w16cid:paraId="7C56070F" w16cid:durableId="289C7506"/>
  <w16cid:commentId w16cid:paraId="617E0AB7" w16cid:durableId="289C75DC"/>
  <w16cid:commentId w16cid:paraId="603FC952" w16cid:durableId="2874B8D8"/>
  <w16cid:commentId w16cid:paraId="5C2D2EA0" w16cid:durableId="289C8330"/>
  <w16cid:commentId w16cid:paraId="5D16DD6E" w16cid:durableId="289C83DA"/>
  <w16cid:commentId w16cid:paraId="72E996B2" w16cid:durableId="3CAA8936"/>
  <w16cid:commentId w16cid:paraId="7382548F" w16cid:durableId="28A04016"/>
  <w16cid:commentId w16cid:paraId="1E01AC37" w16cid:durableId="28A05F7A"/>
  <w16cid:commentId w16cid:paraId="5094F66C" w16cid:durableId="28A059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15B2D" w14:textId="77777777" w:rsidR="00F42D51" w:rsidRDefault="00F42D51" w:rsidP="008060D5">
      <w:pPr>
        <w:spacing w:after="0" w:line="240" w:lineRule="auto"/>
      </w:pPr>
      <w:r>
        <w:separator/>
      </w:r>
    </w:p>
  </w:endnote>
  <w:endnote w:type="continuationSeparator" w:id="0">
    <w:p w14:paraId="24C16BE5" w14:textId="77777777" w:rsidR="00F42D51" w:rsidRDefault="00F42D51"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767557"/>
      <w:docPartObj>
        <w:docPartGallery w:val="Page Numbers (Bottom of Page)"/>
        <w:docPartUnique/>
      </w:docPartObj>
    </w:sdtPr>
    <w:sdtContent>
      <w:p w14:paraId="494069D9" w14:textId="602F70C6" w:rsidR="008060D5" w:rsidRDefault="008060D5">
        <w:pPr>
          <w:pStyle w:val="Footer"/>
          <w:jc w:val="center"/>
        </w:pPr>
        <w:r>
          <w:fldChar w:fldCharType="begin"/>
        </w:r>
        <w:r>
          <w:instrText>PAGE   \* MERGEFORMAT</w:instrText>
        </w:r>
        <w:r>
          <w:fldChar w:fldCharType="separate"/>
        </w:r>
        <w:r w:rsidR="000B09F4" w:rsidRPr="000B09F4">
          <w:rPr>
            <w:noProof/>
            <w:lang w:val="es-ES"/>
          </w:rPr>
          <w:t>20</w:t>
        </w:r>
        <w:r>
          <w:fldChar w:fldCharType="end"/>
        </w:r>
      </w:p>
    </w:sdtContent>
  </w:sdt>
  <w:p w14:paraId="27CFAAC6" w14:textId="77777777" w:rsidR="008060D5" w:rsidRDefault="008060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C08EA" w14:textId="77777777" w:rsidR="00F42D51" w:rsidRDefault="00F42D51" w:rsidP="008060D5">
      <w:pPr>
        <w:spacing w:after="0" w:line="240" w:lineRule="auto"/>
      </w:pPr>
      <w:r>
        <w:separator/>
      </w:r>
    </w:p>
  </w:footnote>
  <w:footnote w:type="continuationSeparator" w:id="0">
    <w:p w14:paraId="46901174" w14:textId="77777777" w:rsidR="00F42D51" w:rsidRDefault="00F42D51"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0"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5"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7"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9"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2"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557201">
    <w:abstractNumId w:val="15"/>
  </w:num>
  <w:num w:numId="2" w16cid:durableId="684599922">
    <w:abstractNumId w:val="8"/>
  </w:num>
  <w:num w:numId="3" w16cid:durableId="994339007">
    <w:abstractNumId w:val="20"/>
  </w:num>
  <w:num w:numId="4" w16cid:durableId="1073702093">
    <w:abstractNumId w:val="17"/>
  </w:num>
  <w:num w:numId="5" w16cid:durableId="302778859">
    <w:abstractNumId w:val="23"/>
  </w:num>
  <w:num w:numId="6" w16cid:durableId="2006744774">
    <w:abstractNumId w:val="14"/>
  </w:num>
  <w:num w:numId="7" w16cid:durableId="1588922511">
    <w:abstractNumId w:val="18"/>
  </w:num>
  <w:num w:numId="8" w16cid:durableId="313798550">
    <w:abstractNumId w:val="6"/>
  </w:num>
  <w:num w:numId="9" w16cid:durableId="810752106">
    <w:abstractNumId w:val="21"/>
  </w:num>
  <w:num w:numId="10" w16cid:durableId="1891839233">
    <w:abstractNumId w:val="16"/>
  </w:num>
  <w:num w:numId="11" w16cid:durableId="898594058">
    <w:abstractNumId w:val="13"/>
  </w:num>
  <w:num w:numId="12" w16cid:durableId="1561406590">
    <w:abstractNumId w:val="1"/>
  </w:num>
  <w:num w:numId="13" w16cid:durableId="1612976708">
    <w:abstractNumId w:val="7"/>
  </w:num>
  <w:num w:numId="14" w16cid:durableId="1908762373">
    <w:abstractNumId w:val="4"/>
  </w:num>
  <w:num w:numId="15" w16cid:durableId="1559585951">
    <w:abstractNumId w:val="26"/>
  </w:num>
  <w:num w:numId="16" w16cid:durableId="964847195">
    <w:abstractNumId w:val="5"/>
  </w:num>
  <w:num w:numId="17" w16cid:durableId="1281112957">
    <w:abstractNumId w:val="3"/>
  </w:num>
  <w:num w:numId="18" w16cid:durableId="1722747411">
    <w:abstractNumId w:val="11"/>
  </w:num>
  <w:num w:numId="19" w16cid:durableId="1545486927">
    <w:abstractNumId w:val="12"/>
  </w:num>
  <w:num w:numId="20" w16cid:durableId="283657308">
    <w:abstractNumId w:val="24"/>
  </w:num>
  <w:num w:numId="21" w16cid:durableId="1097825840">
    <w:abstractNumId w:val="10"/>
  </w:num>
  <w:num w:numId="22" w16cid:durableId="1313216655">
    <w:abstractNumId w:val="2"/>
  </w:num>
  <w:num w:numId="23" w16cid:durableId="1534999551">
    <w:abstractNumId w:val="0"/>
  </w:num>
  <w:num w:numId="24" w16cid:durableId="449324537">
    <w:abstractNumId w:val="19"/>
  </w:num>
  <w:num w:numId="25" w16cid:durableId="1379206640">
    <w:abstractNumId w:val="25"/>
  </w:num>
  <w:num w:numId="26" w16cid:durableId="1857032808">
    <w:abstractNumId w:val="22"/>
  </w:num>
  <w:num w:numId="27" w16cid:durableId="13129304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SCO DE BORJA JIMENEZ-ALFARO GONZALEZ">
    <w15:presenceInfo w15:providerId="AD" w15:userId="S::jimenezalfaro@uniovi.es::7a07debb-7299-4e3a-b4e7-bb63edf1c6c5"/>
  </w15:person>
  <w15:person w15:author="EDUARDO FERNANDEZ PASCUAL">
    <w15:presenceInfo w15:providerId="AD" w15:userId="S::fernandezpeduardo@uniovi.es::0e8328ed-56ff-4d0a-9c6e-ed6996099a11"/>
  </w15:person>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5C36"/>
    <w:rsid w:val="00005DD8"/>
    <w:rsid w:val="00006D5D"/>
    <w:rsid w:val="000072BD"/>
    <w:rsid w:val="00007BB3"/>
    <w:rsid w:val="000104DF"/>
    <w:rsid w:val="00010DB7"/>
    <w:rsid w:val="00011B7A"/>
    <w:rsid w:val="00011F6B"/>
    <w:rsid w:val="00012B0C"/>
    <w:rsid w:val="000135FA"/>
    <w:rsid w:val="0001412F"/>
    <w:rsid w:val="000158CB"/>
    <w:rsid w:val="00015C1D"/>
    <w:rsid w:val="00015E56"/>
    <w:rsid w:val="00016AAD"/>
    <w:rsid w:val="00017199"/>
    <w:rsid w:val="0001778C"/>
    <w:rsid w:val="000177FA"/>
    <w:rsid w:val="0002012C"/>
    <w:rsid w:val="00020644"/>
    <w:rsid w:val="00020662"/>
    <w:rsid w:val="00021119"/>
    <w:rsid w:val="00024631"/>
    <w:rsid w:val="00024831"/>
    <w:rsid w:val="00024B86"/>
    <w:rsid w:val="00024C6A"/>
    <w:rsid w:val="00025759"/>
    <w:rsid w:val="00025C3E"/>
    <w:rsid w:val="0002638C"/>
    <w:rsid w:val="00026440"/>
    <w:rsid w:val="0002662F"/>
    <w:rsid w:val="0003077C"/>
    <w:rsid w:val="00031330"/>
    <w:rsid w:val="00031C99"/>
    <w:rsid w:val="00032160"/>
    <w:rsid w:val="00032288"/>
    <w:rsid w:val="000322F8"/>
    <w:rsid w:val="00032CE9"/>
    <w:rsid w:val="0003328D"/>
    <w:rsid w:val="00033348"/>
    <w:rsid w:val="00033516"/>
    <w:rsid w:val="00034511"/>
    <w:rsid w:val="000350B8"/>
    <w:rsid w:val="00035A45"/>
    <w:rsid w:val="00035E9F"/>
    <w:rsid w:val="0003646E"/>
    <w:rsid w:val="000377BE"/>
    <w:rsid w:val="00040020"/>
    <w:rsid w:val="0004035C"/>
    <w:rsid w:val="000403DC"/>
    <w:rsid w:val="00040BD4"/>
    <w:rsid w:val="000415A4"/>
    <w:rsid w:val="00041651"/>
    <w:rsid w:val="00041738"/>
    <w:rsid w:val="0004271E"/>
    <w:rsid w:val="00042F1A"/>
    <w:rsid w:val="00042F9A"/>
    <w:rsid w:val="00043089"/>
    <w:rsid w:val="0004372E"/>
    <w:rsid w:val="000442B6"/>
    <w:rsid w:val="000444C5"/>
    <w:rsid w:val="00044848"/>
    <w:rsid w:val="00044D8D"/>
    <w:rsid w:val="00044DB2"/>
    <w:rsid w:val="000456BC"/>
    <w:rsid w:val="000458D8"/>
    <w:rsid w:val="0004694D"/>
    <w:rsid w:val="0004722A"/>
    <w:rsid w:val="00047A70"/>
    <w:rsid w:val="00047A7A"/>
    <w:rsid w:val="00047EBD"/>
    <w:rsid w:val="00047FE1"/>
    <w:rsid w:val="0005143D"/>
    <w:rsid w:val="0005209E"/>
    <w:rsid w:val="00052B8F"/>
    <w:rsid w:val="000534C3"/>
    <w:rsid w:val="00053907"/>
    <w:rsid w:val="00053DFB"/>
    <w:rsid w:val="000545C9"/>
    <w:rsid w:val="00054B13"/>
    <w:rsid w:val="00054EE7"/>
    <w:rsid w:val="000557CA"/>
    <w:rsid w:val="00055D7A"/>
    <w:rsid w:val="00056FFB"/>
    <w:rsid w:val="00057372"/>
    <w:rsid w:val="0006144D"/>
    <w:rsid w:val="00061E61"/>
    <w:rsid w:val="00062534"/>
    <w:rsid w:val="00063104"/>
    <w:rsid w:val="00063898"/>
    <w:rsid w:val="000638D4"/>
    <w:rsid w:val="00063B81"/>
    <w:rsid w:val="00063DFE"/>
    <w:rsid w:val="000645E1"/>
    <w:rsid w:val="00064B26"/>
    <w:rsid w:val="00064BBE"/>
    <w:rsid w:val="000652E8"/>
    <w:rsid w:val="00065B45"/>
    <w:rsid w:val="00065C74"/>
    <w:rsid w:val="0006686C"/>
    <w:rsid w:val="000669B2"/>
    <w:rsid w:val="00066BB4"/>
    <w:rsid w:val="00066BDD"/>
    <w:rsid w:val="0006767A"/>
    <w:rsid w:val="000678E7"/>
    <w:rsid w:val="00070034"/>
    <w:rsid w:val="000705EB"/>
    <w:rsid w:val="000708B1"/>
    <w:rsid w:val="00070B08"/>
    <w:rsid w:val="000710EF"/>
    <w:rsid w:val="00072154"/>
    <w:rsid w:val="000721B2"/>
    <w:rsid w:val="000732D6"/>
    <w:rsid w:val="000733B5"/>
    <w:rsid w:val="00074242"/>
    <w:rsid w:val="00074C70"/>
    <w:rsid w:val="00074E33"/>
    <w:rsid w:val="000756D3"/>
    <w:rsid w:val="0007630C"/>
    <w:rsid w:val="0007658F"/>
    <w:rsid w:val="00077752"/>
    <w:rsid w:val="00077A3D"/>
    <w:rsid w:val="00077B76"/>
    <w:rsid w:val="00077B9F"/>
    <w:rsid w:val="00080765"/>
    <w:rsid w:val="00080922"/>
    <w:rsid w:val="000818D6"/>
    <w:rsid w:val="00081B2A"/>
    <w:rsid w:val="00082C57"/>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3D8"/>
    <w:rsid w:val="000926E9"/>
    <w:rsid w:val="00092A0A"/>
    <w:rsid w:val="00092B1B"/>
    <w:rsid w:val="00092BA8"/>
    <w:rsid w:val="00092D23"/>
    <w:rsid w:val="00092EEE"/>
    <w:rsid w:val="000940C2"/>
    <w:rsid w:val="0009417D"/>
    <w:rsid w:val="000943F5"/>
    <w:rsid w:val="00094726"/>
    <w:rsid w:val="00094EDD"/>
    <w:rsid w:val="00094F79"/>
    <w:rsid w:val="00095241"/>
    <w:rsid w:val="00095305"/>
    <w:rsid w:val="0009530B"/>
    <w:rsid w:val="00095F71"/>
    <w:rsid w:val="00096994"/>
    <w:rsid w:val="00096D24"/>
    <w:rsid w:val="0009738D"/>
    <w:rsid w:val="00097771"/>
    <w:rsid w:val="000A02E7"/>
    <w:rsid w:val="000A0622"/>
    <w:rsid w:val="000A06B5"/>
    <w:rsid w:val="000A19CF"/>
    <w:rsid w:val="000A2612"/>
    <w:rsid w:val="000A3207"/>
    <w:rsid w:val="000A3793"/>
    <w:rsid w:val="000A422E"/>
    <w:rsid w:val="000A4CBF"/>
    <w:rsid w:val="000A575C"/>
    <w:rsid w:val="000A59F9"/>
    <w:rsid w:val="000A5B8D"/>
    <w:rsid w:val="000A5DCF"/>
    <w:rsid w:val="000A6EED"/>
    <w:rsid w:val="000B038D"/>
    <w:rsid w:val="000B09F4"/>
    <w:rsid w:val="000B0BBE"/>
    <w:rsid w:val="000B197D"/>
    <w:rsid w:val="000B40E0"/>
    <w:rsid w:val="000B41AC"/>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C1380"/>
    <w:rsid w:val="000C1563"/>
    <w:rsid w:val="000C1630"/>
    <w:rsid w:val="000C1F97"/>
    <w:rsid w:val="000C2D58"/>
    <w:rsid w:val="000C32B7"/>
    <w:rsid w:val="000C339B"/>
    <w:rsid w:val="000C391C"/>
    <w:rsid w:val="000C4151"/>
    <w:rsid w:val="000C4A88"/>
    <w:rsid w:val="000C505C"/>
    <w:rsid w:val="000C511F"/>
    <w:rsid w:val="000C545A"/>
    <w:rsid w:val="000C570D"/>
    <w:rsid w:val="000C58E1"/>
    <w:rsid w:val="000C6EEE"/>
    <w:rsid w:val="000C7FBF"/>
    <w:rsid w:val="000D08C1"/>
    <w:rsid w:val="000D0EAC"/>
    <w:rsid w:val="000D2462"/>
    <w:rsid w:val="000D2916"/>
    <w:rsid w:val="000D2B48"/>
    <w:rsid w:val="000D3173"/>
    <w:rsid w:val="000D3946"/>
    <w:rsid w:val="000D3E95"/>
    <w:rsid w:val="000D4D84"/>
    <w:rsid w:val="000D5930"/>
    <w:rsid w:val="000D5B91"/>
    <w:rsid w:val="000D68EA"/>
    <w:rsid w:val="000D6EA4"/>
    <w:rsid w:val="000D6FE5"/>
    <w:rsid w:val="000E06B7"/>
    <w:rsid w:val="000E1208"/>
    <w:rsid w:val="000E25BE"/>
    <w:rsid w:val="000E35FD"/>
    <w:rsid w:val="000E3D97"/>
    <w:rsid w:val="000E3F23"/>
    <w:rsid w:val="000E3F33"/>
    <w:rsid w:val="000E472B"/>
    <w:rsid w:val="000E5549"/>
    <w:rsid w:val="000E5637"/>
    <w:rsid w:val="000E5853"/>
    <w:rsid w:val="000E6BFD"/>
    <w:rsid w:val="000E6D9B"/>
    <w:rsid w:val="000E6E32"/>
    <w:rsid w:val="000E7007"/>
    <w:rsid w:val="000F07CD"/>
    <w:rsid w:val="000F0870"/>
    <w:rsid w:val="000F1264"/>
    <w:rsid w:val="000F18F3"/>
    <w:rsid w:val="000F30DC"/>
    <w:rsid w:val="000F31FA"/>
    <w:rsid w:val="000F3583"/>
    <w:rsid w:val="000F4128"/>
    <w:rsid w:val="000F4E3E"/>
    <w:rsid w:val="000F52C9"/>
    <w:rsid w:val="000F5A10"/>
    <w:rsid w:val="000F69F5"/>
    <w:rsid w:val="000F7043"/>
    <w:rsid w:val="000F73C6"/>
    <w:rsid w:val="000F7850"/>
    <w:rsid w:val="000F7D03"/>
    <w:rsid w:val="001003C6"/>
    <w:rsid w:val="00100713"/>
    <w:rsid w:val="0010168D"/>
    <w:rsid w:val="00101ADA"/>
    <w:rsid w:val="00101C0E"/>
    <w:rsid w:val="00101C21"/>
    <w:rsid w:val="00101D40"/>
    <w:rsid w:val="00102353"/>
    <w:rsid w:val="00102437"/>
    <w:rsid w:val="00103655"/>
    <w:rsid w:val="00104765"/>
    <w:rsid w:val="00105244"/>
    <w:rsid w:val="001058BC"/>
    <w:rsid w:val="001063AE"/>
    <w:rsid w:val="001070A3"/>
    <w:rsid w:val="001074AB"/>
    <w:rsid w:val="00107983"/>
    <w:rsid w:val="00107D4D"/>
    <w:rsid w:val="00107F1B"/>
    <w:rsid w:val="00110248"/>
    <w:rsid w:val="001108FE"/>
    <w:rsid w:val="001109AF"/>
    <w:rsid w:val="001112EA"/>
    <w:rsid w:val="001118F4"/>
    <w:rsid w:val="00111D60"/>
    <w:rsid w:val="001120FB"/>
    <w:rsid w:val="0011235B"/>
    <w:rsid w:val="001129F3"/>
    <w:rsid w:val="00112C60"/>
    <w:rsid w:val="00113AA5"/>
    <w:rsid w:val="00115FB6"/>
    <w:rsid w:val="00116E72"/>
    <w:rsid w:val="00117C8B"/>
    <w:rsid w:val="00117D9A"/>
    <w:rsid w:val="001204A0"/>
    <w:rsid w:val="00120672"/>
    <w:rsid w:val="0012115D"/>
    <w:rsid w:val="00121EA6"/>
    <w:rsid w:val="001236AC"/>
    <w:rsid w:val="00123C88"/>
    <w:rsid w:val="00124B2D"/>
    <w:rsid w:val="00125A76"/>
    <w:rsid w:val="00126B02"/>
    <w:rsid w:val="00127D55"/>
    <w:rsid w:val="001300CA"/>
    <w:rsid w:val="001300CB"/>
    <w:rsid w:val="00130222"/>
    <w:rsid w:val="0013100B"/>
    <w:rsid w:val="00131049"/>
    <w:rsid w:val="00133831"/>
    <w:rsid w:val="00134736"/>
    <w:rsid w:val="00136B72"/>
    <w:rsid w:val="00137484"/>
    <w:rsid w:val="00140A81"/>
    <w:rsid w:val="00141163"/>
    <w:rsid w:val="00141DD9"/>
    <w:rsid w:val="001424C0"/>
    <w:rsid w:val="00142A55"/>
    <w:rsid w:val="00144A9B"/>
    <w:rsid w:val="00144DEC"/>
    <w:rsid w:val="00145410"/>
    <w:rsid w:val="001455D2"/>
    <w:rsid w:val="0014564F"/>
    <w:rsid w:val="0014572F"/>
    <w:rsid w:val="00145A86"/>
    <w:rsid w:val="00145DAA"/>
    <w:rsid w:val="00145FAC"/>
    <w:rsid w:val="001463B1"/>
    <w:rsid w:val="00146775"/>
    <w:rsid w:val="00146FE1"/>
    <w:rsid w:val="00147A9E"/>
    <w:rsid w:val="00147DAA"/>
    <w:rsid w:val="001500BD"/>
    <w:rsid w:val="001501CD"/>
    <w:rsid w:val="001504B6"/>
    <w:rsid w:val="00150AF1"/>
    <w:rsid w:val="00151519"/>
    <w:rsid w:val="001520EA"/>
    <w:rsid w:val="00152264"/>
    <w:rsid w:val="001522AA"/>
    <w:rsid w:val="001522E5"/>
    <w:rsid w:val="00152AE0"/>
    <w:rsid w:val="00152E70"/>
    <w:rsid w:val="00154B16"/>
    <w:rsid w:val="00154CE1"/>
    <w:rsid w:val="00154DF4"/>
    <w:rsid w:val="0015536B"/>
    <w:rsid w:val="001557A2"/>
    <w:rsid w:val="00155974"/>
    <w:rsid w:val="00155E0D"/>
    <w:rsid w:val="001603F8"/>
    <w:rsid w:val="00160E7F"/>
    <w:rsid w:val="0016196E"/>
    <w:rsid w:val="00162368"/>
    <w:rsid w:val="00162B39"/>
    <w:rsid w:val="00163180"/>
    <w:rsid w:val="00163C0D"/>
    <w:rsid w:val="00165535"/>
    <w:rsid w:val="001656BD"/>
    <w:rsid w:val="00165712"/>
    <w:rsid w:val="00165C87"/>
    <w:rsid w:val="00165D08"/>
    <w:rsid w:val="001660FF"/>
    <w:rsid w:val="0016636C"/>
    <w:rsid w:val="00166AC2"/>
    <w:rsid w:val="00166C85"/>
    <w:rsid w:val="001678E4"/>
    <w:rsid w:val="00167CB2"/>
    <w:rsid w:val="001703B5"/>
    <w:rsid w:val="0017088A"/>
    <w:rsid w:val="00170F05"/>
    <w:rsid w:val="001717CA"/>
    <w:rsid w:val="00171B80"/>
    <w:rsid w:val="001720F5"/>
    <w:rsid w:val="00172B7B"/>
    <w:rsid w:val="00173823"/>
    <w:rsid w:val="0017392C"/>
    <w:rsid w:val="001741A7"/>
    <w:rsid w:val="00175BA8"/>
    <w:rsid w:val="00177167"/>
    <w:rsid w:val="00181756"/>
    <w:rsid w:val="00181A61"/>
    <w:rsid w:val="001827C4"/>
    <w:rsid w:val="00182822"/>
    <w:rsid w:val="00183EAA"/>
    <w:rsid w:val="00184176"/>
    <w:rsid w:val="001843C4"/>
    <w:rsid w:val="0018457A"/>
    <w:rsid w:val="00184B53"/>
    <w:rsid w:val="00184DB9"/>
    <w:rsid w:val="001856FA"/>
    <w:rsid w:val="00185BDA"/>
    <w:rsid w:val="00186027"/>
    <w:rsid w:val="00186DF3"/>
    <w:rsid w:val="00187ACE"/>
    <w:rsid w:val="00187BE7"/>
    <w:rsid w:val="00190D44"/>
    <w:rsid w:val="00191BD3"/>
    <w:rsid w:val="00191CA1"/>
    <w:rsid w:val="0019272D"/>
    <w:rsid w:val="00192BF9"/>
    <w:rsid w:val="00193128"/>
    <w:rsid w:val="001932CF"/>
    <w:rsid w:val="00193766"/>
    <w:rsid w:val="00193F82"/>
    <w:rsid w:val="001942FC"/>
    <w:rsid w:val="00194865"/>
    <w:rsid w:val="00196669"/>
    <w:rsid w:val="00196C72"/>
    <w:rsid w:val="00197C8E"/>
    <w:rsid w:val="001A0870"/>
    <w:rsid w:val="001A0B53"/>
    <w:rsid w:val="001A0C42"/>
    <w:rsid w:val="001A1B67"/>
    <w:rsid w:val="001A1F88"/>
    <w:rsid w:val="001A1FE6"/>
    <w:rsid w:val="001A2342"/>
    <w:rsid w:val="001A2F5A"/>
    <w:rsid w:val="001A30C0"/>
    <w:rsid w:val="001A30CC"/>
    <w:rsid w:val="001A41E8"/>
    <w:rsid w:val="001A564A"/>
    <w:rsid w:val="001A598B"/>
    <w:rsid w:val="001A5E4B"/>
    <w:rsid w:val="001A7718"/>
    <w:rsid w:val="001A7F67"/>
    <w:rsid w:val="001B1DAB"/>
    <w:rsid w:val="001B264B"/>
    <w:rsid w:val="001B2FAD"/>
    <w:rsid w:val="001B3188"/>
    <w:rsid w:val="001B3458"/>
    <w:rsid w:val="001B3670"/>
    <w:rsid w:val="001B475B"/>
    <w:rsid w:val="001B523B"/>
    <w:rsid w:val="001B5799"/>
    <w:rsid w:val="001B5EC3"/>
    <w:rsid w:val="001B60F9"/>
    <w:rsid w:val="001B64EF"/>
    <w:rsid w:val="001B6664"/>
    <w:rsid w:val="001B684A"/>
    <w:rsid w:val="001B6862"/>
    <w:rsid w:val="001B698E"/>
    <w:rsid w:val="001B6D71"/>
    <w:rsid w:val="001B79B7"/>
    <w:rsid w:val="001C0F85"/>
    <w:rsid w:val="001C1EC5"/>
    <w:rsid w:val="001C212B"/>
    <w:rsid w:val="001C28E8"/>
    <w:rsid w:val="001C35A5"/>
    <w:rsid w:val="001C3B44"/>
    <w:rsid w:val="001C3D59"/>
    <w:rsid w:val="001C3F0F"/>
    <w:rsid w:val="001C41AA"/>
    <w:rsid w:val="001C469F"/>
    <w:rsid w:val="001C486D"/>
    <w:rsid w:val="001C5481"/>
    <w:rsid w:val="001C65A0"/>
    <w:rsid w:val="001C6982"/>
    <w:rsid w:val="001C6A2A"/>
    <w:rsid w:val="001C72A4"/>
    <w:rsid w:val="001D0E73"/>
    <w:rsid w:val="001D216F"/>
    <w:rsid w:val="001D21D3"/>
    <w:rsid w:val="001D2AF4"/>
    <w:rsid w:val="001D321B"/>
    <w:rsid w:val="001D34CE"/>
    <w:rsid w:val="001D38F3"/>
    <w:rsid w:val="001D3F2B"/>
    <w:rsid w:val="001D463C"/>
    <w:rsid w:val="001D54BC"/>
    <w:rsid w:val="001D65A2"/>
    <w:rsid w:val="001D6707"/>
    <w:rsid w:val="001D7611"/>
    <w:rsid w:val="001D7853"/>
    <w:rsid w:val="001E0818"/>
    <w:rsid w:val="001E094E"/>
    <w:rsid w:val="001E0AFA"/>
    <w:rsid w:val="001E117D"/>
    <w:rsid w:val="001E1309"/>
    <w:rsid w:val="001E2170"/>
    <w:rsid w:val="001E23C9"/>
    <w:rsid w:val="001E33BF"/>
    <w:rsid w:val="001E4239"/>
    <w:rsid w:val="001E46C0"/>
    <w:rsid w:val="001E4A60"/>
    <w:rsid w:val="001E4FBD"/>
    <w:rsid w:val="001E57F8"/>
    <w:rsid w:val="001E5A2C"/>
    <w:rsid w:val="001E5B9A"/>
    <w:rsid w:val="001E66DE"/>
    <w:rsid w:val="001E6D7A"/>
    <w:rsid w:val="001E722A"/>
    <w:rsid w:val="001E777A"/>
    <w:rsid w:val="001E79A5"/>
    <w:rsid w:val="001E7C0E"/>
    <w:rsid w:val="001F13C5"/>
    <w:rsid w:val="001F263A"/>
    <w:rsid w:val="001F39C7"/>
    <w:rsid w:val="001F3DE2"/>
    <w:rsid w:val="001F46BA"/>
    <w:rsid w:val="001F5A1C"/>
    <w:rsid w:val="001F5E5C"/>
    <w:rsid w:val="001F5EB9"/>
    <w:rsid w:val="001F63CD"/>
    <w:rsid w:val="001F6FFD"/>
    <w:rsid w:val="001F7655"/>
    <w:rsid w:val="001F7959"/>
    <w:rsid w:val="001F7DC7"/>
    <w:rsid w:val="00200333"/>
    <w:rsid w:val="002003D0"/>
    <w:rsid w:val="002009B2"/>
    <w:rsid w:val="002012BB"/>
    <w:rsid w:val="002013D7"/>
    <w:rsid w:val="00201B81"/>
    <w:rsid w:val="002038BE"/>
    <w:rsid w:val="00203E14"/>
    <w:rsid w:val="00204618"/>
    <w:rsid w:val="00204A40"/>
    <w:rsid w:val="0020535E"/>
    <w:rsid w:val="00205BEE"/>
    <w:rsid w:val="00206F6F"/>
    <w:rsid w:val="002070DF"/>
    <w:rsid w:val="00207A61"/>
    <w:rsid w:val="00210116"/>
    <w:rsid w:val="00210A78"/>
    <w:rsid w:val="00210AC1"/>
    <w:rsid w:val="00210D25"/>
    <w:rsid w:val="0021137E"/>
    <w:rsid w:val="00211595"/>
    <w:rsid w:val="002121FA"/>
    <w:rsid w:val="00213B69"/>
    <w:rsid w:val="00213F89"/>
    <w:rsid w:val="00214E8E"/>
    <w:rsid w:val="00215BBA"/>
    <w:rsid w:val="002164D1"/>
    <w:rsid w:val="00217287"/>
    <w:rsid w:val="002174B2"/>
    <w:rsid w:val="002174F4"/>
    <w:rsid w:val="0022031C"/>
    <w:rsid w:val="00220DEF"/>
    <w:rsid w:val="00222D8A"/>
    <w:rsid w:val="0022361E"/>
    <w:rsid w:val="0022441C"/>
    <w:rsid w:val="00224764"/>
    <w:rsid w:val="002248C0"/>
    <w:rsid w:val="00225392"/>
    <w:rsid w:val="0022638E"/>
    <w:rsid w:val="00226AC3"/>
    <w:rsid w:val="00226B88"/>
    <w:rsid w:val="00227715"/>
    <w:rsid w:val="00227745"/>
    <w:rsid w:val="00227FCA"/>
    <w:rsid w:val="00230354"/>
    <w:rsid w:val="0023038C"/>
    <w:rsid w:val="00230FCD"/>
    <w:rsid w:val="002316CB"/>
    <w:rsid w:val="002317D8"/>
    <w:rsid w:val="00231857"/>
    <w:rsid w:val="00231A1B"/>
    <w:rsid w:val="00232445"/>
    <w:rsid w:val="00232EE7"/>
    <w:rsid w:val="00232F5D"/>
    <w:rsid w:val="0023317A"/>
    <w:rsid w:val="002332D4"/>
    <w:rsid w:val="00233FA1"/>
    <w:rsid w:val="002343D1"/>
    <w:rsid w:val="0023532E"/>
    <w:rsid w:val="002353FA"/>
    <w:rsid w:val="002364DE"/>
    <w:rsid w:val="0023660E"/>
    <w:rsid w:val="002367E3"/>
    <w:rsid w:val="00236F8D"/>
    <w:rsid w:val="00237393"/>
    <w:rsid w:val="0023769A"/>
    <w:rsid w:val="00237AF9"/>
    <w:rsid w:val="0024087D"/>
    <w:rsid w:val="00240B83"/>
    <w:rsid w:val="00240F9B"/>
    <w:rsid w:val="002414ED"/>
    <w:rsid w:val="00242164"/>
    <w:rsid w:val="00242875"/>
    <w:rsid w:val="00242D4A"/>
    <w:rsid w:val="00244405"/>
    <w:rsid w:val="002447B6"/>
    <w:rsid w:val="002448C2"/>
    <w:rsid w:val="002452F0"/>
    <w:rsid w:val="00245324"/>
    <w:rsid w:val="00245333"/>
    <w:rsid w:val="00245D41"/>
    <w:rsid w:val="00246491"/>
    <w:rsid w:val="002473D6"/>
    <w:rsid w:val="002503AD"/>
    <w:rsid w:val="00250A2E"/>
    <w:rsid w:val="0025110C"/>
    <w:rsid w:val="00251E18"/>
    <w:rsid w:val="002520F0"/>
    <w:rsid w:val="00252259"/>
    <w:rsid w:val="00252ECB"/>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1222"/>
    <w:rsid w:val="002619BD"/>
    <w:rsid w:val="00261AC7"/>
    <w:rsid w:val="00261D50"/>
    <w:rsid w:val="00263023"/>
    <w:rsid w:val="002640CE"/>
    <w:rsid w:val="00264BB2"/>
    <w:rsid w:val="00264EA3"/>
    <w:rsid w:val="002652A9"/>
    <w:rsid w:val="00265888"/>
    <w:rsid w:val="00266331"/>
    <w:rsid w:val="0026641F"/>
    <w:rsid w:val="002664F7"/>
    <w:rsid w:val="00266B8B"/>
    <w:rsid w:val="00266CF8"/>
    <w:rsid w:val="00267301"/>
    <w:rsid w:val="00267B5C"/>
    <w:rsid w:val="00267F64"/>
    <w:rsid w:val="002700E0"/>
    <w:rsid w:val="00270A67"/>
    <w:rsid w:val="002719B8"/>
    <w:rsid w:val="00271C8A"/>
    <w:rsid w:val="00271E06"/>
    <w:rsid w:val="00271F1F"/>
    <w:rsid w:val="00272493"/>
    <w:rsid w:val="00272C6F"/>
    <w:rsid w:val="002732B8"/>
    <w:rsid w:val="00274BB4"/>
    <w:rsid w:val="002752C3"/>
    <w:rsid w:val="0027573C"/>
    <w:rsid w:val="002758C8"/>
    <w:rsid w:val="002771E1"/>
    <w:rsid w:val="00277BF0"/>
    <w:rsid w:val="00277FA2"/>
    <w:rsid w:val="00280193"/>
    <w:rsid w:val="00280610"/>
    <w:rsid w:val="00280D38"/>
    <w:rsid w:val="0028325B"/>
    <w:rsid w:val="002832A5"/>
    <w:rsid w:val="00283405"/>
    <w:rsid w:val="00283FED"/>
    <w:rsid w:val="00284771"/>
    <w:rsid w:val="00285141"/>
    <w:rsid w:val="00285593"/>
    <w:rsid w:val="002856B4"/>
    <w:rsid w:val="00285EAD"/>
    <w:rsid w:val="002862AA"/>
    <w:rsid w:val="00290342"/>
    <w:rsid w:val="002905EE"/>
    <w:rsid w:val="00291174"/>
    <w:rsid w:val="00291962"/>
    <w:rsid w:val="00292167"/>
    <w:rsid w:val="00292905"/>
    <w:rsid w:val="002935C2"/>
    <w:rsid w:val="0029366E"/>
    <w:rsid w:val="00293C0D"/>
    <w:rsid w:val="0029417B"/>
    <w:rsid w:val="00294374"/>
    <w:rsid w:val="002948CF"/>
    <w:rsid w:val="00294C3C"/>
    <w:rsid w:val="0029584D"/>
    <w:rsid w:val="002959B8"/>
    <w:rsid w:val="00296681"/>
    <w:rsid w:val="0029747E"/>
    <w:rsid w:val="00297ECA"/>
    <w:rsid w:val="002A0029"/>
    <w:rsid w:val="002A0B75"/>
    <w:rsid w:val="002A0FA4"/>
    <w:rsid w:val="002A120C"/>
    <w:rsid w:val="002A1BCE"/>
    <w:rsid w:val="002A1CEC"/>
    <w:rsid w:val="002A22C0"/>
    <w:rsid w:val="002A2439"/>
    <w:rsid w:val="002A2705"/>
    <w:rsid w:val="002A2A65"/>
    <w:rsid w:val="002A2E4F"/>
    <w:rsid w:val="002A3CB0"/>
    <w:rsid w:val="002A4294"/>
    <w:rsid w:val="002A432C"/>
    <w:rsid w:val="002A5FE6"/>
    <w:rsid w:val="002A60C6"/>
    <w:rsid w:val="002A6FFC"/>
    <w:rsid w:val="002A73E8"/>
    <w:rsid w:val="002A75F2"/>
    <w:rsid w:val="002A7817"/>
    <w:rsid w:val="002A7951"/>
    <w:rsid w:val="002B0247"/>
    <w:rsid w:val="002B0436"/>
    <w:rsid w:val="002B0886"/>
    <w:rsid w:val="002B0FCA"/>
    <w:rsid w:val="002B13B4"/>
    <w:rsid w:val="002B1504"/>
    <w:rsid w:val="002B18E2"/>
    <w:rsid w:val="002B1F46"/>
    <w:rsid w:val="002B30AD"/>
    <w:rsid w:val="002B335E"/>
    <w:rsid w:val="002B3B51"/>
    <w:rsid w:val="002B4CFF"/>
    <w:rsid w:val="002B5733"/>
    <w:rsid w:val="002B5DE1"/>
    <w:rsid w:val="002B6DFD"/>
    <w:rsid w:val="002B70D8"/>
    <w:rsid w:val="002B712B"/>
    <w:rsid w:val="002C03C1"/>
    <w:rsid w:val="002C0416"/>
    <w:rsid w:val="002C13B4"/>
    <w:rsid w:val="002C1826"/>
    <w:rsid w:val="002C374E"/>
    <w:rsid w:val="002C4CAC"/>
    <w:rsid w:val="002C5513"/>
    <w:rsid w:val="002C67DA"/>
    <w:rsid w:val="002C6824"/>
    <w:rsid w:val="002C6BB7"/>
    <w:rsid w:val="002C6FD7"/>
    <w:rsid w:val="002C7249"/>
    <w:rsid w:val="002C7A60"/>
    <w:rsid w:val="002D1119"/>
    <w:rsid w:val="002D113A"/>
    <w:rsid w:val="002D202E"/>
    <w:rsid w:val="002D30A5"/>
    <w:rsid w:val="002D3A01"/>
    <w:rsid w:val="002D3A0D"/>
    <w:rsid w:val="002D4789"/>
    <w:rsid w:val="002D48D3"/>
    <w:rsid w:val="002D5AB3"/>
    <w:rsid w:val="002D7E31"/>
    <w:rsid w:val="002E11E5"/>
    <w:rsid w:val="002E1343"/>
    <w:rsid w:val="002E2098"/>
    <w:rsid w:val="002E315F"/>
    <w:rsid w:val="002E3DF8"/>
    <w:rsid w:val="002E3FBF"/>
    <w:rsid w:val="002E413E"/>
    <w:rsid w:val="002E589B"/>
    <w:rsid w:val="002E5943"/>
    <w:rsid w:val="002E5BAD"/>
    <w:rsid w:val="002E7103"/>
    <w:rsid w:val="002E7BCB"/>
    <w:rsid w:val="002F0049"/>
    <w:rsid w:val="002F13D2"/>
    <w:rsid w:val="002F14B1"/>
    <w:rsid w:val="002F1B95"/>
    <w:rsid w:val="002F1EF5"/>
    <w:rsid w:val="002F2231"/>
    <w:rsid w:val="002F2A96"/>
    <w:rsid w:val="002F3196"/>
    <w:rsid w:val="002F3601"/>
    <w:rsid w:val="002F46D7"/>
    <w:rsid w:val="002F59C1"/>
    <w:rsid w:val="002F5C8B"/>
    <w:rsid w:val="002F5EBC"/>
    <w:rsid w:val="002F6254"/>
    <w:rsid w:val="002F7D1F"/>
    <w:rsid w:val="002F7EF2"/>
    <w:rsid w:val="00300EAC"/>
    <w:rsid w:val="00301395"/>
    <w:rsid w:val="00301486"/>
    <w:rsid w:val="00302387"/>
    <w:rsid w:val="003026AD"/>
    <w:rsid w:val="00302D9F"/>
    <w:rsid w:val="00303AE3"/>
    <w:rsid w:val="0030479E"/>
    <w:rsid w:val="0030573F"/>
    <w:rsid w:val="00305CB3"/>
    <w:rsid w:val="003063F1"/>
    <w:rsid w:val="00306829"/>
    <w:rsid w:val="0030724D"/>
    <w:rsid w:val="0030750B"/>
    <w:rsid w:val="00312AD9"/>
    <w:rsid w:val="00312CA5"/>
    <w:rsid w:val="00313D78"/>
    <w:rsid w:val="00314361"/>
    <w:rsid w:val="00315324"/>
    <w:rsid w:val="00315A2C"/>
    <w:rsid w:val="00316793"/>
    <w:rsid w:val="003169ED"/>
    <w:rsid w:val="00317C5F"/>
    <w:rsid w:val="0032041D"/>
    <w:rsid w:val="00320647"/>
    <w:rsid w:val="00320837"/>
    <w:rsid w:val="00320DA3"/>
    <w:rsid w:val="00321542"/>
    <w:rsid w:val="00323F1B"/>
    <w:rsid w:val="00323FE3"/>
    <w:rsid w:val="00324084"/>
    <w:rsid w:val="0032512C"/>
    <w:rsid w:val="0032535E"/>
    <w:rsid w:val="003264D9"/>
    <w:rsid w:val="00326C1C"/>
    <w:rsid w:val="0032708A"/>
    <w:rsid w:val="00327481"/>
    <w:rsid w:val="003276E0"/>
    <w:rsid w:val="00327795"/>
    <w:rsid w:val="00327941"/>
    <w:rsid w:val="003303F8"/>
    <w:rsid w:val="0033142B"/>
    <w:rsid w:val="00331CDE"/>
    <w:rsid w:val="0033338A"/>
    <w:rsid w:val="00333748"/>
    <w:rsid w:val="00333950"/>
    <w:rsid w:val="00333BEF"/>
    <w:rsid w:val="00334DE7"/>
    <w:rsid w:val="00335686"/>
    <w:rsid w:val="00336209"/>
    <w:rsid w:val="00336A3D"/>
    <w:rsid w:val="00337BC9"/>
    <w:rsid w:val="0034032C"/>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73DB"/>
    <w:rsid w:val="00347FF7"/>
    <w:rsid w:val="00350FCA"/>
    <w:rsid w:val="00351087"/>
    <w:rsid w:val="003516A3"/>
    <w:rsid w:val="00351EA5"/>
    <w:rsid w:val="00352AC7"/>
    <w:rsid w:val="00352D52"/>
    <w:rsid w:val="00353744"/>
    <w:rsid w:val="003541DC"/>
    <w:rsid w:val="00354220"/>
    <w:rsid w:val="00354EB2"/>
    <w:rsid w:val="00354FAB"/>
    <w:rsid w:val="00354FAE"/>
    <w:rsid w:val="00355A39"/>
    <w:rsid w:val="00357722"/>
    <w:rsid w:val="003607D3"/>
    <w:rsid w:val="00360B57"/>
    <w:rsid w:val="00361DFD"/>
    <w:rsid w:val="00361E55"/>
    <w:rsid w:val="00362CA5"/>
    <w:rsid w:val="00363E07"/>
    <w:rsid w:val="003644BB"/>
    <w:rsid w:val="00364769"/>
    <w:rsid w:val="003649EC"/>
    <w:rsid w:val="00364A1B"/>
    <w:rsid w:val="00364E9F"/>
    <w:rsid w:val="0036558D"/>
    <w:rsid w:val="00366273"/>
    <w:rsid w:val="00366315"/>
    <w:rsid w:val="003663D2"/>
    <w:rsid w:val="0036650F"/>
    <w:rsid w:val="003665BD"/>
    <w:rsid w:val="00366EAF"/>
    <w:rsid w:val="00370061"/>
    <w:rsid w:val="003701C9"/>
    <w:rsid w:val="00370CEA"/>
    <w:rsid w:val="00370D42"/>
    <w:rsid w:val="00370F42"/>
    <w:rsid w:val="00371EE1"/>
    <w:rsid w:val="0037264A"/>
    <w:rsid w:val="00372C77"/>
    <w:rsid w:val="0037354A"/>
    <w:rsid w:val="003736C9"/>
    <w:rsid w:val="003749B0"/>
    <w:rsid w:val="00374E8E"/>
    <w:rsid w:val="00375DE5"/>
    <w:rsid w:val="00375EEF"/>
    <w:rsid w:val="00376B3A"/>
    <w:rsid w:val="003804B1"/>
    <w:rsid w:val="003807F8"/>
    <w:rsid w:val="00381A6F"/>
    <w:rsid w:val="00381B2D"/>
    <w:rsid w:val="00381E4F"/>
    <w:rsid w:val="0038265D"/>
    <w:rsid w:val="003834A0"/>
    <w:rsid w:val="00384033"/>
    <w:rsid w:val="00385364"/>
    <w:rsid w:val="003854B1"/>
    <w:rsid w:val="0038605E"/>
    <w:rsid w:val="00386156"/>
    <w:rsid w:val="003866A0"/>
    <w:rsid w:val="00387003"/>
    <w:rsid w:val="003872C4"/>
    <w:rsid w:val="003900EF"/>
    <w:rsid w:val="003907B5"/>
    <w:rsid w:val="00390B5B"/>
    <w:rsid w:val="00391394"/>
    <w:rsid w:val="00392108"/>
    <w:rsid w:val="0039233A"/>
    <w:rsid w:val="0039259D"/>
    <w:rsid w:val="00392673"/>
    <w:rsid w:val="00392745"/>
    <w:rsid w:val="00392994"/>
    <w:rsid w:val="00394318"/>
    <w:rsid w:val="003945F2"/>
    <w:rsid w:val="00394852"/>
    <w:rsid w:val="00394CCD"/>
    <w:rsid w:val="003956CA"/>
    <w:rsid w:val="00395982"/>
    <w:rsid w:val="003968A8"/>
    <w:rsid w:val="00396F3E"/>
    <w:rsid w:val="00397610"/>
    <w:rsid w:val="003A0677"/>
    <w:rsid w:val="003A17E9"/>
    <w:rsid w:val="003A2646"/>
    <w:rsid w:val="003A57A4"/>
    <w:rsid w:val="003A5C14"/>
    <w:rsid w:val="003A64E7"/>
    <w:rsid w:val="003A6587"/>
    <w:rsid w:val="003A7035"/>
    <w:rsid w:val="003B0A32"/>
    <w:rsid w:val="003B13B6"/>
    <w:rsid w:val="003B16E4"/>
    <w:rsid w:val="003B1E6E"/>
    <w:rsid w:val="003B20A9"/>
    <w:rsid w:val="003B2258"/>
    <w:rsid w:val="003B264A"/>
    <w:rsid w:val="003B3E18"/>
    <w:rsid w:val="003B406A"/>
    <w:rsid w:val="003B41B8"/>
    <w:rsid w:val="003B42ED"/>
    <w:rsid w:val="003B435B"/>
    <w:rsid w:val="003B61A6"/>
    <w:rsid w:val="003B70BD"/>
    <w:rsid w:val="003B70F5"/>
    <w:rsid w:val="003B757D"/>
    <w:rsid w:val="003C0AA3"/>
    <w:rsid w:val="003C2ECF"/>
    <w:rsid w:val="003C3405"/>
    <w:rsid w:val="003C362D"/>
    <w:rsid w:val="003C3D41"/>
    <w:rsid w:val="003C3DEA"/>
    <w:rsid w:val="003C59D4"/>
    <w:rsid w:val="003C5AA6"/>
    <w:rsid w:val="003C69FC"/>
    <w:rsid w:val="003C6A26"/>
    <w:rsid w:val="003C7465"/>
    <w:rsid w:val="003D1C46"/>
    <w:rsid w:val="003D1DC9"/>
    <w:rsid w:val="003D2F71"/>
    <w:rsid w:val="003D3055"/>
    <w:rsid w:val="003D328D"/>
    <w:rsid w:val="003D3AD4"/>
    <w:rsid w:val="003D3F50"/>
    <w:rsid w:val="003D4BFD"/>
    <w:rsid w:val="003D54FE"/>
    <w:rsid w:val="003D6011"/>
    <w:rsid w:val="003D6423"/>
    <w:rsid w:val="003D6904"/>
    <w:rsid w:val="003D69DB"/>
    <w:rsid w:val="003D7315"/>
    <w:rsid w:val="003E09D5"/>
    <w:rsid w:val="003E0D52"/>
    <w:rsid w:val="003E16CC"/>
    <w:rsid w:val="003E18E8"/>
    <w:rsid w:val="003E2BEF"/>
    <w:rsid w:val="003E44B3"/>
    <w:rsid w:val="003E51FE"/>
    <w:rsid w:val="003E6CFF"/>
    <w:rsid w:val="003E6E8A"/>
    <w:rsid w:val="003E788B"/>
    <w:rsid w:val="003E7C0E"/>
    <w:rsid w:val="003E7E32"/>
    <w:rsid w:val="003E7E47"/>
    <w:rsid w:val="003F02DB"/>
    <w:rsid w:val="003F08DA"/>
    <w:rsid w:val="003F09A5"/>
    <w:rsid w:val="003F110F"/>
    <w:rsid w:val="003F1560"/>
    <w:rsid w:val="003F15C1"/>
    <w:rsid w:val="003F16F4"/>
    <w:rsid w:val="003F1C05"/>
    <w:rsid w:val="003F3B05"/>
    <w:rsid w:val="003F4ACC"/>
    <w:rsid w:val="003F4DA7"/>
    <w:rsid w:val="003F5082"/>
    <w:rsid w:val="003F5202"/>
    <w:rsid w:val="003F56C7"/>
    <w:rsid w:val="003F6267"/>
    <w:rsid w:val="003F63E7"/>
    <w:rsid w:val="003F64DF"/>
    <w:rsid w:val="003F6B36"/>
    <w:rsid w:val="003F7170"/>
    <w:rsid w:val="003F72F8"/>
    <w:rsid w:val="00400AAB"/>
    <w:rsid w:val="00400D6B"/>
    <w:rsid w:val="00400E19"/>
    <w:rsid w:val="00400FD1"/>
    <w:rsid w:val="0040102E"/>
    <w:rsid w:val="00401D3E"/>
    <w:rsid w:val="004025C1"/>
    <w:rsid w:val="00402C77"/>
    <w:rsid w:val="00402CA0"/>
    <w:rsid w:val="00402EBD"/>
    <w:rsid w:val="00403423"/>
    <w:rsid w:val="00403E5B"/>
    <w:rsid w:val="0040441E"/>
    <w:rsid w:val="00404D25"/>
    <w:rsid w:val="004050EC"/>
    <w:rsid w:val="00405490"/>
    <w:rsid w:val="00405715"/>
    <w:rsid w:val="00405FC6"/>
    <w:rsid w:val="004064D6"/>
    <w:rsid w:val="00407BE8"/>
    <w:rsid w:val="004103ED"/>
    <w:rsid w:val="004113E8"/>
    <w:rsid w:val="00411888"/>
    <w:rsid w:val="00411D03"/>
    <w:rsid w:val="00411DE6"/>
    <w:rsid w:val="00411F74"/>
    <w:rsid w:val="0041292A"/>
    <w:rsid w:val="00412C68"/>
    <w:rsid w:val="004136D2"/>
    <w:rsid w:val="00414126"/>
    <w:rsid w:val="00414389"/>
    <w:rsid w:val="00414A87"/>
    <w:rsid w:val="004151EA"/>
    <w:rsid w:val="00416173"/>
    <w:rsid w:val="00417529"/>
    <w:rsid w:val="00417A0A"/>
    <w:rsid w:val="00417C4F"/>
    <w:rsid w:val="00417FF0"/>
    <w:rsid w:val="004210C6"/>
    <w:rsid w:val="00421677"/>
    <w:rsid w:val="004219F9"/>
    <w:rsid w:val="00421DCC"/>
    <w:rsid w:val="00422B94"/>
    <w:rsid w:val="00422F5B"/>
    <w:rsid w:val="00423BF0"/>
    <w:rsid w:val="00423EC6"/>
    <w:rsid w:val="0042422F"/>
    <w:rsid w:val="00425530"/>
    <w:rsid w:val="004256EC"/>
    <w:rsid w:val="004259FF"/>
    <w:rsid w:val="004267F4"/>
    <w:rsid w:val="0042735A"/>
    <w:rsid w:val="00430D84"/>
    <w:rsid w:val="00431866"/>
    <w:rsid w:val="00431B2A"/>
    <w:rsid w:val="00431EEA"/>
    <w:rsid w:val="0043214E"/>
    <w:rsid w:val="00432388"/>
    <w:rsid w:val="00432CDE"/>
    <w:rsid w:val="00433115"/>
    <w:rsid w:val="00433B97"/>
    <w:rsid w:val="00433DF7"/>
    <w:rsid w:val="004347A6"/>
    <w:rsid w:val="00434E26"/>
    <w:rsid w:val="00434F61"/>
    <w:rsid w:val="00435AD2"/>
    <w:rsid w:val="0043610B"/>
    <w:rsid w:val="00436E25"/>
    <w:rsid w:val="004375D7"/>
    <w:rsid w:val="0043778E"/>
    <w:rsid w:val="00440176"/>
    <w:rsid w:val="004406DE"/>
    <w:rsid w:val="00440F29"/>
    <w:rsid w:val="00441959"/>
    <w:rsid w:val="00441ACB"/>
    <w:rsid w:val="00441BB2"/>
    <w:rsid w:val="004430C8"/>
    <w:rsid w:val="00443178"/>
    <w:rsid w:val="00443223"/>
    <w:rsid w:val="0044355E"/>
    <w:rsid w:val="004438E3"/>
    <w:rsid w:val="00443B3A"/>
    <w:rsid w:val="00443BDE"/>
    <w:rsid w:val="0044432C"/>
    <w:rsid w:val="004444F8"/>
    <w:rsid w:val="0044479F"/>
    <w:rsid w:val="00444D7D"/>
    <w:rsid w:val="00446487"/>
    <w:rsid w:val="0044689F"/>
    <w:rsid w:val="00447893"/>
    <w:rsid w:val="004504AF"/>
    <w:rsid w:val="00450781"/>
    <w:rsid w:val="00450C77"/>
    <w:rsid w:val="00450D23"/>
    <w:rsid w:val="004519AE"/>
    <w:rsid w:val="00451B86"/>
    <w:rsid w:val="00451FC6"/>
    <w:rsid w:val="0045385B"/>
    <w:rsid w:val="00453EBA"/>
    <w:rsid w:val="00454935"/>
    <w:rsid w:val="00455127"/>
    <w:rsid w:val="00456A3F"/>
    <w:rsid w:val="00456CD4"/>
    <w:rsid w:val="00456EB4"/>
    <w:rsid w:val="00457B9C"/>
    <w:rsid w:val="00460322"/>
    <w:rsid w:val="004603D3"/>
    <w:rsid w:val="00461028"/>
    <w:rsid w:val="004612B6"/>
    <w:rsid w:val="004625C8"/>
    <w:rsid w:val="004628B3"/>
    <w:rsid w:val="0046295F"/>
    <w:rsid w:val="00463238"/>
    <w:rsid w:val="00465595"/>
    <w:rsid w:val="00465A84"/>
    <w:rsid w:val="00466492"/>
    <w:rsid w:val="0046654E"/>
    <w:rsid w:val="00466AC8"/>
    <w:rsid w:val="00466E3E"/>
    <w:rsid w:val="00470A5D"/>
    <w:rsid w:val="00470A6A"/>
    <w:rsid w:val="0047166F"/>
    <w:rsid w:val="004728FA"/>
    <w:rsid w:val="00473B9F"/>
    <w:rsid w:val="0047435E"/>
    <w:rsid w:val="00474BA5"/>
    <w:rsid w:val="0047559D"/>
    <w:rsid w:val="00475CCC"/>
    <w:rsid w:val="00475DA3"/>
    <w:rsid w:val="00476089"/>
    <w:rsid w:val="004765B5"/>
    <w:rsid w:val="0047678A"/>
    <w:rsid w:val="004773E7"/>
    <w:rsid w:val="00477837"/>
    <w:rsid w:val="004802E2"/>
    <w:rsid w:val="0048053C"/>
    <w:rsid w:val="00480DD9"/>
    <w:rsid w:val="00483D06"/>
    <w:rsid w:val="0048674E"/>
    <w:rsid w:val="004876E6"/>
    <w:rsid w:val="00490127"/>
    <w:rsid w:val="0049017C"/>
    <w:rsid w:val="00490273"/>
    <w:rsid w:val="00490861"/>
    <w:rsid w:val="00490962"/>
    <w:rsid w:val="00490DEB"/>
    <w:rsid w:val="00491042"/>
    <w:rsid w:val="004910E1"/>
    <w:rsid w:val="00491A6D"/>
    <w:rsid w:val="0049241A"/>
    <w:rsid w:val="00493E18"/>
    <w:rsid w:val="00495127"/>
    <w:rsid w:val="0049567F"/>
    <w:rsid w:val="00495DCA"/>
    <w:rsid w:val="00495F18"/>
    <w:rsid w:val="00496212"/>
    <w:rsid w:val="00497376"/>
    <w:rsid w:val="004974E1"/>
    <w:rsid w:val="00497676"/>
    <w:rsid w:val="00497D2D"/>
    <w:rsid w:val="004A039A"/>
    <w:rsid w:val="004A0CF5"/>
    <w:rsid w:val="004A0D9D"/>
    <w:rsid w:val="004A1276"/>
    <w:rsid w:val="004A12DE"/>
    <w:rsid w:val="004A14A6"/>
    <w:rsid w:val="004A182B"/>
    <w:rsid w:val="004A3182"/>
    <w:rsid w:val="004A4571"/>
    <w:rsid w:val="004A50A3"/>
    <w:rsid w:val="004A55F6"/>
    <w:rsid w:val="004A59F0"/>
    <w:rsid w:val="004A61BB"/>
    <w:rsid w:val="004A63B4"/>
    <w:rsid w:val="004A71CF"/>
    <w:rsid w:val="004B019D"/>
    <w:rsid w:val="004B105B"/>
    <w:rsid w:val="004B37F3"/>
    <w:rsid w:val="004B3A77"/>
    <w:rsid w:val="004B48F0"/>
    <w:rsid w:val="004B5C24"/>
    <w:rsid w:val="004B5E3E"/>
    <w:rsid w:val="004B5F50"/>
    <w:rsid w:val="004B6230"/>
    <w:rsid w:val="004B64C3"/>
    <w:rsid w:val="004B6BE9"/>
    <w:rsid w:val="004B6D4D"/>
    <w:rsid w:val="004B6F1C"/>
    <w:rsid w:val="004B6FA7"/>
    <w:rsid w:val="004B7832"/>
    <w:rsid w:val="004C0512"/>
    <w:rsid w:val="004C0C22"/>
    <w:rsid w:val="004C1E30"/>
    <w:rsid w:val="004C27B5"/>
    <w:rsid w:val="004C2D04"/>
    <w:rsid w:val="004C3C7D"/>
    <w:rsid w:val="004C5651"/>
    <w:rsid w:val="004C57C2"/>
    <w:rsid w:val="004C59A0"/>
    <w:rsid w:val="004C5EFF"/>
    <w:rsid w:val="004C6DB5"/>
    <w:rsid w:val="004C7741"/>
    <w:rsid w:val="004C7A28"/>
    <w:rsid w:val="004C7ECA"/>
    <w:rsid w:val="004D0362"/>
    <w:rsid w:val="004D1600"/>
    <w:rsid w:val="004D1922"/>
    <w:rsid w:val="004D3208"/>
    <w:rsid w:val="004D5813"/>
    <w:rsid w:val="004D648F"/>
    <w:rsid w:val="004D6A48"/>
    <w:rsid w:val="004D6EB2"/>
    <w:rsid w:val="004D7C90"/>
    <w:rsid w:val="004E0889"/>
    <w:rsid w:val="004E1EFB"/>
    <w:rsid w:val="004E1F3F"/>
    <w:rsid w:val="004E2358"/>
    <w:rsid w:val="004E28DB"/>
    <w:rsid w:val="004E3172"/>
    <w:rsid w:val="004E3851"/>
    <w:rsid w:val="004E478E"/>
    <w:rsid w:val="004E48AC"/>
    <w:rsid w:val="004E583B"/>
    <w:rsid w:val="004E59EC"/>
    <w:rsid w:val="004E5C9F"/>
    <w:rsid w:val="004E5E1F"/>
    <w:rsid w:val="004E64BD"/>
    <w:rsid w:val="004E6827"/>
    <w:rsid w:val="004E6B72"/>
    <w:rsid w:val="004E6D45"/>
    <w:rsid w:val="004E7290"/>
    <w:rsid w:val="004F0595"/>
    <w:rsid w:val="004F08DA"/>
    <w:rsid w:val="004F0962"/>
    <w:rsid w:val="004F0AD2"/>
    <w:rsid w:val="004F1781"/>
    <w:rsid w:val="004F1867"/>
    <w:rsid w:val="004F1EC6"/>
    <w:rsid w:val="004F2356"/>
    <w:rsid w:val="004F2557"/>
    <w:rsid w:val="004F2570"/>
    <w:rsid w:val="004F2D67"/>
    <w:rsid w:val="004F2E67"/>
    <w:rsid w:val="004F406C"/>
    <w:rsid w:val="004F4D25"/>
    <w:rsid w:val="004F4D9B"/>
    <w:rsid w:val="004F69AA"/>
    <w:rsid w:val="004F7126"/>
    <w:rsid w:val="004F7E7A"/>
    <w:rsid w:val="004F7E94"/>
    <w:rsid w:val="0050212A"/>
    <w:rsid w:val="005022FC"/>
    <w:rsid w:val="005023EB"/>
    <w:rsid w:val="00502423"/>
    <w:rsid w:val="0050384A"/>
    <w:rsid w:val="00503B58"/>
    <w:rsid w:val="00504190"/>
    <w:rsid w:val="00504432"/>
    <w:rsid w:val="00504E2F"/>
    <w:rsid w:val="005055E3"/>
    <w:rsid w:val="005064E5"/>
    <w:rsid w:val="00507572"/>
    <w:rsid w:val="0051043F"/>
    <w:rsid w:val="00510B76"/>
    <w:rsid w:val="00510C27"/>
    <w:rsid w:val="00511AB9"/>
    <w:rsid w:val="00511F7F"/>
    <w:rsid w:val="00512D9C"/>
    <w:rsid w:val="00512E30"/>
    <w:rsid w:val="005132BA"/>
    <w:rsid w:val="00513CE6"/>
    <w:rsid w:val="0051500F"/>
    <w:rsid w:val="005154D7"/>
    <w:rsid w:val="00515D8C"/>
    <w:rsid w:val="00515E27"/>
    <w:rsid w:val="00515FAC"/>
    <w:rsid w:val="005162ED"/>
    <w:rsid w:val="00516EAC"/>
    <w:rsid w:val="005176A4"/>
    <w:rsid w:val="005179F6"/>
    <w:rsid w:val="00517CEC"/>
    <w:rsid w:val="0052121C"/>
    <w:rsid w:val="00523D10"/>
    <w:rsid w:val="00523F23"/>
    <w:rsid w:val="00524FCC"/>
    <w:rsid w:val="0052558C"/>
    <w:rsid w:val="005255E8"/>
    <w:rsid w:val="005258CB"/>
    <w:rsid w:val="00525C52"/>
    <w:rsid w:val="0052681E"/>
    <w:rsid w:val="00526858"/>
    <w:rsid w:val="0052702E"/>
    <w:rsid w:val="00527534"/>
    <w:rsid w:val="00527CB0"/>
    <w:rsid w:val="00531768"/>
    <w:rsid w:val="00531A98"/>
    <w:rsid w:val="0053209B"/>
    <w:rsid w:val="005321B6"/>
    <w:rsid w:val="00532790"/>
    <w:rsid w:val="00532DCC"/>
    <w:rsid w:val="00533026"/>
    <w:rsid w:val="00533510"/>
    <w:rsid w:val="0053376D"/>
    <w:rsid w:val="00534039"/>
    <w:rsid w:val="00534482"/>
    <w:rsid w:val="005352E2"/>
    <w:rsid w:val="00535752"/>
    <w:rsid w:val="00535BD6"/>
    <w:rsid w:val="005364F9"/>
    <w:rsid w:val="00536A07"/>
    <w:rsid w:val="00536A6C"/>
    <w:rsid w:val="00537C89"/>
    <w:rsid w:val="00537DF7"/>
    <w:rsid w:val="0054088B"/>
    <w:rsid w:val="005411D4"/>
    <w:rsid w:val="005413B3"/>
    <w:rsid w:val="00541961"/>
    <w:rsid w:val="00541B1F"/>
    <w:rsid w:val="005431CB"/>
    <w:rsid w:val="005437C8"/>
    <w:rsid w:val="00543A56"/>
    <w:rsid w:val="00544054"/>
    <w:rsid w:val="00545438"/>
    <w:rsid w:val="005464FD"/>
    <w:rsid w:val="00546860"/>
    <w:rsid w:val="00546A13"/>
    <w:rsid w:val="00546F61"/>
    <w:rsid w:val="005472AB"/>
    <w:rsid w:val="005477C5"/>
    <w:rsid w:val="00547988"/>
    <w:rsid w:val="00547A44"/>
    <w:rsid w:val="00552A72"/>
    <w:rsid w:val="00552E28"/>
    <w:rsid w:val="005530A9"/>
    <w:rsid w:val="005542FF"/>
    <w:rsid w:val="005558C2"/>
    <w:rsid w:val="00555C89"/>
    <w:rsid w:val="00557039"/>
    <w:rsid w:val="00557376"/>
    <w:rsid w:val="00557D39"/>
    <w:rsid w:val="00560143"/>
    <w:rsid w:val="00560798"/>
    <w:rsid w:val="00560F8C"/>
    <w:rsid w:val="00561066"/>
    <w:rsid w:val="0056212F"/>
    <w:rsid w:val="00562197"/>
    <w:rsid w:val="00562249"/>
    <w:rsid w:val="005636D6"/>
    <w:rsid w:val="00563AB6"/>
    <w:rsid w:val="0056412F"/>
    <w:rsid w:val="005641B1"/>
    <w:rsid w:val="005656AE"/>
    <w:rsid w:val="00565E10"/>
    <w:rsid w:val="0056630A"/>
    <w:rsid w:val="00567B37"/>
    <w:rsid w:val="005720A6"/>
    <w:rsid w:val="00572507"/>
    <w:rsid w:val="0057285C"/>
    <w:rsid w:val="005733A6"/>
    <w:rsid w:val="00573D37"/>
    <w:rsid w:val="00574270"/>
    <w:rsid w:val="00574689"/>
    <w:rsid w:val="0057469A"/>
    <w:rsid w:val="00575098"/>
    <w:rsid w:val="00575677"/>
    <w:rsid w:val="005767A3"/>
    <w:rsid w:val="00576B72"/>
    <w:rsid w:val="005771F9"/>
    <w:rsid w:val="00577D75"/>
    <w:rsid w:val="0058007C"/>
    <w:rsid w:val="00580A1F"/>
    <w:rsid w:val="00580F8C"/>
    <w:rsid w:val="0058190D"/>
    <w:rsid w:val="00581DAD"/>
    <w:rsid w:val="00581F0C"/>
    <w:rsid w:val="00582301"/>
    <w:rsid w:val="0058376E"/>
    <w:rsid w:val="00584488"/>
    <w:rsid w:val="005845CF"/>
    <w:rsid w:val="00584800"/>
    <w:rsid w:val="005854FF"/>
    <w:rsid w:val="005858C3"/>
    <w:rsid w:val="00585AB2"/>
    <w:rsid w:val="005861AC"/>
    <w:rsid w:val="00586724"/>
    <w:rsid w:val="0058687D"/>
    <w:rsid w:val="00586BBB"/>
    <w:rsid w:val="00586E4B"/>
    <w:rsid w:val="0058733C"/>
    <w:rsid w:val="0058742F"/>
    <w:rsid w:val="00587F53"/>
    <w:rsid w:val="005903A3"/>
    <w:rsid w:val="00590A87"/>
    <w:rsid w:val="00591AB8"/>
    <w:rsid w:val="00591C90"/>
    <w:rsid w:val="0059246C"/>
    <w:rsid w:val="00593B77"/>
    <w:rsid w:val="00594EC6"/>
    <w:rsid w:val="00594ED9"/>
    <w:rsid w:val="0059572A"/>
    <w:rsid w:val="005958B7"/>
    <w:rsid w:val="00595A01"/>
    <w:rsid w:val="0059665E"/>
    <w:rsid w:val="005A032D"/>
    <w:rsid w:val="005A0AD3"/>
    <w:rsid w:val="005A120D"/>
    <w:rsid w:val="005A13C5"/>
    <w:rsid w:val="005A160F"/>
    <w:rsid w:val="005A202F"/>
    <w:rsid w:val="005A2091"/>
    <w:rsid w:val="005A22D6"/>
    <w:rsid w:val="005A31CD"/>
    <w:rsid w:val="005A3E65"/>
    <w:rsid w:val="005A40B2"/>
    <w:rsid w:val="005A4194"/>
    <w:rsid w:val="005A5659"/>
    <w:rsid w:val="005A7529"/>
    <w:rsid w:val="005A7567"/>
    <w:rsid w:val="005A7876"/>
    <w:rsid w:val="005A7CBF"/>
    <w:rsid w:val="005B09F8"/>
    <w:rsid w:val="005B0FA7"/>
    <w:rsid w:val="005B2CEB"/>
    <w:rsid w:val="005B35EF"/>
    <w:rsid w:val="005B3690"/>
    <w:rsid w:val="005B3BD6"/>
    <w:rsid w:val="005B440A"/>
    <w:rsid w:val="005B5548"/>
    <w:rsid w:val="005B58E2"/>
    <w:rsid w:val="005B5B4D"/>
    <w:rsid w:val="005B6448"/>
    <w:rsid w:val="005B662E"/>
    <w:rsid w:val="005B73A1"/>
    <w:rsid w:val="005B7474"/>
    <w:rsid w:val="005B755C"/>
    <w:rsid w:val="005B7987"/>
    <w:rsid w:val="005B7F3F"/>
    <w:rsid w:val="005C00E4"/>
    <w:rsid w:val="005C04F8"/>
    <w:rsid w:val="005C0798"/>
    <w:rsid w:val="005C2CD3"/>
    <w:rsid w:val="005C37C3"/>
    <w:rsid w:val="005C3B34"/>
    <w:rsid w:val="005C3CA9"/>
    <w:rsid w:val="005C3DB2"/>
    <w:rsid w:val="005C3F55"/>
    <w:rsid w:val="005C4368"/>
    <w:rsid w:val="005C4DCA"/>
    <w:rsid w:val="005C4DE0"/>
    <w:rsid w:val="005C5AE1"/>
    <w:rsid w:val="005C67E1"/>
    <w:rsid w:val="005C737E"/>
    <w:rsid w:val="005C7669"/>
    <w:rsid w:val="005D1518"/>
    <w:rsid w:val="005D2A7F"/>
    <w:rsid w:val="005D2CB3"/>
    <w:rsid w:val="005D3478"/>
    <w:rsid w:val="005D3ABE"/>
    <w:rsid w:val="005D4C79"/>
    <w:rsid w:val="005D5411"/>
    <w:rsid w:val="005D77B3"/>
    <w:rsid w:val="005E1911"/>
    <w:rsid w:val="005E3321"/>
    <w:rsid w:val="005E4818"/>
    <w:rsid w:val="005E49CA"/>
    <w:rsid w:val="005E4D89"/>
    <w:rsid w:val="005E4DEE"/>
    <w:rsid w:val="005E4F6B"/>
    <w:rsid w:val="005E5ACA"/>
    <w:rsid w:val="005E65B4"/>
    <w:rsid w:val="005E6AD4"/>
    <w:rsid w:val="005E6F56"/>
    <w:rsid w:val="005E7827"/>
    <w:rsid w:val="005F0777"/>
    <w:rsid w:val="005F12EA"/>
    <w:rsid w:val="005F2A17"/>
    <w:rsid w:val="005F3219"/>
    <w:rsid w:val="005F394A"/>
    <w:rsid w:val="005F6B3E"/>
    <w:rsid w:val="005F735B"/>
    <w:rsid w:val="005F7DEF"/>
    <w:rsid w:val="005F7E11"/>
    <w:rsid w:val="00600F3F"/>
    <w:rsid w:val="00601113"/>
    <w:rsid w:val="0060181A"/>
    <w:rsid w:val="006022F3"/>
    <w:rsid w:val="00602FEB"/>
    <w:rsid w:val="0060301C"/>
    <w:rsid w:val="0060391F"/>
    <w:rsid w:val="00604104"/>
    <w:rsid w:val="0060424B"/>
    <w:rsid w:val="0060489A"/>
    <w:rsid w:val="00605150"/>
    <w:rsid w:val="00605381"/>
    <w:rsid w:val="0060574F"/>
    <w:rsid w:val="00605EC0"/>
    <w:rsid w:val="006060B3"/>
    <w:rsid w:val="006069C4"/>
    <w:rsid w:val="00606A8E"/>
    <w:rsid w:val="00607686"/>
    <w:rsid w:val="00607764"/>
    <w:rsid w:val="00607B9D"/>
    <w:rsid w:val="00607CCE"/>
    <w:rsid w:val="006108A9"/>
    <w:rsid w:val="006111F3"/>
    <w:rsid w:val="0061126F"/>
    <w:rsid w:val="0061143F"/>
    <w:rsid w:val="00611660"/>
    <w:rsid w:val="00611A97"/>
    <w:rsid w:val="00611E62"/>
    <w:rsid w:val="006124EE"/>
    <w:rsid w:val="0061319B"/>
    <w:rsid w:val="00613B79"/>
    <w:rsid w:val="00613E5F"/>
    <w:rsid w:val="0061498D"/>
    <w:rsid w:val="00614A02"/>
    <w:rsid w:val="00617F86"/>
    <w:rsid w:val="00620751"/>
    <w:rsid w:val="006211F7"/>
    <w:rsid w:val="00621DD7"/>
    <w:rsid w:val="00622261"/>
    <w:rsid w:val="006225F1"/>
    <w:rsid w:val="00622827"/>
    <w:rsid w:val="00622CA9"/>
    <w:rsid w:val="00623142"/>
    <w:rsid w:val="00623709"/>
    <w:rsid w:val="00623AA5"/>
    <w:rsid w:val="00623D66"/>
    <w:rsid w:val="00624AFD"/>
    <w:rsid w:val="006254AB"/>
    <w:rsid w:val="00625876"/>
    <w:rsid w:val="00625B19"/>
    <w:rsid w:val="0062622A"/>
    <w:rsid w:val="0062654A"/>
    <w:rsid w:val="00627225"/>
    <w:rsid w:val="00630600"/>
    <w:rsid w:val="006310EB"/>
    <w:rsid w:val="006312C8"/>
    <w:rsid w:val="006322FB"/>
    <w:rsid w:val="00632AD5"/>
    <w:rsid w:val="00632B5B"/>
    <w:rsid w:val="00633FCD"/>
    <w:rsid w:val="006345E3"/>
    <w:rsid w:val="00634854"/>
    <w:rsid w:val="006348BE"/>
    <w:rsid w:val="00634ACE"/>
    <w:rsid w:val="00635716"/>
    <w:rsid w:val="006360CC"/>
    <w:rsid w:val="006365D5"/>
    <w:rsid w:val="006370B4"/>
    <w:rsid w:val="00637CFC"/>
    <w:rsid w:val="00637F34"/>
    <w:rsid w:val="00640302"/>
    <w:rsid w:val="00640690"/>
    <w:rsid w:val="00640931"/>
    <w:rsid w:val="0064260F"/>
    <w:rsid w:val="0064391C"/>
    <w:rsid w:val="00643A4D"/>
    <w:rsid w:val="00643AD8"/>
    <w:rsid w:val="00645B57"/>
    <w:rsid w:val="00646602"/>
    <w:rsid w:val="006467C8"/>
    <w:rsid w:val="00646AEF"/>
    <w:rsid w:val="006505C9"/>
    <w:rsid w:val="006506C8"/>
    <w:rsid w:val="00650F90"/>
    <w:rsid w:val="00651005"/>
    <w:rsid w:val="00651659"/>
    <w:rsid w:val="00651D61"/>
    <w:rsid w:val="00652411"/>
    <w:rsid w:val="006528C4"/>
    <w:rsid w:val="00653C39"/>
    <w:rsid w:val="006543C1"/>
    <w:rsid w:val="00654C53"/>
    <w:rsid w:val="006573FF"/>
    <w:rsid w:val="00657610"/>
    <w:rsid w:val="0065774F"/>
    <w:rsid w:val="00657960"/>
    <w:rsid w:val="00661CAA"/>
    <w:rsid w:val="006623E7"/>
    <w:rsid w:val="00662E7F"/>
    <w:rsid w:val="00663B5B"/>
    <w:rsid w:val="00665539"/>
    <w:rsid w:val="006657BB"/>
    <w:rsid w:val="00666A4B"/>
    <w:rsid w:val="00666D95"/>
    <w:rsid w:val="00666DCE"/>
    <w:rsid w:val="006675CC"/>
    <w:rsid w:val="00667B20"/>
    <w:rsid w:val="00671F92"/>
    <w:rsid w:val="00672231"/>
    <w:rsid w:val="00673307"/>
    <w:rsid w:val="00674759"/>
    <w:rsid w:val="00674A07"/>
    <w:rsid w:val="00674EC9"/>
    <w:rsid w:val="0067517B"/>
    <w:rsid w:val="00675757"/>
    <w:rsid w:val="00676103"/>
    <w:rsid w:val="006806DC"/>
    <w:rsid w:val="00680A7E"/>
    <w:rsid w:val="006817A7"/>
    <w:rsid w:val="00681DD8"/>
    <w:rsid w:val="006829DC"/>
    <w:rsid w:val="00682B84"/>
    <w:rsid w:val="00682F2A"/>
    <w:rsid w:val="00683324"/>
    <w:rsid w:val="00683773"/>
    <w:rsid w:val="00683CE7"/>
    <w:rsid w:val="00684AA9"/>
    <w:rsid w:val="00684B63"/>
    <w:rsid w:val="00685269"/>
    <w:rsid w:val="006853AB"/>
    <w:rsid w:val="00685E87"/>
    <w:rsid w:val="00685F89"/>
    <w:rsid w:val="006869CB"/>
    <w:rsid w:val="00686E51"/>
    <w:rsid w:val="00687284"/>
    <w:rsid w:val="006879AD"/>
    <w:rsid w:val="00687AC6"/>
    <w:rsid w:val="00687DCD"/>
    <w:rsid w:val="006908EC"/>
    <w:rsid w:val="006912F4"/>
    <w:rsid w:val="00692DEE"/>
    <w:rsid w:val="0069309C"/>
    <w:rsid w:val="006933EA"/>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432B"/>
    <w:rsid w:val="006A4F36"/>
    <w:rsid w:val="006A644E"/>
    <w:rsid w:val="006A679D"/>
    <w:rsid w:val="006A6D9D"/>
    <w:rsid w:val="006A7B53"/>
    <w:rsid w:val="006B0602"/>
    <w:rsid w:val="006B081A"/>
    <w:rsid w:val="006B0A01"/>
    <w:rsid w:val="006B382C"/>
    <w:rsid w:val="006B3A89"/>
    <w:rsid w:val="006B46E2"/>
    <w:rsid w:val="006B48E4"/>
    <w:rsid w:val="006B562B"/>
    <w:rsid w:val="006B5872"/>
    <w:rsid w:val="006B6A1E"/>
    <w:rsid w:val="006B6A9C"/>
    <w:rsid w:val="006B6A9D"/>
    <w:rsid w:val="006B70EC"/>
    <w:rsid w:val="006B71DF"/>
    <w:rsid w:val="006B751D"/>
    <w:rsid w:val="006B78A6"/>
    <w:rsid w:val="006B78E3"/>
    <w:rsid w:val="006B7B52"/>
    <w:rsid w:val="006B7C76"/>
    <w:rsid w:val="006C107F"/>
    <w:rsid w:val="006C17C4"/>
    <w:rsid w:val="006C1C36"/>
    <w:rsid w:val="006C34C5"/>
    <w:rsid w:val="006C392A"/>
    <w:rsid w:val="006C3959"/>
    <w:rsid w:val="006C4457"/>
    <w:rsid w:val="006C48F7"/>
    <w:rsid w:val="006C5187"/>
    <w:rsid w:val="006C6792"/>
    <w:rsid w:val="006C6A18"/>
    <w:rsid w:val="006C74BD"/>
    <w:rsid w:val="006C78D1"/>
    <w:rsid w:val="006C7999"/>
    <w:rsid w:val="006D0A99"/>
    <w:rsid w:val="006D0C33"/>
    <w:rsid w:val="006D0DD0"/>
    <w:rsid w:val="006D1608"/>
    <w:rsid w:val="006D1A47"/>
    <w:rsid w:val="006D33F8"/>
    <w:rsid w:val="006D42D2"/>
    <w:rsid w:val="006D578B"/>
    <w:rsid w:val="006D5AED"/>
    <w:rsid w:val="006D66DB"/>
    <w:rsid w:val="006D6716"/>
    <w:rsid w:val="006D67A5"/>
    <w:rsid w:val="006D67CB"/>
    <w:rsid w:val="006D6BE7"/>
    <w:rsid w:val="006D7357"/>
    <w:rsid w:val="006D7ACC"/>
    <w:rsid w:val="006D7DBC"/>
    <w:rsid w:val="006D7E97"/>
    <w:rsid w:val="006D7F70"/>
    <w:rsid w:val="006E00A3"/>
    <w:rsid w:val="006E00E5"/>
    <w:rsid w:val="006E042B"/>
    <w:rsid w:val="006E0CFF"/>
    <w:rsid w:val="006E2D74"/>
    <w:rsid w:val="006E412A"/>
    <w:rsid w:val="006E44B6"/>
    <w:rsid w:val="006E45E3"/>
    <w:rsid w:val="006E5323"/>
    <w:rsid w:val="006E5BFC"/>
    <w:rsid w:val="006E5E0A"/>
    <w:rsid w:val="006E65EB"/>
    <w:rsid w:val="006E6C54"/>
    <w:rsid w:val="006E6F55"/>
    <w:rsid w:val="006E76EF"/>
    <w:rsid w:val="006F01DD"/>
    <w:rsid w:val="006F0C9D"/>
    <w:rsid w:val="006F0FE9"/>
    <w:rsid w:val="006F1A62"/>
    <w:rsid w:val="006F1CA1"/>
    <w:rsid w:val="006F1E10"/>
    <w:rsid w:val="006F2D37"/>
    <w:rsid w:val="006F3BCE"/>
    <w:rsid w:val="006F3C31"/>
    <w:rsid w:val="006F56D4"/>
    <w:rsid w:val="006F6093"/>
    <w:rsid w:val="006F7164"/>
    <w:rsid w:val="006F72CE"/>
    <w:rsid w:val="006F7DC6"/>
    <w:rsid w:val="00700861"/>
    <w:rsid w:val="00700D9A"/>
    <w:rsid w:val="007018B7"/>
    <w:rsid w:val="00701B7A"/>
    <w:rsid w:val="007024F9"/>
    <w:rsid w:val="007026DD"/>
    <w:rsid w:val="00702B76"/>
    <w:rsid w:val="00704D9F"/>
    <w:rsid w:val="00704DA3"/>
    <w:rsid w:val="00704E28"/>
    <w:rsid w:val="00705A14"/>
    <w:rsid w:val="00705E7D"/>
    <w:rsid w:val="00706B27"/>
    <w:rsid w:val="007074D0"/>
    <w:rsid w:val="0071052C"/>
    <w:rsid w:val="007108C1"/>
    <w:rsid w:val="00710E26"/>
    <w:rsid w:val="007114B3"/>
    <w:rsid w:val="007126BF"/>
    <w:rsid w:val="00712C78"/>
    <w:rsid w:val="00713218"/>
    <w:rsid w:val="00713D5E"/>
    <w:rsid w:val="0071494B"/>
    <w:rsid w:val="007149A6"/>
    <w:rsid w:val="007149C8"/>
    <w:rsid w:val="00715D53"/>
    <w:rsid w:val="00716DF5"/>
    <w:rsid w:val="007171E4"/>
    <w:rsid w:val="00717B6D"/>
    <w:rsid w:val="00717FEA"/>
    <w:rsid w:val="0072036A"/>
    <w:rsid w:val="0072111B"/>
    <w:rsid w:val="00721574"/>
    <w:rsid w:val="007222EA"/>
    <w:rsid w:val="007228D3"/>
    <w:rsid w:val="00722FF1"/>
    <w:rsid w:val="00723555"/>
    <w:rsid w:val="0072400C"/>
    <w:rsid w:val="007245CB"/>
    <w:rsid w:val="0072494C"/>
    <w:rsid w:val="007251BB"/>
    <w:rsid w:val="007254A7"/>
    <w:rsid w:val="00725662"/>
    <w:rsid w:val="0072651C"/>
    <w:rsid w:val="007273D6"/>
    <w:rsid w:val="00727759"/>
    <w:rsid w:val="0073030D"/>
    <w:rsid w:val="007305EB"/>
    <w:rsid w:val="0073219D"/>
    <w:rsid w:val="00732382"/>
    <w:rsid w:val="0073251E"/>
    <w:rsid w:val="00732589"/>
    <w:rsid w:val="00732819"/>
    <w:rsid w:val="00732FC9"/>
    <w:rsid w:val="007333DA"/>
    <w:rsid w:val="007335CE"/>
    <w:rsid w:val="0073393B"/>
    <w:rsid w:val="00733DB4"/>
    <w:rsid w:val="0073404F"/>
    <w:rsid w:val="007349C5"/>
    <w:rsid w:val="0073599D"/>
    <w:rsid w:val="007365DA"/>
    <w:rsid w:val="00736A4D"/>
    <w:rsid w:val="00741B45"/>
    <w:rsid w:val="00742F75"/>
    <w:rsid w:val="00743BAF"/>
    <w:rsid w:val="00743DE0"/>
    <w:rsid w:val="00744381"/>
    <w:rsid w:val="00744DFD"/>
    <w:rsid w:val="0074584F"/>
    <w:rsid w:val="00745F76"/>
    <w:rsid w:val="0074654B"/>
    <w:rsid w:val="007467C4"/>
    <w:rsid w:val="0074742C"/>
    <w:rsid w:val="00747B96"/>
    <w:rsid w:val="007501D4"/>
    <w:rsid w:val="007503FE"/>
    <w:rsid w:val="00750653"/>
    <w:rsid w:val="00750788"/>
    <w:rsid w:val="007518C7"/>
    <w:rsid w:val="00751E97"/>
    <w:rsid w:val="00752C54"/>
    <w:rsid w:val="007535A1"/>
    <w:rsid w:val="0075414D"/>
    <w:rsid w:val="007543A3"/>
    <w:rsid w:val="00754610"/>
    <w:rsid w:val="007567CC"/>
    <w:rsid w:val="00757052"/>
    <w:rsid w:val="00757819"/>
    <w:rsid w:val="00760B44"/>
    <w:rsid w:val="0076100C"/>
    <w:rsid w:val="007611B6"/>
    <w:rsid w:val="00761415"/>
    <w:rsid w:val="00761961"/>
    <w:rsid w:val="007621B5"/>
    <w:rsid w:val="00762604"/>
    <w:rsid w:val="007628D5"/>
    <w:rsid w:val="00763951"/>
    <w:rsid w:val="00763C8C"/>
    <w:rsid w:val="00763CF7"/>
    <w:rsid w:val="00764986"/>
    <w:rsid w:val="00764AC3"/>
    <w:rsid w:val="00764ACF"/>
    <w:rsid w:val="007653D2"/>
    <w:rsid w:val="007657F6"/>
    <w:rsid w:val="00765B7E"/>
    <w:rsid w:val="007661EA"/>
    <w:rsid w:val="007662AF"/>
    <w:rsid w:val="00766CC7"/>
    <w:rsid w:val="00766E7E"/>
    <w:rsid w:val="00767538"/>
    <w:rsid w:val="00770CD3"/>
    <w:rsid w:val="0077166B"/>
    <w:rsid w:val="00771EAE"/>
    <w:rsid w:val="0077438B"/>
    <w:rsid w:val="00777012"/>
    <w:rsid w:val="007776B7"/>
    <w:rsid w:val="00777A06"/>
    <w:rsid w:val="00780A49"/>
    <w:rsid w:val="00780C03"/>
    <w:rsid w:val="00780F0B"/>
    <w:rsid w:val="0078197D"/>
    <w:rsid w:val="007826C4"/>
    <w:rsid w:val="007830A0"/>
    <w:rsid w:val="0078316F"/>
    <w:rsid w:val="00783439"/>
    <w:rsid w:val="007842C8"/>
    <w:rsid w:val="0078437D"/>
    <w:rsid w:val="00785428"/>
    <w:rsid w:val="0078547B"/>
    <w:rsid w:val="007856F3"/>
    <w:rsid w:val="00785F00"/>
    <w:rsid w:val="007868F0"/>
    <w:rsid w:val="00786C29"/>
    <w:rsid w:val="0079041C"/>
    <w:rsid w:val="00790674"/>
    <w:rsid w:val="007919F9"/>
    <w:rsid w:val="00791A79"/>
    <w:rsid w:val="00791C21"/>
    <w:rsid w:val="00791CEB"/>
    <w:rsid w:val="00791E89"/>
    <w:rsid w:val="00792AD7"/>
    <w:rsid w:val="007934A7"/>
    <w:rsid w:val="00793583"/>
    <w:rsid w:val="0079397F"/>
    <w:rsid w:val="007945F2"/>
    <w:rsid w:val="00794B0E"/>
    <w:rsid w:val="007954F7"/>
    <w:rsid w:val="0079652B"/>
    <w:rsid w:val="0079675A"/>
    <w:rsid w:val="007A0EBD"/>
    <w:rsid w:val="007A1269"/>
    <w:rsid w:val="007A13F3"/>
    <w:rsid w:val="007A14C3"/>
    <w:rsid w:val="007A170D"/>
    <w:rsid w:val="007A184B"/>
    <w:rsid w:val="007A1B4C"/>
    <w:rsid w:val="007A1C09"/>
    <w:rsid w:val="007A20BF"/>
    <w:rsid w:val="007A256E"/>
    <w:rsid w:val="007A29FF"/>
    <w:rsid w:val="007A3270"/>
    <w:rsid w:val="007A3B6F"/>
    <w:rsid w:val="007A440A"/>
    <w:rsid w:val="007A4AA5"/>
    <w:rsid w:val="007A4F76"/>
    <w:rsid w:val="007A542E"/>
    <w:rsid w:val="007A5B8C"/>
    <w:rsid w:val="007A5F96"/>
    <w:rsid w:val="007A687F"/>
    <w:rsid w:val="007A6983"/>
    <w:rsid w:val="007A6B23"/>
    <w:rsid w:val="007A7CE8"/>
    <w:rsid w:val="007A7FC1"/>
    <w:rsid w:val="007B204F"/>
    <w:rsid w:val="007B30A0"/>
    <w:rsid w:val="007B343E"/>
    <w:rsid w:val="007B3744"/>
    <w:rsid w:val="007B3DF9"/>
    <w:rsid w:val="007B5763"/>
    <w:rsid w:val="007B669F"/>
    <w:rsid w:val="007B68DF"/>
    <w:rsid w:val="007B6F6B"/>
    <w:rsid w:val="007B71CB"/>
    <w:rsid w:val="007B7735"/>
    <w:rsid w:val="007B7875"/>
    <w:rsid w:val="007C10B3"/>
    <w:rsid w:val="007C15C2"/>
    <w:rsid w:val="007C20E1"/>
    <w:rsid w:val="007C2161"/>
    <w:rsid w:val="007C2497"/>
    <w:rsid w:val="007C2C24"/>
    <w:rsid w:val="007C449E"/>
    <w:rsid w:val="007C4B20"/>
    <w:rsid w:val="007C4EBC"/>
    <w:rsid w:val="007C5B33"/>
    <w:rsid w:val="007C5F63"/>
    <w:rsid w:val="007C612E"/>
    <w:rsid w:val="007C6D09"/>
    <w:rsid w:val="007C7412"/>
    <w:rsid w:val="007D1E43"/>
    <w:rsid w:val="007D2541"/>
    <w:rsid w:val="007D2AA4"/>
    <w:rsid w:val="007D2AE4"/>
    <w:rsid w:val="007D2D6B"/>
    <w:rsid w:val="007D35F8"/>
    <w:rsid w:val="007D362C"/>
    <w:rsid w:val="007D4881"/>
    <w:rsid w:val="007D4A47"/>
    <w:rsid w:val="007D4C97"/>
    <w:rsid w:val="007D5351"/>
    <w:rsid w:val="007D537A"/>
    <w:rsid w:val="007D5C79"/>
    <w:rsid w:val="007D6536"/>
    <w:rsid w:val="007D776E"/>
    <w:rsid w:val="007D7BCF"/>
    <w:rsid w:val="007E0487"/>
    <w:rsid w:val="007E1E92"/>
    <w:rsid w:val="007E2414"/>
    <w:rsid w:val="007E30FA"/>
    <w:rsid w:val="007E36E0"/>
    <w:rsid w:val="007E4577"/>
    <w:rsid w:val="007E49E4"/>
    <w:rsid w:val="007E4DAF"/>
    <w:rsid w:val="007E5009"/>
    <w:rsid w:val="007E52AC"/>
    <w:rsid w:val="007E551E"/>
    <w:rsid w:val="007E5874"/>
    <w:rsid w:val="007E5B99"/>
    <w:rsid w:val="007E7892"/>
    <w:rsid w:val="007F029D"/>
    <w:rsid w:val="007F0453"/>
    <w:rsid w:val="007F0E51"/>
    <w:rsid w:val="007F22A0"/>
    <w:rsid w:val="007F2360"/>
    <w:rsid w:val="007F23B3"/>
    <w:rsid w:val="007F257F"/>
    <w:rsid w:val="007F2D36"/>
    <w:rsid w:val="007F2DAD"/>
    <w:rsid w:val="007F4225"/>
    <w:rsid w:val="007F43D5"/>
    <w:rsid w:val="007F4C2B"/>
    <w:rsid w:val="007F6686"/>
    <w:rsid w:val="007F7586"/>
    <w:rsid w:val="00800611"/>
    <w:rsid w:val="00800BCE"/>
    <w:rsid w:val="00800E84"/>
    <w:rsid w:val="00802A0D"/>
    <w:rsid w:val="00803279"/>
    <w:rsid w:val="00803698"/>
    <w:rsid w:val="008036E8"/>
    <w:rsid w:val="00803C74"/>
    <w:rsid w:val="00803DDC"/>
    <w:rsid w:val="00803FA1"/>
    <w:rsid w:val="008045EE"/>
    <w:rsid w:val="0080471E"/>
    <w:rsid w:val="00804EF2"/>
    <w:rsid w:val="00804F76"/>
    <w:rsid w:val="008051AD"/>
    <w:rsid w:val="0080540A"/>
    <w:rsid w:val="008054C3"/>
    <w:rsid w:val="00805F95"/>
    <w:rsid w:val="008060D5"/>
    <w:rsid w:val="00806170"/>
    <w:rsid w:val="0080752B"/>
    <w:rsid w:val="00810335"/>
    <w:rsid w:val="008105EC"/>
    <w:rsid w:val="00810C73"/>
    <w:rsid w:val="00811076"/>
    <w:rsid w:val="008112B8"/>
    <w:rsid w:val="00811518"/>
    <w:rsid w:val="008120A5"/>
    <w:rsid w:val="008124F4"/>
    <w:rsid w:val="008128F8"/>
    <w:rsid w:val="00812B77"/>
    <w:rsid w:val="008139FF"/>
    <w:rsid w:val="0081444B"/>
    <w:rsid w:val="00814812"/>
    <w:rsid w:val="00814A42"/>
    <w:rsid w:val="00814D62"/>
    <w:rsid w:val="00815177"/>
    <w:rsid w:val="00815FE2"/>
    <w:rsid w:val="008174BA"/>
    <w:rsid w:val="00817778"/>
    <w:rsid w:val="0081794E"/>
    <w:rsid w:val="00817D1A"/>
    <w:rsid w:val="00820357"/>
    <w:rsid w:val="00820470"/>
    <w:rsid w:val="00820EAE"/>
    <w:rsid w:val="00820FDC"/>
    <w:rsid w:val="00821893"/>
    <w:rsid w:val="0082303A"/>
    <w:rsid w:val="00823DA4"/>
    <w:rsid w:val="00823DAD"/>
    <w:rsid w:val="00824B8D"/>
    <w:rsid w:val="0082552C"/>
    <w:rsid w:val="008256AC"/>
    <w:rsid w:val="00826A74"/>
    <w:rsid w:val="00827348"/>
    <w:rsid w:val="0082748C"/>
    <w:rsid w:val="008274C8"/>
    <w:rsid w:val="0082791A"/>
    <w:rsid w:val="00830A86"/>
    <w:rsid w:val="00831383"/>
    <w:rsid w:val="00831E8D"/>
    <w:rsid w:val="0083341B"/>
    <w:rsid w:val="00833A89"/>
    <w:rsid w:val="00833E48"/>
    <w:rsid w:val="00833ED4"/>
    <w:rsid w:val="0083407F"/>
    <w:rsid w:val="00834C70"/>
    <w:rsid w:val="008356C5"/>
    <w:rsid w:val="00836032"/>
    <w:rsid w:val="0083643A"/>
    <w:rsid w:val="00837476"/>
    <w:rsid w:val="008374FC"/>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472C"/>
    <w:rsid w:val="00845F6C"/>
    <w:rsid w:val="00846618"/>
    <w:rsid w:val="00847464"/>
    <w:rsid w:val="00847871"/>
    <w:rsid w:val="00847B72"/>
    <w:rsid w:val="008502EE"/>
    <w:rsid w:val="00851482"/>
    <w:rsid w:val="00852323"/>
    <w:rsid w:val="00852A85"/>
    <w:rsid w:val="00853BA7"/>
    <w:rsid w:val="00853DA9"/>
    <w:rsid w:val="008546B9"/>
    <w:rsid w:val="00854D68"/>
    <w:rsid w:val="0085521E"/>
    <w:rsid w:val="00855EC6"/>
    <w:rsid w:val="008562F2"/>
    <w:rsid w:val="00857365"/>
    <w:rsid w:val="00857A58"/>
    <w:rsid w:val="00860B97"/>
    <w:rsid w:val="008613F2"/>
    <w:rsid w:val="00861517"/>
    <w:rsid w:val="00861682"/>
    <w:rsid w:val="00861C5A"/>
    <w:rsid w:val="00862D59"/>
    <w:rsid w:val="00863AE8"/>
    <w:rsid w:val="00864940"/>
    <w:rsid w:val="00865069"/>
    <w:rsid w:val="00865D6D"/>
    <w:rsid w:val="008666A6"/>
    <w:rsid w:val="00867E19"/>
    <w:rsid w:val="008706C6"/>
    <w:rsid w:val="00870847"/>
    <w:rsid w:val="00870A83"/>
    <w:rsid w:val="0087262B"/>
    <w:rsid w:val="00872BA3"/>
    <w:rsid w:val="008742F3"/>
    <w:rsid w:val="008746AC"/>
    <w:rsid w:val="00874CA6"/>
    <w:rsid w:val="00874F80"/>
    <w:rsid w:val="00876EDF"/>
    <w:rsid w:val="008776C6"/>
    <w:rsid w:val="0088016D"/>
    <w:rsid w:val="0088106A"/>
    <w:rsid w:val="00881CBB"/>
    <w:rsid w:val="00882BAC"/>
    <w:rsid w:val="00882CB8"/>
    <w:rsid w:val="00882F9B"/>
    <w:rsid w:val="00883036"/>
    <w:rsid w:val="00883644"/>
    <w:rsid w:val="00883741"/>
    <w:rsid w:val="00883F7D"/>
    <w:rsid w:val="0088452F"/>
    <w:rsid w:val="00885209"/>
    <w:rsid w:val="00885A54"/>
    <w:rsid w:val="00885DCF"/>
    <w:rsid w:val="00885EAB"/>
    <w:rsid w:val="00886503"/>
    <w:rsid w:val="008867CD"/>
    <w:rsid w:val="00887337"/>
    <w:rsid w:val="008877DB"/>
    <w:rsid w:val="00890099"/>
    <w:rsid w:val="0089065A"/>
    <w:rsid w:val="0089074B"/>
    <w:rsid w:val="00890F0C"/>
    <w:rsid w:val="008910DF"/>
    <w:rsid w:val="00891506"/>
    <w:rsid w:val="00892CA4"/>
    <w:rsid w:val="008932F2"/>
    <w:rsid w:val="00893B62"/>
    <w:rsid w:val="00893C48"/>
    <w:rsid w:val="00893E7F"/>
    <w:rsid w:val="008955FF"/>
    <w:rsid w:val="00895CFA"/>
    <w:rsid w:val="00895DE2"/>
    <w:rsid w:val="00896072"/>
    <w:rsid w:val="008960AB"/>
    <w:rsid w:val="00896293"/>
    <w:rsid w:val="00896A31"/>
    <w:rsid w:val="00896C46"/>
    <w:rsid w:val="00897F7B"/>
    <w:rsid w:val="008A02B1"/>
    <w:rsid w:val="008A0EF3"/>
    <w:rsid w:val="008A160C"/>
    <w:rsid w:val="008A1C19"/>
    <w:rsid w:val="008A1F18"/>
    <w:rsid w:val="008A274A"/>
    <w:rsid w:val="008A2F35"/>
    <w:rsid w:val="008A3507"/>
    <w:rsid w:val="008A3BC9"/>
    <w:rsid w:val="008A4B30"/>
    <w:rsid w:val="008A618D"/>
    <w:rsid w:val="008A707C"/>
    <w:rsid w:val="008A7AAF"/>
    <w:rsid w:val="008B0588"/>
    <w:rsid w:val="008B0F0E"/>
    <w:rsid w:val="008B1BCC"/>
    <w:rsid w:val="008B1EA0"/>
    <w:rsid w:val="008B2AC5"/>
    <w:rsid w:val="008B3078"/>
    <w:rsid w:val="008B37C5"/>
    <w:rsid w:val="008B3DB8"/>
    <w:rsid w:val="008B3F7D"/>
    <w:rsid w:val="008B4372"/>
    <w:rsid w:val="008B5346"/>
    <w:rsid w:val="008B560A"/>
    <w:rsid w:val="008B595C"/>
    <w:rsid w:val="008B5B26"/>
    <w:rsid w:val="008B6937"/>
    <w:rsid w:val="008B7519"/>
    <w:rsid w:val="008B7BEF"/>
    <w:rsid w:val="008C0BE8"/>
    <w:rsid w:val="008C1908"/>
    <w:rsid w:val="008C192D"/>
    <w:rsid w:val="008C1D0C"/>
    <w:rsid w:val="008C3163"/>
    <w:rsid w:val="008C3696"/>
    <w:rsid w:val="008C3A6D"/>
    <w:rsid w:val="008C4369"/>
    <w:rsid w:val="008C43B7"/>
    <w:rsid w:val="008C496C"/>
    <w:rsid w:val="008C5C9E"/>
    <w:rsid w:val="008C5CA0"/>
    <w:rsid w:val="008C5E2E"/>
    <w:rsid w:val="008C67BD"/>
    <w:rsid w:val="008C73F5"/>
    <w:rsid w:val="008C78EB"/>
    <w:rsid w:val="008C7DB9"/>
    <w:rsid w:val="008D0255"/>
    <w:rsid w:val="008D1933"/>
    <w:rsid w:val="008D1E45"/>
    <w:rsid w:val="008D1F1B"/>
    <w:rsid w:val="008D202F"/>
    <w:rsid w:val="008D28FD"/>
    <w:rsid w:val="008D2BBC"/>
    <w:rsid w:val="008D3097"/>
    <w:rsid w:val="008D3DBC"/>
    <w:rsid w:val="008D4BCF"/>
    <w:rsid w:val="008D5E5F"/>
    <w:rsid w:val="008D74B0"/>
    <w:rsid w:val="008D74C4"/>
    <w:rsid w:val="008D7557"/>
    <w:rsid w:val="008D7A5F"/>
    <w:rsid w:val="008E02E5"/>
    <w:rsid w:val="008E0902"/>
    <w:rsid w:val="008E0FB9"/>
    <w:rsid w:val="008E0FBC"/>
    <w:rsid w:val="008E29B1"/>
    <w:rsid w:val="008E2FC6"/>
    <w:rsid w:val="008E3B4D"/>
    <w:rsid w:val="008E3B7D"/>
    <w:rsid w:val="008E3C19"/>
    <w:rsid w:val="008E49DA"/>
    <w:rsid w:val="008E49EF"/>
    <w:rsid w:val="008E4A29"/>
    <w:rsid w:val="008E5085"/>
    <w:rsid w:val="008E523D"/>
    <w:rsid w:val="008E5B20"/>
    <w:rsid w:val="008E5C7E"/>
    <w:rsid w:val="008E60D3"/>
    <w:rsid w:val="008E7F7C"/>
    <w:rsid w:val="008F0084"/>
    <w:rsid w:val="008F0A1C"/>
    <w:rsid w:val="008F195A"/>
    <w:rsid w:val="008F22A1"/>
    <w:rsid w:val="008F3592"/>
    <w:rsid w:val="008F3D6C"/>
    <w:rsid w:val="008F4367"/>
    <w:rsid w:val="008F4439"/>
    <w:rsid w:val="008F4D65"/>
    <w:rsid w:val="008F58DA"/>
    <w:rsid w:val="008F5ADA"/>
    <w:rsid w:val="008F6F75"/>
    <w:rsid w:val="008F7677"/>
    <w:rsid w:val="008F7842"/>
    <w:rsid w:val="008F7E44"/>
    <w:rsid w:val="009003F4"/>
    <w:rsid w:val="0090087E"/>
    <w:rsid w:val="00900AB3"/>
    <w:rsid w:val="00900E7E"/>
    <w:rsid w:val="009010CE"/>
    <w:rsid w:val="00901268"/>
    <w:rsid w:val="00901A82"/>
    <w:rsid w:val="0090317C"/>
    <w:rsid w:val="00903DB6"/>
    <w:rsid w:val="009045B5"/>
    <w:rsid w:val="00905F33"/>
    <w:rsid w:val="00906855"/>
    <w:rsid w:val="00906A54"/>
    <w:rsid w:val="00906FC8"/>
    <w:rsid w:val="00907235"/>
    <w:rsid w:val="009072B0"/>
    <w:rsid w:val="0091053A"/>
    <w:rsid w:val="009105F0"/>
    <w:rsid w:val="00911A0B"/>
    <w:rsid w:val="00911C15"/>
    <w:rsid w:val="00912052"/>
    <w:rsid w:val="00913501"/>
    <w:rsid w:val="00913901"/>
    <w:rsid w:val="00914EB7"/>
    <w:rsid w:val="00914FAE"/>
    <w:rsid w:val="0091680D"/>
    <w:rsid w:val="009172F9"/>
    <w:rsid w:val="00917307"/>
    <w:rsid w:val="00917A47"/>
    <w:rsid w:val="00917FE6"/>
    <w:rsid w:val="00920CFD"/>
    <w:rsid w:val="0092100F"/>
    <w:rsid w:val="009214DE"/>
    <w:rsid w:val="00922598"/>
    <w:rsid w:val="00922758"/>
    <w:rsid w:val="00922E13"/>
    <w:rsid w:val="00922E59"/>
    <w:rsid w:val="009232B3"/>
    <w:rsid w:val="00926718"/>
    <w:rsid w:val="009267C0"/>
    <w:rsid w:val="009269D3"/>
    <w:rsid w:val="00926F27"/>
    <w:rsid w:val="009275A1"/>
    <w:rsid w:val="009279C8"/>
    <w:rsid w:val="00932F8B"/>
    <w:rsid w:val="00933382"/>
    <w:rsid w:val="00934C1B"/>
    <w:rsid w:val="00935E3F"/>
    <w:rsid w:val="00935F61"/>
    <w:rsid w:val="00936714"/>
    <w:rsid w:val="00936BD1"/>
    <w:rsid w:val="0093750D"/>
    <w:rsid w:val="00937914"/>
    <w:rsid w:val="009409F2"/>
    <w:rsid w:val="009422E4"/>
    <w:rsid w:val="00942DBF"/>
    <w:rsid w:val="00944188"/>
    <w:rsid w:val="00944290"/>
    <w:rsid w:val="0094483B"/>
    <w:rsid w:val="00944DCA"/>
    <w:rsid w:val="00945599"/>
    <w:rsid w:val="00945B69"/>
    <w:rsid w:val="00945B73"/>
    <w:rsid w:val="00946606"/>
    <w:rsid w:val="00946922"/>
    <w:rsid w:val="00946B24"/>
    <w:rsid w:val="009477C1"/>
    <w:rsid w:val="00947E92"/>
    <w:rsid w:val="009505E7"/>
    <w:rsid w:val="0095084B"/>
    <w:rsid w:val="00950E72"/>
    <w:rsid w:val="00950F8D"/>
    <w:rsid w:val="00950FF6"/>
    <w:rsid w:val="009514C9"/>
    <w:rsid w:val="009514DB"/>
    <w:rsid w:val="00951691"/>
    <w:rsid w:val="009516CD"/>
    <w:rsid w:val="0095199A"/>
    <w:rsid w:val="00951F57"/>
    <w:rsid w:val="00952168"/>
    <w:rsid w:val="00952661"/>
    <w:rsid w:val="00953DD7"/>
    <w:rsid w:val="00954260"/>
    <w:rsid w:val="00954415"/>
    <w:rsid w:val="00955498"/>
    <w:rsid w:val="00956123"/>
    <w:rsid w:val="009565B5"/>
    <w:rsid w:val="00956691"/>
    <w:rsid w:val="00956958"/>
    <w:rsid w:val="00957459"/>
    <w:rsid w:val="0095777C"/>
    <w:rsid w:val="009602F7"/>
    <w:rsid w:val="009603F0"/>
    <w:rsid w:val="009607D8"/>
    <w:rsid w:val="00960ED9"/>
    <w:rsid w:val="0096164A"/>
    <w:rsid w:val="00961ACA"/>
    <w:rsid w:val="00961D7A"/>
    <w:rsid w:val="00962933"/>
    <w:rsid w:val="0096382D"/>
    <w:rsid w:val="0096645A"/>
    <w:rsid w:val="009668CA"/>
    <w:rsid w:val="00966A09"/>
    <w:rsid w:val="00967373"/>
    <w:rsid w:val="00967ADA"/>
    <w:rsid w:val="00967BAB"/>
    <w:rsid w:val="009701AF"/>
    <w:rsid w:val="0097073C"/>
    <w:rsid w:val="009719BE"/>
    <w:rsid w:val="00971B7E"/>
    <w:rsid w:val="00972B31"/>
    <w:rsid w:val="00973057"/>
    <w:rsid w:val="009734AD"/>
    <w:rsid w:val="00973FA8"/>
    <w:rsid w:val="00974172"/>
    <w:rsid w:val="00975C8E"/>
    <w:rsid w:val="00975DE5"/>
    <w:rsid w:val="00976110"/>
    <w:rsid w:val="00976B83"/>
    <w:rsid w:val="00977EBA"/>
    <w:rsid w:val="009802C9"/>
    <w:rsid w:val="00980328"/>
    <w:rsid w:val="00980813"/>
    <w:rsid w:val="009809D8"/>
    <w:rsid w:val="00981412"/>
    <w:rsid w:val="00981FCC"/>
    <w:rsid w:val="00982C5A"/>
    <w:rsid w:val="009831A1"/>
    <w:rsid w:val="00983DCA"/>
    <w:rsid w:val="00983EB8"/>
    <w:rsid w:val="00984208"/>
    <w:rsid w:val="00984ED6"/>
    <w:rsid w:val="009850D3"/>
    <w:rsid w:val="0098515F"/>
    <w:rsid w:val="009851A9"/>
    <w:rsid w:val="0098659B"/>
    <w:rsid w:val="00986AF2"/>
    <w:rsid w:val="00986CCF"/>
    <w:rsid w:val="00987074"/>
    <w:rsid w:val="00987307"/>
    <w:rsid w:val="009876BE"/>
    <w:rsid w:val="0099011A"/>
    <w:rsid w:val="009904BD"/>
    <w:rsid w:val="00991318"/>
    <w:rsid w:val="00991833"/>
    <w:rsid w:val="00991D00"/>
    <w:rsid w:val="00992A1D"/>
    <w:rsid w:val="00993727"/>
    <w:rsid w:val="00994500"/>
    <w:rsid w:val="00996C76"/>
    <w:rsid w:val="00997F69"/>
    <w:rsid w:val="009A005A"/>
    <w:rsid w:val="009A0E32"/>
    <w:rsid w:val="009A17C3"/>
    <w:rsid w:val="009A2F2D"/>
    <w:rsid w:val="009A305A"/>
    <w:rsid w:val="009A3243"/>
    <w:rsid w:val="009A36BD"/>
    <w:rsid w:val="009A408A"/>
    <w:rsid w:val="009A4282"/>
    <w:rsid w:val="009A446C"/>
    <w:rsid w:val="009A4511"/>
    <w:rsid w:val="009A54E0"/>
    <w:rsid w:val="009A5BBC"/>
    <w:rsid w:val="009A6882"/>
    <w:rsid w:val="009A69A4"/>
    <w:rsid w:val="009A6EA4"/>
    <w:rsid w:val="009A72A7"/>
    <w:rsid w:val="009A74E1"/>
    <w:rsid w:val="009A75DD"/>
    <w:rsid w:val="009A7ED6"/>
    <w:rsid w:val="009B18DD"/>
    <w:rsid w:val="009B240F"/>
    <w:rsid w:val="009B2F2F"/>
    <w:rsid w:val="009B41C4"/>
    <w:rsid w:val="009B4AE1"/>
    <w:rsid w:val="009B4BEB"/>
    <w:rsid w:val="009B5044"/>
    <w:rsid w:val="009B528B"/>
    <w:rsid w:val="009B5E64"/>
    <w:rsid w:val="009B62A4"/>
    <w:rsid w:val="009B68A7"/>
    <w:rsid w:val="009B6912"/>
    <w:rsid w:val="009B6DF0"/>
    <w:rsid w:val="009B72A1"/>
    <w:rsid w:val="009B7C42"/>
    <w:rsid w:val="009C0A4C"/>
    <w:rsid w:val="009C0AC2"/>
    <w:rsid w:val="009C0C56"/>
    <w:rsid w:val="009C1902"/>
    <w:rsid w:val="009C26EE"/>
    <w:rsid w:val="009C2710"/>
    <w:rsid w:val="009C27C6"/>
    <w:rsid w:val="009C33F7"/>
    <w:rsid w:val="009C6616"/>
    <w:rsid w:val="009C72E4"/>
    <w:rsid w:val="009C7862"/>
    <w:rsid w:val="009D01D3"/>
    <w:rsid w:val="009D07F4"/>
    <w:rsid w:val="009D154D"/>
    <w:rsid w:val="009D2223"/>
    <w:rsid w:val="009D262F"/>
    <w:rsid w:val="009D3116"/>
    <w:rsid w:val="009D3524"/>
    <w:rsid w:val="009D44EF"/>
    <w:rsid w:val="009D5041"/>
    <w:rsid w:val="009D5675"/>
    <w:rsid w:val="009D614D"/>
    <w:rsid w:val="009D61CC"/>
    <w:rsid w:val="009D6475"/>
    <w:rsid w:val="009D6AAE"/>
    <w:rsid w:val="009D7B10"/>
    <w:rsid w:val="009D7DC7"/>
    <w:rsid w:val="009E0037"/>
    <w:rsid w:val="009E02F1"/>
    <w:rsid w:val="009E1750"/>
    <w:rsid w:val="009E1DDA"/>
    <w:rsid w:val="009E28F0"/>
    <w:rsid w:val="009E2B60"/>
    <w:rsid w:val="009E3B07"/>
    <w:rsid w:val="009E40F2"/>
    <w:rsid w:val="009E45E9"/>
    <w:rsid w:val="009E598F"/>
    <w:rsid w:val="009E706A"/>
    <w:rsid w:val="009E784D"/>
    <w:rsid w:val="009F19BC"/>
    <w:rsid w:val="009F1A2B"/>
    <w:rsid w:val="009F1EF2"/>
    <w:rsid w:val="009F31DE"/>
    <w:rsid w:val="009F340F"/>
    <w:rsid w:val="009F4D19"/>
    <w:rsid w:val="009F4F45"/>
    <w:rsid w:val="009F5C81"/>
    <w:rsid w:val="009F61D7"/>
    <w:rsid w:val="009F6BA2"/>
    <w:rsid w:val="009F7436"/>
    <w:rsid w:val="009F7555"/>
    <w:rsid w:val="00A0012B"/>
    <w:rsid w:val="00A007E9"/>
    <w:rsid w:val="00A01AB9"/>
    <w:rsid w:val="00A0222A"/>
    <w:rsid w:val="00A02CE6"/>
    <w:rsid w:val="00A04482"/>
    <w:rsid w:val="00A04BB3"/>
    <w:rsid w:val="00A056B0"/>
    <w:rsid w:val="00A057D1"/>
    <w:rsid w:val="00A05F5E"/>
    <w:rsid w:val="00A0658D"/>
    <w:rsid w:val="00A06A8F"/>
    <w:rsid w:val="00A06C27"/>
    <w:rsid w:val="00A075C7"/>
    <w:rsid w:val="00A07B65"/>
    <w:rsid w:val="00A07BC0"/>
    <w:rsid w:val="00A1001E"/>
    <w:rsid w:val="00A105EE"/>
    <w:rsid w:val="00A117CB"/>
    <w:rsid w:val="00A11A65"/>
    <w:rsid w:val="00A12259"/>
    <w:rsid w:val="00A13ED3"/>
    <w:rsid w:val="00A14F6C"/>
    <w:rsid w:val="00A16134"/>
    <w:rsid w:val="00A16747"/>
    <w:rsid w:val="00A1676D"/>
    <w:rsid w:val="00A17381"/>
    <w:rsid w:val="00A17536"/>
    <w:rsid w:val="00A17AA4"/>
    <w:rsid w:val="00A17C93"/>
    <w:rsid w:val="00A2016E"/>
    <w:rsid w:val="00A20405"/>
    <w:rsid w:val="00A224B7"/>
    <w:rsid w:val="00A224B9"/>
    <w:rsid w:val="00A23245"/>
    <w:rsid w:val="00A2393F"/>
    <w:rsid w:val="00A24AA8"/>
    <w:rsid w:val="00A250BD"/>
    <w:rsid w:val="00A2527D"/>
    <w:rsid w:val="00A2560A"/>
    <w:rsid w:val="00A2574C"/>
    <w:rsid w:val="00A25E31"/>
    <w:rsid w:val="00A25F9C"/>
    <w:rsid w:val="00A26582"/>
    <w:rsid w:val="00A26AE1"/>
    <w:rsid w:val="00A274C3"/>
    <w:rsid w:val="00A30796"/>
    <w:rsid w:val="00A30BAF"/>
    <w:rsid w:val="00A320BB"/>
    <w:rsid w:val="00A32193"/>
    <w:rsid w:val="00A32CB2"/>
    <w:rsid w:val="00A32DA1"/>
    <w:rsid w:val="00A33380"/>
    <w:rsid w:val="00A355B9"/>
    <w:rsid w:val="00A35A1C"/>
    <w:rsid w:val="00A35B5C"/>
    <w:rsid w:val="00A37550"/>
    <w:rsid w:val="00A37ADE"/>
    <w:rsid w:val="00A37BE5"/>
    <w:rsid w:val="00A40D47"/>
    <w:rsid w:val="00A41AE8"/>
    <w:rsid w:val="00A41F28"/>
    <w:rsid w:val="00A428DE"/>
    <w:rsid w:val="00A42F2A"/>
    <w:rsid w:val="00A43B66"/>
    <w:rsid w:val="00A43C4F"/>
    <w:rsid w:val="00A43E4C"/>
    <w:rsid w:val="00A4468A"/>
    <w:rsid w:val="00A46476"/>
    <w:rsid w:val="00A465C1"/>
    <w:rsid w:val="00A46B00"/>
    <w:rsid w:val="00A470A3"/>
    <w:rsid w:val="00A47401"/>
    <w:rsid w:val="00A47551"/>
    <w:rsid w:val="00A51C54"/>
    <w:rsid w:val="00A528B4"/>
    <w:rsid w:val="00A5291A"/>
    <w:rsid w:val="00A531A6"/>
    <w:rsid w:val="00A539D3"/>
    <w:rsid w:val="00A53ED2"/>
    <w:rsid w:val="00A555CA"/>
    <w:rsid w:val="00A55976"/>
    <w:rsid w:val="00A56651"/>
    <w:rsid w:val="00A56AE2"/>
    <w:rsid w:val="00A60714"/>
    <w:rsid w:val="00A60E61"/>
    <w:rsid w:val="00A61291"/>
    <w:rsid w:val="00A6135E"/>
    <w:rsid w:val="00A621DB"/>
    <w:rsid w:val="00A62FA4"/>
    <w:rsid w:val="00A6313C"/>
    <w:rsid w:val="00A63455"/>
    <w:rsid w:val="00A63B94"/>
    <w:rsid w:val="00A652A2"/>
    <w:rsid w:val="00A656CB"/>
    <w:rsid w:val="00A66EC4"/>
    <w:rsid w:val="00A672D8"/>
    <w:rsid w:val="00A71C4A"/>
    <w:rsid w:val="00A72126"/>
    <w:rsid w:val="00A7219C"/>
    <w:rsid w:val="00A7416B"/>
    <w:rsid w:val="00A744D5"/>
    <w:rsid w:val="00A75164"/>
    <w:rsid w:val="00A75A3E"/>
    <w:rsid w:val="00A75AC5"/>
    <w:rsid w:val="00A75C02"/>
    <w:rsid w:val="00A75CF1"/>
    <w:rsid w:val="00A760B6"/>
    <w:rsid w:val="00A761C4"/>
    <w:rsid w:val="00A76540"/>
    <w:rsid w:val="00A77F11"/>
    <w:rsid w:val="00A80514"/>
    <w:rsid w:val="00A8053D"/>
    <w:rsid w:val="00A80FC4"/>
    <w:rsid w:val="00A81E5B"/>
    <w:rsid w:val="00A820F7"/>
    <w:rsid w:val="00A82973"/>
    <w:rsid w:val="00A8352F"/>
    <w:rsid w:val="00A843D3"/>
    <w:rsid w:val="00A85349"/>
    <w:rsid w:val="00A86507"/>
    <w:rsid w:val="00A878F5"/>
    <w:rsid w:val="00A879BC"/>
    <w:rsid w:val="00A87F47"/>
    <w:rsid w:val="00A90C12"/>
    <w:rsid w:val="00A90E5A"/>
    <w:rsid w:val="00A91812"/>
    <w:rsid w:val="00A92116"/>
    <w:rsid w:val="00A92ED4"/>
    <w:rsid w:val="00A92F58"/>
    <w:rsid w:val="00A93287"/>
    <w:rsid w:val="00A93515"/>
    <w:rsid w:val="00A9357C"/>
    <w:rsid w:val="00A94736"/>
    <w:rsid w:val="00A948BC"/>
    <w:rsid w:val="00A94E38"/>
    <w:rsid w:val="00A94E42"/>
    <w:rsid w:val="00A95040"/>
    <w:rsid w:val="00A95E08"/>
    <w:rsid w:val="00A95F25"/>
    <w:rsid w:val="00A972FB"/>
    <w:rsid w:val="00A976CE"/>
    <w:rsid w:val="00A97B34"/>
    <w:rsid w:val="00A97D97"/>
    <w:rsid w:val="00AA02DF"/>
    <w:rsid w:val="00AA0892"/>
    <w:rsid w:val="00AA0A3F"/>
    <w:rsid w:val="00AA0E12"/>
    <w:rsid w:val="00AA0EF2"/>
    <w:rsid w:val="00AA1FB4"/>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3350"/>
    <w:rsid w:val="00AB40FA"/>
    <w:rsid w:val="00AB420C"/>
    <w:rsid w:val="00AB491E"/>
    <w:rsid w:val="00AB565D"/>
    <w:rsid w:val="00AB56B2"/>
    <w:rsid w:val="00AB66EB"/>
    <w:rsid w:val="00AB7434"/>
    <w:rsid w:val="00AB753F"/>
    <w:rsid w:val="00AB7FAD"/>
    <w:rsid w:val="00AC07E7"/>
    <w:rsid w:val="00AC1179"/>
    <w:rsid w:val="00AC1722"/>
    <w:rsid w:val="00AC20FD"/>
    <w:rsid w:val="00AC2AC8"/>
    <w:rsid w:val="00AC2C7E"/>
    <w:rsid w:val="00AC2D3B"/>
    <w:rsid w:val="00AC319B"/>
    <w:rsid w:val="00AC340D"/>
    <w:rsid w:val="00AC3506"/>
    <w:rsid w:val="00AC420E"/>
    <w:rsid w:val="00AC4D93"/>
    <w:rsid w:val="00AC52EE"/>
    <w:rsid w:val="00AC586A"/>
    <w:rsid w:val="00AC67EA"/>
    <w:rsid w:val="00AC6C90"/>
    <w:rsid w:val="00AC752D"/>
    <w:rsid w:val="00AD0B95"/>
    <w:rsid w:val="00AD0BBE"/>
    <w:rsid w:val="00AD1712"/>
    <w:rsid w:val="00AD1C82"/>
    <w:rsid w:val="00AD2643"/>
    <w:rsid w:val="00AD2703"/>
    <w:rsid w:val="00AD29A7"/>
    <w:rsid w:val="00AD38D7"/>
    <w:rsid w:val="00AD3D2E"/>
    <w:rsid w:val="00AD4801"/>
    <w:rsid w:val="00AD5070"/>
    <w:rsid w:val="00AD5C36"/>
    <w:rsid w:val="00AD6B20"/>
    <w:rsid w:val="00AD71E8"/>
    <w:rsid w:val="00AD7240"/>
    <w:rsid w:val="00AD7395"/>
    <w:rsid w:val="00AD79C3"/>
    <w:rsid w:val="00AE0048"/>
    <w:rsid w:val="00AE03B4"/>
    <w:rsid w:val="00AE28CC"/>
    <w:rsid w:val="00AE43BC"/>
    <w:rsid w:val="00AE5413"/>
    <w:rsid w:val="00AE673A"/>
    <w:rsid w:val="00AE6B26"/>
    <w:rsid w:val="00AF17CD"/>
    <w:rsid w:val="00AF2091"/>
    <w:rsid w:val="00AF222D"/>
    <w:rsid w:val="00AF24CB"/>
    <w:rsid w:val="00AF34B1"/>
    <w:rsid w:val="00AF3C8D"/>
    <w:rsid w:val="00AF5047"/>
    <w:rsid w:val="00AF694C"/>
    <w:rsid w:val="00AF6EEB"/>
    <w:rsid w:val="00AF7669"/>
    <w:rsid w:val="00AF7B44"/>
    <w:rsid w:val="00AF7EC4"/>
    <w:rsid w:val="00AF7EFD"/>
    <w:rsid w:val="00B011FB"/>
    <w:rsid w:val="00B01403"/>
    <w:rsid w:val="00B0240F"/>
    <w:rsid w:val="00B025C5"/>
    <w:rsid w:val="00B02B4D"/>
    <w:rsid w:val="00B03E17"/>
    <w:rsid w:val="00B03E99"/>
    <w:rsid w:val="00B044BD"/>
    <w:rsid w:val="00B04C7C"/>
    <w:rsid w:val="00B04E25"/>
    <w:rsid w:val="00B04E5A"/>
    <w:rsid w:val="00B055F6"/>
    <w:rsid w:val="00B057E1"/>
    <w:rsid w:val="00B06898"/>
    <w:rsid w:val="00B06ED9"/>
    <w:rsid w:val="00B0758B"/>
    <w:rsid w:val="00B07672"/>
    <w:rsid w:val="00B07A2A"/>
    <w:rsid w:val="00B11515"/>
    <w:rsid w:val="00B11F59"/>
    <w:rsid w:val="00B12236"/>
    <w:rsid w:val="00B1325C"/>
    <w:rsid w:val="00B137F8"/>
    <w:rsid w:val="00B13C3B"/>
    <w:rsid w:val="00B1405B"/>
    <w:rsid w:val="00B14650"/>
    <w:rsid w:val="00B15464"/>
    <w:rsid w:val="00B16321"/>
    <w:rsid w:val="00B17893"/>
    <w:rsid w:val="00B17E5D"/>
    <w:rsid w:val="00B20274"/>
    <w:rsid w:val="00B202E0"/>
    <w:rsid w:val="00B20A80"/>
    <w:rsid w:val="00B21142"/>
    <w:rsid w:val="00B215C8"/>
    <w:rsid w:val="00B21D15"/>
    <w:rsid w:val="00B223CD"/>
    <w:rsid w:val="00B241FE"/>
    <w:rsid w:val="00B25B71"/>
    <w:rsid w:val="00B25D0B"/>
    <w:rsid w:val="00B27485"/>
    <w:rsid w:val="00B3038D"/>
    <w:rsid w:val="00B30AD0"/>
    <w:rsid w:val="00B30B3A"/>
    <w:rsid w:val="00B326DD"/>
    <w:rsid w:val="00B3274C"/>
    <w:rsid w:val="00B34012"/>
    <w:rsid w:val="00B3421C"/>
    <w:rsid w:val="00B34BC5"/>
    <w:rsid w:val="00B35037"/>
    <w:rsid w:val="00B35EDF"/>
    <w:rsid w:val="00B36ED7"/>
    <w:rsid w:val="00B37358"/>
    <w:rsid w:val="00B40877"/>
    <w:rsid w:val="00B40DFE"/>
    <w:rsid w:val="00B40F1F"/>
    <w:rsid w:val="00B41597"/>
    <w:rsid w:val="00B42B0A"/>
    <w:rsid w:val="00B430ED"/>
    <w:rsid w:val="00B43353"/>
    <w:rsid w:val="00B4356B"/>
    <w:rsid w:val="00B439A8"/>
    <w:rsid w:val="00B44B44"/>
    <w:rsid w:val="00B44BBC"/>
    <w:rsid w:val="00B45980"/>
    <w:rsid w:val="00B45EA5"/>
    <w:rsid w:val="00B46509"/>
    <w:rsid w:val="00B46BB7"/>
    <w:rsid w:val="00B47A5A"/>
    <w:rsid w:val="00B47ABD"/>
    <w:rsid w:val="00B47FE6"/>
    <w:rsid w:val="00B500EC"/>
    <w:rsid w:val="00B504F7"/>
    <w:rsid w:val="00B51100"/>
    <w:rsid w:val="00B51213"/>
    <w:rsid w:val="00B51B01"/>
    <w:rsid w:val="00B52082"/>
    <w:rsid w:val="00B52DE9"/>
    <w:rsid w:val="00B52E48"/>
    <w:rsid w:val="00B52FC4"/>
    <w:rsid w:val="00B53108"/>
    <w:rsid w:val="00B531DD"/>
    <w:rsid w:val="00B53D62"/>
    <w:rsid w:val="00B546D2"/>
    <w:rsid w:val="00B54A6D"/>
    <w:rsid w:val="00B54D32"/>
    <w:rsid w:val="00B55F51"/>
    <w:rsid w:val="00B56677"/>
    <w:rsid w:val="00B56CB0"/>
    <w:rsid w:val="00B5781D"/>
    <w:rsid w:val="00B57AC3"/>
    <w:rsid w:val="00B621DC"/>
    <w:rsid w:val="00B62B0A"/>
    <w:rsid w:val="00B62E1F"/>
    <w:rsid w:val="00B62F88"/>
    <w:rsid w:val="00B6322A"/>
    <w:rsid w:val="00B6345D"/>
    <w:rsid w:val="00B648AC"/>
    <w:rsid w:val="00B649D5"/>
    <w:rsid w:val="00B64A65"/>
    <w:rsid w:val="00B64BA8"/>
    <w:rsid w:val="00B65393"/>
    <w:rsid w:val="00B65FB2"/>
    <w:rsid w:val="00B67691"/>
    <w:rsid w:val="00B6769F"/>
    <w:rsid w:val="00B7091B"/>
    <w:rsid w:val="00B70A78"/>
    <w:rsid w:val="00B7175E"/>
    <w:rsid w:val="00B7210A"/>
    <w:rsid w:val="00B7286E"/>
    <w:rsid w:val="00B72F73"/>
    <w:rsid w:val="00B73435"/>
    <w:rsid w:val="00B74286"/>
    <w:rsid w:val="00B74822"/>
    <w:rsid w:val="00B74E3A"/>
    <w:rsid w:val="00B74EB0"/>
    <w:rsid w:val="00B75760"/>
    <w:rsid w:val="00B75EED"/>
    <w:rsid w:val="00B76018"/>
    <w:rsid w:val="00B762CE"/>
    <w:rsid w:val="00B77720"/>
    <w:rsid w:val="00B779B7"/>
    <w:rsid w:val="00B80D39"/>
    <w:rsid w:val="00B80D4B"/>
    <w:rsid w:val="00B80F55"/>
    <w:rsid w:val="00B82F28"/>
    <w:rsid w:val="00B830F7"/>
    <w:rsid w:val="00B83F10"/>
    <w:rsid w:val="00B846B0"/>
    <w:rsid w:val="00B85707"/>
    <w:rsid w:val="00B85A1B"/>
    <w:rsid w:val="00B85E9C"/>
    <w:rsid w:val="00B86995"/>
    <w:rsid w:val="00B86B2A"/>
    <w:rsid w:val="00B8722B"/>
    <w:rsid w:val="00B872CA"/>
    <w:rsid w:val="00B9090C"/>
    <w:rsid w:val="00B90E31"/>
    <w:rsid w:val="00B91BDC"/>
    <w:rsid w:val="00B925AE"/>
    <w:rsid w:val="00B92909"/>
    <w:rsid w:val="00B92C33"/>
    <w:rsid w:val="00B934FA"/>
    <w:rsid w:val="00B9572D"/>
    <w:rsid w:val="00B95D81"/>
    <w:rsid w:val="00B95E94"/>
    <w:rsid w:val="00B961A0"/>
    <w:rsid w:val="00B96D5C"/>
    <w:rsid w:val="00B96EF2"/>
    <w:rsid w:val="00BA016C"/>
    <w:rsid w:val="00BA03F3"/>
    <w:rsid w:val="00BA043B"/>
    <w:rsid w:val="00BA0D7A"/>
    <w:rsid w:val="00BA0FBF"/>
    <w:rsid w:val="00BA170C"/>
    <w:rsid w:val="00BA2AF2"/>
    <w:rsid w:val="00BA4A0E"/>
    <w:rsid w:val="00BA4AC8"/>
    <w:rsid w:val="00BA6059"/>
    <w:rsid w:val="00BA60A1"/>
    <w:rsid w:val="00BA77EB"/>
    <w:rsid w:val="00BB046B"/>
    <w:rsid w:val="00BB04AF"/>
    <w:rsid w:val="00BB0506"/>
    <w:rsid w:val="00BB1B87"/>
    <w:rsid w:val="00BB2C27"/>
    <w:rsid w:val="00BB2E40"/>
    <w:rsid w:val="00BB3C9D"/>
    <w:rsid w:val="00BB4D4C"/>
    <w:rsid w:val="00BB517E"/>
    <w:rsid w:val="00BB573A"/>
    <w:rsid w:val="00BB5E78"/>
    <w:rsid w:val="00BB7235"/>
    <w:rsid w:val="00BB76E3"/>
    <w:rsid w:val="00BB7DCD"/>
    <w:rsid w:val="00BC14EE"/>
    <w:rsid w:val="00BC15BF"/>
    <w:rsid w:val="00BC1D6D"/>
    <w:rsid w:val="00BC2073"/>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22B"/>
    <w:rsid w:val="00BD0B6D"/>
    <w:rsid w:val="00BD0CD8"/>
    <w:rsid w:val="00BD132C"/>
    <w:rsid w:val="00BD186F"/>
    <w:rsid w:val="00BD18A3"/>
    <w:rsid w:val="00BD218C"/>
    <w:rsid w:val="00BD2735"/>
    <w:rsid w:val="00BD28F3"/>
    <w:rsid w:val="00BD41EC"/>
    <w:rsid w:val="00BD5EA2"/>
    <w:rsid w:val="00BD5F18"/>
    <w:rsid w:val="00BD68B1"/>
    <w:rsid w:val="00BD73BF"/>
    <w:rsid w:val="00BD786C"/>
    <w:rsid w:val="00BD7996"/>
    <w:rsid w:val="00BD7A1C"/>
    <w:rsid w:val="00BD7FA7"/>
    <w:rsid w:val="00BE19A0"/>
    <w:rsid w:val="00BE1BCB"/>
    <w:rsid w:val="00BE2F51"/>
    <w:rsid w:val="00BE34F9"/>
    <w:rsid w:val="00BE36DF"/>
    <w:rsid w:val="00BE4294"/>
    <w:rsid w:val="00BE4532"/>
    <w:rsid w:val="00BE5CD9"/>
    <w:rsid w:val="00BE7383"/>
    <w:rsid w:val="00BE7972"/>
    <w:rsid w:val="00BF1630"/>
    <w:rsid w:val="00BF243A"/>
    <w:rsid w:val="00BF249B"/>
    <w:rsid w:val="00BF26FB"/>
    <w:rsid w:val="00BF2766"/>
    <w:rsid w:val="00BF4BF7"/>
    <w:rsid w:val="00BF5849"/>
    <w:rsid w:val="00BF6D72"/>
    <w:rsid w:val="00BF6DC2"/>
    <w:rsid w:val="00BF79F0"/>
    <w:rsid w:val="00C002F2"/>
    <w:rsid w:val="00C00480"/>
    <w:rsid w:val="00C00CDD"/>
    <w:rsid w:val="00C01B30"/>
    <w:rsid w:val="00C01E9B"/>
    <w:rsid w:val="00C02C36"/>
    <w:rsid w:val="00C03767"/>
    <w:rsid w:val="00C03B6A"/>
    <w:rsid w:val="00C046B8"/>
    <w:rsid w:val="00C0509E"/>
    <w:rsid w:val="00C05369"/>
    <w:rsid w:val="00C05445"/>
    <w:rsid w:val="00C0546D"/>
    <w:rsid w:val="00C05E31"/>
    <w:rsid w:val="00C06983"/>
    <w:rsid w:val="00C071C0"/>
    <w:rsid w:val="00C0778B"/>
    <w:rsid w:val="00C078AE"/>
    <w:rsid w:val="00C1139C"/>
    <w:rsid w:val="00C11FA6"/>
    <w:rsid w:val="00C12EB6"/>
    <w:rsid w:val="00C12F7B"/>
    <w:rsid w:val="00C13276"/>
    <w:rsid w:val="00C137AF"/>
    <w:rsid w:val="00C13903"/>
    <w:rsid w:val="00C13967"/>
    <w:rsid w:val="00C13EBE"/>
    <w:rsid w:val="00C13FFC"/>
    <w:rsid w:val="00C1408F"/>
    <w:rsid w:val="00C141B2"/>
    <w:rsid w:val="00C14882"/>
    <w:rsid w:val="00C14B74"/>
    <w:rsid w:val="00C156F9"/>
    <w:rsid w:val="00C15B63"/>
    <w:rsid w:val="00C16F78"/>
    <w:rsid w:val="00C20E35"/>
    <w:rsid w:val="00C210FC"/>
    <w:rsid w:val="00C224D8"/>
    <w:rsid w:val="00C229F9"/>
    <w:rsid w:val="00C23086"/>
    <w:rsid w:val="00C23229"/>
    <w:rsid w:val="00C237FB"/>
    <w:rsid w:val="00C23F24"/>
    <w:rsid w:val="00C25B7B"/>
    <w:rsid w:val="00C26850"/>
    <w:rsid w:val="00C26EA4"/>
    <w:rsid w:val="00C271F0"/>
    <w:rsid w:val="00C27316"/>
    <w:rsid w:val="00C30B6E"/>
    <w:rsid w:val="00C30F79"/>
    <w:rsid w:val="00C31D75"/>
    <w:rsid w:val="00C330DB"/>
    <w:rsid w:val="00C337FC"/>
    <w:rsid w:val="00C34409"/>
    <w:rsid w:val="00C345F3"/>
    <w:rsid w:val="00C346DE"/>
    <w:rsid w:val="00C34905"/>
    <w:rsid w:val="00C352A0"/>
    <w:rsid w:val="00C36FB2"/>
    <w:rsid w:val="00C402FD"/>
    <w:rsid w:val="00C404A9"/>
    <w:rsid w:val="00C40646"/>
    <w:rsid w:val="00C40AFD"/>
    <w:rsid w:val="00C40B64"/>
    <w:rsid w:val="00C4115C"/>
    <w:rsid w:val="00C413C2"/>
    <w:rsid w:val="00C420AF"/>
    <w:rsid w:val="00C42C5F"/>
    <w:rsid w:val="00C42EC9"/>
    <w:rsid w:val="00C4329E"/>
    <w:rsid w:val="00C433E9"/>
    <w:rsid w:val="00C43E4E"/>
    <w:rsid w:val="00C44E14"/>
    <w:rsid w:val="00C45135"/>
    <w:rsid w:val="00C452CB"/>
    <w:rsid w:val="00C45673"/>
    <w:rsid w:val="00C457D5"/>
    <w:rsid w:val="00C4585B"/>
    <w:rsid w:val="00C4599A"/>
    <w:rsid w:val="00C474F9"/>
    <w:rsid w:val="00C47C57"/>
    <w:rsid w:val="00C47D44"/>
    <w:rsid w:val="00C50505"/>
    <w:rsid w:val="00C52260"/>
    <w:rsid w:val="00C5267D"/>
    <w:rsid w:val="00C52B1D"/>
    <w:rsid w:val="00C52B54"/>
    <w:rsid w:val="00C530FB"/>
    <w:rsid w:val="00C53D8D"/>
    <w:rsid w:val="00C540F1"/>
    <w:rsid w:val="00C5423F"/>
    <w:rsid w:val="00C5491C"/>
    <w:rsid w:val="00C54A82"/>
    <w:rsid w:val="00C54E03"/>
    <w:rsid w:val="00C55320"/>
    <w:rsid w:val="00C55A28"/>
    <w:rsid w:val="00C562E5"/>
    <w:rsid w:val="00C5659A"/>
    <w:rsid w:val="00C56817"/>
    <w:rsid w:val="00C57C18"/>
    <w:rsid w:val="00C6015F"/>
    <w:rsid w:val="00C6017B"/>
    <w:rsid w:val="00C6076C"/>
    <w:rsid w:val="00C60D87"/>
    <w:rsid w:val="00C61467"/>
    <w:rsid w:val="00C6239F"/>
    <w:rsid w:val="00C6240B"/>
    <w:rsid w:val="00C62B30"/>
    <w:rsid w:val="00C634F6"/>
    <w:rsid w:val="00C6372C"/>
    <w:rsid w:val="00C65EE4"/>
    <w:rsid w:val="00C665E3"/>
    <w:rsid w:val="00C66C93"/>
    <w:rsid w:val="00C705EB"/>
    <w:rsid w:val="00C7080F"/>
    <w:rsid w:val="00C70961"/>
    <w:rsid w:val="00C70DEF"/>
    <w:rsid w:val="00C710B0"/>
    <w:rsid w:val="00C71730"/>
    <w:rsid w:val="00C724DE"/>
    <w:rsid w:val="00C72556"/>
    <w:rsid w:val="00C7288A"/>
    <w:rsid w:val="00C74222"/>
    <w:rsid w:val="00C74352"/>
    <w:rsid w:val="00C75010"/>
    <w:rsid w:val="00C7573F"/>
    <w:rsid w:val="00C7597F"/>
    <w:rsid w:val="00C75BE6"/>
    <w:rsid w:val="00C75F4F"/>
    <w:rsid w:val="00C76A4B"/>
    <w:rsid w:val="00C773F5"/>
    <w:rsid w:val="00C77B88"/>
    <w:rsid w:val="00C82F11"/>
    <w:rsid w:val="00C831BD"/>
    <w:rsid w:val="00C83682"/>
    <w:rsid w:val="00C83998"/>
    <w:rsid w:val="00C8410C"/>
    <w:rsid w:val="00C842C1"/>
    <w:rsid w:val="00C84380"/>
    <w:rsid w:val="00C8528C"/>
    <w:rsid w:val="00C856F5"/>
    <w:rsid w:val="00C85A16"/>
    <w:rsid w:val="00C87662"/>
    <w:rsid w:val="00C90B92"/>
    <w:rsid w:val="00C90E97"/>
    <w:rsid w:val="00C91CE7"/>
    <w:rsid w:val="00C91E7D"/>
    <w:rsid w:val="00C92C0E"/>
    <w:rsid w:val="00C93432"/>
    <w:rsid w:val="00C93816"/>
    <w:rsid w:val="00C93CA6"/>
    <w:rsid w:val="00C93F8F"/>
    <w:rsid w:val="00C941AA"/>
    <w:rsid w:val="00C94415"/>
    <w:rsid w:val="00C94856"/>
    <w:rsid w:val="00C94DF9"/>
    <w:rsid w:val="00C9500D"/>
    <w:rsid w:val="00C958FC"/>
    <w:rsid w:val="00C95B10"/>
    <w:rsid w:val="00C95C86"/>
    <w:rsid w:val="00C962AA"/>
    <w:rsid w:val="00C97C23"/>
    <w:rsid w:val="00C97CE6"/>
    <w:rsid w:val="00CA0404"/>
    <w:rsid w:val="00CA0405"/>
    <w:rsid w:val="00CA0503"/>
    <w:rsid w:val="00CA0F5B"/>
    <w:rsid w:val="00CA1118"/>
    <w:rsid w:val="00CA1498"/>
    <w:rsid w:val="00CA159A"/>
    <w:rsid w:val="00CA1FD7"/>
    <w:rsid w:val="00CA2707"/>
    <w:rsid w:val="00CA277B"/>
    <w:rsid w:val="00CA2A5E"/>
    <w:rsid w:val="00CA3408"/>
    <w:rsid w:val="00CA3563"/>
    <w:rsid w:val="00CA3E7B"/>
    <w:rsid w:val="00CA4A31"/>
    <w:rsid w:val="00CA509C"/>
    <w:rsid w:val="00CA5CF8"/>
    <w:rsid w:val="00CA5E47"/>
    <w:rsid w:val="00CA5FE9"/>
    <w:rsid w:val="00CA60A3"/>
    <w:rsid w:val="00CA789F"/>
    <w:rsid w:val="00CB12DE"/>
    <w:rsid w:val="00CB1423"/>
    <w:rsid w:val="00CB1D99"/>
    <w:rsid w:val="00CB251A"/>
    <w:rsid w:val="00CB27C8"/>
    <w:rsid w:val="00CB2823"/>
    <w:rsid w:val="00CB2D9F"/>
    <w:rsid w:val="00CB31CC"/>
    <w:rsid w:val="00CB384C"/>
    <w:rsid w:val="00CB3C22"/>
    <w:rsid w:val="00CB4074"/>
    <w:rsid w:val="00CB40D3"/>
    <w:rsid w:val="00CB43D7"/>
    <w:rsid w:val="00CB4728"/>
    <w:rsid w:val="00CB4859"/>
    <w:rsid w:val="00CB517C"/>
    <w:rsid w:val="00CB5CE6"/>
    <w:rsid w:val="00CB5DF7"/>
    <w:rsid w:val="00CB64A1"/>
    <w:rsid w:val="00CB6BFA"/>
    <w:rsid w:val="00CB7D4D"/>
    <w:rsid w:val="00CC06E6"/>
    <w:rsid w:val="00CC0D98"/>
    <w:rsid w:val="00CC13BE"/>
    <w:rsid w:val="00CC1FAA"/>
    <w:rsid w:val="00CC2613"/>
    <w:rsid w:val="00CC280E"/>
    <w:rsid w:val="00CC373B"/>
    <w:rsid w:val="00CC3ACD"/>
    <w:rsid w:val="00CC3CFB"/>
    <w:rsid w:val="00CC42F4"/>
    <w:rsid w:val="00CC50DB"/>
    <w:rsid w:val="00CC69E8"/>
    <w:rsid w:val="00CC6FC7"/>
    <w:rsid w:val="00CC721E"/>
    <w:rsid w:val="00CC7279"/>
    <w:rsid w:val="00CC79C6"/>
    <w:rsid w:val="00CC7A8A"/>
    <w:rsid w:val="00CD00F7"/>
    <w:rsid w:val="00CD042F"/>
    <w:rsid w:val="00CD0447"/>
    <w:rsid w:val="00CD0975"/>
    <w:rsid w:val="00CD0CE4"/>
    <w:rsid w:val="00CD1A5A"/>
    <w:rsid w:val="00CD2011"/>
    <w:rsid w:val="00CD279A"/>
    <w:rsid w:val="00CD336A"/>
    <w:rsid w:val="00CD3875"/>
    <w:rsid w:val="00CD406F"/>
    <w:rsid w:val="00CD41C8"/>
    <w:rsid w:val="00CD43F0"/>
    <w:rsid w:val="00CD480E"/>
    <w:rsid w:val="00CD5C02"/>
    <w:rsid w:val="00CD6451"/>
    <w:rsid w:val="00CD737C"/>
    <w:rsid w:val="00CD737E"/>
    <w:rsid w:val="00CE02B8"/>
    <w:rsid w:val="00CE0934"/>
    <w:rsid w:val="00CE13CC"/>
    <w:rsid w:val="00CE1C69"/>
    <w:rsid w:val="00CE1CA6"/>
    <w:rsid w:val="00CE27CE"/>
    <w:rsid w:val="00CE2F5A"/>
    <w:rsid w:val="00CE37A6"/>
    <w:rsid w:val="00CE385E"/>
    <w:rsid w:val="00CE3E84"/>
    <w:rsid w:val="00CE452B"/>
    <w:rsid w:val="00CE4C94"/>
    <w:rsid w:val="00CE6590"/>
    <w:rsid w:val="00CE765F"/>
    <w:rsid w:val="00CE7676"/>
    <w:rsid w:val="00CE78B8"/>
    <w:rsid w:val="00CF04D6"/>
    <w:rsid w:val="00CF1B3F"/>
    <w:rsid w:val="00CF2173"/>
    <w:rsid w:val="00CF2F7A"/>
    <w:rsid w:val="00CF302C"/>
    <w:rsid w:val="00CF3749"/>
    <w:rsid w:val="00CF4526"/>
    <w:rsid w:val="00CF489A"/>
    <w:rsid w:val="00CF4FB3"/>
    <w:rsid w:val="00CF52A1"/>
    <w:rsid w:val="00CF5527"/>
    <w:rsid w:val="00CF5C65"/>
    <w:rsid w:val="00CF62BC"/>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834"/>
    <w:rsid w:val="00D11BC1"/>
    <w:rsid w:val="00D12CA7"/>
    <w:rsid w:val="00D14142"/>
    <w:rsid w:val="00D1477F"/>
    <w:rsid w:val="00D148CE"/>
    <w:rsid w:val="00D14C97"/>
    <w:rsid w:val="00D14D97"/>
    <w:rsid w:val="00D15F2B"/>
    <w:rsid w:val="00D16E75"/>
    <w:rsid w:val="00D1732C"/>
    <w:rsid w:val="00D17491"/>
    <w:rsid w:val="00D17624"/>
    <w:rsid w:val="00D17C58"/>
    <w:rsid w:val="00D21765"/>
    <w:rsid w:val="00D22055"/>
    <w:rsid w:val="00D2258F"/>
    <w:rsid w:val="00D2267C"/>
    <w:rsid w:val="00D22EC9"/>
    <w:rsid w:val="00D231BE"/>
    <w:rsid w:val="00D24117"/>
    <w:rsid w:val="00D24317"/>
    <w:rsid w:val="00D2454A"/>
    <w:rsid w:val="00D24914"/>
    <w:rsid w:val="00D25CEF"/>
    <w:rsid w:val="00D2618C"/>
    <w:rsid w:val="00D26242"/>
    <w:rsid w:val="00D27614"/>
    <w:rsid w:val="00D306DE"/>
    <w:rsid w:val="00D30AFF"/>
    <w:rsid w:val="00D31231"/>
    <w:rsid w:val="00D31395"/>
    <w:rsid w:val="00D324CC"/>
    <w:rsid w:val="00D327A8"/>
    <w:rsid w:val="00D32959"/>
    <w:rsid w:val="00D32C56"/>
    <w:rsid w:val="00D3335C"/>
    <w:rsid w:val="00D33BDD"/>
    <w:rsid w:val="00D34F39"/>
    <w:rsid w:val="00D350F1"/>
    <w:rsid w:val="00D3557B"/>
    <w:rsid w:val="00D35782"/>
    <w:rsid w:val="00D35987"/>
    <w:rsid w:val="00D36404"/>
    <w:rsid w:val="00D3677C"/>
    <w:rsid w:val="00D36A05"/>
    <w:rsid w:val="00D36EC0"/>
    <w:rsid w:val="00D36EC9"/>
    <w:rsid w:val="00D375F9"/>
    <w:rsid w:val="00D37BBB"/>
    <w:rsid w:val="00D40C48"/>
    <w:rsid w:val="00D41BD9"/>
    <w:rsid w:val="00D41DDF"/>
    <w:rsid w:val="00D4375A"/>
    <w:rsid w:val="00D44A6F"/>
    <w:rsid w:val="00D44C74"/>
    <w:rsid w:val="00D45687"/>
    <w:rsid w:val="00D459F7"/>
    <w:rsid w:val="00D467B6"/>
    <w:rsid w:val="00D5151C"/>
    <w:rsid w:val="00D51C22"/>
    <w:rsid w:val="00D5228C"/>
    <w:rsid w:val="00D53DCE"/>
    <w:rsid w:val="00D544B4"/>
    <w:rsid w:val="00D548CC"/>
    <w:rsid w:val="00D54BD9"/>
    <w:rsid w:val="00D55557"/>
    <w:rsid w:val="00D557F5"/>
    <w:rsid w:val="00D56565"/>
    <w:rsid w:val="00D56736"/>
    <w:rsid w:val="00D6054A"/>
    <w:rsid w:val="00D6278A"/>
    <w:rsid w:val="00D62968"/>
    <w:rsid w:val="00D629D7"/>
    <w:rsid w:val="00D6344C"/>
    <w:rsid w:val="00D64034"/>
    <w:rsid w:val="00D649EA"/>
    <w:rsid w:val="00D6523A"/>
    <w:rsid w:val="00D65674"/>
    <w:rsid w:val="00D65677"/>
    <w:rsid w:val="00D664D5"/>
    <w:rsid w:val="00D66607"/>
    <w:rsid w:val="00D66FBF"/>
    <w:rsid w:val="00D67002"/>
    <w:rsid w:val="00D67996"/>
    <w:rsid w:val="00D67DDD"/>
    <w:rsid w:val="00D71238"/>
    <w:rsid w:val="00D71C93"/>
    <w:rsid w:val="00D724A2"/>
    <w:rsid w:val="00D737A5"/>
    <w:rsid w:val="00D73DFD"/>
    <w:rsid w:val="00D74B90"/>
    <w:rsid w:val="00D77A60"/>
    <w:rsid w:val="00D77B61"/>
    <w:rsid w:val="00D77F33"/>
    <w:rsid w:val="00D81061"/>
    <w:rsid w:val="00D819CE"/>
    <w:rsid w:val="00D8415B"/>
    <w:rsid w:val="00D84955"/>
    <w:rsid w:val="00D85082"/>
    <w:rsid w:val="00D85769"/>
    <w:rsid w:val="00D8616E"/>
    <w:rsid w:val="00D863E3"/>
    <w:rsid w:val="00D86415"/>
    <w:rsid w:val="00D87D53"/>
    <w:rsid w:val="00D9175A"/>
    <w:rsid w:val="00D92025"/>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A0FB1"/>
    <w:rsid w:val="00DA20E5"/>
    <w:rsid w:val="00DA339B"/>
    <w:rsid w:val="00DA4E34"/>
    <w:rsid w:val="00DA5FAF"/>
    <w:rsid w:val="00DA615C"/>
    <w:rsid w:val="00DA6551"/>
    <w:rsid w:val="00DA659E"/>
    <w:rsid w:val="00DA685A"/>
    <w:rsid w:val="00DA6ACC"/>
    <w:rsid w:val="00DA7B74"/>
    <w:rsid w:val="00DB02F0"/>
    <w:rsid w:val="00DB0632"/>
    <w:rsid w:val="00DB0930"/>
    <w:rsid w:val="00DB0B4A"/>
    <w:rsid w:val="00DB10B5"/>
    <w:rsid w:val="00DB2F11"/>
    <w:rsid w:val="00DB3242"/>
    <w:rsid w:val="00DB331D"/>
    <w:rsid w:val="00DB3B22"/>
    <w:rsid w:val="00DB4789"/>
    <w:rsid w:val="00DB4A56"/>
    <w:rsid w:val="00DB4EB1"/>
    <w:rsid w:val="00DB5D4C"/>
    <w:rsid w:val="00DB62A6"/>
    <w:rsid w:val="00DB690C"/>
    <w:rsid w:val="00DB7648"/>
    <w:rsid w:val="00DC099F"/>
    <w:rsid w:val="00DC0DDC"/>
    <w:rsid w:val="00DC1D31"/>
    <w:rsid w:val="00DC1F09"/>
    <w:rsid w:val="00DC2344"/>
    <w:rsid w:val="00DC25ED"/>
    <w:rsid w:val="00DC2F06"/>
    <w:rsid w:val="00DC3741"/>
    <w:rsid w:val="00DC3883"/>
    <w:rsid w:val="00DC3ABB"/>
    <w:rsid w:val="00DC3C35"/>
    <w:rsid w:val="00DC3F4B"/>
    <w:rsid w:val="00DC44C4"/>
    <w:rsid w:val="00DC4D2F"/>
    <w:rsid w:val="00DC5077"/>
    <w:rsid w:val="00DC6501"/>
    <w:rsid w:val="00DC69E8"/>
    <w:rsid w:val="00DC6EF4"/>
    <w:rsid w:val="00DC7B56"/>
    <w:rsid w:val="00DD10C1"/>
    <w:rsid w:val="00DD1848"/>
    <w:rsid w:val="00DD1B74"/>
    <w:rsid w:val="00DD29D3"/>
    <w:rsid w:val="00DD41BF"/>
    <w:rsid w:val="00DD585B"/>
    <w:rsid w:val="00DD5921"/>
    <w:rsid w:val="00DD5BD2"/>
    <w:rsid w:val="00DD5DC2"/>
    <w:rsid w:val="00DD69E1"/>
    <w:rsid w:val="00DD76C7"/>
    <w:rsid w:val="00DD7775"/>
    <w:rsid w:val="00DE071A"/>
    <w:rsid w:val="00DE0827"/>
    <w:rsid w:val="00DE10DC"/>
    <w:rsid w:val="00DE262F"/>
    <w:rsid w:val="00DE2779"/>
    <w:rsid w:val="00DE3A50"/>
    <w:rsid w:val="00DE4058"/>
    <w:rsid w:val="00DE4376"/>
    <w:rsid w:val="00DE56E4"/>
    <w:rsid w:val="00DE5F05"/>
    <w:rsid w:val="00DE6F40"/>
    <w:rsid w:val="00DE7540"/>
    <w:rsid w:val="00DE792D"/>
    <w:rsid w:val="00DE7930"/>
    <w:rsid w:val="00DE7FD0"/>
    <w:rsid w:val="00DF0CEB"/>
    <w:rsid w:val="00DF12F8"/>
    <w:rsid w:val="00DF1455"/>
    <w:rsid w:val="00DF2C03"/>
    <w:rsid w:val="00DF2C93"/>
    <w:rsid w:val="00DF30E1"/>
    <w:rsid w:val="00DF3571"/>
    <w:rsid w:val="00DF3A69"/>
    <w:rsid w:val="00DF3F70"/>
    <w:rsid w:val="00DF4016"/>
    <w:rsid w:val="00DF49F9"/>
    <w:rsid w:val="00DF4B8E"/>
    <w:rsid w:val="00DF4C33"/>
    <w:rsid w:val="00DF4DBC"/>
    <w:rsid w:val="00DF4ECF"/>
    <w:rsid w:val="00DF5ED6"/>
    <w:rsid w:val="00DF5FB2"/>
    <w:rsid w:val="00DF651B"/>
    <w:rsid w:val="00DF713E"/>
    <w:rsid w:val="00DF77DD"/>
    <w:rsid w:val="00E0127B"/>
    <w:rsid w:val="00E012F5"/>
    <w:rsid w:val="00E0139B"/>
    <w:rsid w:val="00E01438"/>
    <w:rsid w:val="00E015FC"/>
    <w:rsid w:val="00E01665"/>
    <w:rsid w:val="00E03D0B"/>
    <w:rsid w:val="00E0430D"/>
    <w:rsid w:val="00E04535"/>
    <w:rsid w:val="00E04B2E"/>
    <w:rsid w:val="00E04B31"/>
    <w:rsid w:val="00E04E1D"/>
    <w:rsid w:val="00E05668"/>
    <w:rsid w:val="00E05988"/>
    <w:rsid w:val="00E05CCB"/>
    <w:rsid w:val="00E05D94"/>
    <w:rsid w:val="00E10354"/>
    <w:rsid w:val="00E104FE"/>
    <w:rsid w:val="00E114B6"/>
    <w:rsid w:val="00E11823"/>
    <w:rsid w:val="00E12815"/>
    <w:rsid w:val="00E132F0"/>
    <w:rsid w:val="00E1355F"/>
    <w:rsid w:val="00E13B04"/>
    <w:rsid w:val="00E1405A"/>
    <w:rsid w:val="00E142B6"/>
    <w:rsid w:val="00E158F0"/>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F9F"/>
    <w:rsid w:val="00E2607D"/>
    <w:rsid w:val="00E268D6"/>
    <w:rsid w:val="00E27053"/>
    <w:rsid w:val="00E30872"/>
    <w:rsid w:val="00E30E3B"/>
    <w:rsid w:val="00E31687"/>
    <w:rsid w:val="00E31E28"/>
    <w:rsid w:val="00E32266"/>
    <w:rsid w:val="00E322E9"/>
    <w:rsid w:val="00E3254E"/>
    <w:rsid w:val="00E326D4"/>
    <w:rsid w:val="00E32C76"/>
    <w:rsid w:val="00E32CB1"/>
    <w:rsid w:val="00E32E91"/>
    <w:rsid w:val="00E330F4"/>
    <w:rsid w:val="00E3349D"/>
    <w:rsid w:val="00E33F4C"/>
    <w:rsid w:val="00E34B6C"/>
    <w:rsid w:val="00E34EDB"/>
    <w:rsid w:val="00E35147"/>
    <w:rsid w:val="00E36E3E"/>
    <w:rsid w:val="00E37EFD"/>
    <w:rsid w:val="00E42D57"/>
    <w:rsid w:val="00E43155"/>
    <w:rsid w:val="00E43522"/>
    <w:rsid w:val="00E43A24"/>
    <w:rsid w:val="00E44D47"/>
    <w:rsid w:val="00E45706"/>
    <w:rsid w:val="00E46404"/>
    <w:rsid w:val="00E46574"/>
    <w:rsid w:val="00E46651"/>
    <w:rsid w:val="00E5094C"/>
    <w:rsid w:val="00E514D9"/>
    <w:rsid w:val="00E5185F"/>
    <w:rsid w:val="00E521D0"/>
    <w:rsid w:val="00E525B3"/>
    <w:rsid w:val="00E527A3"/>
    <w:rsid w:val="00E536F9"/>
    <w:rsid w:val="00E543BC"/>
    <w:rsid w:val="00E5474A"/>
    <w:rsid w:val="00E54844"/>
    <w:rsid w:val="00E54895"/>
    <w:rsid w:val="00E554B0"/>
    <w:rsid w:val="00E559BD"/>
    <w:rsid w:val="00E566B9"/>
    <w:rsid w:val="00E56D0C"/>
    <w:rsid w:val="00E56D73"/>
    <w:rsid w:val="00E5776D"/>
    <w:rsid w:val="00E57DE6"/>
    <w:rsid w:val="00E57DF9"/>
    <w:rsid w:val="00E604ED"/>
    <w:rsid w:val="00E6103B"/>
    <w:rsid w:val="00E61223"/>
    <w:rsid w:val="00E61802"/>
    <w:rsid w:val="00E61AF4"/>
    <w:rsid w:val="00E61BC6"/>
    <w:rsid w:val="00E62301"/>
    <w:rsid w:val="00E632EB"/>
    <w:rsid w:val="00E63AC7"/>
    <w:rsid w:val="00E63C0F"/>
    <w:rsid w:val="00E6489B"/>
    <w:rsid w:val="00E656EE"/>
    <w:rsid w:val="00E657F6"/>
    <w:rsid w:val="00E65A3C"/>
    <w:rsid w:val="00E67561"/>
    <w:rsid w:val="00E67C0A"/>
    <w:rsid w:val="00E67CFA"/>
    <w:rsid w:val="00E7158D"/>
    <w:rsid w:val="00E7290F"/>
    <w:rsid w:val="00E73152"/>
    <w:rsid w:val="00E7348F"/>
    <w:rsid w:val="00E73D51"/>
    <w:rsid w:val="00E75502"/>
    <w:rsid w:val="00E75EC1"/>
    <w:rsid w:val="00E76041"/>
    <w:rsid w:val="00E77077"/>
    <w:rsid w:val="00E7726A"/>
    <w:rsid w:val="00E80C03"/>
    <w:rsid w:val="00E80D6E"/>
    <w:rsid w:val="00E8176B"/>
    <w:rsid w:val="00E8186D"/>
    <w:rsid w:val="00E81DFA"/>
    <w:rsid w:val="00E823D5"/>
    <w:rsid w:val="00E82696"/>
    <w:rsid w:val="00E82CC7"/>
    <w:rsid w:val="00E830BA"/>
    <w:rsid w:val="00E83301"/>
    <w:rsid w:val="00E8331F"/>
    <w:rsid w:val="00E8333F"/>
    <w:rsid w:val="00E83FA5"/>
    <w:rsid w:val="00E84660"/>
    <w:rsid w:val="00E85307"/>
    <w:rsid w:val="00E85378"/>
    <w:rsid w:val="00E856DF"/>
    <w:rsid w:val="00E85ABA"/>
    <w:rsid w:val="00E86801"/>
    <w:rsid w:val="00E86840"/>
    <w:rsid w:val="00E868AE"/>
    <w:rsid w:val="00E86F32"/>
    <w:rsid w:val="00E876B6"/>
    <w:rsid w:val="00E8786D"/>
    <w:rsid w:val="00E87F93"/>
    <w:rsid w:val="00E907A1"/>
    <w:rsid w:val="00E90A30"/>
    <w:rsid w:val="00E90F8D"/>
    <w:rsid w:val="00E9118C"/>
    <w:rsid w:val="00E913B8"/>
    <w:rsid w:val="00E915C0"/>
    <w:rsid w:val="00E922F8"/>
    <w:rsid w:val="00E925D7"/>
    <w:rsid w:val="00E9265B"/>
    <w:rsid w:val="00E927B0"/>
    <w:rsid w:val="00E93A36"/>
    <w:rsid w:val="00E93F63"/>
    <w:rsid w:val="00E93FE0"/>
    <w:rsid w:val="00E967E7"/>
    <w:rsid w:val="00E96AC4"/>
    <w:rsid w:val="00E970D5"/>
    <w:rsid w:val="00E97AFA"/>
    <w:rsid w:val="00E97C6A"/>
    <w:rsid w:val="00EA0759"/>
    <w:rsid w:val="00EA07CF"/>
    <w:rsid w:val="00EA113A"/>
    <w:rsid w:val="00EA1147"/>
    <w:rsid w:val="00EA2C10"/>
    <w:rsid w:val="00EA2E81"/>
    <w:rsid w:val="00EA2EA9"/>
    <w:rsid w:val="00EA2FC5"/>
    <w:rsid w:val="00EA3AEA"/>
    <w:rsid w:val="00EA446A"/>
    <w:rsid w:val="00EA469F"/>
    <w:rsid w:val="00EA46E1"/>
    <w:rsid w:val="00EA5217"/>
    <w:rsid w:val="00EA5451"/>
    <w:rsid w:val="00EA57E5"/>
    <w:rsid w:val="00EA5A93"/>
    <w:rsid w:val="00EA5F58"/>
    <w:rsid w:val="00EA6632"/>
    <w:rsid w:val="00EA6997"/>
    <w:rsid w:val="00EA7053"/>
    <w:rsid w:val="00EA73A1"/>
    <w:rsid w:val="00EA78F8"/>
    <w:rsid w:val="00EB0AA9"/>
    <w:rsid w:val="00EB1039"/>
    <w:rsid w:val="00EB104C"/>
    <w:rsid w:val="00EB1DB7"/>
    <w:rsid w:val="00EB2079"/>
    <w:rsid w:val="00EB26C5"/>
    <w:rsid w:val="00EB306B"/>
    <w:rsid w:val="00EB338B"/>
    <w:rsid w:val="00EB340C"/>
    <w:rsid w:val="00EB393A"/>
    <w:rsid w:val="00EB4AFB"/>
    <w:rsid w:val="00EB518E"/>
    <w:rsid w:val="00EB6CA3"/>
    <w:rsid w:val="00EB6EAB"/>
    <w:rsid w:val="00EB77D9"/>
    <w:rsid w:val="00EC04CD"/>
    <w:rsid w:val="00EC09B9"/>
    <w:rsid w:val="00EC10E1"/>
    <w:rsid w:val="00EC1D6B"/>
    <w:rsid w:val="00EC244F"/>
    <w:rsid w:val="00EC2812"/>
    <w:rsid w:val="00EC2D66"/>
    <w:rsid w:val="00EC2F4B"/>
    <w:rsid w:val="00EC4192"/>
    <w:rsid w:val="00EC7798"/>
    <w:rsid w:val="00ED00FA"/>
    <w:rsid w:val="00ED13C7"/>
    <w:rsid w:val="00ED167A"/>
    <w:rsid w:val="00ED1ADF"/>
    <w:rsid w:val="00ED2345"/>
    <w:rsid w:val="00ED2F7B"/>
    <w:rsid w:val="00ED3451"/>
    <w:rsid w:val="00ED361E"/>
    <w:rsid w:val="00ED43F7"/>
    <w:rsid w:val="00ED46FC"/>
    <w:rsid w:val="00ED4BFF"/>
    <w:rsid w:val="00ED4D6B"/>
    <w:rsid w:val="00ED67B3"/>
    <w:rsid w:val="00ED73EC"/>
    <w:rsid w:val="00ED749E"/>
    <w:rsid w:val="00ED758F"/>
    <w:rsid w:val="00EE030A"/>
    <w:rsid w:val="00EE1FDD"/>
    <w:rsid w:val="00EE2676"/>
    <w:rsid w:val="00EE275C"/>
    <w:rsid w:val="00EE2EFB"/>
    <w:rsid w:val="00EE3094"/>
    <w:rsid w:val="00EE3456"/>
    <w:rsid w:val="00EE403A"/>
    <w:rsid w:val="00EE4D24"/>
    <w:rsid w:val="00EE5862"/>
    <w:rsid w:val="00EE5D05"/>
    <w:rsid w:val="00EE6161"/>
    <w:rsid w:val="00EE6214"/>
    <w:rsid w:val="00EE670F"/>
    <w:rsid w:val="00EE74F3"/>
    <w:rsid w:val="00EE78A5"/>
    <w:rsid w:val="00EF00DA"/>
    <w:rsid w:val="00EF052D"/>
    <w:rsid w:val="00EF18A1"/>
    <w:rsid w:val="00EF1BC6"/>
    <w:rsid w:val="00EF2084"/>
    <w:rsid w:val="00EF2706"/>
    <w:rsid w:val="00EF2808"/>
    <w:rsid w:val="00EF285B"/>
    <w:rsid w:val="00EF4038"/>
    <w:rsid w:val="00EF450D"/>
    <w:rsid w:val="00EF4B2C"/>
    <w:rsid w:val="00EF4F22"/>
    <w:rsid w:val="00EF521D"/>
    <w:rsid w:val="00EF54D4"/>
    <w:rsid w:val="00EF5618"/>
    <w:rsid w:val="00EF652B"/>
    <w:rsid w:val="00EF772A"/>
    <w:rsid w:val="00EF7E5B"/>
    <w:rsid w:val="00EF7E5E"/>
    <w:rsid w:val="00F000C7"/>
    <w:rsid w:val="00F00124"/>
    <w:rsid w:val="00F0075C"/>
    <w:rsid w:val="00F00ADB"/>
    <w:rsid w:val="00F00BBE"/>
    <w:rsid w:val="00F01267"/>
    <w:rsid w:val="00F01354"/>
    <w:rsid w:val="00F01489"/>
    <w:rsid w:val="00F0192B"/>
    <w:rsid w:val="00F02384"/>
    <w:rsid w:val="00F023F7"/>
    <w:rsid w:val="00F02A50"/>
    <w:rsid w:val="00F02E5C"/>
    <w:rsid w:val="00F0312B"/>
    <w:rsid w:val="00F03E0C"/>
    <w:rsid w:val="00F04318"/>
    <w:rsid w:val="00F04FA0"/>
    <w:rsid w:val="00F055A7"/>
    <w:rsid w:val="00F05936"/>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6F1"/>
    <w:rsid w:val="00F13ACD"/>
    <w:rsid w:val="00F15053"/>
    <w:rsid w:val="00F1623E"/>
    <w:rsid w:val="00F1630B"/>
    <w:rsid w:val="00F16C3A"/>
    <w:rsid w:val="00F17D3A"/>
    <w:rsid w:val="00F17DC2"/>
    <w:rsid w:val="00F17F9A"/>
    <w:rsid w:val="00F20910"/>
    <w:rsid w:val="00F20D11"/>
    <w:rsid w:val="00F2142F"/>
    <w:rsid w:val="00F21FFE"/>
    <w:rsid w:val="00F22770"/>
    <w:rsid w:val="00F2368C"/>
    <w:rsid w:val="00F23840"/>
    <w:rsid w:val="00F26245"/>
    <w:rsid w:val="00F26727"/>
    <w:rsid w:val="00F26E3D"/>
    <w:rsid w:val="00F302CC"/>
    <w:rsid w:val="00F30D4C"/>
    <w:rsid w:val="00F3122B"/>
    <w:rsid w:val="00F31CEB"/>
    <w:rsid w:val="00F32B8C"/>
    <w:rsid w:val="00F3307B"/>
    <w:rsid w:val="00F330CB"/>
    <w:rsid w:val="00F337BB"/>
    <w:rsid w:val="00F340D1"/>
    <w:rsid w:val="00F34259"/>
    <w:rsid w:val="00F345E8"/>
    <w:rsid w:val="00F35312"/>
    <w:rsid w:val="00F35396"/>
    <w:rsid w:val="00F354B0"/>
    <w:rsid w:val="00F36E0D"/>
    <w:rsid w:val="00F36E10"/>
    <w:rsid w:val="00F37967"/>
    <w:rsid w:val="00F37973"/>
    <w:rsid w:val="00F37E09"/>
    <w:rsid w:val="00F424F0"/>
    <w:rsid w:val="00F427AD"/>
    <w:rsid w:val="00F42D51"/>
    <w:rsid w:val="00F435A0"/>
    <w:rsid w:val="00F4379D"/>
    <w:rsid w:val="00F43BE4"/>
    <w:rsid w:val="00F443AD"/>
    <w:rsid w:val="00F44DA4"/>
    <w:rsid w:val="00F45A03"/>
    <w:rsid w:val="00F47AD4"/>
    <w:rsid w:val="00F50446"/>
    <w:rsid w:val="00F50A45"/>
    <w:rsid w:val="00F51F10"/>
    <w:rsid w:val="00F5304F"/>
    <w:rsid w:val="00F53E5C"/>
    <w:rsid w:val="00F54B7B"/>
    <w:rsid w:val="00F54BA8"/>
    <w:rsid w:val="00F55936"/>
    <w:rsid w:val="00F55A6A"/>
    <w:rsid w:val="00F55B40"/>
    <w:rsid w:val="00F561E7"/>
    <w:rsid w:val="00F56557"/>
    <w:rsid w:val="00F566E3"/>
    <w:rsid w:val="00F56961"/>
    <w:rsid w:val="00F56B52"/>
    <w:rsid w:val="00F57052"/>
    <w:rsid w:val="00F57423"/>
    <w:rsid w:val="00F575A2"/>
    <w:rsid w:val="00F5794B"/>
    <w:rsid w:val="00F57DC5"/>
    <w:rsid w:val="00F60515"/>
    <w:rsid w:val="00F60678"/>
    <w:rsid w:val="00F607B5"/>
    <w:rsid w:val="00F610B2"/>
    <w:rsid w:val="00F62C31"/>
    <w:rsid w:val="00F63306"/>
    <w:rsid w:val="00F63513"/>
    <w:rsid w:val="00F6365B"/>
    <w:rsid w:val="00F63ADE"/>
    <w:rsid w:val="00F645AC"/>
    <w:rsid w:val="00F6619E"/>
    <w:rsid w:val="00F66496"/>
    <w:rsid w:val="00F66789"/>
    <w:rsid w:val="00F67499"/>
    <w:rsid w:val="00F70744"/>
    <w:rsid w:val="00F70895"/>
    <w:rsid w:val="00F70B91"/>
    <w:rsid w:val="00F70BAC"/>
    <w:rsid w:val="00F712DB"/>
    <w:rsid w:val="00F71C72"/>
    <w:rsid w:val="00F71E82"/>
    <w:rsid w:val="00F722BB"/>
    <w:rsid w:val="00F72CF0"/>
    <w:rsid w:val="00F72FCA"/>
    <w:rsid w:val="00F732B5"/>
    <w:rsid w:val="00F74A10"/>
    <w:rsid w:val="00F74B09"/>
    <w:rsid w:val="00F761BD"/>
    <w:rsid w:val="00F76AB2"/>
    <w:rsid w:val="00F76E17"/>
    <w:rsid w:val="00F77E83"/>
    <w:rsid w:val="00F80504"/>
    <w:rsid w:val="00F806DC"/>
    <w:rsid w:val="00F80E66"/>
    <w:rsid w:val="00F82493"/>
    <w:rsid w:val="00F82FD4"/>
    <w:rsid w:val="00F833ED"/>
    <w:rsid w:val="00F83FA9"/>
    <w:rsid w:val="00F85BED"/>
    <w:rsid w:val="00F85BF9"/>
    <w:rsid w:val="00F868F3"/>
    <w:rsid w:val="00F86922"/>
    <w:rsid w:val="00F90038"/>
    <w:rsid w:val="00F90843"/>
    <w:rsid w:val="00F90FFB"/>
    <w:rsid w:val="00F91273"/>
    <w:rsid w:val="00F9156F"/>
    <w:rsid w:val="00F91A52"/>
    <w:rsid w:val="00F91E0F"/>
    <w:rsid w:val="00F91EAA"/>
    <w:rsid w:val="00F930CC"/>
    <w:rsid w:val="00F93F63"/>
    <w:rsid w:val="00F93FE7"/>
    <w:rsid w:val="00F946B0"/>
    <w:rsid w:val="00F95197"/>
    <w:rsid w:val="00F97598"/>
    <w:rsid w:val="00FA0D2F"/>
    <w:rsid w:val="00FA1711"/>
    <w:rsid w:val="00FA272B"/>
    <w:rsid w:val="00FA2A50"/>
    <w:rsid w:val="00FA2CF7"/>
    <w:rsid w:val="00FA3242"/>
    <w:rsid w:val="00FA3EC2"/>
    <w:rsid w:val="00FA558B"/>
    <w:rsid w:val="00FA6017"/>
    <w:rsid w:val="00FB034A"/>
    <w:rsid w:val="00FB0AED"/>
    <w:rsid w:val="00FB11AC"/>
    <w:rsid w:val="00FB1C21"/>
    <w:rsid w:val="00FB36D7"/>
    <w:rsid w:val="00FB4372"/>
    <w:rsid w:val="00FB43BF"/>
    <w:rsid w:val="00FB4A63"/>
    <w:rsid w:val="00FB54FC"/>
    <w:rsid w:val="00FB5D70"/>
    <w:rsid w:val="00FB646A"/>
    <w:rsid w:val="00FB68FA"/>
    <w:rsid w:val="00FB7E10"/>
    <w:rsid w:val="00FC0BE8"/>
    <w:rsid w:val="00FC0C02"/>
    <w:rsid w:val="00FC0C40"/>
    <w:rsid w:val="00FC1BEB"/>
    <w:rsid w:val="00FC2984"/>
    <w:rsid w:val="00FC2DBE"/>
    <w:rsid w:val="00FC32F6"/>
    <w:rsid w:val="00FC399D"/>
    <w:rsid w:val="00FC558D"/>
    <w:rsid w:val="00FC6DF1"/>
    <w:rsid w:val="00FC6F9D"/>
    <w:rsid w:val="00FC6FAC"/>
    <w:rsid w:val="00FC784D"/>
    <w:rsid w:val="00FD11D6"/>
    <w:rsid w:val="00FD121C"/>
    <w:rsid w:val="00FD1750"/>
    <w:rsid w:val="00FD1996"/>
    <w:rsid w:val="00FD1A04"/>
    <w:rsid w:val="00FD2371"/>
    <w:rsid w:val="00FD24F5"/>
    <w:rsid w:val="00FD4B5B"/>
    <w:rsid w:val="00FD511A"/>
    <w:rsid w:val="00FD5DAC"/>
    <w:rsid w:val="00FD5E2E"/>
    <w:rsid w:val="00FD5F37"/>
    <w:rsid w:val="00FD62AC"/>
    <w:rsid w:val="00FD756D"/>
    <w:rsid w:val="00FE0432"/>
    <w:rsid w:val="00FE2260"/>
    <w:rsid w:val="00FE25CA"/>
    <w:rsid w:val="00FE370C"/>
    <w:rsid w:val="00FE3E78"/>
    <w:rsid w:val="00FE3F2A"/>
    <w:rsid w:val="00FE4321"/>
    <w:rsid w:val="00FE5A5D"/>
    <w:rsid w:val="00FE5C5F"/>
    <w:rsid w:val="00FE6C2E"/>
    <w:rsid w:val="00FE6D61"/>
    <w:rsid w:val="00FE7D52"/>
    <w:rsid w:val="00FF0182"/>
    <w:rsid w:val="00FF03CE"/>
    <w:rsid w:val="00FF0E0D"/>
    <w:rsid w:val="00FF0F4F"/>
    <w:rsid w:val="00FF0F5A"/>
    <w:rsid w:val="00FF1434"/>
    <w:rsid w:val="00FF1656"/>
    <w:rsid w:val="00FF2E8B"/>
    <w:rsid w:val="00FF3012"/>
    <w:rsid w:val="00FF4B3B"/>
    <w:rsid w:val="00FF6DAF"/>
    <w:rsid w:val="00FF709C"/>
    <w:rsid w:val="00FF7C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Heading1">
    <w:name w:val="heading 1"/>
    <w:basedOn w:val="Normal"/>
    <w:next w:val="Normal"/>
    <w:link w:val="Heading1Ch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Strong">
    <w:name w:val="Strong"/>
    <w:basedOn w:val="DefaultParagraphFont"/>
    <w:uiPriority w:val="22"/>
    <w:qFormat/>
    <w:rsid w:val="00A250BD"/>
    <w:rPr>
      <w:b/>
      <w:bCs/>
    </w:rPr>
  </w:style>
  <w:style w:type="paragraph" w:styleId="ListParagraph">
    <w:name w:val="List Paragraph"/>
    <w:basedOn w:val="Normal"/>
    <w:uiPriority w:val="34"/>
    <w:qFormat/>
    <w:rsid w:val="00A250BD"/>
    <w:pPr>
      <w:ind w:left="720"/>
      <w:contextualSpacing/>
    </w:pPr>
  </w:style>
  <w:style w:type="character" w:styleId="Hyperlink">
    <w:name w:val="Hyperlink"/>
    <w:basedOn w:val="DefaultParagraphFont"/>
    <w:uiPriority w:val="99"/>
    <w:unhideWhenUsed/>
    <w:rsid w:val="00A250BD"/>
    <w:rPr>
      <w:color w:val="0563C1" w:themeColor="hyperlink"/>
      <w:u w:val="single"/>
    </w:rPr>
  </w:style>
  <w:style w:type="character" w:styleId="CommentReference">
    <w:name w:val="annotation reference"/>
    <w:basedOn w:val="DefaultParagraphFont"/>
    <w:uiPriority w:val="99"/>
    <w:semiHidden/>
    <w:unhideWhenUsed/>
    <w:rsid w:val="00A250BD"/>
    <w:rPr>
      <w:sz w:val="16"/>
      <w:szCs w:val="16"/>
    </w:rPr>
  </w:style>
  <w:style w:type="paragraph" w:styleId="CommentText">
    <w:name w:val="annotation text"/>
    <w:basedOn w:val="Normal"/>
    <w:link w:val="CommentTextChar"/>
    <w:uiPriority w:val="99"/>
    <w:unhideWhenUsed/>
    <w:rsid w:val="00A250BD"/>
    <w:pPr>
      <w:spacing w:after="200" w:line="240" w:lineRule="auto"/>
    </w:pPr>
    <w:rPr>
      <w:rFonts w:ascii="Calibri" w:eastAsia="Calibri" w:hAnsi="Calibri" w:cs="Calibri"/>
      <w:sz w:val="20"/>
      <w:szCs w:val="20"/>
    </w:rPr>
  </w:style>
  <w:style w:type="character" w:customStyle="1" w:styleId="CommentTextChar">
    <w:name w:val="Comment Text Char"/>
    <w:basedOn w:val="DefaultParagraphFont"/>
    <w:link w:val="CommentText"/>
    <w:uiPriority w:val="99"/>
    <w:rsid w:val="00A250BD"/>
    <w:rPr>
      <w:rFonts w:ascii="Calibri" w:eastAsia="Calibri" w:hAnsi="Calibri" w:cs="Calibri"/>
      <w:sz w:val="20"/>
      <w:szCs w:val="20"/>
      <w:lang w:val="en-GB"/>
    </w:rPr>
  </w:style>
  <w:style w:type="paragraph" w:styleId="CommentSubject">
    <w:name w:val="annotation subject"/>
    <w:basedOn w:val="CommentText"/>
    <w:next w:val="CommentText"/>
    <w:link w:val="CommentSubjectChar"/>
    <w:uiPriority w:val="99"/>
    <w:semiHidden/>
    <w:unhideWhenUsed/>
    <w:rsid w:val="00A250BD"/>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A250BD"/>
    <w:rPr>
      <w:rFonts w:ascii="Calibri" w:eastAsia="Calibri" w:hAnsi="Calibri" w:cs="Calibri"/>
      <w:b/>
      <w:bCs/>
      <w:sz w:val="20"/>
      <w:szCs w:val="20"/>
      <w:lang w:val="en-GB"/>
    </w:rPr>
  </w:style>
  <w:style w:type="character" w:customStyle="1" w:styleId="s1ppyq">
    <w:name w:val="s1ppyq"/>
    <w:basedOn w:val="DefaultParagraphFont"/>
    <w:rsid w:val="00A250BD"/>
  </w:style>
  <w:style w:type="table" w:styleId="TableGrid">
    <w:name w:val="Table Grid"/>
    <w:basedOn w:val="Table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A250BD"/>
    <w:pPr>
      <w:spacing w:after="0" w:line="240" w:lineRule="auto"/>
    </w:pPr>
    <w:rPr>
      <w:lang w:val="en-GB"/>
    </w:rPr>
  </w:style>
  <w:style w:type="paragraph" w:styleId="BalloonText">
    <w:name w:val="Balloon Text"/>
    <w:basedOn w:val="Normal"/>
    <w:link w:val="BalloonTextChar"/>
    <w:uiPriority w:val="99"/>
    <w:semiHidden/>
    <w:unhideWhenUsed/>
    <w:rsid w:val="00A250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50BD"/>
    <w:rPr>
      <w:rFonts w:ascii="Segoe UI" w:hAnsi="Segoe UI" w:cs="Segoe UI"/>
      <w:sz w:val="18"/>
      <w:szCs w:val="18"/>
      <w:lang w:val="en-GB"/>
    </w:rPr>
  </w:style>
  <w:style w:type="table" w:styleId="PlainTable5">
    <w:name w:val="Plain Table 5"/>
    <w:basedOn w:val="Table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2248C0"/>
  </w:style>
  <w:style w:type="character" w:customStyle="1" w:styleId="Mencinsinresolver1">
    <w:name w:val="Mención sin resolver1"/>
    <w:basedOn w:val="DefaultParagraphFont"/>
    <w:uiPriority w:val="99"/>
    <w:semiHidden/>
    <w:unhideWhenUsed/>
    <w:rsid w:val="000D3173"/>
    <w:rPr>
      <w:color w:val="605E5C"/>
      <w:shd w:val="clear" w:color="auto" w:fill="E1DFDD"/>
    </w:rPr>
  </w:style>
  <w:style w:type="character" w:styleId="FollowedHyperlink">
    <w:name w:val="FollowedHyperlink"/>
    <w:basedOn w:val="DefaultParagraphFont"/>
    <w:uiPriority w:val="99"/>
    <w:semiHidden/>
    <w:unhideWhenUsed/>
    <w:rsid w:val="006B7C76"/>
    <w:rPr>
      <w:color w:val="954F72" w:themeColor="followedHyperlink"/>
      <w:u w:val="single"/>
    </w:rPr>
  </w:style>
  <w:style w:type="character" w:customStyle="1" w:styleId="Heading1Char">
    <w:name w:val="Heading 1 Char"/>
    <w:basedOn w:val="DefaultParagraphFont"/>
    <w:link w:val="Heading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DefaultParagraphFont"/>
    <w:rsid w:val="00810335"/>
    <w:rPr>
      <w:rFonts w:ascii="Segoe UI" w:hAnsi="Segoe UI" w:cs="Segoe UI" w:hint="default"/>
      <w:sz w:val="18"/>
      <w:szCs w:val="18"/>
    </w:rPr>
  </w:style>
  <w:style w:type="character" w:customStyle="1" w:styleId="Heading4Char">
    <w:name w:val="Heading 4 Char"/>
    <w:basedOn w:val="DefaultParagraphFont"/>
    <w:link w:val="Heading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NoSpacing">
    <w:name w:val="No Spacing"/>
    <w:uiPriority w:val="1"/>
    <w:qFormat/>
    <w:rsid w:val="009C26EE"/>
    <w:pPr>
      <w:spacing w:after="0" w:line="240" w:lineRule="auto"/>
    </w:pPr>
    <w:rPr>
      <w:lang w:val="en-GB"/>
    </w:rPr>
  </w:style>
  <w:style w:type="paragraph" w:styleId="Header">
    <w:name w:val="header"/>
    <w:basedOn w:val="Normal"/>
    <w:link w:val="HeaderChar"/>
    <w:uiPriority w:val="99"/>
    <w:unhideWhenUsed/>
    <w:rsid w:val="008060D5"/>
    <w:pPr>
      <w:tabs>
        <w:tab w:val="center" w:pos="4252"/>
        <w:tab w:val="right" w:pos="8504"/>
      </w:tabs>
      <w:spacing w:after="0" w:line="240" w:lineRule="auto"/>
    </w:pPr>
  </w:style>
  <w:style w:type="character" w:customStyle="1" w:styleId="HeaderChar">
    <w:name w:val="Header Char"/>
    <w:basedOn w:val="DefaultParagraphFont"/>
    <w:link w:val="Header"/>
    <w:uiPriority w:val="99"/>
    <w:rsid w:val="008060D5"/>
    <w:rPr>
      <w:lang w:val="en-GB"/>
    </w:rPr>
  </w:style>
  <w:style w:type="paragraph" w:styleId="Footer">
    <w:name w:val="footer"/>
    <w:basedOn w:val="Normal"/>
    <w:link w:val="FooterChar"/>
    <w:uiPriority w:val="99"/>
    <w:unhideWhenUsed/>
    <w:rsid w:val="008060D5"/>
    <w:pPr>
      <w:tabs>
        <w:tab w:val="center" w:pos="4252"/>
        <w:tab w:val="right" w:pos="8504"/>
      </w:tabs>
      <w:spacing w:after="0" w:line="240" w:lineRule="auto"/>
    </w:pPr>
  </w:style>
  <w:style w:type="character" w:customStyle="1" w:styleId="FooterChar">
    <w:name w:val="Footer Char"/>
    <w:basedOn w:val="DefaultParagraphFont"/>
    <w:link w:val="Footer"/>
    <w:uiPriority w:val="99"/>
    <w:rsid w:val="008060D5"/>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11258-011-9981-4" TargetMode="External"/><Relationship Id="rId2" Type="http://schemas.openxmlformats.org/officeDocument/2006/relationships/hyperlink" Target="https://onlinelibrary.wiley.com/doi/full/10.1002/ece3.3539" TargetMode="External"/><Relationship Id="rId1" Type="http://schemas.openxmlformats.org/officeDocument/2006/relationships/hyperlink" Target="https://onlinelibrary.wiley.com/doi/abs/10.1111/plb.12472" TargetMode="External"/><Relationship Id="rId5" Type="http://schemas.openxmlformats.org/officeDocument/2006/relationships/hyperlink" Target="https://link.springer.com/article/10.1007/s11284-005-0059-4" TargetMode="External"/><Relationship Id="rId4" Type="http://schemas.openxmlformats.org/officeDocument/2006/relationships/hyperlink" Target="https://link.springer.com/article/10.1007/s00035-022-00286-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D1224-8868-45F1-9D7B-038966B27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26</Pages>
  <Words>35953</Words>
  <Characters>204933</Characters>
  <Application>Microsoft Office Word</Application>
  <DocSecurity>0</DocSecurity>
  <Lines>1707</Lines>
  <Paragraphs>480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Borja J-A</cp:lastModifiedBy>
  <cp:revision>15</cp:revision>
  <cp:lastPrinted>2023-10-30T10:58:00Z</cp:lastPrinted>
  <dcterms:created xsi:type="dcterms:W3CDTF">2024-01-07T10:17:00Z</dcterms:created>
  <dcterms:modified xsi:type="dcterms:W3CDTF">2024-01-08T12:21:00Z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http://www.zotero.org/styles/journal-of-vegetation-science</vt:lpwstr>
  </property>
  <property fmtid="{D5CDD505-2E9C-101B-9397-08002B2CF9AE}" pid="25" name="GrammarlyDocumentId">
    <vt:lpwstr>5d9862aa6d810034052b7d01a28ccbd100ca327b590668174d466b3d52db2405</vt:lpwstr>
  </property>
</Properties>
</file>