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B678" w14:textId="59FE8C09" w:rsidR="00EA79E1" w:rsidRDefault="009A2F29" w:rsidP="003837A1">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 regulates seed germination phenology in Temperate and Mediterranean alpine communities.</w:t>
      </w:r>
    </w:p>
    <w:p w14:paraId="68176C06" w14:textId="77777777" w:rsidR="003837A1" w:rsidRPr="003837A1" w:rsidRDefault="003837A1" w:rsidP="003837A1">
      <w:pPr>
        <w:rPr>
          <w:lang w:val="en-US" w:eastAsia="ca-ES"/>
        </w:rPr>
      </w:pPr>
    </w:p>
    <w:p w14:paraId="6D453749" w14:textId="4D4782D0" w:rsidR="007A440A" w:rsidRPr="004353F9"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4353F9">
        <w:rPr>
          <w:rFonts w:eastAsia="Times New Roman" w:cstheme="minorHAnsi"/>
          <w:b/>
          <w:bCs/>
          <w:color w:val="000000"/>
          <w:bdr w:val="none" w:sz="0" w:space="0" w:color="auto" w:frame="1"/>
          <w:lang w:val="es-ES" w:eastAsia="ca-ES"/>
        </w:rPr>
        <w:t>A</w:t>
      </w:r>
      <w:r w:rsidR="00675488" w:rsidRPr="004353F9">
        <w:rPr>
          <w:rFonts w:eastAsia="Times New Roman" w:cstheme="minorHAnsi"/>
          <w:b/>
          <w:bCs/>
          <w:color w:val="000000"/>
          <w:bdr w:val="none" w:sz="0" w:space="0" w:color="auto" w:frame="1"/>
          <w:lang w:val="es-ES" w:eastAsia="ca-ES"/>
        </w:rPr>
        <w:t>uthor</w:t>
      </w:r>
      <w:proofErr w:type="spellEnd"/>
      <w:r w:rsidR="00675488" w:rsidRPr="004353F9">
        <w:rPr>
          <w:rFonts w:eastAsia="Times New Roman" w:cstheme="minorHAnsi"/>
          <w:b/>
          <w:bCs/>
          <w:color w:val="000000"/>
          <w:bdr w:val="none" w:sz="0" w:space="0" w:color="auto" w:frame="1"/>
          <w:lang w:val="es-ES" w:eastAsia="ca-ES"/>
        </w:rPr>
        <w:t xml:space="preserve"> </w:t>
      </w:r>
      <w:proofErr w:type="spellStart"/>
      <w:r w:rsidR="00675488" w:rsidRPr="004353F9">
        <w:rPr>
          <w:rFonts w:eastAsia="Times New Roman" w:cstheme="minorHAnsi"/>
          <w:b/>
          <w:bCs/>
          <w:color w:val="000000"/>
          <w:bdr w:val="none" w:sz="0" w:space="0" w:color="auto" w:frame="1"/>
          <w:lang w:val="es-ES" w:eastAsia="ca-ES"/>
        </w:rPr>
        <w:t>list</w:t>
      </w:r>
      <w:proofErr w:type="spellEnd"/>
    </w:p>
    <w:p w14:paraId="2686C8CA" w14:textId="59F6B29F" w:rsidR="00675488" w:rsidRPr="004353F9"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r w:rsidRPr="004353F9">
        <w:rPr>
          <w:rFonts w:eastAsia="Times New Roman" w:cstheme="minorHAnsi"/>
          <w:bCs/>
          <w:color w:val="000000"/>
          <w:bdr w:val="none" w:sz="0" w:space="0" w:color="auto" w:frame="1"/>
          <w:lang w:val="es-ES" w:eastAsia="ca-ES"/>
        </w:rPr>
        <w:t xml:space="preserve"> Fernández</w:t>
      </w:r>
      <w:r w:rsidR="004E1EFB" w:rsidRPr="004353F9">
        <w:rPr>
          <w:rFonts w:eastAsia="Times New Roman" w:cstheme="minorHAnsi"/>
          <w:bCs/>
          <w:color w:val="000000"/>
          <w:bdr w:val="none" w:sz="0" w:space="0" w:color="auto" w:frame="1"/>
          <w:lang w:val="es-ES" w:eastAsia="ca-ES"/>
        </w:rPr>
        <w:t>-Pascual</w:t>
      </w:r>
      <w:r w:rsidRPr="004353F9">
        <w:rPr>
          <w:rFonts w:eastAsia="Times New Roman" w:cstheme="minorHAnsi"/>
          <w:bCs/>
          <w:color w:val="000000"/>
          <w:bdr w:val="none" w:sz="0" w:space="0" w:color="auto" w:frame="1"/>
          <w:lang w:val="es-ES" w:eastAsia="ca-ES"/>
        </w:rPr>
        <w:t>, E. &amp; Jiménez-Alfaro, B.</w:t>
      </w:r>
    </w:p>
    <w:p w14:paraId="0F09608B" w14:textId="7829E7DC" w:rsidR="00246A06" w:rsidRPr="004353F9" w:rsidRDefault="00246A06" w:rsidP="00693DCE">
      <w:pPr>
        <w:spacing w:after="0" w:line="360" w:lineRule="auto"/>
        <w:textAlignment w:val="baseline"/>
        <w:rPr>
          <w:rFonts w:eastAsia="Times New Roman" w:cstheme="minorHAnsi"/>
          <w:color w:val="000000"/>
          <w:lang w:val="es-ES" w:eastAsia="ca-ES"/>
        </w:rPr>
      </w:pPr>
      <w:r w:rsidRPr="004353F9">
        <w:rPr>
          <w:lang w:val="es-ES"/>
        </w:rPr>
        <w:t>Clara Espinosa Del Alba</w:t>
      </w:r>
      <w:r w:rsidR="00693DCE" w:rsidRPr="004353F9">
        <w:rPr>
          <w:lang w:val="es-ES"/>
        </w:rPr>
        <w:t>.</w:t>
      </w:r>
      <w:r w:rsidRPr="004353F9">
        <w:rPr>
          <w:lang w:val="es-ES"/>
        </w:rPr>
        <w:t xml:space="preserve"> </w:t>
      </w:r>
      <w:proofErr w:type="spellStart"/>
      <w:r w:rsidR="00693DCE" w:rsidRPr="004353F9">
        <w:rPr>
          <w:rFonts w:eastAsia="Times New Roman" w:cstheme="minorHAnsi"/>
          <w:color w:val="000000"/>
          <w:lang w:val="es-ES" w:eastAsia="ca-ES"/>
        </w:rPr>
        <w:t>Biodiversity</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Research</w:t>
      </w:r>
      <w:proofErr w:type="spellEnd"/>
      <w:r w:rsidR="00693DCE" w:rsidRPr="004353F9">
        <w:rPr>
          <w:rFonts w:eastAsia="Times New Roman" w:cstheme="minorHAnsi"/>
          <w:color w:val="000000"/>
          <w:lang w:val="es-ES" w:eastAsia="ca-ES"/>
        </w:rPr>
        <w:t xml:space="preserve"> </w:t>
      </w:r>
      <w:proofErr w:type="spellStart"/>
      <w:r w:rsidR="00693DCE" w:rsidRPr="004353F9">
        <w:rPr>
          <w:rFonts w:eastAsia="Times New Roman" w:cstheme="minorHAnsi"/>
          <w:color w:val="000000"/>
          <w:lang w:val="es-ES" w:eastAsia="ca-ES"/>
        </w:rPr>
        <w:t>Institute</w:t>
      </w:r>
      <w:proofErr w:type="spellEnd"/>
      <w:r w:rsidR="00693DCE" w:rsidRPr="004353F9">
        <w:rPr>
          <w:rFonts w:eastAsia="Times New Roman" w:cstheme="minorHAnsi"/>
          <w:color w:val="000000"/>
          <w:lang w:val="es-ES" w:eastAsia="ca-ES"/>
        </w:rPr>
        <w:t>, IMIB (Univ. Oviedo-CSIC-</w:t>
      </w:r>
      <w:proofErr w:type="spellStart"/>
      <w:r w:rsidR="00693DCE" w:rsidRPr="004353F9">
        <w:rPr>
          <w:rFonts w:eastAsia="Times New Roman" w:cstheme="minorHAnsi"/>
          <w:color w:val="000000"/>
          <w:lang w:val="es-ES" w:eastAsia="ca-ES"/>
        </w:rPr>
        <w:t>Princ</w:t>
      </w:r>
      <w:proofErr w:type="spellEnd"/>
      <w:r w:rsidR="00693DCE" w:rsidRPr="004353F9">
        <w:rPr>
          <w:rFonts w:eastAsia="Times New Roman" w:cstheme="minorHAnsi"/>
          <w:color w:val="000000"/>
          <w:lang w:val="es-ES" w:eastAsia="ca-ES"/>
        </w:rPr>
        <w:t xml:space="preserve">. Asturias), 33600 Mieres, </w:t>
      </w:r>
      <w:proofErr w:type="spellStart"/>
      <w:r w:rsidR="00693DCE" w:rsidRPr="004353F9">
        <w:rPr>
          <w:rFonts w:eastAsia="Times New Roman" w:cstheme="minorHAnsi"/>
          <w:color w:val="000000"/>
          <w:lang w:val="es-ES" w:eastAsia="ca-ES"/>
        </w:rPr>
        <w:t>Spain</w:t>
      </w:r>
      <w:proofErr w:type="spellEnd"/>
      <w:r w:rsidR="00693DCE" w:rsidRPr="004353F9">
        <w:rPr>
          <w:rFonts w:eastAsia="Times New Roman" w:cstheme="minorHAnsi"/>
          <w:color w:val="000000"/>
          <w:lang w:val="es-ES" w:eastAsia="ca-ES"/>
        </w:rPr>
        <w:t xml:space="preserve">. </w:t>
      </w:r>
    </w:p>
    <w:p w14:paraId="1C96CA3B" w14:textId="7B484813" w:rsidR="00246A06" w:rsidRPr="00586F7D" w:rsidRDefault="00246A06" w:rsidP="00246A06">
      <w:pPr>
        <w:pStyle w:val="FirstParagraph"/>
        <w:spacing w:before="120" w:after="0"/>
        <w:rPr>
          <w:rFonts w:asciiTheme="minorHAnsi" w:hAnsiTheme="minorHAnsi" w:cstheme="minorHAnsi"/>
          <w:sz w:val="22"/>
          <w:szCs w:val="22"/>
          <w:lang w:val="es-ES"/>
        </w:rPr>
      </w:pPr>
      <w:r w:rsidRPr="00FD7B90">
        <w:rPr>
          <w:rFonts w:asciiTheme="minorHAnsi" w:hAnsiTheme="minorHAnsi" w:cstheme="minorHAnsi"/>
          <w:sz w:val="22"/>
          <w:szCs w:val="22"/>
          <w:lang w:val="es-ES"/>
        </w:rPr>
        <w:t>Eduardo Fernández-Pascual</w:t>
      </w:r>
      <w:r w:rsidR="00693DCE" w:rsidRPr="00FD7B90">
        <w:rPr>
          <w:rFonts w:asciiTheme="minorHAnsi" w:hAnsiTheme="minorHAnsi" w:cstheme="minorHAnsi"/>
          <w:sz w:val="22"/>
          <w:szCs w:val="22"/>
          <w:lang w:val="es-ES"/>
        </w:rPr>
        <w:t xml:space="preserve">. </w:t>
      </w:r>
      <w:proofErr w:type="spellStart"/>
      <w:r w:rsidR="00693DCE" w:rsidRPr="00586F7D">
        <w:rPr>
          <w:rFonts w:asciiTheme="minorHAnsi" w:eastAsia="Times New Roman" w:hAnsiTheme="minorHAnsi" w:cstheme="minorHAnsi"/>
          <w:color w:val="000000"/>
          <w:sz w:val="22"/>
          <w:szCs w:val="22"/>
          <w:lang w:val="es-ES" w:eastAsia="ca-ES"/>
        </w:rPr>
        <w:t>Biodiversity</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Research</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Institute</w:t>
      </w:r>
      <w:proofErr w:type="spellEnd"/>
      <w:r w:rsidR="00693DCE" w:rsidRPr="00586F7D">
        <w:rPr>
          <w:rFonts w:asciiTheme="minorHAnsi" w:eastAsia="Times New Roman" w:hAnsiTheme="minorHAnsi" w:cstheme="minorHAnsi"/>
          <w:color w:val="000000"/>
          <w:sz w:val="22"/>
          <w:szCs w:val="22"/>
          <w:lang w:val="es-ES" w:eastAsia="ca-ES"/>
        </w:rPr>
        <w:t>, IMIB (Univ. 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Asturias), 33600 Mieres, </w:t>
      </w:r>
      <w:proofErr w:type="spellStart"/>
      <w:r w:rsidR="00693DCE" w:rsidRPr="00586F7D">
        <w:rPr>
          <w:rFonts w:asciiTheme="minorHAnsi" w:eastAsia="Times New Roman" w:hAnsiTheme="minorHAnsi" w:cstheme="minorHAnsi"/>
          <w:color w:val="000000"/>
          <w:sz w:val="22"/>
          <w:szCs w:val="22"/>
          <w:lang w:val="es-ES" w:eastAsia="ca-ES"/>
        </w:rPr>
        <w:t>Spain</w:t>
      </w:r>
      <w:proofErr w:type="spellEnd"/>
      <w:r w:rsidR="00693DCE" w:rsidRPr="00586F7D">
        <w:rPr>
          <w:rFonts w:asciiTheme="minorHAnsi" w:eastAsia="Times New Roman" w:hAnsiTheme="minorHAnsi" w:cstheme="minorHAnsi"/>
          <w:color w:val="000000"/>
          <w:sz w:val="22"/>
          <w:szCs w:val="22"/>
          <w:lang w:val="es-ES" w:eastAsia="ca-ES"/>
        </w:rPr>
        <w:t xml:space="preserve">. </w:t>
      </w:r>
      <w:r w:rsidRPr="00586F7D">
        <w:rPr>
          <w:rFonts w:asciiTheme="minorHAnsi" w:hAnsiTheme="minorHAnsi" w:cstheme="minorHAnsi"/>
          <w:sz w:val="22"/>
          <w:szCs w:val="22"/>
          <w:lang w:val="es-ES"/>
        </w:rPr>
        <w:t xml:space="preserve"> </w:t>
      </w:r>
    </w:p>
    <w:p w14:paraId="3D5E177B" w14:textId="4CFEBC20" w:rsidR="002D07DE" w:rsidRPr="003837A1" w:rsidRDefault="00246A06" w:rsidP="003837A1">
      <w:pPr>
        <w:pStyle w:val="FirstParagraph"/>
        <w:spacing w:before="120" w:after="0"/>
        <w:rPr>
          <w:rFonts w:asciiTheme="minorHAnsi" w:eastAsia="Times New Roman" w:hAnsiTheme="minorHAnsi" w:cstheme="minorHAnsi"/>
          <w:color w:val="000000"/>
          <w:sz w:val="22"/>
          <w:szCs w:val="22"/>
          <w:lang w:val="es-ES" w:eastAsia="ca-ES"/>
        </w:rPr>
      </w:pPr>
      <w:r w:rsidRPr="00586F7D">
        <w:rPr>
          <w:rFonts w:asciiTheme="minorHAnsi" w:hAnsiTheme="minorHAnsi" w:cstheme="minorHAnsi"/>
          <w:sz w:val="22"/>
          <w:szCs w:val="22"/>
          <w:lang w:val="es-ES"/>
        </w:rPr>
        <w:t>Borja Jiménez-Alfaro</w:t>
      </w:r>
      <w:r w:rsidR="00693DCE" w:rsidRPr="00586F7D">
        <w:rPr>
          <w:rFonts w:asciiTheme="minorHAnsi" w:hAnsiTheme="minorHAnsi" w:cstheme="minorHAnsi"/>
          <w:sz w:val="22"/>
          <w:szCs w:val="22"/>
          <w:lang w:val="es-ES"/>
        </w:rPr>
        <w:t xml:space="preserve">. </w:t>
      </w:r>
      <w:proofErr w:type="spellStart"/>
      <w:r w:rsidR="00693DCE" w:rsidRPr="00586F7D">
        <w:rPr>
          <w:rFonts w:asciiTheme="minorHAnsi" w:eastAsia="Times New Roman" w:hAnsiTheme="minorHAnsi" w:cstheme="minorHAnsi"/>
          <w:color w:val="000000"/>
          <w:sz w:val="22"/>
          <w:szCs w:val="22"/>
          <w:lang w:val="es-ES" w:eastAsia="ca-ES"/>
        </w:rPr>
        <w:t>Biodiversity</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Research</w:t>
      </w:r>
      <w:proofErr w:type="spellEnd"/>
      <w:r w:rsidR="00693DCE" w:rsidRPr="00586F7D">
        <w:rPr>
          <w:rFonts w:asciiTheme="minorHAnsi" w:eastAsia="Times New Roman" w:hAnsiTheme="minorHAnsi" w:cstheme="minorHAnsi"/>
          <w:color w:val="000000"/>
          <w:sz w:val="22"/>
          <w:szCs w:val="22"/>
          <w:lang w:val="es-ES" w:eastAsia="ca-ES"/>
        </w:rPr>
        <w:t xml:space="preserve"> </w:t>
      </w:r>
      <w:proofErr w:type="spellStart"/>
      <w:r w:rsidR="00693DCE" w:rsidRPr="00586F7D">
        <w:rPr>
          <w:rFonts w:asciiTheme="minorHAnsi" w:eastAsia="Times New Roman" w:hAnsiTheme="minorHAnsi" w:cstheme="minorHAnsi"/>
          <w:color w:val="000000"/>
          <w:sz w:val="22"/>
          <w:szCs w:val="22"/>
          <w:lang w:val="es-ES" w:eastAsia="ca-ES"/>
        </w:rPr>
        <w:t>Institute</w:t>
      </w:r>
      <w:proofErr w:type="spellEnd"/>
      <w:r w:rsidR="00693DCE" w:rsidRPr="00586F7D">
        <w:rPr>
          <w:rFonts w:asciiTheme="minorHAnsi" w:eastAsia="Times New Roman" w:hAnsiTheme="minorHAnsi" w:cstheme="minorHAnsi"/>
          <w:color w:val="000000"/>
          <w:sz w:val="22"/>
          <w:szCs w:val="22"/>
          <w:lang w:val="es-ES" w:eastAsia="ca-ES"/>
        </w:rPr>
        <w:t>, IMIB (Univ. Oviedo-CSIC-</w:t>
      </w:r>
      <w:proofErr w:type="spellStart"/>
      <w:r w:rsidR="00693DCE" w:rsidRPr="00586F7D">
        <w:rPr>
          <w:rFonts w:asciiTheme="minorHAnsi" w:eastAsia="Times New Roman" w:hAnsiTheme="minorHAnsi" w:cstheme="minorHAnsi"/>
          <w:color w:val="000000"/>
          <w:sz w:val="22"/>
          <w:szCs w:val="22"/>
          <w:lang w:val="es-ES" w:eastAsia="ca-ES"/>
        </w:rPr>
        <w:t>Princ</w:t>
      </w:r>
      <w:proofErr w:type="spellEnd"/>
      <w:r w:rsidR="00693DCE" w:rsidRPr="00586F7D">
        <w:rPr>
          <w:rFonts w:asciiTheme="minorHAnsi" w:eastAsia="Times New Roman" w:hAnsiTheme="minorHAnsi" w:cstheme="minorHAnsi"/>
          <w:color w:val="000000"/>
          <w:sz w:val="22"/>
          <w:szCs w:val="22"/>
          <w:lang w:val="es-ES" w:eastAsia="ca-ES"/>
        </w:rPr>
        <w:t xml:space="preserve">. </w:t>
      </w:r>
      <w:r w:rsidR="00693DCE" w:rsidRPr="002A1D44">
        <w:rPr>
          <w:rFonts w:asciiTheme="minorHAnsi" w:eastAsia="Times New Roman" w:hAnsiTheme="minorHAnsi" w:cstheme="minorHAnsi"/>
          <w:color w:val="000000"/>
          <w:sz w:val="22"/>
          <w:szCs w:val="22"/>
          <w:lang w:val="es-ES" w:eastAsia="ca-ES"/>
        </w:rPr>
        <w:t xml:space="preserve">Asturias), 33600 Mieres, </w:t>
      </w:r>
      <w:proofErr w:type="spellStart"/>
      <w:r w:rsidR="00693DCE" w:rsidRPr="002A1D44">
        <w:rPr>
          <w:rFonts w:asciiTheme="minorHAnsi" w:eastAsia="Times New Roman" w:hAnsiTheme="minorHAnsi" w:cstheme="minorHAnsi"/>
          <w:color w:val="000000"/>
          <w:sz w:val="22"/>
          <w:szCs w:val="22"/>
          <w:lang w:val="es-ES" w:eastAsia="ca-ES"/>
        </w:rPr>
        <w:t>Spain</w:t>
      </w:r>
      <w:proofErr w:type="spellEnd"/>
      <w:r w:rsidR="00693DCE" w:rsidRPr="002A1D44">
        <w:rPr>
          <w:rFonts w:asciiTheme="minorHAnsi" w:eastAsia="Times New Roman" w:hAnsiTheme="minorHAnsi" w:cstheme="minorHAnsi"/>
          <w:color w:val="000000"/>
          <w:sz w:val="22"/>
          <w:szCs w:val="22"/>
          <w:lang w:val="es-ES" w:eastAsia="ca-ES"/>
        </w:rPr>
        <w:t xml:space="preserve">. </w:t>
      </w:r>
    </w:p>
    <w:p w14:paraId="1514C2E0" w14:textId="77777777" w:rsidR="002D07DE" w:rsidRDefault="00223310" w:rsidP="00223310">
      <w:pPr>
        <w:pStyle w:val="Textoindependiente"/>
        <w:rPr>
          <w:lang w:val="es-ES" w:eastAsia="ca-ES"/>
        </w:rPr>
      </w:pPr>
      <w:proofErr w:type="spellStart"/>
      <w:r w:rsidRPr="002D07DE">
        <w:rPr>
          <w:b/>
          <w:bCs/>
          <w:lang w:val="es-ES" w:eastAsia="ca-ES"/>
        </w:rPr>
        <w:t>Correspondence</w:t>
      </w:r>
      <w:proofErr w:type="spellEnd"/>
      <w:r w:rsidRPr="002D07DE">
        <w:rPr>
          <w:b/>
          <w:bCs/>
          <w:lang w:val="es-ES" w:eastAsia="ca-ES"/>
        </w:rPr>
        <w:t xml:space="preserve"> </w:t>
      </w:r>
      <w:proofErr w:type="spellStart"/>
      <w:r w:rsidRPr="002D07DE">
        <w:rPr>
          <w:b/>
          <w:bCs/>
          <w:lang w:val="es-ES" w:eastAsia="ca-ES"/>
        </w:rPr>
        <w:t>author</w:t>
      </w:r>
      <w:proofErr w:type="spellEnd"/>
      <w:r w:rsidRPr="00223310">
        <w:rPr>
          <w:lang w:val="es-ES" w:eastAsia="ca-ES"/>
        </w:rPr>
        <w:t xml:space="preserve">: </w:t>
      </w:r>
    </w:p>
    <w:p w14:paraId="2AA47C9A" w14:textId="5C1ACCF9" w:rsidR="002D07DE" w:rsidRPr="002D07DE" w:rsidRDefault="00223310" w:rsidP="002D07DE">
      <w:pPr>
        <w:pStyle w:val="Textoindependiente"/>
        <w:rPr>
          <w:lang w:val="es-ES"/>
        </w:rPr>
      </w:pPr>
      <w:r w:rsidRPr="00223310">
        <w:rPr>
          <w:lang w:val="es-ES"/>
        </w:rPr>
        <w:t>Clara Espinosa Del Alba</w:t>
      </w:r>
      <w:r w:rsidRPr="00FD7B90">
        <w:rPr>
          <w:rFonts w:eastAsia="Times New Roman" w:cstheme="minorHAnsi"/>
          <w:color w:val="000000"/>
          <w:lang w:val="es-ES" w:eastAsia="ca-ES"/>
        </w:rPr>
        <w:t xml:space="preserve">. </w:t>
      </w:r>
      <w:r w:rsidRPr="00FD7B90">
        <w:rPr>
          <w:lang w:val="es-ES"/>
        </w:rPr>
        <w:t xml:space="preserve"> Email: </w:t>
      </w:r>
      <w:hyperlink r:id="rId8" w:history="1">
        <w:r w:rsidRPr="00FD7B90">
          <w:rPr>
            <w:rStyle w:val="Hipervnculo"/>
            <w:lang w:val="es-ES"/>
          </w:rPr>
          <w:t>espinosaclara@uniovi.es</w:t>
        </w:r>
      </w:hyperlink>
    </w:p>
    <w:p w14:paraId="273CB5C6" w14:textId="425A991F" w:rsidR="007E2ED8" w:rsidRPr="00223310" w:rsidRDefault="007E2ED8" w:rsidP="007A440A">
      <w:pPr>
        <w:spacing w:after="0" w:line="360" w:lineRule="auto"/>
        <w:textAlignment w:val="baseline"/>
        <w:rPr>
          <w:rFonts w:eastAsia="Times New Roman" w:cstheme="minorHAnsi"/>
          <w:b/>
          <w:bCs/>
          <w:color w:val="000000"/>
          <w:bdr w:val="none" w:sz="0" w:space="0" w:color="auto" w:frame="1"/>
          <w:lang w:val="es-ES" w:eastAsia="ca-ES"/>
        </w:rPr>
      </w:pPr>
      <w:proofErr w:type="spellStart"/>
      <w:r w:rsidRPr="00223310">
        <w:rPr>
          <w:rFonts w:eastAsia="Times New Roman" w:cstheme="minorHAnsi"/>
          <w:b/>
          <w:bCs/>
          <w:color w:val="000000"/>
          <w:bdr w:val="none" w:sz="0" w:space="0" w:color="auto" w:frame="1"/>
          <w:lang w:val="es-ES" w:eastAsia="ca-ES"/>
        </w:rPr>
        <w:t>ORCID</w:t>
      </w:r>
      <w:r w:rsidR="00223310">
        <w:rPr>
          <w:rFonts w:eastAsia="Times New Roman" w:cstheme="minorHAnsi"/>
          <w:b/>
          <w:bCs/>
          <w:color w:val="000000"/>
          <w:bdr w:val="none" w:sz="0" w:space="0" w:color="auto" w:frame="1"/>
          <w:lang w:val="es-ES" w:eastAsia="ca-ES"/>
        </w:rPr>
        <w:t>s</w:t>
      </w:r>
      <w:proofErr w:type="spellEnd"/>
    </w:p>
    <w:p w14:paraId="2582EAF5" w14:textId="3A09F131" w:rsidR="007E2ED8" w:rsidRPr="002B7931" w:rsidRDefault="007E2ED8" w:rsidP="007A440A">
      <w:pPr>
        <w:spacing w:after="0" w:line="360" w:lineRule="auto"/>
        <w:textAlignment w:val="baseline"/>
        <w:rPr>
          <w:u w:val="single"/>
          <w:lang w:val="es-ES"/>
        </w:rPr>
      </w:pPr>
      <w:r w:rsidRPr="007E2ED8">
        <w:rPr>
          <w:lang w:val="es-ES"/>
        </w:rPr>
        <w:t>Clara Espinosa Del Alba</w:t>
      </w:r>
      <w:r w:rsidR="00223310" w:rsidRPr="002B7931">
        <w:rPr>
          <w:u w:val="single"/>
          <w:lang w:val="es-ES"/>
        </w:rPr>
        <w:t>.</w:t>
      </w:r>
      <w:r w:rsidRPr="002B7931">
        <w:rPr>
          <w:u w:val="single"/>
          <w:lang w:val="es-ES"/>
        </w:rPr>
        <w:t xml:space="preserve"> </w:t>
      </w:r>
      <w:r w:rsidRPr="002B7931">
        <w:rPr>
          <w:rStyle w:val="Hipervnculo"/>
          <w:lang w:val="es-ES"/>
        </w:rPr>
        <w:t xml:space="preserve"> https://orcid.org/0000-0001-8634-5808</w:t>
      </w:r>
    </w:p>
    <w:p w14:paraId="1258D3ED" w14:textId="55FBD729" w:rsidR="007E2ED8" w:rsidRPr="00660555" w:rsidRDefault="007E2ED8" w:rsidP="007A440A">
      <w:pPr>
        <w:spacing w:after="0" w:line="360" w:lineRule="auto"/>
        <w:textAlignment w:val="baseline"/>
        <w:rPr>
          <w:rFonts w:cstheme="minorHAnsi"/>
        </w:rPr>
      </w:pPr>
      <w:r w:rsidRPr="007E2ED8">
        <w:rPr>
          <w:rFonts w:cstheme="minorHAnsi"/>
          <w:lang w:val="es-ES"/>
        </w:rPr>
        <w:t>Eduardo Fernández-Pascual</w:t>
      </w:r>
      <w:r w:rsidR="00223310">
        <w:rPr>
          <w:rFonts w:cstheme="minorHAnsi"/>
          <w:lang w:val="es-ES"/>
        </w:rPr>
        <w:t>.</w:t>
      </w:r>
      <w:r w:rsidRPr="007E2ED8">
        <w:rPr>
          <w:rFonts w:cstheme="minorHAnsi"/>
          <w:lang w:val="es-ES"/>
        </w:rPr>
        <w:t xml:space="preserve"> </w:t>
      </w:r>
      <w:hyperlink r:id="rId9" w:history="1">
        <w:r w:rsidRPr="00660555">
          <w:rPr>
            <w:rStyle w:val="Hipervnculo"/>
            <w:rFonts w:cstheme="minorHAnsi"/>
          </w:rPr>
          <w:t>https://orcid.org/0000-0002-4743-9577</w:t>
        </w:r>
      </w:hyperlink>
    </w:p>
    <w:p w14:paraId="7099F116" w14:textId="4ABA4B8C" w:rsidR="00CF592C" w:rsidRPr="00660555" w:rsidRDefault="007E2ED8" w:rsidP="002335DE">
      <w:pPr>
        <w:spacing w:after="0" w:line="360" w:lineRule="auto"/>
        <w:textAlignment w:val="baseline"/>
        <w:rPr>
          <w:rFonts w:cstheme="minorHAnsi"/>
        </w:rPr>
      </w:pPr>
      <w:r w:rsidRPr="00660555">
        <w:rPr>
          <w:rFonts w:cstheme="minorHAnsi"/>
        </w:rPr>
        <w:t>Borja Jiménez-Alfaro</w:t>
      </w:r>
      <w:r w:rsidR="00223310" w:rsidRPr="00660555">
        <w:rPr>
          <w:rFonts w:cstheme="minorHAnsi"/>
        </w:rPr>
        <w:t>.</w:t>
      </w:r>
      <w:r w:rsidRPr="00660555">
        <w:rPr>
          <w:rFonts w:cstheme="minorHAnsi"/>
        </w:rPr>
        <w:t xml:space="preserve"> </w:t>
      </w:r>
      <w:hyperlink r:id="rId10" w:history="1">
        <w:r w:rsidRPr="00660555">
          <w:rPr>
            <w:rStyle w:val="Hipervnculo"/>
            <w:rFonts w:cstheme="minorHAnsi"/>
          </w:rPr>
          <w:t>https://orcid.org/0000-0001-6601-9597</w:t>
        </w:r>
      </w:hyperlink>
    </w:p>
    <w:p w14:paraId="5E0EA221" w14:textId="77777777" w:rsidR="00B663AD" w:rsidRPr="00F81BED" w:rsidRDefault="00B663AD" w:rsidP="00B663AD">
      <w:pPr>
        <w:spacing w:after="0" w:line="360" w:lineRule="auto"/>
        <w:textAlignment w:val="baseline"/>
        <w:rPr>
          <w:rFonts w:eastAsia="Times New Roman" w:cstheme="minorHAnsi"/>
          <w:b/>
          <w:bCs/>
          <w:color w:val="000000"/>
          <w:lang w:eastAsia="ca-ES"/>
        </w:rPr>
      </w:pPr>
      <w:proofErr w:type="gramStart"/>
      <w:r w:rsidRPr="00F81BED">
        <w:rPr>
          <w:rFonts w:eastAsia="Times New Roman" w:cstheme="minorHAnsi"/>
          <w:b/>
          <w:bCs/>
          <w:color w:val="000000"/>
          <w:lang w:eastAsia="ca-ES"/>
        </w:rPr>
        <w:t>Word  counts</w:t>
      </w:r>
      <w:proofErr w:type="gramEnd"/>
    </w:p>
    <w:p w14:paraId="726EC4D8" w14:textId="1888C71B" w:rsidR="00B663AD" w:rsidRPr="00F95F23" w:rsidRDefault="00B663AD" w:rsidP="00B663AD">
      <w:pPr>
        <w:spacing w:after="0" w:line="360" w:lineRule="auto"/>
        <w:textAlignment w:val="baseline"/>
        <w:rPr>
          <w:rFonts w:eastAsia="Times New Roman" w:cstheme="minorHAnsi"/>
          <w:bCs/>
          <w:color w:val="000000"/>
          <w:lang w:eastAsia="ca-ES"/>
        </w:rPr>
      </w:pPr>
      <w:r w:rsidRPr="00F95F23">
        <w:rPr>
          <w:rFonts w:eastAsia="Times New Roman" w:cstheme="minorHAnsi"/>
          <w:bCs/>
          <w:color w:val="000000"/>
          <w:lang w:eastAsia="ca-ES"/>
        </w:rPr>
        <w:t xml:space="preserve">Summary: </w:t>
      </w:r>
      <w:r>
        <w:rPr>
          <w:rFonts w:eastAsia="Times New Roman" w:cstheme="minorHAnsi"/>
          <w:bCs/>
          <w:color w:val="000000"/>
          <w:lang w:eastAsia="ca-ES"/>
        </w:rPr>
        <w:t>2</w:t>
      </w:r>
      <w:r w:rsidR="00F74366">
        <w:rPr>
          <w:rFonts w:eastAsia="Times New Roman" w:cstheme="minorHAnsi"/>
          <w:bCs/>
          <w:color w:val="000000"/>
          <w:lang w:eastAsia="ca-ES"/>
        </w:rPr>
        <w:t xml:space="preserve">04 </w:t>
      </w:r>
      <w:r w:rsidRPr="00F95F23">
        <w:rPr>
          <w:rFonts w:eastAsia="Times New Roman" w:cstheme="minorHAnsi"/>
          <w:bCs/>
          <w:color w:val="000000"/>
          <w:lang w:eastAsia="ca-ES"/>
        </w:rPr>
        <w:t>(200)</w:t>
      </w:r>
    </w:p>
    <w:p w14:paraId="1E829226" w14:textId="36F6B138"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Introduction:</w:t>
      </w:r>
      <w:r>
        <w:rPr>
          <w:rFonts w:eastAsia="Times New Roman" w:cstheme="minorHAnsi"/>
          <w:color w:val="000000"/>
          <w:lang w:eastAsia="ca-ES"/>
        </w:rPr>
        <w:t xml:space="preserve"> 1</w:t>
      </w:r>
      <w:r w:rsidR="009803E3">
        <w:rPr>
          <w:rFonts w:eastAsia="Times New Roman" w:cstheme="minorHAnsi"/>
          <w:color w:val="000000"/>
          <w:lang w:eastAsia="ca-ES"/>
        </w:rPr>
        <w:t>2</w:t>
      </w:r>
      <w:r w:rsidR="000920B4">
        <w:rPr>
          <w:rFonts w:eastAsia="Times New Roman" w:cstheme="minorHAnsi"/>
          <w:color w:val="000000"/>
          <w:lang w:eastAsia="ca-ES"/>
        </w:rPr>
        <w:t>38</w:t>
      </w:r>
      <w:r w:rsidRPr="00F95F23">
        <w:rPr>
          <w:rFonts w:eastAsia="Times New Roman" w:cstheme="minorHAnsi"/>
          <w:color w:val="000000"/>
          <w:lang w:eastAsia="ca-ES"/>
        </w:rPr>
        <w:t>(1000)</w:t>
      </w:r>
    </w:p>
    <w:p w14:paraId="122D8311" w14:textId="1BCBFB1D"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Material and Methods: </w:t>
      </w:r>
      <w:r>
        <w:rPr>
          <w:rFonts w:eastAsia="Times New Roman" w:cstheme="minorHAnsi"/>
          <w:color w:val="000000"/>
          <w:lang w:eastAsia="ca-ES"/>
        </w:rPr>
        <w:t>1</w:t>
      </w:r>
      <w:r w:rsidR="00E64909">
        <w:rPr>
          <w:rFonts w:eastAsia="Times New Roman" w:cstheme="minorHAnsi"/>
          <w:color w:val="000000"/>
          <w:lang w:eastAsia="ca-ES"/>
        </w:rPr>
        <w:t>829</w:t>
      </w:r>
      <w:r w:rsidRPr="00F95F23">
        <w:rPr>
          <w:rFonts w:eastAsia="Times New Roman" w:cstheme="minorHAnsi"/>
          <w:color w:val="000000"/>
          <w:lang w:eastAsia="ca-ES"/>
        </w:rPr>
        <w:t xml:space="preserve"> (1500)</w:t>
      </w:r>
    </w:p>
    <w:p w14:paraId="7709CCAF" w14:textId="1BADB421"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Results: </w:t>
      </w:r>
      <w:r w:rsidR="00583B8C">
        <w:rPr>
          <w:rFonts w:eastAsia="Times New Roman" w:cstheme="minorHAnsi"/>
          <w:color w:val="000000"/>
          <w:lang w:eastAsia="ca-ES"/>
        </w:rPr>
        <w:t>7</w:t>
      </w:r>
      <w:r w:rsidR="0066651C">
        <w:rPr>
          <w:rFonts w:eastAsia="Times New Roman" w:cstheme="minorHAnsi"/>
          <w:color w:val="000000"/>
          <w:lang w:eastAsia="ca-ES"/>
        </w:rPr>
        <w:t>26</w:t>
      </w:r>
      <w:r w:rsidRPr="00F95F23">
        <w:rPr>
          <w:rFonts w:eastAsia="Times New Roman" w:cstheme="minorHAnsi"/>
          <w:color w:val="000000"/>
          <w:lang w:eastAsia="ca-ES"/>
        </w:rPr>
        <w:t xml:space="preserve"> (1000)</w:t>
      </w:r>
    </w:p>
    <w:p w14:paraId="4DFE478A" w14:textId="5FC3030B"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Discussion (30% of the total count): </w:t>
      </w:r>
      <w:r w:rsidR="00583B8C">
        <w:rPr>
          <w:rFonts w:eastAsia="Times New Roman" w:cstheme="minorHAnsi"/>
          <w:color w:val="000000"/>
          <w:lang w:eastAsia="ca-ES"/>
        </w:rPr>
        <w:t>1</w:t>
      </w:r>
      <w:r w:rsidR="003837A1">
        <w:rPr>
          <w:rFonts w:eastAsia="Times New Roman" w:cstheme="minorHAnsi"/>
          <w:color w:val="000000"/>
          <w:lang w:eastAsia="ca-ES"/>
        </w:rPr>
        <w:t>4</w:t>
      </w:r>
      <w:r w:rsidR="00AC00ED">
        <w:rPr>
          <w:rFonts w:eastAsia="Times New Roman" w:cstheme="minorHAnsi"/>
          <w:color w:val="000000"/>
          <w:lang w:eastAsia="ca-ES"/>
        </w:rPr>
        <w:t>68</w:t>
      </w:r>
      <w:r w:rsidR="00583B8C">
        <w:rPr>
          <w:rFonts w:eastAsia="Times New Roman" w:cstheme="minorHAnsi"/>
          <w:color w:val="000000"/>
          <w:lang w:eastAsia="ca-ES"/>
        </w:rPr>
        <w:t xml:space="preserve"> </w:t>
      </w:r>
      <w:r w:rsidRPr="00F95F23">
        <w:rPr>
          <w:rFonts w:eastAsia="Times New Roman" w:cstheme="minorHAnsi"/>
          <w:color w:val="000000"/>
          <w:lang w:eastAsia="ca-ES"/>
        </w:rPr>
        <w:t>(1500)</w:t>
      </w:r>
    </w:p>
    <w:p w14:paraId="2F0B5D9D" w14:textId="77777777"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 xml:space="preserve">Number of figures (indicate which figures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 xml:space="preserve">): 6 (all in </w:t>
      </w:r>
      <w:proofErr w:type="spellStart"/>
      <w:r w:rsidRPr="00F95F23">
        <w:rPr>
          <w:rFonts w:eastAsia="Times New Roman" w:cstheme="minorHAnsi"/>
          <w:color w:val="000000"/>
          <w:lang w:eastAsia="ca-ES"/>
        </w:rPr>
        <w:t>color</w:t>
      </w:r>
      <w:proofErr w:type="spellEnd"/>
      <w:r w:rsidRPr="00F95F23">
        <w:rPr>
          <w:rFonts w:eastAsia="Times New Roman" w:cstheme="minorHAnsi"/>
          <w:color w:val="000000"/>
          <w:lang w:eastAsia="ca-ES"/>
        </w:rPr>
        <w:t>)</w:t>
      </w:r>
    </w:p>
    <w:p w14:paraId="621319C3" w14:textId="1639E069" w:rsidR="00B663AD" w:rsidRPr="00F95F23" w:rsidRDefault="00B663AD" w:rsidP="00B663AD">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sidR="00F81BED">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32796840" w14:textId="2C537CA4" w:rsidR="00B663AD" w:rsidRPr="002D07DE" w:rsidRDefault="00B663AD" w:rsidP="002D07DE">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Supporting information</w:t>
      </w:r>
      <w:r>
        <w:rPr>
          <w:rFonts w:eastAsia="Times New Roman" w:cstheme="minorHAnsi"/>
          <w:color w:val="000000"/>
          <w:lang w:eastAsia="ca-ES"/>
        </w:rPr>
        <w:t xml:space="preserve">: </w:t>
      </w:r>
      <w:r>
        <w:rPr>
          <w:rFonts w:eastAsia="Times New Roman"/>
          <w:bdr w:val="none" w:sz="0" w:space="0" w:color="auto" w:frame="1"/>
          <w:lang w:eastAsia="ca-ES"/>
        </w:rPr>
        <w:br w:type="page"/>
      </w:r>
    </w:p>
    <w:p w14:paraId="5787207E" w14:textId="105A40D6" w:rsidR="006C48F7" w:rsidRPr="00F95F23" w:rsidRDefault="00D7264C" w:rsidP="00B75760">
      <w:pPr>
        <w:pStyle w:val="Ttulo2"/>
        <w:spacing w:after="160"/>
        <w:rPr>
          <w:rFonts w:eastAsia="Times New Roman"/>
          <w:lang w:eastAsia="ca-ES"/>
        </w:rPr>
      </w:pPr>
      <w:r w:rsidRPr="00F95F23">
        <w:rPr>
          <w:rFonts w:eastAsia="Times New Roman"/>
          <w:bdr w:val="none" w:sz="0" w:space="0" w:color="auto" w:frame="1"/>
          <w:lang w:eastAsia="ca-ES"/>
        </w:rPr>
        <w:lastRenderedPageBreak/>
        <w:t>Summary</w:t>
      </w:r>
      <w:r w:rsidR="006C48F7" w:rsidRPr="00F95F23">
        <w:rPr>
          <w:rFonts w:eastAsia="Times New Roman"/>
          <w:bdr w:val="none" w:sz="0" w:space="0" w:color="auto" w:frame="1"/>
          <w:lang w:eastAsia="ca-ES"/>
        </w:rPr>
        <w:t xml:space="preserve"> (max 2</w:t>
      </w:r>
      <w:r w:rsidR="00802B45" w:rsidRPr="00F95F23">
        <w:rPr>
          <w:rFonts w:eastAsia="Times New Roman"/>
          <w:bdr w:val="none" w:sz="0" w:space="0" w:color="auto" w:frame="1"/>
          <w:lang w:eastAsia="ca-ES"/>
        </w:rPr>
        <w:t>0</w:t>
      </w:r>
      <w:r w:rsidR="006C48F7" w:rsidRPr="00F95F23">
        <w:rPr>
          <w:rFonts w:eastAsia="Times New Roman"/>
          <w:bdr w:val="none" w:sz="0" w:space="0" w:color="auto" w:frame="1"/>
          <w:lang w:eastAsia="ca-ES"/>
        </w:rPr>
        <w:t>0 words)</w:t>
      </w:r>
      <w:r w:rsidR="008A4072" w:rsidRPr="00F95F23">
        <w:rPr>
          <w:rFonts w:eastAsia="Times New Roman"/>
          <w:bdr w:val="none" w:sz="0" w:space="0" w:color="auto" w:frame="1"/>
          <w:lang w:eastAsia="ca-ES"/>
        </w:rPr>
        <w:t xml:space="preserve"> (</w:t>
      </w:r>
      <w:r w:rsidR="00800A1E" w:rsidRPr="00F95F23">
        <w:rPr>
          <w:highlight w:val="yellow"/>
        </w:rPr>
        <w:t xml:space="preserve">now: </w:t>
      </w:r>
      <w:r w:rsidR="00F74366">
        <w:rPr>
          <w:highlight w:val="yellow"/>
        </w:rPr>
        <w:t xml:space="preserve">204 </w:t>
      </w:r>
      <w:r w:rsidR="008A4072" w:rsidRPr="00F95F23">
        <w:rPr>
          <w:highlight w:val="yellow"/>
        </w:rPr>
        <w:t>words</w:t>
      </w:r>
      <w:r w:rsidR="008A4072" w:rsidRPr="00F95F23">
        <w:t>)</w:t>
      </w:r>
    </w:p>
    <w:p w14:paraId="014A6AAD" w14:textId="6247E587" w:rsidR="000E2CC0" w:rsidRPr="00B461B9" w:rsidRDefault="00504E2F" w:rsidP="00B461B9">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w:t>
      </w:r>
      <w:r w:rsidR="00F02E5C" w:rsidRPr="00B461B9">
        <w:rPr>
          <w:rFonts w:eastAsia="Times New Roman" w:cstheme="minorHAnsi"/>
          <w:color w:val="000000" w:themeColor="text1"/>
          <w:lang w:eastAsia="ca-ES"/>
        </w:rPr>
        <w:t>phenology</w:t>
      </w:r>
      <w:r w:rsidR="00883036" w:rsidRPr="00B461B9">
        <w:rPr>
          <w:rFonts w:eastAsia="Times New Roman" w:cstheme="minorHAnsi"/>
          <w:color w:val="000000" w:themeColor="text1"/>
          <w:lang w:eastAsia="ca-ES"/>
        </w:rPr>
        <w:t xml:space="preserve"> </w:t>
      </w:r>
      <w:r w:rsidRPr="00B461B9">
        <w:rPr>
          <w:rFonts w:eastAsia="Times New Roman" w:cstheme="minorHAnsi"/>
          <w:color w:val="000000" w:themeColor="text1"/>
          <w:lang w:eastAsia="ca-ES"/>
        </w:rPr>
        <w:t xml:space="preserve">is important to predict the </w:t>
      </w:r>
      <w:r w:rsidR="004241ED" w:rsidRPr="00B461B9">
        <w:rPr>
          <w:rFonts w:eastAsia="Times New Roman" w:cstheme="minorHAnsi"/>
          <w:color w:val="000000" w:themeColor="text1"/>
          <w:lang w:eastAsia="ca-ES"/>
        </w:rPr>
        <w:t xml:space="preserve">survival and </w:t>
      </w:r>
      <w:r w:rsidRPr="00B461B9">
        <w:rPr>
          <w:rFonts w:eastAsia="Times New Roman" w:cstheme="minorHAnsi"/>
          <w:color w:val="000000" w:themeColor="text1"/>
          <w:lang w:eastAsia="ca-ES"/>
        </w:rPr>
        <w:t>resilience of plant communities</w:t>
      </w:r>
      <w:r w:rsidR="00B442BE">
        <w:rPr>
          <w:rFonts w:eastAsia="Times New Roman" w:cstheme="minorHAnsi"/>
          <w:color w:val="000000" w:themeColor="text1"/>
          <w:lang w:eastAsia="ca-ES"/>
        </w:rPr>
        <w:t>,</w:t>
      </w:r>
      <w:r w:rsidRPr="00B461B9">
        <w:rPr>
          <w:rFonts w:eastAsia="Times New Roman" w:cstheme="minorHAnsi"/>
          <w:color w:val="000000" w:themeColor="text1"/>
          <w:lang w:eastAsia="ca-ES"/>
        </w:rPr>
        <w:t xml:space="preserve"> yet little </w:t>
      </w:r>
      <w:r w:rsidR="005863D0" w:rsidRPr="00B461B9">
        <w:rPr>
          <w:rFonts w:eastAsia="Times New Roman" w:cstheme="minorHAnsi"/>
          <w:color w:val="000000" w:themeColor="text1"/>
          <w:lang w:eastAsia="ca-ES"/>
        </w:rPr>
        <w:t xml:space="preserve">is known </w:t>
      </w:r>
      <w:r w:rsidRPr="00B461B9">
        <w:rPr>
          <w:rFonts w:eastAsia="Times New Roman" w:cstheme="minorHAnsi"/>
          <w:color w:val="000000" w:themeColor="text1"/>
          <w:lang w:eastAsia="ca-ES"/>
        </w:rPr>
        <w:t>about the influence of microclimat</w:t>
      </w:r>
      <w:r w:rsidR="00B75760" w:rsidRPr="00B461B9">
        <w:rPr>
          <w:rFonts w:eastAsia="Times New Roman" w:cstheme="minorHAnsi"/>
          <w:color w:val="000000" w:themeColor="text1"/>
          <w:lang w:eastAsia="ca-ES"/>
        </w:rPr>
        <w:t>ic conditions</w:t>
      </w:r>
      <w:r w:rsidRPr="00B461B9">
        <w:rPr>
          <w:rFonts w:eastAsia="Times New Roman" w:cstheme="minorHAnsi"/>
          <w:color w:val="000000" w:themeColor="text1"/>
          <w:lang w:eastAsia="ca-ES"/>
        </w:rPr>
        <w:t xml:space="preserve"> </w:t>
      </w:r>
      <w:r w:rsidR="005A3E2F" w:rsidRPr="00B461B9">
        <w:rPr>
          <w:rFonts w:eastAsia="Times New Roman" w:cstheme="minorHAnsi"/>
          <w:color w:val="000000" w:themeColor="text1"/>
          <w:lang w:eastAsia="ca-ES"/>
        </w:rPr>
        <w:t xml:space="preserve">on </w:t>
      </w:r>
      <w:r w:rsidR="00E02CB5" w:rsidRPr="00B461B9">
        <w:rPr>
          <w:rFonts w:eastAsia="Times New Roman" w:cstheme="minorHAnsi"/>
          <w:color w:val="000000" w:themeColor="text1"/>
          <w:lang w:eastAsia="ca-ES"/>
        </w:rPr>
        <w:t>seed responses</w:t>
      </w:r>
      <w:r w:rsidR="00BA614D" w:rsidRPr="00B461B9">
        <w:rPr>
          <w:rFonts w:eastAsia="Times New Roman" w:cstheme="minorHAnsi"/>
          <w:color w:val="000000" w:themeColor="text1"/>
          <w:lang w:eastAsia="ca-ES"/>
        </w:rPr>
        <w:t xml:space="preserve"> </w:t>
      </w:r>
      <w:r w:rsidR="002F605B" w:rsidRPr="00B461B9">
        <w:rPr>
          <w:rFonts w:eastAsia="Times New Roman" w:cstheme="minorHAnsi"/>
          <w:color w:val="000000" w:themeColor="text1"/>
          <w:lang w:eastAsia="ca-ES"/>
        </w:rPr>
        <w:t>from</w:t>
      </w:r>
      <w:r w:rsidR="00BA614D" w:rsidRPr="00B461B9">
        <w:rPr>
          <w:rFonts w:eastAsia="Times New Roman" w:cstheme="minorHAnsi"/>
          <w:color w:val="000000" w:themeColor="text1"/>
          <w:lang w:eastAsia="ca-ES"/>
        </w:rPr>
        <w:t xml:space="preserve"> </w:t>
      </w:r>
      <w:r w:rsidR="00B126DA">
        <w:rPr>
          <w:rFonts w:eastAsia="Times New Roman" w:cstheme="minorHAnsi"/>
          <w:color w:val="000000" w:themeColor="text1"/>
          <w:lang w:eastAsia="ca-ES"/>
        </w:rPr>
        <w:t xml:space="preserve">seasonal </w:t>
      </w:r>
      <w:r w:rsidR="002F605B" w:rsidRPr="00B461B9">
        <w:rPr>
          <w:rFonts w:eastAsia="Times New Roman" w:cstheme="minorHAnsi"/>
          <w:color w:val="000000" w:themeColor="text1"/>
          <w:lang w:eastAsia="ca-ES"/>
        </w:rPr>
        <w:t>ecosystems</w:t>
      </w:r>
      <w:r w:rsidRPr="00B461B9">
        <w:rPr>
          <w:rFonts w:eastAsia="Times New Roman" w:cstheme="minorHAnsi"/>
          <w:color w:val="000000" w:themeColor="text1"/>
          <w:lang w:eastAsia="ca-ES"/>
        </w:rPr>
        <w:t>.</w:t>
      </w:r>
      <w:r w:rsidR="004603D3" w:rsidRPr="00B461B9">
        <w:rPr>
          <w:rFonts w:eastAsia="Times New Roman" w:cstheme="minorHAnsi"/>
          <w:color w:val="000000" w:themeColor="text1"/>
          <w:lang w:eastAsia="ca-ES"/>
        </w:rPr>
        <w:t xml:space="preserve"> </w:t>
      </w:r>
    </w:p>
    <w:p w14:paraId="1BF18AE8" w14:textId="3B9DC2D3" w:rsidR="00B82E23" w:rsidRPr="0010571B" w:rsidRDefault="004241ED" w:rsidP="0010571B">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W</w:t>
      </w:r>
      <w:r w:rsidR="004603D3" w:rsidRPr="0010571B">
        <w:rPr>
          <w:rFonts w:eastAsia="Times New Roman" w:cstheme="minorHAnsi"/>
          <w:color w:val="000000" w:themeColor="text1"/>
          <w:lang w:eastAsia="ca-ES"/>
        </w:rPr>
        <w:t xml:space="preserve">e conducted a continuous seasonal experiment with fresh seeds to investigate </w:t>
      </w:r>
      <w:r w:rsidR="009A3121" w:rsidRPr="0010571B">
        <w:rPr>
          <w:rFonts w:eastAsia="Times New Roman" w:cstheme="minorHAnsi"/>
          <w:color w:val="000000" w:themeColor="text1"/>
          <w:lang w:eastAsia="ca-ES"/>
        </w:rPr>
        <w:t xml:space="preserve">the </w:t>
      </w:r>
      <w:r w:rsidR="004603D3" w:rsidRPr="0010571B">
        <w:rPr>
          <w:rFonts w:eastAsia="Times New Roman" w:cstheme="minorHAnsi"/>
          <w:color w:val="000000" w:themeColor="text1"/>
          <w:lang w:eastAsia="ca-ES"/>
        </w:rPr>
        <w:t>germination phenology</w:t>
      </w:r>
      <w:r w:rsidR="00591AB8" w:rsidRPr="0010571B">
        <w:rPr>
          <w:rFonts w:eastAsia="Times New Roman" w:cstheme="minorHAnsi"/>
          <w:color w:val="000000" w:themeColor="text1"/>
          <w:lang w:eastAsia="ca-ES"/>
        </w:rPr>
        <w:t xml:space="preserve"> </w:t>
      </w:r>
      <w:r w:rsidR="00342299" w:rsidRPr="0010571B">
        <w:rPr>
          <w:rFonts w:eastAsia="Times New Roman" w:cstheme="minorHAnsi"/>
          <w:color w:val="000000" w:themeColor="text1"/>
          <w:lang w:eastAsia="ca-ES"/>
        </w:rPr>
        <w:t>of 54</w:t>
      </w:r>
      <w:r w:rsidR="00800A1E" w:rsidRPr="0010571B">
        <w:rPr>
          <w:rFonts w:eastAsia="Times New Roman" w:cstheme="minorHAnsi"/>
          <w:color w:val="000000" w:themeColor="text1"/>
          <w:lang w:eastAsia="ca-ES"/>
        </w:rPr>
        <w:t xml:space="preserve"> </w:t>
      </w:r>
      <w:r w:rsidR="000D2B48" w:rsidRPr="0010571B">
        <w:rPr>
          <w:rFonts w:eastAsia="Times New Roman" w:cstheme="minorHAnsi"/>
          <w:color w:val="000000" w:themeColor="text1"/>
          <w:lang w:eastAsia="ca-ES"/>
        </w:rPr>
        <w:t xml:space="preserve">species </w:t>
      </w:r>
      <w:r w:rsidR="00515FAC" w:rsidRPr="0010571B">
        <w:rPr>
          <w:rFonts w:eastAsia="Times New Roman" w:cstheme="minorHAnsi"/>
          <w:color w:val="000000" w:themeColor="text1"/>
          <w:lang w:eastAsia="ca-ES"/>
        </w:rPr>
        <w:t xml:space="preserve">in two alpine </w:t>
      </w:r>
      <w:r w:rsidR="006E2D3D" w:rsidRPr="0010571B">
        <w:rPr>
          <w:rFonts w:eastAsia="Times New Roman" w:cstheme="minorHAnsi"/>
          <w:color w:val="000000" w:themeColor="text1"/>
          <w:lang w:eastAsia="ca-ES"/>
        </w:rPr>
        <w:t>systems</w:t>
      </w:r>
      <w:r w:rsidR="00732C58" w:rsidRPr="0010571B">
        <w:rPr>
          <w:rFonts w:eastAsia="Times New Roman" w:cstheme="minorHAnsi"/>
          <w:color w:val="000000" w:themeColor="text1"/>
          <w:lang w:eastAsia="ca-ES"/>
        </w:rPr>
        <w:t xml:space="preserve"> influenced by </w:t>
      </w:r>
      <w:r w:rsidR="000A7145" w:rsidRPr="0010571B">
        <w:rPr>
          <w:rFonts w:eastAsia="Times New Roman" w:cstheme="minorHAnsi"/>
          <w:color w:val="000000" w:themeColor="text1"/>
          <w:lang w:eastAsia="ca-ES"/>
        </w:rPr>
        <w:t>t</w:t>
      </w:r>
      <w:r w:rsidR="00732C58" w:rsidRPr="0010571B">
        <w:rPr>
          <w:rFonts w:eastAsia="Times New Roman" w:cstheme="minorHAnsi"/>
          <w:color w:val="000000" w:themeColor="text1"/>
          <w:lang w:eastAsia="ca-ES"/>
        </w:rPr>
        <w:t xml:space="preserve">emperate and </w:t>
      </w:r>
      <w:r w:rsidR="008D1E78">
        <w:rPr>
          <w:rFonts w:eastAsia="Times New Roman" w:cstheme="minorHAnsi"/>
          <w:color w:val="000000" w:themeColor="text1"/>
          <w:lang w:eastAsia="ca-ES"/>
        </w:rPr>
        <w:t>Mediterranean</w:t>
      </w:r>
      <w:r w:rsidR="00732C58" w:rsidRPr="0010571B">
        <w:rPr>
          <w:rFonts w:eastAsia="Times New Roman" w:cstheme="minorHAnsi"/>
          <w:color w:val="000000" w:themeColor="text1"/>
          <w:lang w:eastAsia="ca-ES"/>
        </w:rPr>
        <w:t xml:space="preserve"> climates</w:t>
      </w:r>
      <w:r w:rsidR="00800A1E" w:rsidRPr="0010571B">
        <w:rPr>
          <w:rFonts w:eastAsia="Times New Roman" w:cstheme="minorHAnsi"/>
          <w:color w:val="000000" w:themeColor="text1"/>
          <w:lang w:eastAsia="ca-ES"/>
        </w:rPr>
        <w:t>. U</w:t>
      </w:r>
      <w:r w:rsidR="00B779B7" w:rsidRPr="0010571B">
        <w:rPr>
          <w:rFonts w:eastAsia="Times New Roman" w:cstheme="minorHAnsi"/>
          <w:color w:val="000000" w:themeColor="text1"/>
          <w:lang w:eastAsia="ca-ES"/>
        </w:rPr>
        <w:t xml:space="preserve">sing </w:t>
      </w:r>
      <w:r w:rsidR="00B126DA">
        <w:rPr>
          <w:rFonts w:eastAsia="Times New Roman" w:cstheme="minorHAnsi"/>
          <w:color w:val="000000" w:themeColor="text1"/>
          <w:lang w:eastAsia="ca-ES"/>
        </w:rPr>
        <w:t xml:space="preserve">field microclimatic </w:t>
      </w:r>
      <w:r w:rsidR="00B779B7" w:rsidRPr="0010571B">
        <w:rPr>
          <w:rFonts w:eastAsia="Times New Roman" w:cstheme="minorHAnsi"/>
          <w:color w:val="000000" w:themeColor="text1"/>
          <w:lang w:eastAsia="ca-ES"/>
        </w:rPr>
        <w:t xml:space="preserve">data </w:t>
      </w:r>
      <w:r w:rsidR="00E51C66" w:rsidRPr="0010571B">
        <w:rPr>
          <w:rFonts w:eastAsia="Times New Roman" w:cstheme="minorHAnsi"/>
          <w:color w:val="000000" w:themeColor="text1"/>
          <w:lang w:eastAsia="ca-ES"/>
        </w:rPr>
        <w:t>series</w:t>
      </w:r>
      <w:r w:rsidR="00F22988" w:rsidRPr="0010571B">
        <w:rPr>
          <w:rFonts w:eastAsia="Times New Roman" w:cstheme="minorHAnsi"/>
          <w:color w:val="000000" w:themeColor="text1"/>
          <w:lang w:eastAsia="ca-ES"/>
        </w:rPr>
        <w:t>,</w:t>
      </w:r>
      <w:r w:rsidR="00800A1E" w:rsidRPr="0010571B">
        <w:rPr>
          <w:rFonts w:eastAsia="Times New Roman" w:cstheme="minorHAnsi"/>
          <w:color w:val="000000" w:themeColor="text1"/>
          <w:lang w:eastAsia="ca-ES"/>
        </w:rPr>
        <w:t xml:space="preserve"> we mimicked</w:t>
      </w:r>
      <w:r w:rsidR="004603D3" w:rsidRPr="0010571B">
        <w:rPr>
          <w:rFonts w:eastAsia="Times New Roman" w:cstheme="minorHAnsi"/>
          <w:color w:val="000000" w:themeColor="text1"/>
          <w:lang w:eastAsia="ca-ES"/>
        </w:rPr>
        <w:t xml:space="preserve"> two contrasting scenarios</w:t>
      </w:r>
      <w:r w:rsidR="00FD4E91"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 xml:space="preserve"> </w:t>
      </w:r>
      <w:r w:rsidR="001D34CE" w:rsidRPr="0010571B">
        <w:rPr>
          <w:rFonts w:eastAsia="Times New Roman" w:cstheme="minorHAnsi"/>
          <w:color w:val="000000" w:themeColor="text1"/>
          <w:lang w:eastAsia="ca-ES"/>
        </w:rPr>
        <w:t>(1)</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exposed edges with </w:t>
      </w:r>
      <w:r w:rsidR="00515FAC" w:rsidRPr="0010571B">
        <w:rPr>
          <w:rFonts w:eastAsia="Times New Roman" w:cstheme="minorHAnsi"/>
          <w:color w:val="000000" w:themeColor="text1"/>
          <w:lang w:eastAsia="ca-ES"/>
        </w:rPr>
        <w:t xml:space="preserve">snow-free </w:t>
      </w:r>
      <w:r w:rsidR="00B75760" w:rsidRPr="0010571B">
        <w:rPr>
          <w:rFonts w:eastAsia="Times New Roman" w:cstheme="minorHAnsi"/>
          <w:color w:val="000000" w:themeColor="text1"/>
          <w:lang w:eastAsia="ca-ES"/>
        </w:rPr>
        <w:t xml:space="preserve">conditions </w:t>
      </w:r>
      <w:r w:rsidR="005863D0" w:rsidRPr="0010571B">
        <w:rPr>
          <w:rFonts w:eastAsia="Times New Roman" w:cstheme="minorHAnsi"/>
          <w:color w:val="000000" w:themeColor="text1"/>
          <w:lang w:eastAsia="ca-ES"/>
        </w:rPr>
        <w:t>and</w:t>
      </w:r>
      <w:r w:rsidR="00B75760" w:rsidRPr="0010571B">
        <w:rPr>
          <w:rFonts w:eastAsia="Times New Roman" w:cstheme="minorHAnsi"/>
          <w:color w:val="000000" w:themeColor="text1"/>
          <w:lang w:eastAsia="ca-ES"/>
        </w:rPr>
        <w:t xml:space="preserve"> </w:t>
      </w:r>
      <w:r w:rsidR="004603D3" w:rsidRPr="0010571B">
        <w:rPr>
          <w:rFonts w:eastAsia="Times New Roman" w:cstheme="minorHAnsi"/>
          <w:color w:val="000000" w:themeColor="text1"/>
          <w:lang w:eastAsia="ca-ES"/>
        </w:rPr>
        <w:t>warmer temperatures</w:t>
      </w:r>
      <w:r w:rsidR="005863D0" w:rsidRPr="0010571B">
        <w:rPr>
          <w:rFonts w:eastAsia="Times New Roman" w:cstheme="minorHAnsi"/>
          <w:color w:val="000000" w:themeColor="text1"/>
          <w:lang w:eastAsia="ca-ES"/>
        </w:rPr>
        <w:t xml:space="preserve"> (</w:t>
      </w:r>
      <w:r w:rsidR="00B55D0A" w:rsidRPr="0010571B">
        <w:rPr>
          <w:rFonts w:eastAsia="Times New Roman" w:cstheme="minorHAnsi"/>
          <w:color w:val="000000" w:themeColor="text1"/>
          <w:lang w:eastAsia="ca-ES"/>
        </w:rPr>
        <w:t>fellfield</w:t>
      </w:r>
      <w:r w:rsidR="005863D0" w:rsidRPr="0010571B">
        <w:rPr>
          <w:rFonts w:eastAsia="Times New Roman" w:cstheme="minorHAnsi"/>
          <w:color w:val="000000" w:themeColor="text1"/>
          <w:lang w:eastAsia="ca-ES"/>
        </w:rPr>
        <w:t>)</w:t>
      </w:r>
      <w:r w:rsidR="00B75760" w:rsidRPr="0010571B">
        <w:rPr>
          <w:rFonts w:eastAsia="Times New Roman" w:cstheme="minorHAnsi"/>
          <w:color w:val="000000" w:themeColor="text1"/>
          <w:lang w:eastAsia="ca-ES"/>
        </w:rPr>
        <w:t>,</w:t>
      </w:r>
      <w:r w:rsidR="004603D3" w:rsidRPr="0010571B">
        <w:rPr>
          <w:rFonts w:eastAsia="Times New Roman" w:cstheme="minorHAnsi"/>
          <w:color w:val="000000" w:themeColor="text1"/>
          <w:lang w:eastAsia="ca-ES"/>
        </w:rPr>
        <w:t xml:space="preserve"> and </w:t>
      </w:r>
      <w:r w:rsidR="001D34CE" w:rsidRPr="0010571B">
        <w:rPr>
          <w:rFonts w:eastAsia="Times New Roman" w:cstheme="minorHAnsi"/>
          <w:color w:val="000000" w:themeColor="text1"/>
          <w:lang w:eastAsia="ca-ES"/>
        </w:rPr>
        <w:t xml:space="preserve">(2) </w:t>
      </w:r>
      <w:r w:rsidR="005863D0" w:rsidRPr="0010571B">
        <w:rPr>
          <w:rFonts w:eastAsia="Times New Roman" w:cstheme="minorHAnsi"/>
          <w:color w:val="000000" w:themeColor="text1"/>
          <w:lang w:eastAsia="ca-ES"/>
        </w:rPr>
        <w:t>micro-valley</w:t>
      </w:r>
      <w:r w:rsidR="004603D3" w:rsidRPr="0010571B">
        <w:rPr>
          <w:rFonts w:eastAsia="Times New Roman" w:cstheme="minorHAnsi"/>
          <w:color w:val="000000" w:themeColor="text1"/>
          <w:lang w:eastAsia="ca-ES"/>
        </w:rPr>
        <w:t xml:space="preserve"> </w:t>
      </w:r>
      <w:r w:rsidR="00B75760" w:rsidRPr="0010571B">
        <w:rPr>
          <w:rFonts w:eastAsia="Times New Roman" w:cstheme="minorHAnsi"/>
          <w:color w:val="000000" w:themeColor="text1"/>
          <w:lang w:eastAsia="ca-ES"/>
        </w:rPr>
        <w:t>conditions with</w:t>
      </w:r>
      <w:r w:rsidR="004603D3" w:rsidRPr="0010571B">
        <w:rPr>
          <w:rFonts w:eastAsia="Times New Roman" w:cstheme="minorHAnsi"/>
          <w:color w:val="000000" w:themeColor="text1"/>
          <w:lang w:eastAsia="ca-ES"/>
        </w:rPr>
        <w:t xml:space="preserve"> </w:t>
      </w:r>
      <w:r w:rsidR="005863D0" w:rsidRPr="0010571B">
        <w:rPr>
          <w:rFonts w:eastAsia="Times New Roman" w:cstheme="minorHAnsi"/>
          <w:color w:val="000000" w:themeColor="text1"/>
          <w:lang w:eastAsia="ca-ES"/>
        </w:rPr>
        <w:t xml:space="preserve">lengthy snow cover and </w:t>
      </w:r>
      <w:r w:rsidR="004603D3" w:rsidRPr="0010571B">
        <w:rPr>
          <w:rFonts w:eastAsia="Times New Roman" w:cstheme="minorHAnsi"/>
          <w:color w:val="000000" w:themeColor="text1"/>
          <w:lang w:eastAsia="ca-ES"/>
        </w:rPr>
        <w:t>cooler temperatures</w:t>
      </w:r>
      <w:r w:rsidR="005863D0" w:rsidRPr="0010571B">
        <w:rPr>
          <w:rFonts w:eastAsia="Times New Roman" w:cstheme="minorHAnsi"/>
          <w:color w:val="000000" w:themeColor="text1"/>
          <w:lang w:eastAsia="ca-ES"/>
        </w:rPr>
        <w:t xml:space="preserve"> (snowbed)</w:t>
      </w:r>
      <w:r w:rsidR="004603D3" w:rsidRPr="0010571B">
        <w:rPr>
          <w:rFonts w:eastAsia="Times New Roman" w:cstheme="minorHAnsi"/>
          <w:color w:val="000000" w:themeColor="text1"/>
          <w:lang w:eastAsia="ca-ES"/>
        </w:rPr>
        <w:t>.</w:t>
      </w:r>
      <w:r w:rsidR="00504E2F" w:rsidRPr="0010571B">
        <w:rPr>
          <w:rFonts w:eastAsia="Times New Roman" w:cstheme="minorHAnsi"/>
          <w:color w:val="000000" w:themeColor="text1"/>
          <w:lang w:eastAsia="ca-ES"/>
        </w:rPr>
        <w:t xml:space="preserve"> </w:t>
      </w:r>
    </w:p>
    <w:p w14:paraId="0A416F6F" w14:textId="36BEA5F4" w:rsidR="00B82E23" w:rsidRPr="00C132D1" w:rsidRDefault="009D681E" w:rsidP="00C132D1">
      <w:pPr>
        <w:pStyle w:val="Prrafodelista"/>
        <w:numPr>
          <w:ilvl w:val="0"/>
          <w:numId w:val="30"/>
        </w:numPr>
        <w:spacing w:line="360" w:lineRule="auto"/>
        <w:jc w:val="both"/>
        <w:rPr>
          <w:rFonts w:eastAsia="Times New Roman" w:cstheme="minorHAnsi"/>
          <w:color w:val="000000" w:themeColor="text1"/>
          <w:lang w:eastAsia="ca-ES"/>
        </w:rPr>
      </w:pPr>
      <w:commentRangeStart w:id="0"/>
      <w:r w:rsidRPr="00C132D1">
        <w:rPr>
          <w:rFonts w:eastAsia="Times New Roman" w:cstheme="minorHAnsi"/>
          <w:color w:val="000000" w:themeColor="text1"/>
          <w:lang w:eastAsia="ca-ES"/>
        </w:rPr>
        <w:t xml:space="preserve">The laboratory experiments were validated by germination phenology recorded in field sowing experiments. </w:t>
      </w:r>
      <w:commentRangeEnd w:id="0"/>
      <w:r w:rsidR="00DF2DFC">
        <w:rPr>
          <w:rStyle w:val="Refdecomentario"/>
          <w:rFonts w:ascii="Calibri" w:eastAsia="Calibri" w:hAnsi="Calibri" w:cs="Calibri"/>
        </w:rPr>
        <w:commentReference w:id="0"/>
      </w:r>
      <w:r w:rsidR="002009CD" w:rsidRPr="00C132D1">
        <w:rPr>
          <w:rFonts w:eastAsia="Times New Roman" w:cstheme="minorHAnsi"/>
          <w:color w:val="000000" w:themeColor="text1"/>
          <w:lang w:eastAsia="ca-ES"/>
        </w:rPr>
        <w:t xml:space="preserve">We found a </w:t>
      </w:r>
      <w:r w:rsidR="007B675D" w:rsidRPr="00C132D1">
        <w:rPr>
          <w:rFonts w:eastAsia="Times New Roman" w:cstheme="minorHAnsi"/>
          <w:color w:val="000000" w:themeColor="text1"/>
          <w:lang w:eastAsia="ca-ES"/>
        </w:rPr>
        <w:t xml:space="preserve">germination </w:t>
      </w:r>
      <w:r w:rsidR="002009CD" w:rsidRPr="00C132D1">
        <w:rPr>
          <w:rFonts w:eastAsia="Times New Roman" w:cstheme="minorHAnsi"/>
          <w:color w:val="000000" w:themeColor="text1"/>
          <w:lang w:eastAsia="ca-ES"/>
        </w:rPr>
        <w:t xml:space="preserve">delay in snowbed </w:t>
      </w:r>
      <w:r w:rsidR="00FD4E91" w:rsidRPr="00C132D1">
        <w:rPr>
          <w:rFonts w:eastAsia="Times New Roman" w:cstheme="minorHAnsi"/>
          <w:color w:val="000000" w:themeColor="text1"/>
          <w:lang w:eastAsia="ca-ES"/>
        </w:rPr>
        <w:t>c</w:t>
      </w:r>
      <w:r w:rsidR="00800A1E" w:rsidRPr="00C132D1">
        <w:rPr>
          <w:rFonts w:eastAsia="Times New Roman" w:cstheme="minorHAnsi"/>
          <w:color w:val="000000" w:themeColor="text1"/>
          <w:lang w:eastAsia="ca-ES"/>
        </w:rPr>
        <w:t>ompared to</w:t>
      </w:r>
      <w:r w:rsidR="002009CD" w:rsidRPr="00C132D1">
        <w:rPr>
          <w:rFonts w:eastAsia="Times New Roman" w:cstheme="minorHAnsi"/>
          <w:color w:val="000000" w:themeColor="text1"/>
          <w:lang w:eastAsia="ca-ES"/>
        </w:rPr>
        <w:t xml:space="preserve"> fellfield conditions in </w:t>
      </w:r>
      <w:r w:rsidR="007B2087" w:rsidRPr="00C132D1">
        <w:rPr>
          <w:rFonts w:eastAsia="Times New Roman" w:cstheme="minorHAnsi"/>
          <w:color w:val="000000" w:themeColor="text1"/>
          <w:lang w:eastAsia="ca-ES"/>
        </w:rPr>
        <w:t xml:space="preserve">the two </w:t>
      </w:r>
      <w:r w:rsidR="002009CD" w:rsidRPr="00C132D1">
        <w:rPr>
          <w:rFonts w:eastAsia="Times New Roman" w:cstheme="minorHAnsi"/>
          <w:color w:val="000000" w:themeColor="text1"/>
          <w:lang w:eastAsia="ca-ES"/>
        </w:rPr>
        <w:t xml:space="preserve">study systems. </w:t>
      </w:r>
      <w:r w:rsidR="000D7049" w:rsidRPr="00C132D1">
        <w:rPr>
          <w:rFonts w:eastAsia="Times New Roman" w:cstheme="minorHAnsi"/>
          <w:color w:val="000000" w:themeColor="text1"/>
          <w:lang w:eastAsia="ca-ES"/>
        </w:rPr>
        <w:t>Despite macroecological effects</w:t>
      </w:r>
      <w:r w:rsidR="00800A1E" w:rsidRPr="00C132D1">
        <w:rPr>
          <w:rFonts w:eastAsia="Times New Roman" w:cstheme="minorHAnsi"/>
          <w:color w:val="000000" w:themeColor="text1"/>
          <w:lang w:eastAsia="ca-ES"/>
        </w:rPr>
        <w:t>,</w:t>
      </w:r>
      <w:r w:rsidR="000D7049" w:rsidRPr="00C132D1">
        <w:rPr>
          <w:rFonts w:eastAsia="Times New Roman" w:cstheme="minorHAnsi"/>
          <w:color w:val="000000" w:themeColor="text1"/>
          <w:lang w:eastAsia="ca-ES"/>
        </w:rPr>
        <w:t xml:space="preserve"> resulting in lower dormancy and higher autumn germination in the Mediterranean than in the temperate system, </w:t>
      </w:r>
      <w:commentRangeStart w:id="1"/>
      <w:r w:rsidR="00800A1E" w:rsidRPr="00C132D1">
        <w:rPr>
          <w:rFonts w:eastAsia="Times New Roman" w:cstheme="minorHAnsi"/>
          <w:color w:val="000000" w:themeColor="text1"/>
          <w:lang w:eastAsia="ca-ES"/>
        </w:rPr>
        <w:t xml:space="preserve">all </w:t>
      </w:r>
      <w:r w:rsidR="00B202E0" w:rsidRPr="00C132D1">
        <w:rPr>
          <w:rFonts w:eastAsia="Times New Roman" w:cstheme="minorHAnsi"/>
          <w:color w:val="000000" w:themeColor="text1"/>
          <w:lang w:eastAsia="ca-ES"/>
        </w:rPr>
        <w:t>traits</w:t>
      </w:r>
      <w:r w:rsidR="00504E2F" w:rsidRPr="00C132D1">
        <w:rPr>
          <w:rFonts w:eastAsia="Times New Roman" w:cstheme="minorHAnsi"/>
          <w:color w:val="000000" w:themeColor="text1"/>
          <w:lang w:eastAsia="ca-ES"/>
        </w:rPr>
        <w:t xml:space="preserve"> related to germination </w:t>
      </w:r>
      <w:r w:rsidR="00F02E5C" w:rsidRPr="00C132D1">
        <w:rPr>
          <w:rFonts w:eastAsia="Times New Roman" w:cstheme="minorHAnsi"/>
          <w:color w:val="000000" w:themeColor="text1"/>
          <w:lang w:eastAsia="ca-ES"/>
        </w:rPr>
        <w:t>phenology</w:t>
      </w:r>
      <w:r w:rsidR="00EB4CBB" w:rsidRPr="00C132D1">
        <w:rPr>
          <w:rFonts w:eastAsia="Times New Roman" w:cstheme="minorHAnsi"/>
          <w:color w:val="000000" w:themeColor="text1"/>
          <w:lang w:eastAsia="ca-ES"/>
        </w:rPr>
        <w:t xml:space="preserve"> </w:t>
      </w:r>
      <w:r w:rsidR="00800A1E" w:rsidRPr="00C132D1">
        <w:rPr>
          <w:rFonts w:eastAsia="Times New Roman" w:cstheme="minorHAnsi"/>
          <w:color w:val="000000" w:themeColor="text1"/>
          <w:lang w:eastAsia="ca-ES"/>
        </w:rPr>
        <w:t>showed similar</w:t>
      </w:r>
      <w:r w:rsidR="00EB4CBB" w:rsidRPr="00C132D1">
        <w:rPr>
          <w:rFonts w:eastAsia="Times New Roman" w:cstheme="minorHAnsi"/>
          <w:color w:val="000000" w:themeColor="text1"/>
          <w:lang w:eastAsia="ca-ES"/>
        </w:rPr>
        <w:t xml:space="preserve"> responses </w:t>
      </w:r>
      <w:r w:rsidR="0020318F" w:rsidRPr="00C132D1">
        <w:rPr>
          <w:rFonts w:eastAsia="Times New Roman" w:cstheme="minorHAnsi"/>
          <w:color w:val="000000" w:themeColor="text1"/>
          <w:lang w:eastAsia="ca-ES"/>
        </w:rPr>
        <w:t>under</w:t>
      </w:r>
      <w:r w:rsidR="00EB4CBB" w:rsidRPr="00C132D1">
        <w:rPr>
          <w:rFonts w:eastAsia="Times New Roman" w:cstheme="minorHAnsi"/>
          <w:color w:val="000000" w:themeColor="text1"/>
          <w:lang w:eastAsia="ca-ES"/>
        </w:rPr>
        <w:t xml:space="preserve"> </w:t>
      </w:r>
      <w:r w:rsidR="0020318F" w:rsidRPr="00C132D1">
        <w:rPr>
          <w:rFonts w:eastAsia="Times New Roman" w:cstheme="minorHAnsi"/>
          <w:color w:val="000000" w:themeColor="text1"/>
          <w:lang w:eastAsia="ca-ES"/>
        </w:rPr>
        <w:t>both</w:t>
      </w:r>
      <w:r w:rsidR="00800A1E" w:rsidRPr="00C132D1">
        <w:rPr>
          <w:rFonts w:eastAsia="Times New Roman" w:cstheme="minorHAnsi"/>
          <w:color w:val="000000" w:themeColor="text1"/>
          <w:lang w:eastAsia="ca-ES"/>
        </w:rPr>
        <w:t xml:space="preserve"> </w:t>
      </w:r>
      <w:r w:rsidR="00EB4CBB" w:rsidRPr="00C132D1">
        <w:rPr>
          <w:rFonts w:eastAsia="Times New Roman" w:cstheme="minorHAnsi"/>
          <w:color w:val="000000" w:themeColor="text1"/>
          <w:lang w:eastAsia="ca-ES"/>
        </w:rPr>
        <w:t>microclimatic scenarios</w:t>
      </w:r>
      <w:commentRangeEnd w:id="1"/>
      <w:r w:rsidR="003469B1">
        <w:rPr>
          <w:rStyle w:val="Refdecomentario"/>
          <w:rFonts w:ascii="Calibri" w:eastAsia="Calibri" w:hAnsi="Calibri" w:cs="Calibri"/>
        </w:rPr>
        <w:commentReference w:id="1"/>
      </w:r>
      <w:r w:rsidR="00EB4CBB" w:rsidRPr="00C132D1">
        <w:rPr>
          <w:rFonts w:eastAsia="Times New Roman" w:cstheme="minorHAnsi"/>
          <w:color w:val="000000" w:themeColor="text1"/>
          <w:lang w:eastAsia="ca-ES"/>
        </w:rPr>
        <w:t xml:space="preserve">. </w:t>
      </w:r>
    </w:p>
    <w:p w14:paraId="5092C4CF" w14:textId="6C4B26B8" w:rsidR="00504E2F" w:rsidRPr="00C132D1" w:rsidRDefault="0058633C" w:rsidP="00C132D1">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Our</w:t>
      </w:r>
      <w:r w:rsidR="00A46476" w:rsidRPr="00C132D1">
        <w:rPr>
          <w:rFonts w:eastAsia="Times New Roman" w:cstheme="minorHAnsi"/>
          <w:color w:val="000000" w:themeColor="text1"/>
          <w:lang w:eastAsia="ca-ES"/>
        </w:rPr>
        <w:t xml:space="preserve"> results suggest a generalizable</w:t>
      </w:r>
      <w:r w:rsidR="0098464E" w:rsidRPr="00C132D1">
        <w:rPr>
          <w:rFonts w:eastAsia="Times New Roman" w:cstheme="minorHAnsi"/>
          <w:color w:val="000000" w:themeColor="text1"/>
          <w:lang w:eastAsia="ca-ES"/>
        </w:rPr>
        <w:t xml:space="preserve"> and quantifiable </w:t>
      </w:r>
      <w:r w:rsidR="00A46476" w:rsidRPr="00C132D1">
        <w:rPr>
          <w:rFonts w:eastAsia="Times New Roman" w:cstheme="minorHAnsi"/>
          <w:color w:val="000000" w:themeColor="text1"/>
          <w:lang w:eastAsia="ca-ES"/>
        </w:rPr>
        <w:t xml:space="preserve">phenological </w:t>
      </w:r>
      <w:r w:rsidRPr="00C132D1">
        <w:rPr>
          <w:rFonts w:eastAsia="Times New Roman" w:cstheme="minorHAnsi"/>
          <w:color w:val="000000" w:themeColor="text1"/>
          <w:lang w:eastAsia="ca-ES"/>
        </w:rPr>
        <w:t xml:space="preserve">shift </w:t>
      </w:r>
      <w:r w:rsidR="009353B3" w:rsidRPr="00C132D1">
        <w:rPr>
          <w:rFonts w:eastAsia="Times New Roman" w:cstheme="minorHAnsi"/>
          <w:color w:val="000000" w:themeColor="text1"/>
          <w:lang w:eastAsia="ca-ES"/>
        </w:rPr>
        <w:t>in the</w:t>
      </w:r>
      <w:r w:rsidRPr="00C132D1">
        <w:rPr>
          <w:rFonts w:eastAsia="Times New Roman" w:cstheme="minorHAnsi"/>
          <w:color w:val="000000" w:themeColor="text1"/>
          <w:lang w:eastAsia="ca-ES"/>
        </w:rPr>
        <w:t xml:space="preserve"> </w:t>
      </w:r>
      <w:r w:rsidR="009D795E" w:rsidRPr="00C132D1">
        <w:rPr>
          <w:rFonts w:eastAsia="Times New Roman" w:cstheme="minorHAnsi"/>
          <w:color w:val="000000" w:themeColor="text1"/>
          <w:lang w:eastAsia="ca-ES"/>
        </w:rPr>
        <w:t xml:space="preserve">germination </w:t>
      </w:r>
      <w:r w:rsidR="009353B3" w:rsidRPr="00C132D1">
        <w:rPr>
          <w:rFonts w:eastAsia="Times New Roman" w:cstheme="minorHAnsi"/>
          <w:color w:val="000000" w:themeColor="text1"/>
          <w:lang w:eastAsia="ca-ES"/>
        </w:rPr>
        <w:t>of</w:t>
      </w:r>
      <w:r w:rsidR="00A46476" w:rsidRPr="00C132D1">
        <w:rPr>
          <w:rFonts w:eastAsia="Times New Roman" w:cstheme="minorHAnsi"/>
          <w:color w:val="000000" w:themeColor="text1"/>
          <w:lang w:eastAsia="ca-ES"/>
        </w:rPr>
        <w:t xml:space="preserve"> alpine plants</w:t>
      </w:r>
      <w:r w:rsidR="00E0500C">
        <w:rPr>
          <w:rFonts w:eastAsia="Times New Roman" w:cstheme="minorHAnsi"/>
          <w:color w:val="000000" w:themeColor="text1"/>
          <w:lang w:eastAsia="ca-ES"/>
        </w:rPr>
        <w:t xml:space="preserve"> </w:t>
      </w:r>
      <w:r w:rsidR="00417A0A" w:rsidRPr="00C132D1">
        <w:rPr>
          <w:rFonts w:eastAsia="Times New Roman" w:cstheme="minorHAnsi"/>
          <w:color w:val="000000" w:themeColor="text1"/>
          <w:lang w:eastAsia="ca-ES"/>
        </w:rPr>
        <w:t>along</w:t>
      </w:r>
      <w:r w:rsidR="009D795E" w:rsidRPr="00C132D1">
        <w:rPr>
          <w:rFonts w:eastAsia="Times New Roman" w:cstheme="minorHAnsi"/>
          <w:color w:val="000000" w:themeColor="text1"/>
          <w:lang w:eastAsia="ca-ES"/>
        </w:rPr>
        <w:t xml:space="preserve"> </w:t>
      </w:r>
      <w:r w:rsidR="00AE28C2" w:rsidRPr="00C132D1">
        <w:rPr>
          <w:rFonts w:eastAsia="Times New Roman" w:cstheme="minorHAnsi"/>
          <w:color w:val="000000" w:themeColor="text1"/>
          <w:lang w:eastAsia="ca-ES"/>
        </w:rPr>
        <w:t xml:space="preserve">microclimatic </w:t>
      </w:r>
      <w:r w:rsidR="001C0F85" w:rsidRPr="00C132D1">
        <w:rPr>
          <w:rFonts w:eastAsia="Times New Roman" w:cstheme="minorHAnsi"/>
          <w:color w:val="000000" w:themeColor="text1"/>
          <w:lang w:eastAsia="ca-ES"/>
        </w:rPr>
        <w:t>gradients</w:t>
      </w:r>
      <w:r w:rsidR="00A46476" w:rsidRPr="00C132D1">
        <w:rPr>
          <w:rFonts w:eastAsia="Times New Roman" w:cstheme="minorHAnsi"/>
          <w:color w:val="000000" w:themeColor="text1"/>
          <w:lang w:eastAsia="ca-ES"/>
        </w:rPr>
        <w:t xml:space="preserve">. In a </w:t>
      </w:r>
      <w:r w:rsidR="00504E2F" w:rsidRPr="00C132D1">
        <w:rPr>
          <w:rFonts w:eastAsia="Times New Roman" w:cstheme="minorHAnsi"/>
          <w:lang w:eastAsia="ca-ES"/>
        </w:rPr>
        <w:t>warming scenario with reduced snow cover and higher temperatures</w:t>
      </w:r>
      <w:r w:rsidR="00A46476" w:rsidRPr="00C132D1">
        <w:rPr>
          <w:rFonts w:eastAsia="Times New Roman" w:cstheme="minorHAnsi"/>
          <w:lang w:eastAsia="ca-ES"/>
        </w:rPr>
        <w:t xml:space="preserve">, alpine </w:t>
      </w:r>
      <w:r w:rsidR="0012367D" w:rsidRPr="00C132D1">
        <w:rPr>
          <w:rFonts w:eastAsia="Times New Roman" w:cstheme="minorHAnsi"/>
          <w:lang w:eastAsia="ca-ES"/>
        </w:rPr>
        <w:t>species</w:t>
      </w:r>
      <w:r w:rsidR="00040485" w:rsidRPr="00C132D1">
        <w:rPr>
          <w:rFonts w:eastAsia="Times New Roman" w:cstheme="minorHAnsi"/>
          <w:lang w:eastAsia="ca-ES"/>
        </w:rPr>
        <w:t xml:space="preserve"> </w:t>
      </w:r>
      <w:r w:rsidR="001C0F85" w:rsidRPr="00C132D1">
        <w:rPr>
          <w:rFonts w:eastAsia="Times New Roman" w:cstheme="minorHAnsi"/>
          <w:lang w:eastAsia="ca-ES"/>
        </w:rPr>
        <w:t>are expected to</w:t>
      </w:r>
      <w:r w:rsidR="00504E2F" w:rsidRPr="00C132D1">
        <w:rPr>
          <w:rFonts w:eastAsia="Times New Roman" w:cstheme="minorHAnsi"/>
          <w:lang w:eastAsia="ca-ES"/>
        </w:rPr>
        <w:t xml:space="preserve"> </w:t>
      </w:r>
      <w:r w:rsidR="008E0FBC" w:rsidRPr="00C132D1">
        <w:rPr>
          <w:rFonts w:eastAsia="Times New Roman" w:cstheme="minorHAnsi"/>
          <w:lang w:eastAsia="ca-ES"/>
        </w:rPr>
        <w:t xml:space="preserve">anticipate </w:t>
      </w:r>
      <w:r w:rsidR="00504E2F" w:rsidRPr="00C132D1">
        <w:rPr>
          <w:rFonts w:eastAsia="Times New Roman" w:cstheme="minorHAnsi"/>
          <w:lang w:eastAsia="ca-ES"/>
        </w:rPr>
        <w:t>germination</w:t>
      </w:r>
      <w:r w:rsidR="005861AC" w:rsidRPr="00C132D1">
        <w:rPr>
          <w:rFonts w:eastAsia="Times New Roman" w:cstheme="minorHAnsi"/>
          <w:lang w:eastAsia="ca-ES"/>
        </w:rPr>
        <w:t xml:space="preserve"> </w:t>
      </w:r>
      <w:r w:rsidR="00040485" w:rsidRPr="00C132D1">
        <w:rPr>
          <w:rFonts w:eastAsia="Times New Roman" w:cstheme="minorHAnsi"/>
          <w:lang w:eastAsia="ca-ES"/>
        </w:rPr>
        <w:t xml:space="preserve">between </w:t>
      </w:r>
      <w:r w:rsidR="00EF0602">
        <w:rPr>
          <w:rFonts w:eastAsia="Times New Roman" w:cstheme="minorHAnsi"/>
          <w:lang w:eastAsia="ca-ES"/>
        </w:rPr>
        <w:t>60</w:t>
      </w:r>
      <w:commentRangeStart w:id="2"/>
      <w:commentRangeStart w:id="3"/>
      <w:r w:rsidR="0012367D" w:rsidRPr="00C132D1">
        <w:rPr>
          <w:rFonts w:eastAsia="Times New Roman" w:cstheme="minorHAnsi"/>
          <w:lang w:eastAsia="ca-ES"/>
        </w:rPr>
        <w:t xml:space="preserve"> and </w:t>
      </w:r>
      <w:r w:rsidR="005A4330">
        <w:rPr>
          <w:rFonts w:eastAsia="Times New Roman" w:cstheme="minorHAnsi"/>
          <w:lang w:eastAsia="ca-ES"/>
        </w:rPr>
        <w:t>45</w:t>
      </w:r>
      <w:r w:rsidR="0012367D" w:rsidRPr="00C132D1">
        <w:rPr>
          <w:rFonts w:eastAsia="Times New Roman" w:cstheme="minorHAnsi"/>
          <w:lang w:eastAsia="ca-ES"/>
        </w:rPr>
        <w:t xml:space="preserve"> </w:t>
      </w:r>
      <w:commentRangeEnd w:id="2"/>
      <w:r w:rsidR="00DD4202">
        <w:rPr>
          <w:rStyle w:val="Refdecomentario"/>
          <w:rFonts w:ascii="Calibri" w:eastAsia="Calibri" w:hAnsi="Calibri" w:cs="Calibri"/>
        </w:rPr>
        <w:commentReference w:id="2"/>
      </w:r>
      <w:commentRangeEnd w:id="3"/>
      <w:r w:rsidR="00995C51">
        <w:rPr>
          <w:rStyle w:val="Refdecomentario"/>
          <w:rFonts w:ascii="Calibri" w:eastAsia="Calibri" w:hAnsi="Calibri" w:cs="Calibri"/>
        </w:rPr>
        <w:commentReference w:id="3"/>
      </w:r>
      <w:r w:rsidR="0012367D" w:rsidRPr="00C132D1">
        <w:rPr>
          <w:rFonts w:eastAsia="Times New Roman" w:cstheme="minorHAnsi"/>
          <w:lang w:eastAsia="ca-ES"/>
        </w:rPr>
        <w:t>days</w:t>
      </w:r>
      <w:r w:rsidR="00B92602">
        <w:rPr>
          <w:rFonts w:eastAsia="Times New Roman" w:cstheme="minorHAnsi"/>
          <w:lang w:eastAsia="ca-ES"/>
        </w:rPr>
        <w:t xml:space="preserve">, </w:t>
      </w:r>
      <w:r w:rsidR="00565FA6">
        <w:rPr>
          <w:rFonts w:eastAsia="Times New Roman" w:cstheme="minorHAnsi"/>
          <w:color w:val="000000" w:themeColor="text1"/>
          <w:lang w:eastAsia="ca-ES"/>
        </w:rPr>
        <w:t xml:space="preserve">causing more disrupting </w:t>
      </w:r>
      <w:r w:rsidR="00EF2980">
        <w:rPr>
          <w:rFonts w:eastAsia="Times New Roman" w:cstheme="minorHAnsi"/>
          <w:color w:val="000000" w:themeColor="text1"/>
          <w:lang w:eastAsia="ca-ES"/>
        </w:rPr>
        <w:t>effects on cold adapted species</w:t>
      </w:r>
      <w:r w:rsidR="005861AC" w:rsidRPr="00C132D1">
        <w:rPr>
          <w:rFonts w:eastAsia="Times New Roman" w:cstheme="minorHAnsi"/>
          <w:color w:val="000000" w:themeColor="text1"/>
          <w:lang w:eastAsia="ca-ES"/>
        </w:rPr>
        <w:t>.</w:t>
      </w:r>
    </w:p>
    <w:p w14:paraId="3CB9CC56" w14:textId="77777777" w:rsidR="00B65ACD" w:rsidRDefault="00CF592C" w:rsidP="00B65ACD">
      <w:pPr>
        <w:spacing w:after="0" w:line="360" w:lineRule="auto"/>
        <w:textAlignment w:val="baseline"/>
        <w:rPr>
          <w:rFonts w:eastAsia="Times New Roman" w:cstheme="minorHAnsi"/>
          <w:b/>
          <w:bCs/>
          <w:color w:val="000000"/>
          <w:lang w:eastAsia="ca-ES"/>
        </w:rPr>
      </w:pPr>
      <w:r w:rsidRPr="00F95F23">
        <w:rPr>
          <w:rFonts w:eastAsia="Times New Roman"/>
          <w:bdr w:val="none" w:sz="0" w:space="0" w:color="auto" w:frame="1"/>
          <w:lang w:eastAsia="ca-ES"/>
        </w:rPr>
        <w:t xml:space="preserve">Keywords: </w:t>
      </w:r>
      <w:r w:rsidR="00D2270A" w:rsidRPr="00F95F23">
        <w:rPr>
          <w:rFonts w:eastAsia="Times New Roman"/>
          <w:bdr w:val="none" w:sz="0" w:space="0" w:color="auto" w:frame="1"/>
          <w:lang w:eastAsia="ca-ES"/>
        </w:rPr>
        <w:t xml:space="preserve">alpine microhabitats, climate change, </w:t>
      </w:r>
      <w:r w:rsidRPr="00F95F23">
        <w:rPr>
          <w:rFonts w:eastAsia="Times New Roman"/>
          <w:bdr w:val="none" w:sz="0" w:space="0" w:color="auto" w:frame="1"/>
          <w:lang w:eastAsia="ca-ES"/>
        </w:rPr>
        <w:t xml:space="preserve">germination phenology, </w:t>
      </w:r>
      <w:r w:rsidR="00D2270A" w:rsidRPr="00F95F23">
        <w:rPr>
          <w:rFonts w:eastAsia="Times New Roman"/>
          <w:bdr w:val="none" w:sz="0" w:space="0" w:color="auto" w:frame="1"/>
          <w:lang w:eastAsia="ca-ES"/>
        </w:rPr>
        <w:t>germination shift, microclimatic conditions, reproductive phenology</w:t>
      </w:r>
      <w:r w:rsidR="0089031C" w:rsidRPr="00F95F23">
        <w:rPr>
          <w:rFonts w:eastAsia="Times New Roman"/>
          <w:bdr w:val="none" w:sz="0" w:space="0" w:color="auto" w:frame="1"/>
          <w:lang w:eastAsia="ca-ES"/>
        </w:rPr>
        <w:t>.</w:t>
      </w:r>
      <w:r w:rsidR="00B65ACD" w:rsidRPr="00B65ACD">
        <w:rPr>
          <w:rFonts w:eastAsia="Times New Roman" w:cstheme="minorHAnsi"/>
          <w:b/>
          <w:bCs/>
          <w:color w:val="000000"/>
          <w:lang w:eastAsia="ca-ES"/>
        </w:rPr>
        <w:t xml:space="preserve"> </w:t>
      </w:r>
    </w:p>
    <w:p w14:paraId="44DE1BD5" w14:textId="77777777" w:rsidR="00B65ACD" w:rsidRDefault="00B65ACD" w:rsidP="00B65ACD">
      <w:pPr>
        <w:spacing w:after="0" w:line="360" w:lineRule="auto"/>
        <w:textAlignment w:val="baseline"/>
        <w:rPr>
          <w:rFonts w:eastAsia="Times New Roman" w:cstheme="minorHAnsi"/>
          <w:b/>
          <w:bCs/>
          <w:color w:val="000000"/>
          <w:lang w:eastAsia="ca-ES"/>
        </w:rPr>
      </w:pPr>
    </w:p>
    <w:p w14:paraId="49F5A961" w14:textId="3F0E5920" w:rsidR="00B75760" w:rsidRPr="00F95F23" w:rsidRDefault="00B75760" w:rsidP="00B25229">
      <w:pPr>
        <w:spacing w:line="360" w:lineRule="auto"/>
        <w:rPr>
          <w:rFonts w:asciiTheme="majorHAnsi" w:eastAsia="Times New Roman" w:hAnsiTheme="majorHAnsi" w:cstheme="majorBidi"/>
          <w:color w:val="2F5496" w:themeColor="accent1" w:themeShade="BF"/>
          <w:sz w:val="26"/>
          <w:szCs w:val="26"/>
          <w:bdr w:val="none" w:sz="0" w:space="0" w:color="auto" w:frame="1"/>
          <w:lang w:eastAsia="ca-ES"/>
        </w:rPr>
      </w:pPr>
      <w:r w:rsidRPr="00F95F23">
        <w:rPr>
          <w:rFonts w:eastAsia="Times New Roman"/>
          <w:bdr w:val="none" w:sz="0" w:space="0" w:color="auto" w:frame="1"/>
          <w:lang w:eastAsia="ca-ES"/>
        </w:rPr>
        <w:br w:type="page"/>
      </w:r>
    </w:p>
    <w:p w14:paraId="4D222CCA" w14:textId="43FFDE08" w:rsidR="00271C8A" w:rsidRPr="00F95F23" w:rsidRDefault="00171B80"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1. </w:t>
      </w:r>
      <w:r w:rsidR="00B17E5D" w:rsidRPr="00F95F23">
        <w:rPr>
          <w:rFonts w:eastAsia="Times New Roman"/>
          <w:bdr w:val="none" w:sz="0" w:space="0" w:color="auto" w:frame="1"/>
          <w:lang w:eastAsia="ca-ES"/>
        </w:rPr>
        <w:t>Introduction</w:t>
      </w:r>
    </w:p>
    <w:p w14:paraId="57606E68" w14:textId="1A1B6DBA"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8D4BAB">
        <w:t>especially</w:t>
      </w:r>
      <w:r w:rsidR="00E92DA8">
        <w:t xml:space="preserve"> 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their phenology</w:t>
      </w:r>
      <w:r w:rsidR="00193F82" w:rsidRPr="00F95F23">
        <w:rPr>
          <w:rFonts w:cstheme="minorHAnsi"/>
        </w:rPr>
        <w:t xml:space="preserve"> </w:t>
      </w:r>
      <w:r w:rsidR="007A170D" w:rsidRPr="00F95F23">
        <w:rPr>
          <w:rFonts w:cstheme="minorHAnsi"/>
        </w:rPr>
        <w:t xml:space="preserve">have strong </w:t>
      </w:r>
      <w:commentRangeStart w:id="4"/>
      <w:r w:rsidR="007A170D" w:rsidRPr="00F95F23">
        <w:rPr>
          <w:rFonts w:cstheme="minorHAnsi"/>
        </w:rPr>
        <w:t xml:space="preserve">fitness </w:t>
      </w:r>
      <w:commentRangeEnd w:id="4"/>
      <w:r w:rsidR="00785F46">
        <w:rPr>
          <w:rStyle w:val="Refdecomentario"/>
          <w:rFonts w:ascii="Calibri" w:eastAsia="Calibri" w:hAnsi="Calibri" w:cs="Calibri"/>
        </w:rPr>
        <w:commentReference w:id="4"/>
      </w:r>
      <w:r w:rsidR="007A170D" w:rsidRPr="00F95F23">
        <w:rPr>
          <w:rFonts w:cstheme="minorHAnsi"/>
        </w:rPr>
        <w:t xml:space="preserve">implications for </w:t>
      </w:r>
      <w:r w:rsidR="006E713A" w:rsidRPr="00F95F23">
        <w:rPr>
          <w:rFonts w:cstheme="minorHAnsi"/>
        </w:rPr>
        <w:t>communities'</w:t>
      </w:r>
      <w:r w:rsidR="00193DC4" w:rsidRPr="00F95F23">
        <w:rPr>
          <w:rFonts w:cstheme="minorHAnsi"/>
        </w:rPr>
        <w:t xml:space="preserve"> </w:t>
      </w:r>
      <w:commentRangeStart w:id="5"/>
      <w:r w:rsidR="00787E61" w:rsidRPr="00F95F23">
        <w:rPr>
          <w:rFonts w:cstheme="minorHAnsi"/>
        </w:rPr>
        <w:t>evolvement</w:t>
      </w:r>
      <w:r w:rsidR="007A170D" w:rsidRPr="00F95F23">
        <w:rPr>
          <w:rFonts w:cstheme="minorHAnsi"/>
        </w:rPr>
        <w:t xml:space="preserve"> </w:t>
      </w:r>
      <w:commentRangeEnd w:id="5"/>
      <w:r w:rsidR="00871D50">
        <w:rPr>
          <w:rStyle w:val="Refdecomentario"/>
          <w:rFonts w:ascii="Calibri" w:eastAsia="Calibri" w:hAnsi="Calibri" w:cs="Calibri"/>
        </w:rPr>
        <w:commentReference w:id="5"/>
      </w:r>
      <w:r w:rsidR="007A170D" w:rsidRPr="00F95F23">
        <w:rPr>
          <w:rFonts w:cstheme="minorHAnsi"/>
        </w:rPr>
        <w:t xml:space="preserve">and survival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9700BD">
        <w:rPr>
          <w:rFonts w:cstheme="minorHAnsi"/>
        </w:rPr>
        <w:t xml:space="preserve">very </w:t>
      </w:r>
      <w:r w:rsidR="00ED5EF8" w:rsidRPr="00F95F23">
        <w:rPr>
          <w:rFonts w:cstheme="minorHAnsi"/>
        </w:rPr>
        <w:t xml:space="preserve">few studies have focused on </w:t>
      </w:r>
      <w:r w:rsidR="00586B8E">
        <w:rPr>
          <w:rFonts w:cstheme="minorHAnsi"/>
        </w:rPr>
        <w:t xml:space="preserve">seed </w:t>
      </w:r>
      <w:r w:rsidR="00ED5EF8" w:rsidRPr="00F95F23">
        <w:rPr>
          <w:rFonts w:cstheme="minorHAnsi"/>
        </w:rPr>
        <w:t>germination phenology</w:t>
      </w:r>
      <w:r w:rsidR="009700BD">
        <w:rPr>
          <w:rFonts w:cstheme="minorHAnsi"/>
        </w:rPr>
        <w:t>, despite</w:t>
      </w:r>
      <w:r w:rsidR="00ED5EF8" w:rsidRPr="00F95F23">
        <w:rPr>
          <w:rFonts w:cstheme="minorHAnsi"/>
        </w:rPr>
        <w:t xml:space="preserve"> </w:t>
      </w:r>
      <w:r w:rsidR="00586B8E">
        <w:rPr>
          <w:rFonts w:cstheme="minorHAnsi"/>
        </w:rPr>
        <w:t>this</w:t>
      </w:r>
      <w:r w:rsidR="00ED326A"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plant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limiting resources</w:t>
      </w:r>
      <w:r w:rsidR="005669F8">
        <w:rPr>
          <w:rFonts w:cstheme="minorHAnsi"/>
        </w:rPr>
        <w:t xml:space="preserve"> </w:t>
      </w:r>
      <w:r w:rsidR="00E012F5" w:rsidRPr="00F95F23">
        <w:rPr>
          <w:rFonts w:cstheme="minorHAnsi"/>
        </w:rPr>
        <w:t>against individuals germinating later during the season</w:t>
      </w:r>
      <w:r w:rsidR="006D7797">
        <w:rPr>
          <w:rFonts w:cstheme="minorHAnsi"/>
        </w:rPr>
        <w:t xml:space="preserve">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seed</w:t>
      </w:r>
      <w:r w:rsidR="00D65578" w:rsidRPr="00F95F23">
        <w:rPr>
          <w:rFonts w:cstheme="minorHAnsi"/>
        </w:rPr>
        <w:t>s</w:t>
      </w:r>
      <w:r w:rsidR="00E012F5" w:rsidRPr="00F95F23">
        <w:rPr>
          <w:rFonts w:cstheme="minorHAnsi"/>
        </w:rPr>
        <w:t xml:space="preserve"> germinating later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timing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 and seedling survival</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F34A5E">
        <w:rPr>
          <w:rFonts w:cstheme="minorHAnsi"/>
        </w:rPr>
        <w:t xml:space="preserve">climatic </w:t>
      </w:r>
      <w:r w:rsidR="001B523B" w:rsidRPr="00F95F23">
        <w:rPr>
          <w:rFonts w:cstheme="minorHAnsi"/>
        </w:rPr>
        <w:t xml:space="preserve">changes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of plants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spread</w:t>
      </w:r>
      <w:del w:id="6" w:author="EDUARDO FERNANDEZ PASCUAL" w:date="2024-03-21T17:14:00Z">
        <w:r w:rsidR="00773794" w:rsidDel="00172C5B">
          <w:rPr>
            <w:rFonts w:cstheme="minorHAnsi"/>
            <w:bCs/>
          </w:rPr>
          <w:delText>s</w:delText>
        </w:r>
      </w:del>
      <w:r w:rsidR="00D84F44" w:rsidRPr="00F95F23">
        <w:rPr>
          <w:rFonts w:cstheme="minorHAnsi"/>
          <w:bCs/>
        </w:rPr>
        <w:t xml:space="preserve"> the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F74366">
        <w:rPr>
          <w:rFonts w:cstheme="minorHAnsi"/>
          <w:bCs/>
        </w:rPr>
        <w:t>or</w:t>
      </w:r>
      <w:r w:rsidR="004C1941">
        <w:rPr>
          <w:rFonts w:cstheme="minorHAnsi"/>
          <w:bCs/>
        </w:rPr>
        <w:t xml:space="preserve"> 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w:t>
      </w:r>
      <w:r w:rsidR="00F74366">
        <w:rPr>
          <w:rFonts w:cstheme="minorHAnsi"/>
          <w:bCs/>
        </w:rPr>
        <w:t xml:space="preserve">the </w:t>
      </w:r>
      <w:r w:rsidR="00D84F44" w:rsidRPr="00F95F23">
        <w:rPr>
          <w:rFonts w:cstheme="minorHAnsi"/>
          <w:bCs/>
        </w:rPr>
        <w:t xml:space="preserve">germination process </w:t>
      </w:r>
      <w:r w:rsidR="005130CE">
        <w:rPr>
          <w:rFonts w:cstheme="minorHAnsi"/>
          <w:bCs/>
        </w:rPr>
        <w:t>under 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F74366">
        <w:rPr>
          <w:rFonts w:cstheme="minorHAnsi"/>
          <w:bCs/>
        </w:rPr>
        <w:t>and</w:t>
      </w:r>
      <w:r w:rsidR="00D84F44" w:rsidRPr="00F95F23">
        <w:rPr>
          <w:rFonts w:cstheme="minorHAnsi"/>
          <w:bCs/>
        </w:rPr>
        <w:t xml:space="preserve"> 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4C8E8D45" w:rsidR="004F7915" w:rsidRDefault="00A66752" w:rsidP="004F7915">
      <w:pPr>
        <w:spacing w:after="0" w:line="360" w:lineRule="auto"/>
        <w:ind w:firstLine="708"/>
        <w:jc w:val="both"/>
        <w:textAlignment w:val="baseline"/>
      </w:pPr>
      <w:r>
        <w:rPr>
          <w:rFonts w:cstheme="minorHAnsi"/>
          <w:bCs/>
        </w:rPr>
        <w:t xml:space="preserve">The </w:t>
      </w:r>
      <w:r w:rsidR="005021F4">
        <w:rPr>
          <w:rFonts w:cstheme="minorHAnsi"/>
          <w:bCs/>
        </w:rPr>
        <w:t xml:space="preserve">environmental </w:t>
      </w:r>
      <w:r>
        <w:rPr>
          <w:rFonts w:cstheme="minorHAnsi"/>
          <w:bCs/>
        </w:rPr>
        <w:t xml:space="preserve">regulation of germination phenology </w:t>
      </w:r>
      <w:commentRangeStart w:id="7"/>
      <w:r w:rsidR="00D53CAF">
        <w:rPr>
          <w:rFonts w:cstheme="minorHAnsi"/>
          <w:bCs/>
        </w:rPr>
        <w:t>in largely unexplored</w:t>
      </w:r>
      <w:r w:rsidR="00B30719">
        <w:rPr>
          <w:rFonts w:cstheme="minorHAnsi"/>
          <w:bCs/>
        </w:rPr>
        <w:t xml:space="preserve"> </w:t>
      </w:r>
      <w:r w:rsidR="005021F4">
        <w:rPr>
          <w:rFonts w:cstheme="minorHAnsi"/>
          <w:bCs/>
        </w:rPr>
        <w:t>in natural ecosystems</w:t>
      </w:r>
      <w:commentRangeEnd w:id="7"/>
      <w:r w:rsidR="00013065">
        <w:rPr>
          <w:rStyle w:val="Refdecomentario"/>
          <w:rFonts w:ascii="Calibri" w:eastAsia="Calibri" w:hAnsi="Calibri" w:cs="Calibri"/>
        </w:rPr>
        <w:commentReference w:id="7"/>
      </w:r>
      <w:r w:rsidR="00B07711">
        <w:rPr>
          <w:rFonts w:cstheme="minorHAnsi"/>
          <w:bCs/>
        </w:rPr>
        <w:t xml:space="preserve">, </w:t>
      </w:r>
      <w:r w:rsidR="00F05A4E">
        <w:rPr>
          <w:rFonts w:cstheme="minorHAnsi"/>
          <w:bCs/>
        </w:rPr>
        <w:t>and</w:t>
      </w:r>
      <w:r w:rsidR="00B07711">
        <w:rPr>
          <w:rFonts w:cstheme="minorHAnsi"/>
          <w:bCs/>
        </w:rPr>
        <w:t xml:space="preserve"> most studies have focused on </w:t>
      </w:r>
      <w:r w:rsidR="000C2511">
        <w:rPr>
          <w:rFonts w:cstheme="minorHAnsi"/>
          <w:bCs/>
        </w:rPr>
        <w:t xml:space="preserve">annual species from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05A4E">
        <w:rPr>
          <w:rFonts w:cstheme="minorHAnsi"/>
          <w:bCs/>
        </w:rPr>
        <w:t xml:space="preserve">. </w:t>
      </w:r>
      <w:r w:rsidR="00CF245E">
        <w:rPr>
          <w:rFonts w:cstheme="minorHAnsi"/>
          <w:bCs/>
        </w:rPr>
        <w:t xml:space="preserve">However, </w:t>
      </w:r>
      <w:r w:rsidR="00CF2DB1">
        <w:rPr>
          <w:rFonts w:cstheme="minorHAnsi"/>
          <w:bCs/>
        </w:rPr>
        <w:t xml:space="preserve">changes in </w:t>
      </w:r>
      <w:r w:rsidR="004F3FF7">
        <w:rPr>
          <w:rFonts w:cstheme="minorHAnsi"/>
          <w:bCs/>
        </w:rPr>
        <w:t xml:space="preserve">germination </w:t>
      </w:r>
      <w:r w:rsidR="00CF2DB1">
        <w:rPr>
          <w:rFonts w:cstheme="minorHAnsi"/>
          <w:bCs/>
        </w:rPr>
        <w:t>phenology</w:t>
      </w:r>
      <w:r w:rsidR="00C53091">
        <w:rPr>
          <w:rFonts w:cstheme="minorHAnsi"/>
          <w:bCs/>
        </w:rPr>
        <w:t xml:space="preserve"> </w:t>
      </w:r>
      <w:r w:rsidR="00CF2DB1">
        <w:rPr>
          <w:rFonts w:cstheme="minorHAnsi"/>
          <w:bCs/>
        </w:rPr>
        <w:t>are</w:t>
      </w:r>
      <w:r w:rsidR="00C53091">
        <w:rPr>
          <w:rFonts w:cstheme="minorHAnsi"/>
          <w:bCs/>
        </w:rPr>
        <w:t xml:space="preserve">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E00B96">
        <w:rPr>
          <w:rFonts w:cstheme="minorHAnsi"/>
          <w:bCs/>
        </w:rPr>
        <w:t xml:space="preserve">climate </w:t>
      </w:r>
      <w:r w:rsidR="0024158D">
        <w:rPr>
          <w:rFonts w:cstheme="minorHAnsi"/>
          <w:bCs/>
        </w:rPr>
        <w:t>warming</w:t>
      </w:r>
      <w:r w:rsidR="00713CEB">
        <w:rPr>
          <w:rFonts w:cstheme="minorHAnsi"/>
          <w:bCs/>
        </w:rPr>
        <w:t xml:space="preserve">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5369EA" w:rsidRPr="00F95F23">
        <w:rPr>
          <w:rFonts w:eastAsia="Times New Roman" w:cstheme="minorHAnsi"/>
          <w:color w:val="000000"/>
          <w:lang w:eastAsia="ca-ES"/>
        </w:rPr>
        <w:t xml:space="preserve">The germination </w:t>
      </w:r>
      <w:r w:rsidR="001529E4">
        <w:rPr>
          <w:rFonts w:eastAsia="Times New Roman" w:cstheme="minorHAnsi"/>
          <w:color w:val="000000"/>
          <w:lang w:eastAsia="ca-ES"/>
        </w:rPr>
        <w:t xml:space="preserve">of </w:t>
      </w:r>
      <w:r w:rsidR="001529E4">
        <w:rPr>
          <w:rFonts w:eastAsia="Times New Roman" w:cstheme="minorHAnsi"/>
          <w:color w:val="000000"/>
          <w:lang w:eastAsia="ca-ES"/>
        </w:rPr>
        <w:lastRenderedPageBreak/>
        <w:t xml:space="preserve">alpine </w:t>
      </w:r>
      <w:r w:rsidR="005369EA" w:rsidRPr="00F95F23">
        <w:rPr>
          <w:rFonts w:eastAsia="Times New Roman" w:cstheme="minorHAnsi"/>
          <w:color w:val="000000"/>
          <w:lang w:eastAsia="ca-ES"/>
        </w:rPr>
        <w:t xml:space="preserve">species has been </w:t>
      </w:r>
      <w:r w:rsidR="008D4CF6">
        <w:rPr>
          <w:rFonts w:eastAsia="Times New Roman" w:cstheme="minorHAnsi"/>
          <w:color w:val="000000"/>
          <w:lang w:eastAsia="ca-ES"/>
        </w:rPr>
        <w:t xml:space="preserve">generally </w:t>
      </w:r>
      <w:r w:rsidR="005369EA" w:rsidRPr="00F95F23">
        <w:rPr>
          <w:rFonts w:eastAsia="Times New Roman" w:cstheme="minorHAnsi"/>
          <w:color w:val="000000"/>
          <w:lang w:eastAsia="ca-ES"/>
        </w:rPr>
        <w:t xml:space="preserve">described </w:t>
      </w:r>
      <w:r w:rsidR="001529E4">
        <w:rPr>
          <w:rFonts w:eastAsia="Times New Roman" w:cstheme="minorHAnsi"/>
          <w:color w:val="000000"/>
          <w:lang w:eastAsia="ca-ES"/>
        </w:rPr>
        <w:t>by</w:t>
      </w:r>
      <w:r w:rsidR="001529E4"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two general syndrome</w:t>
      </w:r>
      <w:r w:rsidR="00B139C5">
        <w:rPr>
          <w:rFonts w:eastAsia="Times New Roman" w:cstheme="minorHAnsi"/>
          <w:color w:val="000000"/>
          <w:lang w:eastAsia="ca-ES"/>
        </w:rPr>
        <w:t>s</w:t>
      </w:r>
      <w:r w:rsidR="00B139C5">
        <w:rPr>
          <w:rFonts w:cstheme="minorHAnsi"/>
        </w:rPr>
        <w:t>. T</w:t>
      </w:r>
      <w:r w:rsidR="00EA710E">
        <w:rPr>
          <w:rFonts w:cstheme="minorHAnsi"/>
        </w:rPr>
        <w:t xml:space="preserve">he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7D0D2A">
        <w:rPr>
          <w:rFonts w:cstheme="minorHAnsi"/>
        </w:rPr>
        <w:t>occurs mainly in</w:t>
      </w:r>
      <w:r w:rsidR="007C0ECC" w:rsidRPr="00F95F23">
        <w:rPr>
          <w:rFonts w:cstheme="minorHAnsi"/>
        </w:rPr>
        <w:t xml:space="preserve"> temperate </w:t>
      </w:r>
      <w:r w:rsidR="007D0D2A">
        <w:rPr>
          <w:rFonts w:cstheme="minorHAnsi"/>
        </w:rPr>
        <w:t>climate</w:t>
      </w:r>
      <w:ins w:id="8" w:author="EDUARDO FERNANDEZ PASCUAL" w:date="2024-03-21T17:16:00Z">
        <w:r w:rsidR="00871844">
          <w:rPr>
            <w:rFonts w:cstheme="minorHAnsi"/>
          </w:rPr>
          <w:t>s</w:t>
        </w:r>
      </w:ins>
      <w:r w:rsidR="007C0ECC" w:rsidRPr="00F95F23">
        <w:rPr>
          <w:rFonts w:cstheme="minorHAnsi"/>
        </w:rPr>
        <w:t xml:space="preserve"> </w:t>
      </w:r>
      <w:r w:rsidR="007D0D2A">
        <w:rPr>
          <w:rFonts w:cstheme="minorHAnsi"/>
        </w:rPr>
        <w:t xml:space="preserve">and it is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is a basic requirement for </w:t>
      </w:r>
      <w:r w:rsidR="003C380C">
        <w:rPr>
          <w:rFonts w:cstheme="minorHAnsi"/>
          <w:lang w:val="en-US"/>
        </w:rPr>
        <w:t xml:space="preserve">most </w:t>
      </w:r>
      <w:r w:rsidR="003C380C" w:rsidRPr="005954C0">
        <w:rPr>
          <w:rFonts w:cstheme="minorHAnsi"/>
          <w:lang w:val="en-US"/>
        </w:rPr>
        <w:t xml:space="preserve">alpine species due to their dormancy-alleviating properties and this process it is assumed to happen only under snow accumulation which additionally provides an important thermal insulation </w:t>
      </w:r>
      <w:del w:id="9" w:author="EDUARDO FERNANDEZ PASCUAL" w:date="2024-03-21T17:16:00Z">
        <w:r w:rsidR="003C380C" w:rsidRPr="005954C0" w:rsidDel="009B3F7E">
          <w:rPr>
            <w:rFonts w:cstheme="minorHAnsi"/>
            <w:lang w:val="en-US"/>
          </w:rPr>
          <w:delText xml:space="preserve">and </w:delText>
        </w:r>
      </w:del>
      <w:ins w:id="10" w:author="EDUARDO FERNANDEZ PASCUAL" w:date="2024-03-21T17:16:00Z">
        <w:r w:rsidR="009B3F7E">
          <w:rPr>
            <w:rFonts w:cstheme="minorHAnsi"/>
            <w:lang w:val="en-US"/>
          </w:rPr>
          <w:t>from</w:t>
        </w:r>
        <w:r w:rsidR="009B3F7E" w:rsidRPr="005954C0">
          <w:rPr>
            <w:rFonts w:cstheme="minorHAnsi"/>
            <w:lang w:val="en-US"/>
          </w:rPr>
          <w:t xml:space="preserve"> </w:t>
        </w:r>
      </w:ins>
      <w:r w:rsidR="003C380C" w:rsidRPr="005954C0">
        <w:rPr>
          <w:rFonts w:cstheme="minorHAnsi"/>
          <w:lang w:val="en-US"/>
        </w:rPr>
        <w:t xml:space="preserve">freeze-thaw 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3C380C">
        <w:rPr>
          <w:rFonts w:cstheme="minorHAnsi"/>
          <w:lang w:val="en-US"/>
        </w:rPr>
        <w:t>Concordantly, p</w:t>
      </w:r>
      <w:r w:rsidR="003C380C" w:rsidRPr="005954C0">
        <w:rPr>
          <w:rFonts w:cstheme="minorHAnsi"/>
          <w:lang w:val="en-US"/>
        </w:rPr>
        <w:t>ost-winter germina</w:t>
      </w:r>
      <w:r w:rsidR="003C380C">
        <w:rPr>
          <w:rFonts w:cstheme="minorHAnsi"/>
          <w:lang w:val="en-US"/>
        </w:rPr>
        <w:t>tion has been strongly affected</w:t>
      </w:r>
      <w:r w:rsidR="003C380C" w:rsidRPr="005954C0">
        <w:rPr>
          <w:rFonts w:cstheme="minorHAnsi"/>
          <w:lang w:val="en-US"/>
        </w:rPr>
        <w:t xml:space="preserve"> in snow manipulation experiments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(Drescher and Thomas, 2013; Drescher, 2014)</w:t>
      </w:r>
      <w:r w:rsidR="003C380C" w:rsidRPr="005954C0">
        <w:rPr>
          <w:rFonts w:cstheme="minorHAnsi"/>
          <w:lang w:val="en-US"/>
        </w:rPr>
        <w:fldChar w:fldCharType="end"/>
      </w:r>
      <w:r w:rsidR="003C380C">
        <w:rPr>
          <w:rFonts w:cstheme="minorHAnsi"/>
          <w:lang w:val="en-US"/>
        </w:rPr>
        <w:t>. Another consideration is that, without snow protection, temperatures drop below zero and t</w:t>
      </w:r>
      <w:r w:rsidR="003C380C" w:rsidRPr="005954C0">
        <w:rPr>
          <w:rFonts w:cstheme="minorHAnsi"/>
          <w:lang w:val="en-US"/>
        </w:rPr>
        <w:t xml:space="preserve">he development of freezing tolerance </w:t>
      </w:r>
      <w:del w:id="11" w:author="EDUARDO FERNANDEZ PASCUAL" w:date="2024-03-21T17:16:00Z">
        <w:r w:rsidR="003C380C" w:rsidRPr="005954C0" w:rsidDel="005E3224">
          <w:rPr>
            <w:rFonts w:cstheme="minorHAnsi"/>
            <w:lang w:val="en-US"/>
          </w:rPr>
          <w:delText xml:space="preserve">have </w:delText>
        </w:r>
      </w:del>
      <w:ins w:id="12" w:author="EDUARDO FERNANDEZ PASCUAL" w:date="2024-03-21T17:16:00Z">
        <w:r w:rsidR="005E3224" w:rsidRPr="005954C0">
          <w:rPr>
            <w:rFonts w:cstheme="minorHAnsi"/>
            <w:lang w:val="en-US"/>
          </w:rPr>
          <w:t>ha</w:t>
        </w:r>
        <w:r w:rsidR="005E3224">
          <w:rPr>
            <w:rFonts w:cstheme="minorHAnsi"/>
            <w:lang w:val="en-US"/>
          </w:rPr>
          <w:t>s</w:t>
        </w:r>
        <w:r w:rsidR="005E3224" w:rsidRPr="005954C0">
          <w:rPr>
            <w:rFonts w:cstheme="minorHAnsi"/>
            <w:lang w:val="en-US"/>
          </w:rPr>
          <w:t xml:space="preserve"> </w:t>
        </w:r>
      </w:ins>
      <w:r w:rsidR="003C380C" w:rsidRPr="005954C0">
        <w:rPr>
          <w:rFonts w:cstheme="minorHAnsi"/>
          <w:lang w:val="en-US"/>
        </w:rPr>
        <w:t xml:space="preserve">a potential fitness cost for species </w:t>
      </w:r>
      <w:r w:rsidR="003C380C" w:rsidRPr="005954C0">
        <w:rPr>
          <w:rFonts w:cstheme="minorHAnsi"/>
          <w:lang w:val="en-US"/>
        </w:rPr>
        <w:fldChar w:fldCharType="begin" w:fldLock="1"/>
      </w:r>
      <w:r w:rsidR="003C380C">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(Agrawal, Conner and Stinchcombe, 2004)</w:t>
      </w:r>
      <w:r w:rsidR="003C380C" w:rsidRPr="005954C0">
        <w:rPr>
          <w:rFonts w:cstheme="minorHAnsi"/>
          <w:lang w:val="en-US"/>
        </w:rPr>
        <w:fldChar w:fldCharType="end"/>
      </w:r>
      <w:r w:rsidR="003C380C">
        <w:rPr>
          <w:rFonts w:cstheme="minorHAnsi"/>
          <w:lang w:val="en-US"/>
        </w:rPr>
        <w:t xml:space="preserve"> and germination has not been shown to happen</w:t>
      </w:r>
      <w:r w:rsidR="003C380C" w:rsidRPr="005954C0">
        <w:rPr>
          <w:rFonts w:cstheme="minorHAnsi"/>
          <w:lang w:val="en-US"/>
        </w:rPr>
        <w:t>.</w:t>
      </w:r>
      <w:r w:rsidR="003C380C">
        <w:rPr>
          <w:rFonts w:cstheme="minorHAnsi"/>
          <w:lang w:val="en-US"/>
        </w:rPr>
        <w:t xml:space="preserve"> </w:t>
      </w:r>
      <w:r w:rsidR="00B139C5">
        <w:rPr>
          <w:rFonts w:cstheme="minorHAnsi"/>
        </w:rPr>
        <w:t>I</w:t>
      </w:r>
      <w:r w:rsidR="007D0D2A">
        <w:rPr>
          <w:rFonts w:cstheme="minorHAnsi"/>
        </w:rPr>
        <w:t>n addition</w:t>
      </w:r>
      <w:ins w:id="13" w:author="EDUARDO FERNANDEZ PASCUAL" w:date="2024-03-21T17:17:00Z">
        <w:r w:rsidR="005E3224">
          <w:rPr>
            <w:rFonts w:cstheme="minorHAnsi"/>
          </w:rPr>
          <w:t xml:space="preserve"> to the global alpine syndrome</w:t>
        </w:r>
      </w:ins>
      <w:r w:rsidR="007D0D2A">
        <w:rPr>
          <w:rFonts w:cstheme="minorHAnsi"/>
        </w:rPr>
        <w:t xml:space="preserve">, a </w:t>
      </w:r>
      <w:r w:rsidR="007D0D2A" w:rsidRPr="00F95F23">
        <w:rPr>
          <w:rFonts w:eastAsia="Times New Roman" w:cstheme="minorHAnsi"/>
          <w:color w:val="000000"/>
          <w:lang w:eastAsia="ca-ES"/>
        </w:rPr>
        <w:t>Mediterranean germination syndrome</w:t>
      </w:r>
      <w:r w:rsidR="007D0D2A">
        <w:rPr>
          <w:rFonts w:eastAsia="Times New Roman" w:cstheme="minorHAnsi"/>
          <w:color w:val="000000"/>
          <w:lang w:eastAsia="ca-ES"/>
        </w:rPr>
        <w:t xml:space="preserve"> has been </w:t>
      </w:r>
      <w:r w:rsidR="005369EA" w:rsidRPr="00F95F23">
        <w:rPr>
          <w:rFonts w:eastAsia="Times New Roman" w:cstheme="minorHAnsi"/>
          <w:color w:val="000000"/>
          <w:lang w:eastAsia="ca-ES"/>
        </w:rPr>
        <w:t xml:space="preserve">proposed for </w:t>
      </w:r>
      <w:r w:rsidR="008E67E1">
        <w:rPr>
          <w:rFonts w:eastAsia="Times New Roman" w:cstheme="minorHAnsi"/>
          <w:color w:val="000000"/>
          <w:lang w:eastAsia="ca-ES"/>
        </w:rPr>
        <w:t xml:space="preserve">high elevation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7C0ECC" w:rsidRPr="00F95F23">
        <w:rPr>
          <w:rFonts w:eastAsia="Times New Roman" w:cstheme="minorHAnsi"/>
          <w:color w:val="000000"/>
          <w:lang w:eastAsia="ca-ES"/>
        </w:rPr>
        <w:t>,</w:t>
      </w:r>
      <w:r w:rsidR="007D0D2A">
        <w:rPr>
          <w:rFonts w:eastAsia="Times New Roman" w:cstheme="minorHAnsi"/>
          <w:color w:val="000000"/>
          <w:lang w:eastAsia="ca-ES"/>
        </w:rPr>
        <w:t xml:space="preserve"> in which</w:t>
      </w:r>
      <w:r w:rsidR="005369EA" w:rsidRPr="00F95F23">
        <w:rPr>
          <w:rFonts w:eastAsia="Times New Roman" w:cstheme="minorHAnsi"/>
          <w:color w:val="000000"/>
          <w:lang w:eastAsia="ca-ES"/>
        </w:rPr>
        <w:t xml:space="preserve"> species germinate immediately after dispersal if water is available</w:t>
      </w:r>
      <w:r w:rsidR="00CE6D87">
        <w:rPr>
          <w:rFonts w:eastAsia="Times New Roman" w:cstheme="minorHAnsi"/>
          <w:color w:val="000000"/>
          <w:lang w:eastAsia="ca-ES"/>
        </w:rPr>
        <w:t>,</w:t>
      </w:r>
      <w:r w:rsidR="007B54E3">
        <w:rPr>
          <w:rFonts w:eastAsia="Times New Roman" w:cstheme="minorHAnsi"/>
          <w:color w:val="000000"/>
          <w:lang w:eastAsia="ca-ES"/>
        </w:rPr>
        <w:t xml:space="preserve"> show improved germination after a 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period</w:t>
      </w:r>
      <w:r w:rsidR="00CE6D87">
        <w:rPr>
          <w:rFonts w:eastAsia="Times New Roman" w:cstheme="minorHAnsi"/>
          <w:color w:val="000000"/>
          <w:lang w:eastAsia="ca-ES"/>
        </w:rPr>
        <w:t xml:space="preserve"> and </w:t>
      </w:r>
      <w:r w:rsidR="00BB0031">
        <w:rPr>
          <w:rFonts w:eastAsia="Times New Roman" w:cstheme="minorHAnsi"/>
          <w:color w:val="000000"/>
          <w:lang w:eastAsia="ca-ES"/>
        </w:rPr>
        <w:t xml:space="preserve">prefer </w:t>
      </w:r>
      <w:commentRangeStart w:id="14"/>
      <w:r w:rsidR="00BB0031">
        <w:rPr>
          <w:rFonts w:eastAsia="Times New Roman" w:cstheme="minorHAnsi"/>
          <w:color w:val="000000"/>
          <w:lang w:eastAsia="ca-ES"/>
        </w:rPr>
        <w:t xml:space="preserve">higher </w:t>
      </w:r>
      <w:commentRangeEnd w:id="14"/>
      <w:r w:rsidR="00480934">
        <w:rPr>
          <w:rStyle w:val="Refdecomentario"/>
          <w:rFonts w:ascii="Calibri" w:eastAsia="Calibri" w:hAnsi="Calibri" w:cs="Calibri"/>
        </w:rPr>
        <w:commentReference w:id="14"/>
      </w:r>
      <w:r w:rsidR="00BB0031">
        <w:rPr>
          <w:rFonts w:eastAsia="Times New Roman" w:cstheme="minorHAnsi"/>
          <w:color w:val="000000"/>
          <w:lang w:eastAsia="ca-ES"/>
        </w:rPr>
        <w:t>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975940">
        <w:rPr>
          <w:rFonts w:eastAsia="Times New Roman" w:cstheme="minorHAnsi"/>
          <w:noProof/>
          <w:color w:val="000000"/>
          <w:lang w:val="es-ES" w:eastAsia="ca-ES"/>
        </w:rPr>
        <w:t xml:space="preserve">(Giménez-Benavides, Escudero and Pérez-García, 2005; Giménez-Benavides </w:t>
      </w:r>
      <w:r w:rsidR="00975940" w:rsidRPr="00975940">
        <w:rPr>
          <w:rFonts w:eastAsia="Times New Roman" w:cstheme="minorHAnsi"/>
          <w:i/>
          <w:noProof/>
          <w:color w:val="000000"/>
          <w:lang w:val="es-ES" w:eastAsia="ca-ES"/>
        </w:rPr>
        <w:t>et al.</w:t>
      </w:r>
      <w:r w:rsidR="00975940" w:rsidRPr="00975940">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975940">
        <w:rPr>
          <w:rFonts w:eastAsia="Times New Roman" w:cstheme="minorHAnsi"/>
          <w:color w:val="000000"/>
          <w:lang w:val="es-ES" w:eastAsia="ca-ES"/>
        </w:rPr>
        <w:t>.</w:t>
      </w:r>
      <w:r w:rsidR="00146212" w:rsidRPr="00975940">
        <w:rPr>
          <w:rFonts w:cstheme="minorHAnsi"/>
          <w:lang w:val="es-ES"/>
        </w:rPr>
        <w:t xml:space="preserve"> </w:t>
      </w:r>
      <w:r w:rsidR="008D4CF6">
        <w:rPr>
          <w:rFonts w:cstheme="minorHAnsi"/>
        </w:rPr>
        <w:t>However</w:t>
      </w:r>
      <w:r w:rsidR="00146212" w:rsidRPr="00F95F23">
        <w:rPr>
          <w:rFonts w:cstheme="minorHAnsi"/>
        </w:rPr>
        <w:t xml:space="preserve">, germination strategies </w:t>
      </w:r>
      <w:r w:rsidR="00754D89">
        <w:rPr>
          <w:rFonts w:cstheme="minorHAnsi"/>
        </w:rPr>
        <w:t>of alpine species may change</w:t>
      </w:r>
      <w:r w:rsidR="00B06A51">
        <w:rPr>
          <w:rFonts w:cstheme="minorHAnsi"/>
        </w:rPr>
        <w:t xml:space="preserve"> dramatically within the same </w:t>
      </w:r>
      <w:commentRangeStart w:id="15"/>
      <w:r w:rsidR="000B43C0">
        <w:rPr>
          <w:rFonts w:cstheme="minorHAnsi"/>
        </w:rPr>
        <w:t>region</w:t>
      </w:r>
      <w:commentRangeEnd w:id="15"/>
      <w:r w:rsidR="005719C8">
        <w:rPr>
          <w:rStyle w:val="Refdecomentario"/>
          <w:rFonts w:ascii="Calibri" w:eastAsia="Calibri" w:hAnsi="Calibri" w:cs="Calibri"/>
        </w:rPr>
        <w:commentReference w:id="15"/>
      </w:r>
      <w:r w:rsidR="000B43C0">
        <w:rPr>
          <w:rFonts w:cstheme="minorHAnsi"/>
        </w:rPr>
        <w:t>, as a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23EB5290"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t>At the local scale,</w:t>
      </w:r>
      <w:r w:rsidR="00766DC6">
        <w:rPr>
          <w:rFonts w:cstheme="minorHAnsi"/>
        </w:rPr>
        <w:t xml:space="preserve"> the </w:t>
      </w:r>
      <w:r w:rsidR="00146212" w:rsidRPr="00F95F23">
        <w:rPr>
          <w:rFonts w:cstheme="minorHAnsi"/>
        </w:rPr>
        <w:t>h</w:t>
      </w:r>
      <w:r w:rsidR="00816A9A" w:rsidRPr="00F95F23">
        <w:rPr>
          <w:rFonts w:eastAsia="Times New Roman" w:cstheme="minorHAnsi"/>
          <w:color w:val="000000"/>
          <w:lang w:eastAsia="ca-ES"/>
        </w:rPr>
        <w:t xml:space="preserve">igh 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and Körner, 2011)","plainTextFormattedCitation":"(Scherrer and Körner, 2011)","previouslyFormattedCitation":"(Scherrer and Körner, 2011)"},"properties":{"noteIndex":0},"schema":"https://github.com/citation-style-language/schema/raw/master/csl-citation.json"}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(Scherrer and Körner, 2011)</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at</w:t>
      </w:r>
      <w:r w:rsidR="00816A9A" w:rsidRPr="00F95F23">
        <w:rPr>
          <w:rFonts w:eastAsia="Times New Roman" w:cstheme="minorHAnsi"/>
          <w:color w:val="000000"/>
          <w:lang w:eastAsia="ca-ES"/>
        </w:rPr>
        <w:t xml:space="preserve"> </w:t>
      </w:r>
      <w:r w:rsidR="006C70E0">
        <w:rPr>
          <w:rFonts w:eastAsia="Times New Roman" w:cstheme="minorHAnsi"/>
          <w:color w:val="000000"/>
          <w:lang w:eastAsia="ca-ES"/>
        </w:rPr>
        <w:t xml:space="preserve">distances of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The impact of the</w:t>
      </w:r>
      <w:r w:rsidR="00E92E0F">
        <w:rPr>
          <w:rFonts w:cstheme="minorHAnsi"/>
        </w:rPr>
        <w:t xml:space="preserve"> microclimatic </w:t>
      </w:r>
      <w:r w:rsidR="003903FE">
        <w:rPr>
          <w:rFonts w:cstheme="minorHAnsi"/>
        </w:rPr>
        <w:t>variation</w:t>
      </w:r>
      <w:r w:rsidR="00E92E0F">
        <w:rPr>
          <w:rFonts w:cstheme="minorHAnsi"/>
        </w:rPr>
        <w:t xml:space="preserve"> on </w:t>
      </w:r>
      <w:r w:rsidR="009E1E65">
        <w:rPr>
          <w:rFonts w:cstheme="minorHAnsi"/>
        </w:rPr>
        <w:t>germination phenology is largely unknown, and the</w:t>
      </w:r>
      <w:r w:rsidR="00EF21E9" w:rsidRPr="00F95F23">
        <w:rPr>
          <w:rFonts w:eastAsia="Times New Roman" w:cstheme="minorHAnsi"/>
          <w:color w:val="000000"/>
          <w:lang w:eastAsia="ca-ES"/>
        </w:rPr>
        <w:t xml:space="preserve"> few studies that consider </w:t>
      </w:r>
      <w:r w:rsidR="003903FE">
        <w:rPr>
          <w:rFonts w:eastAsia="Times New Roman" w:cstheme="minorHAnsi"/>
          <w:color w:val="000000"/>
          <w:lang w:eastAsia="ca-ES"/>
        </w:rPr>
        <w:t>its</w:t>
      </w:r>
      <w:r w:rsidR="003903FE" w:rsidRPr="00F95F23">
        <w:rPr>
          <w:rFonts w:eastAsia="Times New Roman" w:cstheme="minorHAnsi"/>
          <w:color w:val="000000"/>
          <w:lang w:eastAsia="ca-ES"/>
        </w:rPr>
        <w:t xml:space="preserve"> </w:t>
      </w:r>
      <w:r w:rsidR="009E1E65">
        <w:rPr>
          <w:rFonts w:eastAsia="Times New Roman" w:cstheme="minorHAnsi"/>
          <w:color w:val="000000"/>
          <w:lang w:eastAsia="ca-ES"/>
        </w:rPr>
        <w:t xml:space="preserve">effect on </w:t>
      </w:r>
      <w:r w:rsidR="003903FE">
        <w:rPr>
          <w:rFonts w:eastAsia="Times New Roman" w:cstheme="minorHAnsi"/>
          <w:color w:val="000000"/>
          <w:lang w:eastAsia="ca-ES"/>
        </w:rPr>
        <w:t>seed germination patterns show</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A86DCC">
        <w:rPr>
          <w:rFonts w:eastAsia="Times New Roman" w:cstheme="minorHAnsi"/>
          <w:color w:val="000000"/>
          <w:lang w:eastAsia="ca-ES"/>
        </w:rPr>
        <w:t>C</w:t>
      </w:r>
      <w:r w:rsidR="006C3CEC">
        <w:rPr>
          <w:rFonts w:eastAsia="Times New Roman" w:cstheme="minorHAnsi"/>
          <w:color w:val="000000"/>
          <w:lang w:eastAsia="ca-ES"/>
        </w:rPr>
        <w:t xml:space="preserve">omparing 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the response of 27 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 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46537E">
        <w:rPr>
          <w:noProof/>
        </w:rPr>
        <w:t xml:space="preserve">occurring </w:t>
      </w:r>
      <w:r w:rsidR="006D417D">
        <w:rPr>
          <w:noProof/>
        </w:rPr>
        <w:t>along a</w:t>
      </w:r>
      <w:r w:rsidR="00101ACC">
        <w:rPr>
          <w:noProof/>
        </w:rPr>
        <w:t xml:space="preserve"> </w:t>
      </w:r>
      <w:r w:rsidR="006D417D">
        <w:rPr>
          <w:noProof/>
        </w:rPr>
        <w:t>snowmelt gradient</w:t>
      </w:r>
      <w:r w:rsidR="00C61AD5">
        <w:rPr>
          <w:noProof/>
        </w:rPr>
        <w:t xml:space="preserve"> </w:t>
      </w:r>
      <w:r w:rsidR="0046537E">
        <w:rPr>
          <w:noProof/>
        </w:rPr>
        <w:t>from</w:t>
      </w:r>
      <w:r w:rsidR="00101ACC"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proofErr w:type="gramStart"/>
      <w:r w:rsidR="00433B75">
        <w:rPr>
          <w:rFonts w:eastAsia="Times New Roman" w:cstheme="minorHAnsi"/>
          <w:color w:val="000000"/>
          <w:lang w:eastAsia="ca-ES"/>
        </w:rPr>
        <w:t>ecological</w:t>
      </w:r>
      <w:proofErr w:type="gramEnd"/>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proofErr w:type="gramStart"/>
      <w:r w:rsidR="006A3D3D">
        <w:rPr>
          <w:rFonts w:eastAsia="Times New Roman" w:cstheme="minorHAnsi"/>
          <w:color w:val="000000"/>
          <w:lang w:eastAsia="ca-ES"/>
        </w:rPr>
        <w:t xml:space="preserve">by the </w:t>
      </w:r>
      <w:r w:rsidR="00D23661">
        <w:rPr>
          <w:rFonts w:eastAsia="Times New Roman" w:cstheme="minorHAnsi"/>
          <w:color w:val="000000"/>
          <w:lang w:eastAsia="ca-ES"/>
        </w:rPr>
        <w:t>use of</w:t>
      </w:r>
      <w:proofErr w:type="gramEnd"/>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real-life 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E876B6" w:rsidRPr="00F95F23">
        <w:rPr>
          <w:rFonts w:eastAsia="Times New Roman" w:cstheme="minorHAnsi"/>
          <w:color w:val="000000"/>
          <w:lang w:eastAsia="ca-ES"/>
        </w:rPr>
        <w:t xml:space="preserve"> we need </w:t>
      </w:r>
      <w:r w:rsidR="001557A2" w:rsidRPr="00F95F23">
        <w:rPr>
          <w:rFonts w:eastAsia="Times New Roman" w:cstheme="minorHAnsi"/>
          <w:color w:val="000000"/>
          <w:lang w:eastAsia="ca-ES"/>
        </w:rPr>
        <w:t xml:space="preserve">habitat specific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lastRenderedPageBreak/>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This is especially relevant if</w:t>
      </w:r>
      <w:r w:rsidR="005A4DF8" w:rsidRPr="005A4DF8">
        <w:rPr>
          <w:rFonts w:eastAsia="Times New Roman" w:cstheme="minorHAnsi"/>
          <w:color w:val="000000"/>
          <w:lang w:eastAsia="ca-ES"/>
        </w:rPr>
        <w:t xml:space="preserve"> </w:t>
      </w:r>
      <w:r w:rsidR="005A4DF8">
        <w:rPr>
          <w:rFonts w:eastAsia="Times New Roman" w:cstheme="minorHAnsi"/>
          <w:color w:val="000000"/>
          <w:lang w:eastAsia="ca-ES"/>
        </w:rPr>
        <w:t xml:space="preserve">we want to understand the phenological responses of seed germination </w:t>
      </w:r>
      <w:r w:rsidR="005020D1">
        <w:rPr>
          <w:rFonts w:eastAsia="Times New Roman" w:cstheme="minorHAnsi"/>
          <w:color w:val="000000"/>
          <w:lang w:eastAsia="ca-ES"/>
        </w:rPr>
        <w:t>under contrasting microclimatic conditions</w:t>
      </w:r>
      <w:r w:rsidR="00A0077B">
        <w:rPr>
          <w:rFonts w:eastAsia="Times New Roman" w:cstheme="minorHAnsi"/>
          <w:color w:val="000000"/>
          <w:lang w:eastAsia="ca-ES"/>
        </w:rPr>
        <w:t>.</w:t>
      </w:r>
      <w:r w:rsidR="00C76057">
        <w:rPr>
          <w:rFonts w:eastAsia="Times New Roman" w:cstheme="minorHAnsi"/>
          <w:color w:val="000000"/>
          <w:lang w:eastAsia="ca-ES"/>
        </w:rPr>
        <w:t xml:space="preserve"> </w:t>
      </w:r>
      <w:r w:rsidR="00B02169">
        <w:rPr>
          <w:rFonts w:eastAsia="Times New Roman" w:cstheme="minorHAnsi"/>
          <w:color w:val="000000"/>
          <w:lang w:eastAsia="ca-ES"/>
        </w:rPr>
        <w:t>In alpine habitats, the spatial and temporal variation of microclimate is strongly dependent o</w:t>
      </w:r>
      <w:r w:rsidR="00E274B2">
        <w:rPr>
          <w:rFonts w:eastAsia="Times New Roman" w:cstheme="minorHAnsi"/>
          <w:color w:val="000000"/>
          <w:lang w:eastAsia="ca-ES"/>
        </w:rPr>
        <w:t>n the length of snow cover</w:t>
      </w:r>
      <w:r w:rsidR="001F6FFC">
        <w:rPr>
          <w:rFonts w:eastAsia="Times New Roman" w:cstheme="minorHAnsi"/>
          <w:color w:val="000000"/>
          <w:lang w:eastAsia="ca-ES"/>
        </w:rPr>
        <w:t xml:space="preserve"> (Jiménez-Alfaro et al. 2024)</w:t>
      </w:r>
      <w:r w:rsidR="00E274B2">
        <w:rPr>
          <w:rFonts w:eastAsia="Times New Roman" w:cstheme="minorHAnsi"/>
          <w:color w:val="000000"/>
          <w:lang w:eastAsia="ca-ES"/>
        </w:rPr>
        <w:t xml:space="preserve">, </w:t>
      </w:r>
      <w:r w:rsidR="001F6FFC">
        <w:rPr>
          <w:rFonts w:eastAsia="Times New Roman" w:cstheme="minorHAnsi"/>
          <w:color w:val="000000"/>
          <w:lang w:eastAsia="ca-ES"/>
        </w:rPr>
        <w:t>making it necessary to</w:t>
      </w:r>
      <w:r w:rsidR="00AD2375">
        <w:rPr>
          <w:rFonts w:eastAsia="Times New Roman" w:cstheme="minorHAnsi"/>
          <w:color w:val="000000"/>
          <w:lang w:eastAsia="ca-ES"/>
        </w:rPr>
        <w:t xml:space="preserve"> </w:t>
      </w:r>
      <w:r w:rsidR="004C5E66">
        <w:rPr>
          <w:rFonts w:eastAsia="Times New Roman" w:cstheme="minorHAnsi"/>
          <w:color w:val="000000"/>
          <w:lang w:eastAsia="ca-ES"/>
        </w:rPr>
        <w:t>consider the seasonal variation of snow and related</w:t>
      </w:r>
      <w:r w:rsidR="00115511">
        <w:rPr>
          <w:rFonts w:eastAsia="Times New Roman" w:cstheme="minorHAnsi"/>
          <w:color w:val="000000"/>
          <w:lang w:eastAsia="ca-ES"/>
        </w:rPr>
        <w:t xml:space="preserve"> </w:t>
      </w:r>
      <w:r w:rsidR="004C5E66">
        <w:rPr>
          <w:rFonts w:eastAsia="Times New Roman" w:cstheme="minorHAnsi"/>
          <w:color w:val="000000"/>
          <w:lang w:eastAsia="ca-ES"/>
        </w:rPr>
        <w:t>temperature</w:t>
      </w:r>
      <w:r w:rsidR="00C76057">
        <w:rPr>
          <w:rFonts w:eastAsia="Times New Roman" w:cstheme="minorHAnsi"/>
          <w:color w:val="000000"/>
          <w:lang w:eastAsia="ca-ES"/>
        </w:rPr>
        <w:t xml:space="preserve"> </w:t>
      </w:r>
      <w:r w:rsidR="00115511">
        <w:rPr>
          <w:rFonts w:eastAsia="Times New Roman" w:cstheme="minorHAnsi"/>
          <w:color w:val="000000"/>
          <w:lang w:eastAsia="ca-ES"/>
        </w:rPr>
        <w:t xml:space="preserve">cycles in </w:t>
      </w:r>
      <w:proofErr w:type="spellStart"/>
      <w:r w:rsidR="00115511">
        <w:rPr>
          <w:rFonts w:eastAsia="Times New Roman" w:cstheme="minorHAnsi"/>
          <w:color w:val="000000"/>
          <w:lang w:eastAsia="ca-ES"/>
        </w:rPr>
        <w:t>phenological</w:t>
      </w:r>
      <w:r w:rsidR="00847951">
        <w:rPr>
          <w:rFonts w:eastAsia="Times New Roman" w:cstheme="minorHAnsi"/>
          <w:color w:val="000000"/>
          <w:lang w:eastAsia="ca-ES"/>
        </w:rPr>
        <w:t>ly</w:t>
      </w:r>
      <w:proofErr w:type="spellEnd"/>
      <w:r w:rsidR="00115511">
        <w:rPr>
          <w:rFonts w:eastAsia="Times New Roman" w:cstheme="minorHAnsi"/>
          <w:color w:val="000000"/>
          <w:lang w:eastAsia="ca-ES"/>
        </w:rPr>
        <w:t>-driven studies.</w:t>
      </w:r>
    </w:p>
    <w:p w14:paraId="78E70876" w14:textId="4A4380E2"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seed germination phenology in </w:t>
      </w:r>
      <w:r w:rsidR="00CD0E5E">
        <w:rPr>
          <w:rFonts w:eastAsia="Times New Roman" w:cstheme="minorHAnsi"/>
          <w:color w:val="000000"/>
          <w:lang w:eastAsia="ca-ES"/>
        </w:rPr>
        <w:t xml:space="preserve">54 species from two </w:t>
      </w:r>
      <w:r w:rsidR="00144F95">
        <w:rPr>
          <w:rFonts w:eastAsia="Times New Roman" w:cstheme="minorHAnsi"/>
          <w:color w:val="000000"/>
          <w:lang w:eastAsia="ca-ES"/>
        </w:rPr>
        <w:t>alpine systems</w:t>
      </w:r>
      <w:r w:rsidR="006D0392">
        <w:rPr>
          <w:rFonts w:eastAsia="Times New Roman" w:cstheme="minorHAnsi"/>
          <w:color w:val="000000"/>
          <w:lang w:eastAsia="ca-ES"/>
        </w:rPr>
        <w:t xml:space="preserve"> influenced by Temperate and Mediterranean climatic conditions </w:t>
      </w:r>
      <w:r w:rsidR="00C64C28">
        <w:rPr>
          <w:rFonts w:eastAsia="Times New Roman" w:cstheme="minorHAnsi"/>
          <w:color w:val="000000"/>
          <w:lang w:eastAsia="ca-ES"/>
        </w:rPr>
        <w:t xml:space="preserve">in 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ins w:id="16" w:author="EDUARDO FERNANDEZ PASCUAL" w:date="2024-03-21T17:19:00Z">
        <w:r w:rsidR="009530C7">
          <w:rPr>
            <w:rFonts w:eastAsia="Times New Roman" w:cstheme="minorHAnsi"/>
            <w:color w:val="000000"/>
            <w:lang w:eastAsia="ca-ES"/>
          </w:rPr>
          <w:t>s</w:t>
        </w:r>
      </w:ins>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D50997">
        <w:rPr>
          <w:rFonts w:eastAsia="Times New Roman" w:cstheme="minorHAnsi"/>
          <w:color w:val="000000"/>
          <w:lang w:eastAsia="ca-ES"/>
        </w:rPr>
        <w:t>based on the recreation of hour</w:t>
      </w:r>
      <w:r w:rsidR="00824FFA">
        <w:rPr>
          <w:rFonts w:eastAsia="Times New Roman" w:cstheme="minorHAnsi"/>
          <w:color w:val="000000"/>
          <w:lang w:eastAsia="ca-ES"/>
        </w:rPr>
        <w:t xml:space="preserve">ly </w:t>
      </w:r>
      <w:r w:rsidR="00B45A2F">
        <w:rPr>
          <w:rFonts w:eastAsia="Times New Roman" w:cstheme="minorHAnsi"/>
          <w:color w:val="000000"/>
          <w:lang w:eastAsia="ca-ES"/>
        </w:rPr>
        <w:t>data series of temperature and snow measured in alpine soils</w:t>
      </w:r>
      <w:r w:rsidR="00571E7E">
        <w:rPr>
          <w:rFonts w:eastAsia="Times New Roman" w:cstheme="minorHAnsi"/>
          <w:color w:val="000000"/>
          <w:lang w:eastAsia="ca-ES"/>
        </w:rPr>
        <w:t xml:space="preserve"> from the same region</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 xml:space="preserve">freeze and thaw cycles without snow protection </w:t>
      </w:r>
      <w:r w:rsidR="009D6AAE" w:rsidRPr="00F95F23">
        <w:rPr>
          <w:rFonts w:eastAsia="Times New Roman" w:cstheme="minorHAnsi"/>
          <w:color w:val="000000"/>
          <w:lang w:eastAsia="ca-ES"/>
        </w:rPr>
        <w:t>i</w:t>
      </w:r>
      <w:r w:rsidR="005A7529" w:rsidRPr="00F95F23">
        <w:rPr>
          <w:rFonts w:eastAsia="Times New Roman" w:cstheme="minorHAnsi"/>
          <w:color w:val="000000"/>
          <w:lang w:eastAsia="ca-ES"/>
        </w:rPr>
        <w:t>n winter</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occurring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reciprocal sowing experiments </w:t>
      </w:r>
      <w:r w:rsidR="00EC2A67">
        <w:rPr>
          <w:rFonts w:eastAsia="Times New Roman" w:cstheme="minorHAnsi"/>
          <w:color w:val="000000"/>
          <w:lang w:eastAsia="ca-ES"/>
        </w:rPr>
        <w:t xml:space="preserve">in the field </w:t>
      </w:r>
      <w:r w:rsidR="0027174C">
        <w:rPr>
          <w:rFonts w:eastAsia="Times New Roman" w:cstheme="minorHAnsi"/>
          <w:color w:val="000000"/>
          <w:lang w:eastAsia="ca-ES"/>
        </w:rPr>
        <w:t xml:space="preserve">conducted </w:t>
      </w:r>
      <w:r w:rsidR="003A36CF">
        <w:rPr>
          <w:rFonts w:eastAsia="Times New Roman" w:cstheme="minorHAnsi"/>
          <w:color w:val="000000"/>
          <w:lang w:eastAsia="ca-ES"/>
        </w:rPr>
        <w:t>in</w:t>
      </w:r>
      <w:r w:rsidR="00EC2A67">
        <w:rPr>
          <w:rFonts w:eastAsia="Times New Roman" w:cstheme="minorHAnsi"/>
          <w:color w:val="000000"/>
          <w:lang w:eastAsia="ca-ES"/>
        </w:rPr>
        <w:t xml:space="preserve"> snowbed and fellfield conditions </w:t>
      </w:r>
      <w:r w:rsidR="0027174C">
        <w:rPr>
          <w:rFonts w:eastAsia="Times New Roman" w:cstheme="minorHAnsi"/>
          <w:color w:val="000000"/>
          <w:lang w:eastAsia="ca-ES"/>
        </w:rPr>
        <w:t xml:space="preserve">for </w:t>
      </w:r>
      <w:ins w:id="17" w:author="EDUARDO FERNANDEZ PASCUAL" w:date="2024-03-21T17:19:00Z">
        <w:r w:rsidR="000F1564">
          <w:rPr>
            <w:rFonts w:eastAsia="Times New Roman" w:cstheme="minorHAnsi"/>
            <w:color w:val="000000"/>
            <w:lang w:eastAsia="ca-ES"/>
          </w:rPr>
          <w:t xml:space="preserve">a </w:t>
        </w:r>
      </w:ins>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w:t>
      </w:r>
      <w:r w:rsidR="00B34913">
        <w:rPr>
          <w:rFonts w:eastAsia="Times New Roman" w:cstheme="minorHAnsi"/>
          <w:color w:val="000000"/>
          <w:lang w:eastAsia="ca-ES"/>
        </w:rPr>
        <w:t xml:space="preserve">occurring in alpine systems </w:t>
      </w:r>
      <w:r w:rsidR="00B34913" w:rsidRPr="00F95F23">
        <w:rPr>
          <w:rFonts w:eastAsia="Times New Roman" w:cstheme="minorHAnsi"/>
          <w:color w:val="000000"/>
          <w:lang w:eastAsia="ca-ES"/>
        </w:rPr>
        <w:t xml:space="preserve">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717B6D" w:rsidRPr="00F95F23">
        <w:rPr>
          <w:rFonts w:eastAsia="Times New Roman" w:cstheme="minorHAnsi"/>
          <w:color w:val="000000"/>
          <w:lang w:eastAsia="ca-ES"/>
        </w:rPr>
        <w:t>opposite pattern</w:t>
      </w:r>
      <w:r w:rsidR="00AB5B9A">
        <w:rPr>
          <w:rFonts w:eastAsia="Times New Roman" w:cstheme="minorHAnsi"/>
          <w:color w:val="000000"/>
          <w:lang w:eastAsia="ca-ES"/>
        </w:rPr>
        <w:t>s</w:t>
      </w:r>
      <w:r w:rsidR="00065E40">
        <w:rPr>
          <w:rFonts w:eastAsia="Times New Roman" w:cstheme="minorHAnsi"/>
          <w:color w:val="000000"/>
          <w:lang w:eastAsia="ca-ES"/>
        </w:rPr>
        <w:t xml:space="preserve">, with lower total germination, later </w:t>
      </w:r>
      <w:proofErr w:type="gramStart"/>
      <w:r w:rsidR="00065E40">
        <w:rPr>
          <w:rFonts w:eastAsia="Times New Roman" w:cstheme="minorHAnsi"/>
          <w:color w:val="000000"/>
          <w:lang w:eastAsia="ca-ES"/>
        </w:rPr>
        <w:t>germination</w:t>
      </w:r>
      <w:proofErr w:type="gramEnd"/>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different macroclimates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Pr>
          <w:rFonts w:eastAsia="Times New Roman" w:cstheme="minorHAnsi"/>
          <w:color w:val="000000"/>
          <w:lang w:eastAsia="ca-ES"/>
        </w:rPr>
        <w:t xml:space="preserve"> </w:t>
      </w:r>
      <w:r w:rsidR="00CE57CD" w:rsidRPr="00F95F23">
        <w:rPr>
          <w:rFonts w:eastAsia="Arial" w:cstheme="minorHAnsi"/>
        </w:rPr>
        <w:t>to microclimatic conditions</w:t>
      </w:r>
      <w:r w:rsidR="00923D39">
        <w:rPr>
          <w:rFonts w:eastAsia="Times New Roman" w:cstheme="minorHAnsi"/>
          <w:color w:val="000000"/>
          <w:lang w:eastAsia="ca-ES"/>
        </w:rPr>
        <w:t>.</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 xml:space="preserve">We hypothesize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06032C" w:rsidRPr="00F95F23">
        <w:rPr>
          <w:rFonts w:eastAsia="Arial" w:cstheme="minorHAnsi"/>
        </w:rPr>
        <w:t xml:space="preserve"> </w:t>
      </w:r>
      <w:r w:rsidR="00010DC7" w:rsidRPr="00F95F23">
        <w:rPr>
          <w:rFonts w:eastAsia="Arial" w:cstheme="minorHAnsi"/>
        </w:rPr>
        <w:fldChar w:fldCharType="begin" w:fldLock="1"/>
      </w:r>
      <w:r w:rsidR="00010DC7" w:rsidRPr="00F95F23">
        <w:rPr>
          <w:rFonts w:eastAsia="Arial" w:cstheme="minorHAnsi"/>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&lt;i&gt;et al.&lt;/i&gt;, 2021)","plainTextFormattedCitation":"(Fernández-Pascual et al., 2021)","previouslyFormattedCitation":"(Fernández-Pascual &lt;i&gt;et al.&lt;/i&gt;, 2021)"},"properties":{"noteIndex":0},"schema":"https://github.com/citation-style-language/schema/raw/master/csl-citation.json"}</w:instrText>
      </w:r>
      <w:r w:rsidR="00010DC7" w:rsidRPr="00F95F23">
        <w:rPr>
          <w:rFonts w:eastAsia="Arial" w:cstheme="minorHAnsi"/>
        </w:rPr>
        <w:fldChar w:fldCharType="separate"/>
      </w:r>
      <w:r w:rsidR="00010DC7" w:rsidRPr="00F95F23">
        <w:rPr>
          <w:rFonts w:eastAsia="Arial" w:cstheme="minorHAnsi"/>
          <w:noProof/>
        </w:rPr>
        <w:t xml:space="preserve">(Fernández-Pascual </w:t>
      </w:r>
      <w:r w:rsidR="00010DC7" w:rsidRPr="00F95F23">
        <w:rPr>
          <w:rFonts w:eastAsia="Arial" w:cstheme="minorHAnsi"/>
          <w:i/>
          <w:noProof/>
        </w:rPr>
        <w:t>et al.</w:t>
      </w:r>
      <w:r w:rsidR="00010DC7" w:rsidRPr="00F95F23">
        <w:rPr>
          <w:rFonts w:eastAsia="Arial" w:cstheme="minorHAnsi"/>
          <w:noProof/>
        </w:rPr>
        <w:t>, 2021)</w:t>
      </w:r>
      <w:r w:rsidR="00010DC7" w:rsidRPr="00F95F23">
        <w:rPr>
          <w:rFonts w:eastAsia="Arial" w:cstheme="minorHAnsi"/>
        </w:rPr>
        <w:fldChar w:fldCharType="end"/>
      </w:r>
      <w:r w:rsidR="00010DC7"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while the species 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010DC7" w:rsidRPr="00F95F23">
        <w:rPr>
          <w:rFonts w:eastAsia="Times New Roman" w:cstheme="minorHAnsi"/>
          <w:color w:val="000000"/>
          <w:lang w:eastAsia="ca-ES"/>
        </w:rPr>
        <w:t xml:space="preserve"> </w:t>
      </w:r>
      <w:r w:rsidR="00F607B5"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00F607B5"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(Giménez-Benavides, Escudero and Pérez-García, 2005)</w:t>
      </w:r>
      <w:r w:rsidR="00F607B5" w:rsidRPr="00F95F23">
        <w:rPr>
          <w:rFonts w:eastAsia="Times New Roman" w:cstheme="minorHAnsi"/>
          <w:color w:val="000000"/>
          <w:lang w:eastAsia="ca-ES"/>
        </w:rPr>
        <w:fldChar w:fldCharType="end"/>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0EE220E4" w:rsidR="00CD1A5A"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2. </w:t>
      </w:r>
      <w:r w:rsidR="005017FA" w:rsidRPr="00F95F23">
        <w:rPr>
          <w:rFonts w:eastAsia="Times New Roman"/>
          <w:bdr w:val="none" w:sz="0" w:space="0" w:color="auto" w:frame="1"/>
          <w:lang w:eastAsia="ca-ES"/>
        </w:rPr>
        <w:t xml:space="preserve">Material and </w:t>
      </w:r>
      <w:r w:rsidRPr="00F95F23">
        <w:rPr>
          <w:rFonts w:eastAsia="Times New Roman"/>
          <w:bdr w:val="none" w:sz="0" w:space="0" w:color="auto" w:frame="1"/>
          <w:lang w:eastAsia="ca-ES"/>
        </w:rPr>
        <w:t>Methods</w:t>
      </w:r>
    </w:p>
    <w:p w14:paraId="3D1EC986" w14:textId="1D4D7AED"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2.1 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0B2E4316" w:rsidR="00856404" w:rsidRPr="0031217B"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w:t>
      </w:r>
      <w:del w:id="18" w:author="EDUARDO FERNANDEZ PASCUAL" w:date="2024-03-21T17:20:00Z">
        <w:r w:rsidR="008D688E" w:rsidRPr="00F95F23" w:rsidDel="006F3968">
          <w:rPr>
            <w:rFonts w:cstheme="minorHAnsi"/>
          </w:rPr>
          <w:delText>s</w:delText>
        </w:r>
      </w:del>
      <w:r w:rsidR="008D688E" w:rsidRPr="00F95F23">
        <w:rPr>
          <w:rFonts w:cstheme="minorHAnsi"/>
        </w:rPr>
        <w:t xml:space="preserve"> communities between 1900 and 2500 m </w:t>
      </w:r>
      <w:proofErr w:type="spellStart"/>
      <w:r w:rsidR="008D688E" w:rsidRPr="00F95F23">
        <w:rPr>
          <w:rFonts w:cstheme="minorHAnsi"/>
        </w:rPr>
        <w:t>a.s.l</w:t>
      </w:r>
      <w:proofErr w:type="spellEnd"/>
      <w:r w:rsidR="008D688E" w:rsidRPr="00F95F23">
        <w:rPr>
          <w:rFonts w:cstheme="minorHAnsi"/>
        </w:rPr>
        <w:t>.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w:t>
      </w:r>
      <w:proofErr w:type="spellStart"/>
      <w:r w:rsidR="00F53E5C" w:rsidRPr="00F95F23">
        <w:rPr>
          <w:rFonts w:cstheme="minorHAnsi"/>
        </w:rPr>
        <w:t>Eurosiberian</w:t>
      </w:r>
      <w:proofErr w:type="spellEnd"/>
      <w:r w:rsidR="00F53E5C" w:rsidRPr="00F95F23">
        <w:rPr>
          <w:rFonts w:cstheme="minorHAnsi"/>
        </w:rPr>
        <w:t xml:space="preserve">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FF327E">
        <w:rPr>
          <w:rFonts w:cstheme="minorHAnsi"/>
        </w:rPr>
        <w:t xml:space="preserve">. </w:t>
      </w:r>
      <w:r w:rsidR="00152AE0" w:rsidRPr="00F95F23">
        <w:rPr>
          <w:rFonts w:cstheme="minorHAnsi"/>
        </w:rPr>
        <w:t xml:space="preserve">The </w:t>
      </w:r>
      <w:r w:rsidR="00FF327E">
        <w:rPr>
          <w:rFonts w:cstheme="minorHAnsi"/>
        </w:rPr>
        <w:t>bio</w:t>
      </w:r>
      <w:r w:rsidR="004375D7" w:rsidRPr="00F95F23">
        <w:rPr>
          <w:rFonts w:cstheme="minorHAnsi"/>
        </w:rPr>
        <w:t xml:space="preserve">geographic </w:t>
      </w:r>
      <w:r w:rsidR="00152AE0" w:rsidRPr="00F95F23">
        <w:rPr>
          <w:rFonts w:cstheme="minorHAnsi"/>
        </w:rPr>
        <w:t>location</w:t>
      </w:r>
      <w:r w:rsidR="00C374D7">
        <w:rPr>
          <w:rFonts w:cstheme="minorHAnsi"/>
        </w:rPr>
        <w:t xml:space="preserve"> of the region</w:t>
      </w:r>
      <w:r w:rsidR="00152AE0" w:rsidRPr="00F95F23">
        <w:rPr>
          <w:rFonts w:cstheme="minorHAnsi"/>
        </w:rPr>
        <w:t xml:space="preserve"> </w:t>
      </w:r>
      <w:r w:rsidR="00C5491C" w:rsidRPr="00F95F23">
        <w:rPr>
          <w:rFonts w:cstheme="minorHAnsi"/>
        </w:rPr>
        <w:t>facilitates</w:t>
      </w:r>
      <w:r w:rsidR="00152AE0" w:rsidRPr="00F95F23">
        <w:rPr>
          <w:rFonts w:cstheme="minorHAnsi"/>
        </w:rPr>
        <w:t xml:space="preserve"> 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alpine communities and M</w:t>
      </w:r>
      <w:r w:rsidR="00FF327E">
        <w:rPr>
          <w:rFonts w:cstheme="minorHAnsi"/>
        </w:rPr>
        <w:t>editerranean alpine communities in northern and southern slopes of the mountain range, respectively</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907E29">
        <w:rPr>
          <w:rFonts w:cstheme="minorHAnsi"/>
        </w:rPr>
        <w:t>one</w:t>
      </w:r>
      <w:r w:rsidR="00765642">
        <w:rPr>
          <w:rFonts w:cstheme="minorHAnsi"/>
        </w:rPr>
        <w:t xml:space="preserve"> study system</w:t>
      </w:r>
      <w:r w:rsidR="00765642" w:rsidRPr="00F95F23">
        <w:rPr>
          <w:rFonts w:cstheme="minorHAnsi"/>
        </w:rPr>
        <w:t xml:space="preserve"> </w:t>
      </w:r>
      <w:r w:rsidR="00765642">
        <w:rPr>
          <w:rFonts w:cstheme="minorHAnsi"/>
        </w:rPr>
        <w:t>for</w:t>
      </w:r>
      <w:r w:rsidR="00765642" w:rsidRPr="00F95F23">
        <w:rPr>
          <w:rFonts w:cstheme="minorHAnsi"/>
        </w:rPr>
        <w:t xml:space="preserve"> </w:t>
      </w:r>
      <w:r w:rsidR="009B2768" w:rsidRPr="00F95F23">
        <w:rPr>
          <w:rFonts w:cstheme="minorHAnsi"/>
        </w:rPr>
        <w:t xml:space="preserve">each </w:t>
      </w:r>
      <w:r w:rsidR="00B7500F" w:rsidRPr="00F95F23">
        <w:rPr>
          <w:rFonts w:cstheme="minorHAnsi"/>
        </w:rPr>
        <w:t>macro</w:t>
      </w:r>
      <w:r w:rsidR="009B2768" w:rsidRPr="00F95F23">
        <w:rPr>
          <w:rFonts w:cstheme="minorHAnsi"/>
        </w:rPr>
        <w:t>climate</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in green);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233909" w:rsidRPr="00F95F23">
        <w:rPr>
          <w:rFonts w:cstheme="minorHAnsi"/>
        </w:rPr>
        <w:t xml:space="preserve"> </w:t>
      </w:r>
      <w:r w:rsidR="00973881" w:rsidRPr="00F95F23">
        <w:rPr>
          <w:rFonts w:cstheme="minorHAnsi"/>
        </w:rPr>
        <w:t>in yellow).</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9518F6">
        <w:rPr>
          <w:rFonts w:cstheme="minorHAnsi"/>
        </w:rPr>
        <w:t xml:space="preserve">plant diversity,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6.5 - 6.8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(based on 47 locations</w:t>
      </w:r>
      <w:r w:rsidR="00594ED9" w:rsidRPr="0031217B">
        <w:rPr>
          <w:rFonts w:cstheme="minorHAnsi"/>
        </w:rPr>
        <w:t xml:space="preserve">, values extracted from Chelsa 2.1, </w:t>
      </w:r>
      <w:r w:rsidR="00B62B0A" w:rsidRPr="0031217B">
        <w:rPr>
          <w:rFonts w:cstheme="minorHAnsi"/>
        </w:rPr>
        <w:t xml:space="preserve">bio 1 and </w:t>
      </w:r>
      <w:proofErr w:type="gramStart"/>
      <w:r w:rsidR="00594ED9" w:rsidRPr="0031217B">
        <w:rPr>
          <w:rFonts w:cstheme="minorHAnsi"/>
        </w:rPr>
        <w:t>bio</w:t>
      </w:r>
      <w:r w:rsidR="00483F38" w:rsidRPr="0031217B">
        <w:rPr>
          <w:rFonts w:cstheme="minorHAnsi"/>
        </w:rPr>
        <w:t xml:space="preserve"> </w:t>
      </w:r>
      <w:r w:rsidR="00594ED9" w:rsidRPr="0031217B">
        <w:rPr>
          <w:rFonts w:cstheme="minorHAnsi"/>
        </w:rPr>
        <w:t>17</w:t>
      </w:r>
      <w:proofErr w:type="gramEnd"/>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(based on eight locations,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(based on four locations,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study systems </w:t>
      </w:r>
      <w:r w:rsidR="00907E29" w:rsidRPr="00F95F23">
        <w:rPr>
          <w:rFonts w:cstheme="minorHAnsi"/>
        </w:rPr>
        <w:t xml:space="preserve">are </w:t>
      </w:r>
      <w:proofErr w:type="spellStart"/>
      <w:r w:rsidR="00065E40">
        <w:rPr>
          <w:rFonts w:cstheme="minorHAnsi"/>
        </w:rPr>
        <w:t>moslt</w:t>
      </w:r>
      <w:ins w:id="19" w:author="EDUARDO FERNANDEZ PASCUAL" w:date="2024-03-21T17:21:00Z">
        <w:r w:rsidR="000C29B4">
          <w:rPr>
            <w:rFonts w:cstheme="minorHAnsi"/>
          </w:rPr>
          <w:t>y</w:t>
        </w:r>
      </w:ins>
      <w:proofErr w:type="spellEnd"/>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proofErr w:type="spellStart"/>
      <w:r w:rsidR="00907E29" w:rsidRPr="00F95F23">
        <w:rPr>
          <w:rFonts w:cstheme="minorHAnsi"/>
          <w:i/>
          <w:iCs/>
        </w:rPr>
        <w:t>Rupricapra</w:t>
      </w:r>
      <w:proofErr w:type="spellEnd"/>
      <w:r w:rsidR="00907E29" w:rsidRPr="00F95F23">
        <w:rPr>
          <w:rFonts w:cstheme="minorHAnsi"/>
          <w:i/>
          <w:iCs/>
        </w:rPr>
        <w:t xml:space="preserve"> pyrenaica parva</w:t>
      </w:r>
      <w:r w:rsidR="00907E29" w:rsidRPr="00F95F23">
        <w:rPr>
          <w:rFonts w:cstheme="minorHAnsi"/>
        </w:rPr>
        <w:t>).</w:t>
      </w:r>
    </w:p>
    <w:p w14:paraId="4138C40D" w14:textId="32798D90" w:rsidR="00502072" w:rsidRPr="00F95F23" w:rsidRDefault="00502072" w:rsidP="00502072">
      <w:pPr>
        <w:pStyle w:val="Ttulo2"/>
        <w:rPr>
          <w:rFonts w:eastAsia="Times New Roman"/>
          <w:lang w:eastAsia="ca-ES"/>
        </w:rPr>
      </w:pPr>
      <w:r w:rsidRPr="00F95F23">
        <w:rPr>
          <w:rFonts w:eastAsia="Times New Roman"/>
          <w:lang w:eastAsia="ca-ES"/>
        </w:rPr>
        <w:t xml:space="preserve">2.2 Seed sampling </w:t>
      </w:r>
    </w:p>
    <w:p w14:paraId="7B07F1E1" w14:textId="51C15E83"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seed sampling sites separated </w:t>
      </w:r>
      <w:r w:rsidR="00D5356D">
        <w:rPr>
          <w:rFonts w:eastAsia="Times New Roman" w:cstheme="minorHAnsi"/>
          <w:color w:val="000000"/>
          <w:lang w:eastAsia="ca-ES"/>
        </w:rPr>
        <w:t>a minimum of</w:t>
      </w:r>
      <w:r w:rsidRPr="00F95F23">
        <w:rPr>
          <w:rFonts w:eastAsia="Times New Roman" w:cstheme="minorHAnsi"/>
          <w:color w:val="000000"/>
          <w:lang w:eastAsia="ca-ES"/>
        </w:rPr>
        <w:t xml:space="preserve"> 500 m</w:t>
      </w:r>
      <w:r w:rsidR="00D5356D">
        <w:rPr>
          <w:rFonts w:eastAsia="Times New Roman" w:cstheme="minorHAnsi"/>
          <w:color w:val="000000"/>
          <w:lang w:eastAsia="ca-ES"/>
        </w:rPr>
        <w:t xml:space="preserve"> 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representative plot of 3 m radius</w:t>
      </w:r>
      <w:r w:rsidR="00595FBD">
        <w:rPr>
          <w:rFonts w:eastAsia="Times New Roman" w:cstheme="minorHAnsi"/>
          <w:color w:val="000000"/>
          <w:lang w:eastAsia="ca-ES"/>
        </w:rPr>
        <w:t xml:space="preserve"> and considered them</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communit</w:t>
      </w:r>
      <w:r w:rsidR="00BE1660">
        <w:rPr>
          <w:rFonts w:eastAsia="Times New Roman" w:cstheme="minorHAnsi"/>
          <w:color w:val="000000"/>
          <w:lang w:eastAsia="ca-ES"/>
        </w:rPr>
        <w:t>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of each site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of wild </w:t>
      </w:r>
      <w:r w:rsidR="00CB795A" w:rsidRPr="00F95F23">
        <w:rPr>
          <w:rFonts w:eastAsia="Times New Roman" w:cstheme="minorHAnsi"/>
          <w:color w:val="000000"/>
          <w:lang w:eastAsia="ca-ES"/>
        </w:rPr>
        <w:lastRenderedPageBreak/>
        <w:t>populations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B795A">
        <w:rPr>
          <w:rFonts w:eastAsia="Times New Roman" w:cstheme="minorHAnsi"/>
          <w:color w:val="000000"/>
          <w:lang w:eastAsia="ca-ES"/>
        </w:rPr>
        <w:t>t</w:t>
      </w:r>
      <w:r w:rsidRPr="00F95F23">
        <w:rPr>
          <w:rFonts w:eastAsia="Times New Roman" w:cstheme="minorHAnsi"/>
          <w:color w:val="000000"/>
          <w:lang w:eastAsia="ca-ES"/>
        </w:rPr>
        <w:t xml:space="preserve">he goal was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BC04E3">
        <w:rPr>
          <w:rFonts w:eastAsia="Times New Roman" w:cstheme="minorHAnsi"/>
          <w:color w:val="000000"/>
          <w:lang w:eastAsia="ca-ES"/>
        </w:rPr>
        <w:t>while w</w:t>
      </w:r>
      <w:r w:rsidR="00BF0AFF" w:rsidRPr="00F95F23">
        <w:rPr>
          <w:rFonts w:eastAsia="Times New Roman" w:cstheme="minorHAnsi"/>
          <w:color w:val="000000"/>
          <w:lang w:eastAsia="ca-ES"/>
        </w:rPr>
        <w:t xml:space="preserve">e manually clean and sown </w:t>
      </w:r>
      <w:r w:rsidR="007F2663">
        <w:rPr>
          <w:rFonts w:eastAsia="Times New Roman" w:cstheme="minorHAnsi"/>
          <w:color w:val="000000"/>
          <w:lang w:eastAsia="ca-ES"/>
        </w:rPr>
        <w:t>each seed lot</w:t>
      </w:r>
      <w:r w:rsidRPr="00F95F23">
        <w:rPr>
          <w:rFonts w:eastAsia="Times New Roman" w:cstheme="minorHAnsi"/>
          <w:color w:val="000000"/>
          <w:lang w:eastAsia="ca-ES"/>
        </w:rPr>
        <w:t xml:space="preserve"> 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66B7D41C" w:rsidR="00795794" w:rsidRPr="00F95F23" w:rsidRDefault="00795794" w:rsidP="00795794">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3</w:t>
      </w:r>
      <w:r w:rsidRPr="00F95F23">
        <w:rPr>
          <w:rFonts w:eastAsia="Times New Roman"/>
          <w:bdr w:val="none" w:sz="0" w:space="0" w:color="auto" w:frame="1"/>
          <w:lang w:eastAsia="ca-ES"/>
        </w:rPr>
        <w:t xml:space="preserve"> </w:t>
      </w:r>
      <w:r>
        <w:rPr>
          <w:rFonts w:eastAsia="Times New Roman"/>
          <w:bdr w:val="none" w:sz="0" w:space="0" w:color="auto" w:frame="1"/>
          <w:lang w:eastAsia="ca-ES"/>
        </w:rPr>
        <w:t>Experimental setting</w:t>
      </w:r>
    </w:p>
    <w:p w14:paraId="6D233B59" w14:textId="1B2EAC4A" w:rsidR="00795794" w:rsidRDefault="414BF7FF" w:rsidP="500F0B95">
      <w:pPr>
        <w:spacing w:after="0" w:line="360" w:lineRule="auto"/>
        <w:ind w:firstLine="709"/>
        <w:jc w:val="both"/>
        <w:rPr>
          <w:rFonts w:eastAsia="Times New Roman"/>
          <w:color w:val="000000" w:themeColor="text1"/>
          <w:lang w:eastAsia="ca-ES"/>
        </w:rPr>
      </w:pPr>
      <w:r w:rsidRPr="500F0B95">
        <w:t xml:space="preserve">We used a temperature data series collected in the sites of the Temperate system (Picos de Europa National Park) from 2008 to 2019 as a reference for regional alpine microclimate. The data were collected with M-Log5W loggers, </w:t>
      </w:r>
      <w:proofErr w:type="spellStart"/>
      <w:r w:rsidRPr="500F0B95">
        <w:t>GeoPrecision</w:t>
      </w:r>
      <w:proofErr w:type="spellEnd"/>
      <w:r w:rsidRPr="500F0B95">
        <w:t xml:space="preserve">, </w:t>
      </w:r>
      <w:proofErr w:type="spellStart"/>
      <w:r w:rsidRPr="500F0B95">
        <w:t>Ettlingen</w:t>
      </w:r>
      <w:proofErr w:type="spellEnd"/>
      <w:r w:rsidRPr="500F0B95">
        <w:t xml:space="preserve">, Germany, accuracy +/- 0.1 ºC at 0 ºC and 0.01 ºC resolution. We selected the most contrasting </w:t>
      </w:r>
      <w:r w:rsidR="00456871">
        <w:t xml:space="preserve">field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SP3 loggers, EMS, Czech Republic, accuracy +/- 0.1 ºC at 0 ºC and 0.01 ºC resolution. Despite differences in the total snow cover and mean temperatures, the selected snowbed and fellfield conditions were representative of the patterns observed in the two systems. We transformed the two reference data series for 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used to setup a weekly-resolution </w:t>
      </w:r>
      <w:r w:rsidR="00456871">
        <w:t xml:space="preserve">temperature </w:t>
      </w:r>
      <w:r w:rsidRPr="500F0B95">
        <w:t xml:space="preserve">program in two incubator chambers </w:t>
      </w:r>
      <w:r w:rsidR="6E6D57BB" w:rsidRPr="500F0B95">
        <w:t>to conduct</w:t>
      </w:r>
      <w:r w:rsidRPr="500F0B95">
        <w:t xml:space="preserve"> a continuous seasonal experiment (Fig. </w:t>
      </w:r>
      <w:r w:rsidRPr="00023257">
        <w:rPr>
          <w:b/>
          <w:bCs/>
        </w:rPr>
        <w:t>1d</w:t>
      </w:r>
      <w:r w:rsidR="00456871" w:rsidRPr="00456871">
        <w:rPr>
          <w:bCs/>
        </w:rPr>
        <w:t>) and</w:t>
      </w:r>
      <w:r w:rsidR="00456871" w:rsidRPr="00456871">
        <w:t xml:space="preserve"> </w:t>
      </w:r>
      <w:r w:rsidR="00456871" w:rsidRPr="500F0B95">
        <w:t>using monthly-resolution photoperiod regimes</w:t>
      </w:r>
      <w:r w:rsidR="00456871">
        <w:t xml:space="preserve"> aimed to mimic field conditions</w:t>
      </w:r>
      <w:r w:rsidRPr="500F0B95">
        <w:t xml:space="preserve">. The chambers were programmed with daily temperature ramps between the </w:t>
      </w:r>
      <w:proofErr w:type="spellStart"/>
      <w:r w:rsidRPr="500F0B95">
        <w:t>Tmax</w:t>
      </w:r>
      <w:proofErr w:type="spellEnd"/>
      <w:r w:rsidRPr="500F0B95">
        <w:t xml:space="preserve"> and </w:t>
      </w:r>
      <w:proofErr w:type="spellStart"/>
      <w:r w:rsidRPr="500F0B95">
        <w:t>Tmin</w:t>
      </w:r>
      <w:proofErr w:type="spellEnd"/>
      <w:r w:rsidR="6E6D57BB" w:rsidRPr="500F0B95">
        <w:t xml:space="preserve"> observed in the field</w:t>
      </w:r>
      <w:r w:rsidRPr="500F0B95">
        <w:t xml:space="preserve">. Each incubator was configured in </w:t>
      </w:r>
      <w:proofErr w:type="spellStart"/>
      <w:r w:rsidRPr="500F0B95">
        <w:t>Aralab</w:t>
      </w:r>
      <w:proofErr w:type="spellEnd"/>
      <w:r w:rsidRPr="500F0B95">
        <w:t xml:space="preserve"> incubators (</w:t>
      </w:r>
      <w:proofErr w:type="spellStart"/>
      <w:r w:rsidRPr="500F0B95">
        <w:t>Aralab</w:t>
      </w:r>
      <w:proofErr w:type="spellEnd"/>
      <w:r w:rsidRPr="500F0B95">
        <w:t xml:space="preserve"> climatic chamber </w:t>
      </w:r>
      <w:proofErr w:type="spellStart"/>
      <w:r w:rsidRPr="500F0B95">
        <w:t>Fitoclima</w:t>
      </w:r>
      <w:proofErr w:type="spellEnd"/>
      <w:r w:rsidRPr="500F0B95">
        <w:t xml:space="preserve"> S600 PL, equipped with 4 led modules 11W 350mA) </w:t>
      </w:r>
      <w:r w:rsidR="6E6D57BB" w:rsidRPr="500F0B95">
        <w:t xml:space="preserve">using </w:t>
      </w:r>
      <w:proofErr w:type="spellStart"/>
      <w:r w:rsidR="6E6D57BB" w:rsidRPr="500F0B95">
        <w:t>Fitolog</w:t>
      </w:r>
      <w:proofErr w:type="spellEnd"/>
      <w:r w:rsidR="6E6D57BB" w:rsidRPr="500F0B95">
        <w:t xml:space="preserve"> 9000 software (version 9308, </w:t>
      </w:r>
      <w:proofErr w:type="spellStart"/>
      <w:r w:rsidR="6E6D57BB" w:rsidRPr="500F0B95">
        <w:t>Aralab</w:t>
      </w:r>
      <w:proofErr w:type="spellEnd"/>
      <w:r w:rsidR="6E6D57BB" w:rsidRPr="500F0B95">
        <w:t xml:space="preserve">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scenario was programmed with a long snow period with constant 0 </w:t>
      </w:r>
      <w:r w:rsidRPr="500F0B95">
        <w:t>ºC</w:t>
      </w:r>
      <w:r w:rsidRPr="500F0B95">
        <w:rPr>
          <w:rFonts w:eastAsia="Times New Roman"/>
          <w:color w:val="000000" w:themeColor="text1"/>
          <w:lang w:eastAsia="ca-ES"/>
        </w:rPr>
        <w:t xml:space="preserve"> temperature and darkness for 196 days. More detailed information about weekly programs is available in </w:t>
      </w:r>
      <w:r w:rsidRPr="500F0B95">
        <w:rPr>
          <w:rFonts w:eastAsia="Times New Roman"/>
          <w:color w:val="000000" w:themeColor="text1"/>
          <w:highlight w:val="yellow"/>
          <w:lang w:eastAsia="ca-ES"/>
        </w:rPr>
        <w:t xml:space="preserve">supporting information Table </w:t>
      </w:r>
      <w:r w:rsidRPr="00023257">
        <w:rPr>
          <w:rFonts w:eastAsia="Times New Roman"/>
          <w:b/>
          <w:bCs/>
          <w:color w:val="000000" w:themeColor="text1"/>
          <w:highlight w:val="yellow"/>
          <w:lang w:eastAsia="ca-ES"/>
        </w:rPr>
        <w:t>S</w:t>
      </w:r>
      <w:r w:rsidR="001526F9" w:rsidRPr="001526F9">
        <w:rPr>
          <w:rFonts w:eastAsia="Times New Roman"/>
          <w:b/>
          <w:bCs/>
          <w:color w:val="000000" w:themeColor="text1"/>
          <w:highlight w:val="yellow"/>
          <w:lang w:eastAsia="ca-ES"/>
        </w:rPr>
        <w:t>1</w:t>
      </w:r>
      <w:r w:rsidRPr="500F0B95">
        <w:rPr>
          <w:rFonts w:eastAsia="Times New Roman"/>
          <w:color w:val="000000" w:themeColor="text1"/>
          <w:lang w:eastAsia="ca-ES"/>
        </w:rPr>
        <w:t xml:space="preserve">. </w:t>
      </w:r>
    </w:p>
    <w:p w14:paraId="0BF92E36" w14:textId="61DB4966"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of ripened seeds</w:t>
      </w:r>
      <w:r w:rsidR="5DB4F7AD" w:rsidRPr="500F0B95">
        <w:rPr>
          <w:rFonts w:eastAsia="Times New Roman"/>
          <w:color w:val="000000" w:themeColor="text1"/>
          <w:lang w:eastAsia="ca-ES"/>
        </w:rPr>
        <w:t xml:space="preserve">. Each seed lot was placed in both incubators simultaneously, sowing four replicates of 25 seeds </w:t>
      </w:r>
      <w:r w:rsidR="5DB4F7AD" w:rsidRPr="500F0B95">
        <w:rPr>
          <w:rFonts w:eastAsia="Times New Roman"/>
          <w:color w:val="000000" w:themeColor="text1"/>
          <w:lang w:eastAsia="ca-ES"/>
        </w:rPr>
        <w:lastRenderedPageBreak/>
        <w:t xml:space="preserve">in </w:t>
      </w:r>
      <w:r w:rsidR="11F9A20D" w:rsidRPr="500F0B95">
        <w:rPr>
          <w:rFonts w:eastAsia="Times New Roman"/>
          <w:color w:val="000000" w:themeColor="text1"/>
          <w:lang w:eastAsia="ca-ES"/>
        </w:rPr>
        <w:t>9</w:t>
      </w:r>
      <w:r w:rsidR="5DB4F7AD" w:rsidRPr="500F0B95">
        <w:rPr>
          <w:rFonts w:eastAsia="Times New Roman"/>
          <w:color w:val="000000" w:themeColor="text1"/>
          <w:lang w:eastAsia="ca-ES"/>
        </w:rPr>
        <w:t xml:space="preserve"> cm diameter Petri dishes (numbers were adapted for seed lots with fewer seeds available) with germination filter paper (</w:t>
      </w:r>
      <w:proofErr w:type="spellStart"/>
      <w:r w:rsidR="5DB4F7AD" w:rsidRPr="500F0B95">
        <w:rPr>
          <w:rFonts w:eastAsia="Times New Roman"/>
          <w:color w:val="000000" w:themeColor="text1"/>
          <w:lang w:eastAsia="ca-ES"/>
        </w:rPr>
        <w:t>Filtros</w:t>
      </w:r>
      <w:proofErr w:type="spellEnd"/>
      <w:r w:rsidR="5DB4F7AD" w:rsidRPr="500F0B95">
        <w:rPr>
          <w:rFonts w:eastAsia="Times New Roman"/>
          <w:color w:val="000000" w:themeColor="text1"/>
          <w:lang w:eastAsia="ca-ES"/>
        </w:rPr>
        <w:t xml:space="preserve"> Anoia S.A. paper for germination assays, Ref.518G085). Filter papers were kept soaked by adding </w:t>
      </w:r>
      <w:r w:rsidR="3E35DC22" w:rsidRPr="500F0B95">
        <w:rPr>
          <w:rFonts w:eastAsia="Times New Roman"/>
          <w:color w:val="000000" w:themeColor="text1"/>
          <w:lang w:eastAsia="ca-ES"/>
        </w:rPr>
        <w:t>3</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increases of temperature that could trigger seed germination and therefore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4FEB5838"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del w:id="20" w:author="EDUARDO FERNANDEZ PASCUAL" w:date="2024-03-21T17:23:00Z">
        <w:r w:rsidR="00BF0AFF" w:rsidRPr="00F95F23" w:rsidDel="00BD42FB">
          <w:rPr>
            <w:rFonts w:eastAsia="Times New Roman" w:cstheme="minorHAnsi"/>
            <w:color w:val="000000"/>
            <w:lang w:eastAsia="ca-ES"/>
          </w:rPr>
          <w:delText>seemed</w:delText>
        </w:r>
        <w:r w:rsidRPr="00F95F23" w:rsidDel="00BD42FB">
          <w:rPr>
            <w:rFonts w:eastAsia="Times New Roman" w:cstheme="minorHAnsi"/>
            <w:color w:val="000000"/>
            <w:lang w:eastAsia="ca-ES"/>
          </w:rPr>
          <w:delText xml:space="preserve"> </w:delText>
        </w:r>
      </w:del>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i.e. potentially </w:t>
      </w:r>
      <w:proofErr w:type="spellStart"/>
      <w:r w:rsidRPr="00F95F23">
        <w:rPr>
          <w:rFonts w:cstheme="minorHAnsi"/>
          <w:color w:val="000000"/>
        </w:rPr>
        <w:t>germinable</w:t>
      </w:r>
      <w:proofErr w:type="spellEnd"/>
      <w:r w:rsidRPr="00F95F23">
        <w:rPr>
          <w:rFonts w:cstheme="minorHAnsi"/>
          <w:color w:val="000000"/>
        </w:rPr>
        <w:t xml:space="preserv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we were not able to 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final dataset (</w:t>
      </w:r>
      <w:r w:rsidRPr="00F95F23">
        <w:rPr>
          <w:rFonts w:cstheme="minorHAnsi"/>
          <w:highlight w:val="yellow"/>
        </w:rPr>
        <w:t>Su</w:t>
      </w:r>
      <w:r w:rsidR="00AF5059">
        <w:rPr>
          <w:rFonts w:cstheme="minorHAnsi"/>
          <w:highlight w:val="yellow"/>
        </w:rPr>
        <w:t>p</w:t>
      </w:r>
      <w:r w:rsidR="00B17ADB">
        <w:rPr>
          <w:rFonts w:cstheme="minorHAnsi"/>
          <w:highlight w:val="yellow"/>
        </w:rPr>
        <w:t>p</w:t>
      </w:r>
      <w:r w:rsidR="00AF5059">
        <w:rPr>
          <w:rFonts w:cstheme="minorHAnsi"/>
          <w:highlight w:val="yellow"/>
        </w:rPr>
        <w:t>orting</w:t>
      </w:r>
      <w:r w:rsidRPr="00F95F23">
        <w:rPr>
          <w:rFonts w:cstheme="minorHAnsi"/>
          <w:highlight w:val="yellow"/>
        </w:rPr>
        <w:t xml:space="preserve"> </w:t>
      </w:r>
      <w:r w:rsidR="00342299" w:rsidRPr="00F95F23">
        <w:rPr>
          <w:rFonts w:cstheme="minorHAnsi"/>
          <w:highlight w:val="yellow"/>
        </w:rPr>
        <w:t xml:space="preserve">information </w:t>
      </w:r>
      <w:r w:rsidR="00B17ADB" w:rsidRPr="00B17ADB">
        <w:rPr>
          <w:rFonts w:cstheme="minorHAnsi"/>
          <w:highlight w:val="yellow"/>
        </w:rPr>
        <w:t>T</w:t>
      </w:r>
      <w:r w:rsidR="004353F9">
        <w:rPr>
          <w:rFonts w:cstheme="minorHAnsi"/>
          <w:highlight w:val="yellow"/>
        </w:rPr>
        <w:t xml:space="preserve">able </w:t>
      </w:r>
      <w:r w:rsidR="004353F9" w:rsidRPr="00023257">
        <w:rPr>
          <w:rFonts w:cstheme="minorHAnsi"/>
          <w:b/>
          <w:bCs/>
          <w:highlight w:val="yellow"/>
        </w:rPr>
        <w:t>S</w:t>
      </w:r>
      <w:r w:rsidR="00594BC8">
        <w:rPr>
          <w:rFonts w:cstheme="minorHAnsi"/>
          <w:b/>
          <w:bCs/>
        </w:rPr>
        <w:t>2</w:t>
      </w:r>
      <w:r w:rsidRPr="00F95F23">
        <w:rPr>
          <w:rFonts w:cstheme="minorHAnsi"/>
        </w:rPr>
        <w:t xml:space="preserve">)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35915FF1" w:rsidR="00A250BD" w:rsidRPr="00F95F23" w:rsidRDefault="00A250BD"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8E51AA">
        <w:rPr>
          <w:rFonts w:eastAsia="Times New Roman"/>
          <w:bdr w:val="none" w:sz="0" w:space="0" w:color="auto" w:frame="1"/>
          <w:lang w:eastAsia="ca-ES"/>
        </w:rPr>
        <w:t>4</w:t>
      </w:r>
      <w:r w:rsidR="008E51AA" w:rsidRPr="00F95F23">
        <w:rPr>
          <w:rFonts w:eastAsia="Times New Roman"/>
          <w:bdr w:val="none" w:sz="0" w:space="0" w:color="auto" w:frame="1"/>
          <w:lang w:eastAsia="ca-ES"/>
        </w:rPr>
        <w:t xml:space="preserve"> </w:t>
      </w:r>
      <w:r w:rsidR="00C229F9" w:rsidRPr="00F95F23">
        <w:rPr>
          <w:rFonts w:eastAsia="Times New Roman"/>
          <w:bdr w:val="none" w:sz="0" w:space="0" w:color="auto" w:frame="1"/>
          <w:lang w:eastAsia="ca-ES"/>
        </w:rPr>
        <w:t xml:space="preserve">Germination traits </w:t>
      </w:r>
    </w:p>
    <w:p w14:paraId="378E4C2F" w14:textId="0F88EF82" w:rsidR="00684B63" w:rsidRPr="00F95F23"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B21D15" w:rsidRPr="00F95F23">
        <w:rPr>
          <w:rFonts w:eastAsia="Times New Roman" w:cstheme="minorHAnsi"/>
          <w:color w:val="000000"/>
          <w:lang w:eastAsia="ca-ES"/>
        </w:rPr>
        <w:t xml:space="preserve">to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by 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D24317" w:rsidRPr="00F95F23">
        <w:rPr>
          <w:rFonts w:eastAsia="Times New Roman" w:cstheme="minorHAnsi"/>
          <w:color w:val="000000"/>
          <w:lang w:eastAsia="ca-ES"/>
        </w:rPr>
        <w:t>periods of time</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5D76F7" w:rsidRPr="00F95F23">
        <w:rPr>
          <w:rFonts w:eastAsia="Times New Roman" w:cstheme="minorHAnsi"/>
          <w:color w:val="000000"/>
          <w:lang w:eastAsia="ca-ES"/>
        </w:rPr>
        <w:t>Winter</w:t>
      </w:r>
      <w:r w:rsidR="00D313F3">
        <w:rPr>
          <w:rFonts w:eastAsia="Times New Roman" w:cstheme="minorHAnsi"/>
          <w:color w:val="000000"/>
          <w:lang w:eastAsia="ca-ES"/>
        </w:rPr>
        <w:t xml:space="preserve"> and spring </w:t>
      </w:r>
      <w:r w:rsidR="005D76F7" w:rsidRPr="00F95F23">
        <w:rPr>
          <w:rFonts w:eastAsia="Times New Roman" w:cstheme="minorHAnsi"/>
          <w:color w:val="000000"/>
          <w:lang w:eastAsia="ca-ES"/>
        </w:rPr>
        <w:t>germination</w:t>
      </w:r>
      <w:r w:rsidR="00F71C72" w:rsidRPr="00F95F23">
        <w:rPr>
          <w:rFonts w:eastAsia="Times New Roman" w:cstheme="minorHAnsi"/>
          <w:color w:val="000000"/>
          <w:lang w:eastAsia="ca-ES"/>
        </w:rPr>
        <w:t xml:space="preserve"> </w:t>
      </w:r>
      <w:r w:rsidR="00D313F3">
        <w:rPr>
          <w:rFonts w:eastAsia="Times New Roman" w:cstheme="minorHAnsi"/>
          <w:color w:val="000000"/>
          <w:lang w:eastAsia="ca-ES"/>
        </w:rPr>
        <w:t>are</w:t>
      </w:r>
      <w:r w:rsidR="00475DA3"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defined by</w:t>
      </w:r>
      <w:r w:rsidR="00F85BF9" w:rsidRPr="00F95F23">
        <w:rPr>
          <w:rFonts w:eastAsia="Times New Roman" w:cstheme="minorHAnsi"/>
          <w:color w:val="000000"/>
          <w:lang w:eastAsia="ca-ES"/>
        </w:rPr>
        <w:t xml:space="preserve"> specific</w:t>
      </w:r>
      <w:r w:rsidR="00800E84" w:rsidRPr="00F95F23">
        <w:rPr>
          <w:rFonts w:eastAsia="Times New Roman" w:cstheme="minorHAnsi"/>
          <w:color w:val="000000"/>
          <w:lang w:eastAsia="ca-ES"/>
        </w:rPr>
        <w:t xml:space="preserve"> thermal</w:t>
      </w:r>
      <w:r w:rsidR="00F85BF9" w:rsidRPr="00F95F23">
        <w:rPr>
          <w:rFonts w:eastAsia="Times New Roman" w:cstheme="minorHAnsi"/>
          <w:color w:val="000000"/>
          <w:lang w:eastAsia="ca-ES"/>
        </w:rPr>
        <w:t xml:space="preserve"> </w:t>
      </w:r>
      <w:r w:rsidR="0072131E" w:rsidRPr="00F95F23">
        <w:rPr>
          <w:rFonts w:eastAsia="Times New Roman" w:cstheme="minorHAnsi"/>
          <w:color w:val="000000"/>
          <w:lang w:eastAsia="ca-ES"/>
        </w:rPr>
        <w:t>threshold</w:t>
      </w:r>
      <w:r w:rsidR="0072131E">
        <w:rPr>
          <w:rFonts w:eastAsia="Times New Roman" w:cstheme="minorHAnsi"/>
          <w:color w:val="000000"/>
          <w:lang w:eastAsia="ca-ES"/>
        </w:rPr>
        <w:t>s,</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period includes</w:t>
      </w:r>
      <w:r w:rsidR="00D313F3">
        <w:rPr>
          <w:rFonts w:eastAsia="Times New Roman" w:cstheme="minorHAnsi"/>
          <w:color w:val="000000"/>
          <w:lang w:eastAsia="ca-ES"/>
        </w:rPr>
        <w:t xml:space="preserve">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 xml:space="preserve">includes from T mean &gt;2ºC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(in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and </w:t>
      </w:r>
      <w:r w:rsidR="0012582D">
        <w:rPr>
          <w:rFonts w:eastAsia="Times New Roman" w:cstheme="minorHAnsi"/>
          <w:color w:val="000000"/>
          <w:lang w:eastAsia="ca-ES"/>
        </w:rPr>
        <w:t xml:space="preserve">to </w:t>
      </w:r>
      <w:r w:rsidR="00EB7C71">
        <w:rPr>
          <w:rFonts w:eastAsia="Times New Roman" w:cstheme="minorHAnsi"/>
          <w:color w:val="000000"/>
          <w:lang w:eastAsia="ca-ES"/>
        </w:rPr>
        <w:t xml:space="preserve">compute the </w:t>
      </w:r>
      <w:r w:rsidR="00EB7C71" w:rsidRPr="00EB7C71">
        <w:rPr>
          <w:rFonts w:eastAsia="Times New Roman" w:cstheme="minorHAnsi"/>
          <w:color w:val="000000"/>
          <w:lang w:eastAsia="ca-ES"/>
        </w:rPr>
        <w:t>number 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w:t>
      </w:r>
      <w:r w:rsidR="00CC06E6" w:rsidRPr="00F95F23">
        <w:rPr>
          <w:rFonts w:eastAsia="Times New Roman" w:cstheme="minorHAnsi"/>
          <w:color w:val="000000"/>
          <w:lang w:eastAsia="ca-ES"/>
        </w:rPr>
        <w:lastRenderedPageBreak/>
        <w:t>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481FA1EC" w:rsidR="004E7B31" w:rsidRPr="00F95F23" w:rsidRDefault="004E7B31" w:rsidP="004E7B31">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Pr>
          <w:rFonts w:eastAsia="Times New Roman"/>
          <w:bdr w:val="none" w:sz="0" w:space="0" w:color="auto" w:frame="1"/>
          <w:lang w:eastAsia="ca-ES"/>
        </w:rPr>
        <w:t>5</w:t>
      </w:r>
      <w:r w:rsidRPr="00F95F23">
        <w:rPr>
          <w:rFonts w:eastAsia="Times New Roman"/>
          <w:bdr w:val="none" w:sz="0" w:space="0" w:color="auto" w:frame="1"/>
          <w:lang w:eastAsia="ca-ES"/>
        </w:rPr>
        <w:t xml:space="preserve"> </w:t>
      </w: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25D3071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We complemented the laboratory experiments with the sowing of seeds for monitoring germination phenology</w:t>
      </w:r>
      <w:r w:rsidRPr="00494BCF">
        <w:rPr>
          <w:rFonts w:cstheme="minorHAnsi"/>
        </w:rPr>
        <w:t xml:space="preserve"> </w:t>
      </w:r>
      <w:r>
        <w:rPr>
          <w:rFonts w:cstheme="minorHAnsi"/>
        </w:rPr>
        <w:t>in the field. For each study system, we selected six species which are relatively dominant in the communities and represent different taxonomic families. The seeds were sown in two sampling sites for each study system, selecting local microclimatic conditions representing snowbed and fellfield conditions within each site. To do this, we used temperature data from an additional sampling of 20 data loggers (</w:t>
      </w:r>
      <w:proofErr w:type="spellStart"/>
      <w:r w:rsidRPr="00ED7537">
        <w:rPr>
          <w:rFonts w:eastAsiaTheme="majorEastAsia"/>
        </w:rPr>
        <w:t>Thermochron</w:t>
      </w:r>
      <w:proofErr w:type="spellEnd"/>
      <w:r w:rsidRPr="00ED7537">
        <w:rPr>
          <w:rFonts w:eastAsiaTheme="majorEastAsia"/>
        </w:rPr>
        <w:t xml:space="preserve">, </w:t>
      </w:r>
      <w:proofErr w:type="spellStart"/>
      <w:r w:rsidRPr="00ED7537">
        <w:rPr>
          <w:rFonts w:eastAsiaTheme="majorEastAsia"/>
        </w:rPr>
        <w:t>iButton</w:t>
      </w:r>
      <w:proofErr w:type="spellEnd"/>
      <w:r w:rsidRPr="00ED7537">
        <w:rPr>
          <w:rFonts w:eastAsiaTheme="majorEastAsia"/>
        </w:rPr>
        <w:t>,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 8; 2 conditions x 2 sites x 2 systems), </w:t>
      </w:r>
      <w:r w:rsidRPr="00F95F23">
        <w:rPr>
          <w:rFonts w:cstheme="minorHAnsi"/>
        </w:rPr>
        <w:t>we allocated 30 seeds from each species into mesh bags and buried them 3-5 cm deep in the soil. We sowed the seed bags in late September (Mediterranean system) and early October (temperate system)</w:t>
      </w:r>
      <w:r>
        <w:rPr>
          <w:rFonts w:cstheme="minorHAnsi"/>
        </w:rPr>
        <w:t xml:space="preserve"> when temperatures </w:t>
      </w:r>
      <w:r w:rsidR="00EF6A9F">
        <w:rPr>
          <w:rFonts w:cstheme="minorHAnsi"/>
        </w:rPr>
        <w:t>are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timing in the field</w:t>
      </w:r>
      <w:r w:rsidRPr="00F95F23">
        <w:rPr>
          <w:rFonts w:cstheme="minorHAnsi"/>
        </w:rPr>
        <w:t>.</w:t>
      </w:r>
    </w:p>
    <w:p w14:paraId="2B618A0C" w14:textId="1D4B80C4" w:rsidR="00A32193" w:rsidRPr="00F95F23" w:rsidRDefault="00684B63"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2.</w:t>
      </w:r>
      <w:r w:rsidR="004E7B31">
        <w:rPr>
          <w:rFonts w:eastAsia="Times New Roman"/>
          <w:bdr w:val="none" w:sz="0" w:space="0" w:color="auto" w:frame="1"/>
          <w:lang w:eastAsia="ca-ES"/>
        </w:rPr>
        <w:t>6</w:t>
      </w:r>
      <w:r w:rsidR="008E51AA" w:rsidRPr="00F95F23">
        <w:rPr>
          <w:rFonts w:eastAsia="Times New Roman"/>
          <w:bdr w:val="none" w:sz="0" w:space="0" w:color="auto" w:frame="1"/>
          <w:lang w:eastAsia="ca-ES"/>
        </w:rPr>
        <w:t xml:space="preserve"> </w:t>
      </w:r>
      <w:r w:rsidR="005144CE" w:rsidRPr="00F95F23">
        <w:rPr>
          <w:rFonts w:eastAsia="Times New Roman"/>
          <w:bdr w:val="none" w:sz="0" w:space="0" w:color="auto" w:frame="1"/>
          <w:lang w:eastAsia="ca-ES"/>
        </w:rPr>
        <w:t>Statistical</w:t>
      </w:r>
      <w:r w:rsidRPr="00F95F23">
        <w:rPr>
          <w:rFonts w:eastAsia="Times New Roman"/>
          <w:bdr w:val="none" w:sz="0" w:space="0" w:color="auto" w:frame="1"/>
          <w:lang w:eastAsia="ca-ES"/>
        </w:rPr>
        <w:t xml:space="preserve"> analysis</w:t>
      </w:r>
    </w:p>
    <w:p w14:paraId="67086FCA" w14:textId="04F9318A"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proofErr w:type="spellStart"/>
      <w:r w:rsidR="00FB11AC" w:rsidRPr="00F95F23">
        <w:rPr>
          <w:rFonts w:eastAsia="Times New Roman" w:cstheme="minorHAnsi"/>
          <w:color w:val="000000"/>
          <w:lang w:eastAsia="ca-ES"/>
        </w:rPr>
        <w:t>analyzed</w:t>
      </w:r>
      <w:proofErr w:type="spellEnd"/>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for</w:t>
      </w:r>
      <w:r w:rsidR="00800E84" w:rsidRPr="00F95F23">
        <w:rPr>
          <w:rFonts w:eastAsia="Times New Roman" w:cstheme="minorHAnsi"/>
          <w:color w:val="000000"/>
          <w:lang w:eastAsia="ca-ES"/>
        </w:rPr>
        <w:t xml:space="preserve"> the</w:t>
      </w:r>
      <w:r w:rsidR="00C0778B" w:rsidRPr="00F95F23">
        <w:rPr>
          <w:rFonts w:eastAsia="Times New Roman" w:cstheme="minorHAnsi"/>
          <w:color w:val="000000"/>
          <w:lang w:eastAsia="ca-ES"/>
        </w:rPr>
        <w:t xml:space="preserve">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used 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68D8D712"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proofErr w:type="spellStart"/>
      <w:r w:rsidR="0075414D" w:rsidRPr="00F95F23">
        <w:rPr>
          <w:rFonts w:eastAsia="Times New Roman" w:cstheme="minorHAnsi"/>
          <w:color w:val="000000"/>
          <w:lang w:eastAsia="ca-ES"/>
        </w:rPr>
        <w:t>analyzed</w:t>
      </w:r>
      <w:proofErr w:type="spellEnd"/>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FD062B">
        <w:rPr>
          <w:rFonts w:eastAsia="Times New Roman" w:cstheme="minorHAnsi"/>
          <w:color w:val="000000"/>
          <w:lang w:eastAsia="ca-ES"/>
        </w:rPr>
        <w:t xml:space="preserve">modelled, with </w:t>
      </w:r>
      <w:r w:rsidR="005144CE" w:rsidRPr="00F95F23">
        <w:rPr>
          <w:rFonts w:eastAsia="Times New Roman" w:cstheme="minorHAnsi"/>
          <w:color w:val="000000"/>
          <w:lang w:eastAsia="ca-ES"/>
        </w:rPr>
        <w:t>MCMCglmm</w:t>
      </w:r>
      <w:r w:rsidR="00FD062B">
        <w:rPr>
          <w:rFonts w:eastAsia="Times New Roman" w:cstheme="minorHAnsi"/>
          <w:color w:val="000000"/>
          <w:lang w:eastAsia="ca-ES"/>
        </w:rPr>
        <w:t>,</w:t>
      </w:r>
      <w:r w:rsidR="00D31395" w:rsidRPr="00F95F23">
        <w:rPr>
          <w:rFonts w:eastAsia="Times New Roman" w:cstheme="minorHAnsi"/>
          <w:color w:val="000000"/>
          <w:lang w:eastAsia="ca-ES"/>
        </w:rPr>
        <w:t xml:space="preserve"> </w:t>
      </w:r>
      <w:r w:rsidR="00623709" w:rsidRPr="00F95F23">
        <w:rPr>
          <w:rFonts w:eastAsia="Times New Roman" w:cstheme="minorHAnsi"/>
          <w:color w:val="000000"/>
          <w:lang w:eastAsia="ca-ES"/>
        </w:rPr>
        <w:t xml:space="preserve">every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response variable and incubator as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 w</w:t>
      </w:r>
      <w:r w:rsidR="0012582D">
        <w:rPr>
          <w:rFonts w:eastAsia="Times New Roman" w:cstheme="minorHAnsi"/>
          <w:color w:val="000000"/>
          <w:lang w:eastAsia="ca-ES"/>
        </w:rPr>
        <w:t>e also</w:t>
      </w:r>
      <w:r w:rsidR="00436E25" w:rsidRPr="00F95F23">
        <w:rPr>
          <w:rFonts w:eastAsia="Times New Roman" w:cstheme="minorHAnsi"/>
          <w:color w:val="000000"/>
          <w:lang w:eastAsia="ca-ES"/>
        </w:rPr>
        <w:t xml:space="preserve"> 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was included using a reconstructed tree for the 54 species</w:t>
      </w:r>
      <w:r w:rsidR="007A0676">
        <w:rPr>
          <w:rFonts w:eastAsia="Times New Roman" w:cstheme="minorHAnsi"/>
          <w:color w:val="000000"/>
          <w:lang w:eastAsia="ca-ES"/>
        </w:rPr>
        <w:t xml:space="preserve"> (</w:t>
      </w:r>
      <w:r w:rsidR="007A0676" w:rsidRPr="008E29CE">
        <w:rPr>
          <w:rFonts w:eastAsia="Times New Roman" w:cstheme="minorHAnsi"/>
          <w:color w:val="000000"/>
          <w:highlight w:val="yellow"/>
          <w:lang w:eastAsia="ca-ES"/>
        </w:rPr>
        <w:t xml:space="preserve">Supporting information Fig. </w:t>
      </w:r>
      <w:r w:rsidR="007A0676" w:rsidRPr="008E29CE">
        <w:rPr>
          <w:rFonts w:eastAsia="Times New Roman" w:cstheme="minorHAnsi"/>
          <w:b/>
          <w:bCs/>
          <w:color w:val="000000"/>
          <w:highlight w:val="yellow"/>
          <w:lang w:eastAsia="ca-ES"/>
        </w:rPr>
        <w:t>S1</w:t>
      </w:r>
      <w:r w:rsidR="007A0676">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lastRenderedPageBreak/>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w:t>
      </w:r>
      <w:proofErr w:type="spellStart"/>
      <w:r w:rsidR="00247B15" w:rsidRPr="00F95F23">
        <w:rPr>
          <w:rFonts w:eastAsia="Times New Roman" w:cstheme="minorHAnsi"/>
          <w:color w:val="000000"/>
          <w:lang w:eastAsia="ca-ES"/>
        </w:rPr>
        <w:t>phylosignal</w:t>
      </w:r>
      <w:proofErr w:type="spellEnd"/>
      <w:r w:rsidR="00247B15" w:rsidRPr="00F95F23">
        <w:rPr>
          <w:rFonts w:eastAsia="Times New Roman" w:cstheme="minorHAnsi"/>
          <w:color w:val="000000"/>
          <w:lang w:eastAsia="ca-ES"/>
        </w:rPr>
        <w:t xml:space="preserve"> </w:t>
      </w:r>
      <w:r w:rsidR="00380673" w:rsidRPr="00F95F23">
        <w:rPr>
          <w:rFonts w:eastAsia="Times New Roman" w:cstheme="minorHAnsi"/>
          <w:color w:val="000000"/>
          <w:lang w:eastAsia="ca-ES"/>
        </w:rPr>
        <w:t xml:space="preserve">and </w:t>
      </w:r>
      <w:proofErr w:type="spellStart"/>
      <w:r w:rsidR="00380673" w:rsidRPr="00F95F23">
        <w:rPr>
          <w:rFonts w:eastAsia="Times New Roman" w:cstheme="minorHAnsi"/>
          <w:color w:val="000000"/>
          <w:lang w:eastAsia="ca-ES"/>
        </w:rPr>
        <w:t>phylobase</w:t>
      </w:r>
      <w:proofErr w:type="spellEnd"/>
      <w:r w:rsidR="00380673"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2C4CAC" w:rsidRPr="00F95F23">
        <w:rPr>
          <w:rFonts w:eastAsia="Times New Roman" w:cstheme="minorHAnsi"/>
          <w:color w:val="000000"/>
          <w:lang w:eastAsia="ca-ES"/>
        </w:rPr>
        <w:t>1 000 000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100 000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2343D1" w:rsidRPr="00F95F23">
        <w:rPr>
          <w:rFonts w:eastAsia="Times New Roman" w:cstheme="minorHAnsi"/>
          <w:color w:val="000000"/>
          <w:lang w:eastAsia="ca-ES"/>
        </w:rPr>
        <w:t>To estimate phylogenetic signal of seed germination over all variables we used Pagels’s lambda (</w:t>
      </w:r>
      <w:r w:rsidR="00A30796" w:rsidRPr="00F95F23">
        <w:rPr>
          <w:rFonts w:eastAsia="Times New Roman" w:cstheme="minorHAnsi"/>
          <w:color w:val="000000"/>
          <w:lang w:eastAsia="ca-ES"/>
        </w:rPr>
        <w:t>λ</w:t>
      </w:r>
      <w:r w:rsidR="002343D1" w:rsidRPr="00F95F23">
        <w:rPr>
          <w:rFonts w:eastAsia="Times New Roman" w:cstheme="minorHAnsi"/>
          <w:color w:val="000000"/>
          <w:lang w:eastAsia="ca-ES"/>
        </w:rPr>
        <w:t xml:space="preserve">) </w:t>
      </w:r>
      <w:r w:rsidR="0044479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F95F23">
        <w:rPr>
          <w:rFonts w:eastAsia="Times New Roman" w:cstheme="minorHAnsi"/>
          <w:color w:val="000000"/>
          <w:lang w:eastAsia="ca-ES"/>
        </w:rPr>
        <w:fldChar w:fldCharType="separate"/>
      </w:r>
      <w:r w:rsidR="0044479F" w:rsidRPr="00F95F23">
        <w:rPr>
          <w:rFonts w:eastAsia="Times New Roman" w:cstheme="minorHAnsi"/>
          <w:noProof/>
          <w:color w:val="000000"/>
          <w:lang w:eastAsia="ca-ES"/>
        </w:rPr>
        <w:t>(Pagel, 1999)</w:t>
      </w:r>
      <w:r w:rsidR="0044479F" w:rsidRPr="00F95F23">
        <w:rPr>
          <w:rFonts w:eastAsia="Times New Roman" w:cstheme="minorHAnsi"/>
          <w:color w:val="000000"/>
          <w:lang w:eastAsia="ca-ES"/>
        </w:rPr>
        <w:fldChar w:fldCharType="end"/>
      </w:r>
      <w:r w:rsidR="00B17893" w:rsidRPr="00F95F23">
        <w:rPr>
          <w:rFonts w:eastAsia="Times New Roman" w:cstheme="minorHAnsi"/>
          <w:color w:val="000000"/>
          <w:lang w:eastAsia="ca-ES"/>
        </w:rPr>
        <w:t>.</w:t>
      </w:r>
      <w:r w:rsidR="00A91812" w:rsidRPr="00F95F23">
        <w:rPr>
          <w:rFonts w:eastAsia="Times New Roman" w:cstheme="minorHAnsi"/>
          <w:color w:val="000000"/>
          <w:lang w:eastAsia="ca-ES"/>
        </w:rPr>
        <w:t xml:space="preserve">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proofErr w:type="spellStart"/>
      <w:r w:rsidR="00F77CEE">
        <w:rPr>
          <w:rFonts w:eastAsia="Times New Roman" w:cstheme="minorHAnsi"/>
          <w:color w:val="000000"/>
          <w:lang w:eastAsia="ca-ES"/>
        </w:rPr>
        <w:t>analyzed</w:t>
      </w:r>
      <w:proofErr w:type="spellEnd"/>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56EC9C6"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3.</w:t>
      </w:r>
      <w:r w:rsidR="003D6011" w:rsidRPr="00F95F23">
        <w:rPr>
          <w:rFonts w:eastAsia="Times New Roman"/>
          <w:bdr w:val="none" w:sz="0" w:space="0" w:color="auto" w:frame="1"/>
          <w:lang w:eastAsia="ca-ES"/>
        </w:rPr>
        <w:t xml:space="preserve"> </w:t>
      </w:r>
      <w:r w:rsidRPr="00F95F23">
        <w:rPr>
          <w:rFonts w:eastAsia="Times New Roman"/>
          <w:bdr w:val="none" w:sz="0" w:space="0" w:color="auto" w:frame="1"/>
          <w:lang w:eastAsia="ca-ES"/>
        </w:rPr>
        <w:t>Results</w:t>
      </w:r>
    </w:p>
    <w:p w14:paraId="7A15BC9F" w14:textId="07E4C72B" w:rsidR="00BC2BF2" w:rsidRPr="00F95F23" w:rsidRDefault="00BC2BF2"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3.1 </w:t>
      </w:r>
      <w:r w:rsidR="008712B7">
        <w:rPr>
          <w:rFonts w:eastAsia="Times New Roman"/>
          <w:bdr w:val="none" w:sz="0" w:space="0" w:color="auto" w:frame="1"/>
          <w:lang w:eastAsia="ca-ES"/>
        </w:rPr>
        <w:t>Phenological patterns</w:t>
      </w:r>
    </w:p>
    <w:p w14:paraId="10067C22" w14:textId="2A278D51"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630F5B25" w:rsidRPr="500F0B95">
        <w:t>scenario,</w:t>
      </w:r>
      <w:r w:rsidR="41467C2E" w:rsidRPr="500F0B95">
        <w:t xml:space="preserve"> while in </w:t>
      </w:r>
      <w:r w:rsidR="64FA7EE3" w:rsidRPr="500F0B95">
        <w:t xml:space="preserve">the </w:t>
      </w:r>
      <w:r w:rsidR="41467C2E" w:rsidRPr="500F0B95">
        <w:t xml:space="preserve">snowbed scenario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proofErr w:type="gramStart"/>
      <w:r w:rsidR="6D55C1EB" w:rsidRPr="500F0B95">
        <w:t>a majority of</w:t>
      </w:r>
      <w:proofErr w:type="gramEnd"/>
      <w:r w:rsidR="6D55C1EB" w:rsidRPr="500F0B95">
        <w:t xml:space="preserve"> the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(57.1 %)</w:t>
      </w:r>
      <w:r w:rsidR="51CBF14F" w:rsidRPr="500F0B95">
        <w:t xml:space="preserve">. Detailed individual species germination </w:t>
      </w:r>
      <w:r w:rsidR="698AA701" w:rsidRPr="500F0B95">
        <w:t xml:space="preserve">peak </w:t>
      </w:r>
      <w:r w:rsidR="51CBF14F" w:rsidRPr="500F0B95">
        <w:t>period</w:t>
      </w:r>
      <w:r w:rsidR="0071D2B5" w:rsidRPr="500F0B95">
        <w:t>s</w:t>
      </w:r>
      <w:r w:rsidR="51CBF14F" w:rsidRPr="500F0B95">
        <w:t xml:space="preserve"> </w:t>
      </w:r>
      <w:r w:rsidR="3B3DA217" w:rsidRPr="500F0B95">
        <w:t xml:space="preserve">and delay to reach 50% germination </w:t>
      </w:r>
      <w:r w:rsidR="64FA7EE3" w:rsidRPr="500F0B95">
        <w:t>are shown</w:t>
      </w:r>
      <w:r w:rsidR="140F4676" w:rsidRPr="500F0B95">
        <w:t xml:space="preserve"> in </w:t>
      </w:r>
      <w:r w:rsidR="4C754DF0" w:rsidRPr="00AC68EA">
        <w:rPr>
          <w:highlight w:val="yellow"/>
        </w:rPr>
        <w:t>supporting information</w:t>
      </w:r>
      <w:r w:rsidR="62690A90" w:rsidRPr="00AC68EA">
        <w:rPr>
          <w:highlight w:val="yellow"/>
        </w:rPr>
        <w:t xml:space="preserve"> </w:t>
      </w:r>
      <w:r w:rsidR="4C754DF0" w:rsidRPr="00AC68EA">
        <w:rPr>
          <w:highlight w:val="yellow"/>
        </w:rPr>
        <w:t>T</w:t>
      </w:r>
      <w:r w:rsidR="738ABAB4" w:rsidRPr="00AC68EA">
        <w:rPr>
          <w:highlight w:val="yellow"/>
        </w:rPr>
        <w:t xml:space="preserve">able </w:t>
      </w:r>
      <w:r w:rsidR="738ABAB4" w:rsidRPr="00AC68EA">
        <w:rPr>
          <w:b/>
          <w:bCs/>
          <w:highlight w:val="yellow"/>
        </w:rPr>
        <w:t>S</w:t>
      </w:r>
      <w:r w:rsidR="00E57ADF" w:rsidRPr="006C09E1">
        <w:rPr>
          <w:b/>
          <w:bCs/>
          <w:highlight w:val="yellow"/>
        </w:rPr>
        <w:t>3</w:t>
      </w:r>
      <w:r w:rsidR="5D6B606D" w:rsidRPr="006C09E1">
        <w:rPr>
          <w:highlight w:val="yellow"/>
        </w:rPr>
        <w:t>.</w:t>
      </w:r>
      <w:r w:rsidR="5D6B606D" w:rsidRPr="500F0B95">
        <w:t xml:space="preserve"> </w:t>
      </w:r>
    </w:p>
    <w:p w14:paraId="14A718A8" w14:textId="0AF414D6" w:rsidR="007E7DD1" w:rsidRDefault="66ABA5AD" w:rsidP="500F0B95">
      <w:pPr>
        <w:spacing w:line="360" w:lineRule="auto"/>
        <w:ind w:firstLine="709"/>
        <w:jc w:val="both"/>
      </w:pPr>
      <w:r w:rsidRPr="500F0B95">
        <w:t xml:space="preserve">The </w:t>
      </w:r>
      <w:r w:rsidR="76D2A609" w:rsidRPr="500F0B95">
        <w:t xml:space="preserve">delay </w:t>
      </w:r>
      <w:r w:rsidR="1405BC90" w:rsidRPr="500F0B95">
        <w:t>experienced by each species was measured as 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in </w:t>
      </w:r>
      <w:r w:rsidR="67C0D08C" w:rsidRPr="500F0B95">
        <w:rPr>
          <w:shd w:val="clear" w:color="auto" w:fill="FFFF00"/>
        </w:rPr>
        <w:t xml:space="preserve">supporting information </w:t>
      </w:r>
      <w:r w:rsidR="67C0D08C" w:rsidRPr="500F0B95">
        <w:rPr>
          <w:highlight w:val="yellow"/>
          <w:shd w:val="clear" w:color="auto" w:fill="FFFF00"/>
        </w:rPr>
        <w:t xml:space="preserve">Fig. </w:t>
      </w:r>
      <w:r w:rsidR="67C0D08C" w:rsidRPr="00023257">
        <w:rPr>
          <w:b/>
          <w:bCs/>
          <w:highlight w:val="yellow"/>
          <w:shd w:val="clear" w:color="auto" w:fill="FFFF00"/>
        </w:rPr>
        <w:t>S</w:t>
      </w:r>
      <w:r w:rsidR="008E29CE">
        <w:rPr>
          <w:b/>
          <w:bCs/>
          <w:shd w:val="clear" w:color="auto" w:fill="FFFF00"/>
        </w:rPr>
        <w:t>2</w:t>
      </w:r>
      <w:r w:rsidR="63B13B91" w:rsidRPr="500F0B95">
        <w:t>)</w:t>
      </w:r>
      <w:r w:rsidR="5D39E8C8" w:rsidRPr="500F0B95">
        <w:t xml:space="preserve">. </w:t>
      </w:r>
      <w:r w:rsidR="69FCE684" w:rsidRPr="500F0B95">
        <w:t xml:space="preserve">In a potential scenario of fellfield </w:t>
      </w:r>
      <w:r w:rsidR="58556AB8" w:rsidRPr="500F0B95">
        <w:t xml:space="preserve">at the expense of </w:t>
      </w:r>
      <w:r w:rsidR="745F974C" w:rsidRPr="500F0B95">
        <w:t>snowbed conditions</w:t>
      </w:r>
      <w:r w:rsidR="69FCE684" w:rsidRPr="500F0B95">
        <w:t>, most species anticipate their germination</w:t>
      </w:r>
      <w:r w:rsidR="745F974C" w:rsidRPr="500F0B95">
        <w:t>, indicated by 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proofErr w:type="spellStart"/>
      <w:r w:rsidR="72187DCD" w:rsidRPr="00FF2439">
        <w:rPr>
          <w:i/>
          <w:iCs/>
        </w:rPr>
        <w:t>Spergula</w:t>
      </w:r>
      <w:proofErr w:type="spellEnd"/>
      <w:r w:rsidR="72187DCD" w:rsidRPr="00FF2439">
        <w:rPr>
          <w:i/>
          <w:iCs/>
        </w:rPr>
        <w:t xml:space="preserve"> </w:t>
      </w:r>
      <w:proofErr w:type="spellStart"/>
      <w:r w:rsidR="72187DCD" w:rsidRPr="00FF2439">
        <w:rPr>
          <w:i/>
          <w:iCs/>
        </w:rPr>
        <w:t>morisonii</w:t>
      </w:r>
      <w:proofErr w:type="spellEnd"/>
      <w:r w:rsidR="72187DCD" w:rsidRPr="500F0B95">
        <w:t xml:space="preserve"> and </w:t>
      </w:r>
      <w:r w:rsidR="72187DCD" w:rsidRPr="00FF2439">
        <w:rPr>
          <w:i/>
          <w:iCs/>
        </w:rPr>
        <w:t xml:space="preserve">Cerastium </w:t>
      </w:r>
      <w:proofErr w:type="spellStart"/>
      <w:r w:rsidR="72187DCD" w:rsidRPr="00FF2439">
        <w:rPr>
          <w:i/>
          <w:iCs/>
        </w:rPr>
        <w:t>ramossisimum</w:t>
      </w:r>
      <w:proofErr w:type="spellEnd"/>
      <w:r w:rsidR="72187DCD" w:rsidRPr="500F0B95">
        <w:t xml:space="preserve">) and the local endemic </w:t>
      </w:r>
      <w:r w:rsidR="72187DCD" w:rsidRPr="00FF2439">
        <w:rPr>
          <w:i/>
          <w:iCs/>
        </w:rPr>
        <w:t xml:space="preserve">Helianthemum </w:t>
      </w:r>
      <w:proofErr w:type="spellStart"/>
      <w:r w:rsidR="72187DCD" w:rsidRPr="00FF2439">
        <w:rPr>
          <w:i/>
          <w:iCs/>
        </w:rPr>
        <w:t>urrielense</w:t>
      </w:r>
      <w:proofErr w:type="spellEnd"/>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714B3FA1" w:rsidR="00225392" w:rsidRPr="008B7ED9" w:rsidRDefault="00225392" w:rsidP="008B7ED9">
      <w:pPr>
        <w:pStyle w:val="Ttulo2"/>
        <w:spacing w:after="160"/>
        <w:rPr>
          <w:rFonts w:eastAsia="Times New Roman"/>
          <w:bdr w:val="none" w:sz="0" w:space="0" w:color="auto" w:frame="1"/>
          <w:lang w:eastAsia="ca-ES"/>
        </w:rPr>
      </w:pPr>
      <w:r w:rsidRPr="008B7ED9">
        <w:rPr>
          <w:rFonts w:eastAsia="Times New Roman"/>
          <w:bdr w:val="none" w:sz="0" w:space="0" w:color="auto" w:frame="1"/>
          <w:lang w:eastAsia="ca-ES"/>
        </w:rPr>
        <w:lastRenderedPageBreak/>
        <w:t>3.</w:t>
      </w:r>
      <w:r w:rsidR="00CE72E7" w:rsidRPr="008B7ED9">
        <w:rPr>
          <w:rFonts w:eastAsia="Times New Roman"/>
          <w:bdr w:val="none" w:sz="0" w:space="0" w:color="auto" w:frame="1"/>
          <w:lang w:eastAsia="ca-ES"/>
        </w:rPr>
        <w:t>2</w:t>
      </w:r>
      <w:r w:rsidRPr="008B7ED9">
        <w:rPr>
          <w:rFonts w:eastAsia="Times New Roman"/>
          <w:bdr w:val="none" w:sz="0" w:space="0" w:color="auto" w:frame="1"/>
          <w:lang w:eastAsia="ca-ES"/>
        </w:rPr>
        <w:t xml:space="preserve">. </w:t>
      </w:r>
      <w:r w:rsidR="008712B7">
        <w:rPr>
          <w:rFonts w:eastAsia="Times New Roman"/>
          <w:bdr w:val="none" w:sz="0" w:space="0" w:color="auto" w:frame="1"/>
          <w:lang w:eastAsia="ca-ES"/>
        </w:rPr>
        <w:t>Phenological</w:t>
      </w:r>
      <w:r w:rsidR="008712B7"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303F35BB"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the same</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 xml:space="preserve">EHS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7C5D90F5" w:rsidRPr="500F0B95">
        <w:t>scenarios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726F3847" w:rsidRPr="500F0B95">
        <w:t xml:space="preserve">germination trait values per species </w:t>
      </w:r>
      <w:r w:rsidRPr="500F0B95">
        <w:t>are shown in</w:t>
      </w:r>
      <w:r w:rsidR="726F3847" w:rsidRPr="500F0B95">
        <w:t xml:space="preserve"> </w:t>
      </w:r>
      <w:r w:rsidR="74E5F01E" w:rsidRPr="00AC68EA">
        <w:rPr>
          <w:highlight w:val="yellow"/>
        </w:rPr>
        <w:t>supporting information</w:t>
      </w:r>
      <w:r w:rsidR="726F3847" w:rsidRPr="00AC68EA">
        <w:rPr>
          <w:highlight w:val="yellow"/>
        </w:rPr>
        <w:t xml:space="preserve"> </w:t>
      </w:r>
      <w:r w:rsidR="74E5F01E" w:rsidRPr="00AC68EA">
        <w:rPr>
          <w:highlight w:val="yellow"/>
        </w:rPr>
        <w:t>T</w:t>
      </w:r>
      <w:r w:rsidR="04E60AA6" w:rsidRPr="00AC68EA">
        <w:rPr>
          <w:highlight w:val="yellow"/>
        </w:rPr>
        <w:t>able</w:t>
      </w:r>
      <w:r w:rsidR="7DE5F6B4" w:rsidRPr="00AC68EA">
        <w:rPr>
          <w:highlight w:val="yellow"/>
        </w:rPr>
        <w:t xml:space="preserve"> </w:t>
      </w:r>
      <w:r w:rsidR="7DE5F6B4" w:rsidRPr="00AC68EA">
        <w:rPr>
          <w:b/>
          <w:bCs/>
          <w:highlight w:val="yellow"/>
        </w:rPr>
        <w:t>S</w:t>
      </w:r>
      <w:r w:rsidR="00980FDC">
        <w:rPr>
          <w:b/>
          <w:bCs/>
        </w:rPr>
        <w:t>3</w:t>
      </w:r>
      <w:r w:rsidR="726F3847" w:rsidRPr="500F0B95">
        <w:t>)</w:t>
      </w:r>
      <w:r w:rsidR="72BB7459" w:rsidRPr="500F0B95">
        <w:t>.</w:t>
      </w:r>
      <w:r w:rsidR="4CC5A25B" w:rsidRPr="500F0B95">
        <w:rPr>
          <w:noProof/>
        </w:rPr>
        <w:t xml:space="preserve"> </w:t>
      </w:r>
      <w:r w:rsidR="4A38961F" w:rsidRPr="500F0B95">
        <w:rPr>
          <w:noProof/>
        </w:rPr>
        <w:t xml:space="preserve"> </w:t>
      </w:r>
    </w:p>
    <w:p w14:paraId="1A9804DA" w14:textId="196D2794"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500F0B95">
        <w:t xml:space="preserve">in </w:t>
      </w:r>
      <w:r w:rsidR="1E41BC85" w:rsidRPr="500F0B95">
        <w:rPr>
          <w:highlight w:val="yellow"/>
        </w:rPr>
        <w:t xml:space="preserve">supporting information </w:t>
      </w:r>
      <w:r w:rsidR="007E17BB">
        <w:rPr>
          <w:bCs/>
        </w:rPr>
        <w:t>Fig</w:t>
      </w:r>
      <w:r w:rsidR="00977D49">
        <w:rPr>
          <w:bCs/>
        </w:rPr>
        <w:t>.</w:t>
      </w:r>
      <w:r w:rsidR="00533562">
        <w:rPr>
          <w:bCs/>
        </w:rPr>
        <w:t xml:space="preserve"> </w:t>
      </w:r>
      <w:r w:rsidR="002B1945" w:rsidRPr="002B1945">
        <w:rPr>
          <w:b/>
        </w:rPr>
        <w:t>S</w:t>
      </w:r>
      <w:r w:rsidR="003123C2">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 xml:space="preserve">According to Pagel’s Lambda,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500F0B95">
        <w:rPr>
          <w:highlight w:val="yellow"/>
        </w:rPr>
        <w:t xml:space="preserve">supporting information </w:t>
      </w:r>
      <w:r w:rsidR="12BD3D39" w:rsidRPr="00AC68EA">
        <w:rPr>
          <w:highlight w:val="yellow"/>
        </w:rPr>
        <w:t xml:space="preserve">Table </w:t>
      </w:r>
      <w:r w:rsidR="004A2862">
        <w:rPr>
          <w:b/>
          <w:bCs/>
          <w:highlight w:val="yellow"/>
        </w:rPr>
        <w:t>S</w:t>
      </w:r>
      <w:r w:rsidR="00D65946">
        <w:rPr>
          <w:b/>
          <w:bCs/>
        </w:rPr>
        <w:t>6</w:t>
      </w:r>
      <w:r w:rsidR="12BD3D39" w:rsidRPr="500F0B95">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3FA914E2" w:rsidR="008E51AA" w:rsidRPr="00805747" w:rsidRDefault="008E51AA" w:rsidP="00CC7B1A">
      <w:pPr>
        <w:pStyle w:val="Ttulo2"/>
        <w:spacing w:after="160"/>
        <w:rPr>
          <w:rFonts w:eastAsia="Times New Roman"/>
          <w:bdr w:val="none" w:sz="0" w:space="0" w:color="auto" w:frame="1"/>
          <w:lang w:eastAsia="ca-ES"/>
        </w:rPr>
      </w:pPr>
      <w:r w:rsidRPr="00805747">
        <w:rPr>
          <w:rFonts w:eastAsia="Times New Roman"/>
          <w:bdr w:val="none" w:sz="0" w:space="0" w:color="auto" w:frame="1"/>
          <w:lang w:eastAsia="ca-ES"/>
        </w:rPr>
        <w:t xml:space="preserve">3.3. </w:t>
      </w:r>
      <w:r w:rsidR="003F1494" w:rsidRPr="00805747">
        <w:rPr>
          <w:rFonts w:eastAsia="Times New Roman"/>
          <w:bdr w:val="none" w:sz="0" w:space="0" w:color="auto" w:frame="1"/>
          <w:lang w:eastAsia="ca-ES"/>
        </w:rPr>
        <w:t>Germination in the field</w:t>
      </w:r>
    </w:p>
    <w:p w14:paraId="665D3BE4" w14:textId="5AC8E222" w:rsidR="008E51AA" w:rsidRPr="00F95F23" w:rsidRDefault="007F7372" w:rsidP="00291F34">
      <w:pPr>
        <w:spacing w:line="360" w:lineRule="auto"/>
        <w:jc w:val="both"/>
        <w:rPr>
          <w:rFonts w:cstheme="minorHAnsi"/>
        </w:rPr>
      </w:pPr>
      <w:r>
        <w:rPr>
          <w:rFonts w:cstheme="minorHAnsi"/>
        </w:rPr>
        <w:t xml:space="preserve">The germination </w:t>
      </w:r>
      <w:r w:rsidR="004A2862">
        <w:rPr>
          <w:rFonts w:cstheme="minorHAnsi"/>
        </w:rPr>
        <w:t>phenology recorded in the field also show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Pr>
          <w:rFonts w:cstheme="minorHAnsi"/>
        </w:rPr>
        <w:t>5</w:t>
      </w:r>
      <w:r w:rsidR="006036B8">
        <w:rPr>
          <w:rFonts w:cstheme="minorHAnsi"/>
        </w:rPr>
        <w:t>) in agreement</w:t>
      </w:r>
      <w:r w:rsidR="004A2862">
        <w:rPr>
          <w:rFonts w:cstheme="minorHAnsi"/>
        </w:rPr>
        <w:t xml:space="preserve"> with the results obtained in the laboratory</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314F55">
        <w:rPr>
          <w:rFonts w:cstheme="minorHAnsi"/>
          <w:highlight w:val="yellow"/>
        </w:rPr>
        <w:t>details in supporting information?</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ins w:id="21" w:author="EDUARDO FERNANDEZ PASCUAL" w:date="2024-03-21T17:27:00Z">
        <w:r w:rsidR="0080506E">
          <w:rPr>
            <w:rFonts w:cstheme="minorHAnsi"/>
          </w:rPr>
          <w:t>ed</w:t>
        </w:r>
      </w:ins>
      <w:r w:rsidR="006036B8">
        <w:rPr>
          <w:rFonts w:cstheme="minorHAnsi"/>
        </w:rPr>
        <w:t xml:space="preserve"> more seeds germinated in snowbed conditions and only one species (</w:t>
      </w:r>
      <w:r w:rsidR="006036B8" w:rsidRPr="006036B8">
        <w:rPr>
          <w:rFonts w:cstheme="minorHAnsi"/>
          <w:i/>
        </w:rPr>
        <w:t>A. duriaei</w:t>
      </w:r>
      <w:r w:rsidR="006036B8">
        <w:rPr>
          <w:rFonts w:cstheme="minorHAnsi"/>
        </w:rPr>
        <w:t>) only show</w:t>
      </w:r>
      <w:ins w:id="22" w:author="EDUARDO FERNANDEZ PASCUAL" w:date="2024-03-21T17:27:00Z">
        <w:r w:rsidR="0080506E">
          <w:rPr>
            <w:rFonts w:cstheme="minorHAnsi"/>
          </w:rPr>
          <w:t>ed</w:t>
        </w:r>
      </w:ins>
      <w:r w:rsidR="006036B8">
        <w:rPr>
          <w:rFonts w:cstheme="minorHAnsi"/>
        </w:rPr>
        <w:t xml:space="preserve"> germination in autumn retrieval.  </w:t>
      </w:r>
    </w:p>
    <w:p w14:paraId="6DD85F2E" w14:textId="4450616F" w:rsidR="008C496C" w:rsidRPr="00F95F23" w:rsidRDefault="008C496C" w:rsidP="00757052">
      <w:pPr>
        <w:pStyle w:val="Ttulo2"/>
        <w:spacing w:after="160"/>
        <w:rPr>
          <w:rFonts w:eastAsia="Times New Roman"/>
          <w:bdr w:val="none" w:sz="0" w:space="0" w:color="auto" w:frame="1"/>
          <w:lang w:eastAsia="ca-ES"/>
        </w:rPr>
      </w:pPr>
      <w:commentRangeStart w:id="23"/>
      <w:r w:rsidRPr="00F95F23">
        <w:rPr>
          <w:rFonts w:eastAsia="Times New Roman"/>
          <w:bdr w:val="none" w:sz="0" w:space="0" w:color="auto" w:frame="1"/>
          <w:lang w:eastAsia="ca-ES"/>
        </w:rPr>
        <w:t>4. Discussion</w:t>
      </w:r>
      <w:commentRangeEnd w:id="23"/>
      <w:r w:rsidR="00D85B37">
        <w:rPr>
          <w:rStyle w:val="Refdecomentario"/>
          <w:rFonts w:ascii="Calibri" w:eastAsia="Calibri" w:hAnsi="Calibri" w:cs="Calibri"/>
          <w:color w:val="auto"/>
        </w:rPr>
        <w:commentReference w:id="23"/>
      </w:r>
    </w:p>
    <w:p w14:paraId="3550A80A" w14:textId="73A3EAC0" w:rsidR="00990709" w:rsidRPr="00F95F23" w:rsidRDefault="00990709" w:rsidP="00990709">
      <w:pPr>
        <w:pStyle w:val="Ttulo2"/>
        <w:spacing w:after="160"/>
      </w:pPr>
      <w:r w:rsidRPr="00F95F23">
        <w:rPr>
          <w:rFonts w:eastAsia="Times New Roman"/>
          <w:bdr w:val="none" w:sz="0" w:space="0" w:color="auto" w:frame="1"/>
          <w:lang w:eastAsia="ca-ES"/>
        </w:rPr>
        <w:t xml:space="preserve">4.1 Microclimatic </w:t>
      </w:r>
      <w:r>
        <w:rPr>
          <w:rFonts w:eastAsia="Times New Roman"/>
          <w:bdr w:val="none" w:sz="0" w:space="0" w:color="auto" w:frame="1"/>
          <w:lang w:eastAsia="ca-ES"/>
        </w:rPr>
        <w:t>effects on germination phenology</w:t>
      </w:r>
    </w:p>
    <w:p w14:paraId="0BAAF943" w14:textId="41226A6B" w:rsidR="00DC00AF" w:rsidRPr="00F95F23" w:rsidRDefault="0026695D" w:rsidP="00840F3B">
      <w:pPr>
        <w:spacing w:line="360" w:lineRule="auto"/>
        <w:jc w:val="both"/>
        <w:rPr>
          <w:rFonts w:eastAsia="Times New Roman" w:cstheme="minorHAnsi"/>
          <w:color w:val="000000"/>
          <w:lang w:eastAsia="ca-ES"/>
        </w:rPr>
      </w:pPr>
      <w:r>
        <w:rPr>
          <w:rFonts w:cstheme="minorHAnsi"/>
        </w:rPr>
        <w:t>M</w:t>
      </w:r>
      <w:r w:rsidR="005A202F" w:rsidRPr="00F95F23">
        <w:rPr>
          <w:rFonts w:cstheme="minorHAnsi"/>
        </w:rPr>
        <w:t xml:space="preserve">icroclimatic scenarios drove significant differences in the germination phenology of </w:t>
      </w:r>
      <w:r w:rsidR="009A1631">
        <w:rPr>
          <w:rFonts w:cstheme="minorHAnsi"/>
        </w:rPr>
        <w:t>the</w:t>
      </w:r>
      <w:r w:rsidR="00C04DF4">
        <w:rPr>
          <w:rFonts w:cstheme="minorHAnsi"/>
        </w:rPr>
        <w:t xml:space="preserve"> studied species</w:t>
      </w:r>
      <w:r w:rsidR="005A202F" w:rsidRPr="00F95F23">
        <w:rPr>
          <w:rFonts w:cstheme="minorHAnsi"/>
        </w:rPr>
        <w:t xml:space="preserve">. </w:t>
      </w:r>
      <w:ins w:id="24" w:author="EDUARDO FERNANDEZ PASCUAL" w:date="2024-03-21T17:28:00Z">
        <w:r w:rsidR="00BD4034">
          <w:rPr>
            <w:rFonts w:cstheme="minorHAnsi"/>
          </w:rPr>
          <w:t>The f</w:t>
        </w:r>
      </w:ins>
      <w:del w:id="25" w:author="EDUARDO FERNANDEZ PASCUAL" w:date="2024-03-21T17:28:00Z">
        <w:r w:rsidR="005A202F" w:rsidRPr="00F95F23" w:rsidDel="00BD4034">
          <w:rPr>
            <w:rFonts w:cstheme="minorHAnsi"/>
          </w:rPr>
          <w:delText>F</w:delText>
        </w:r>
      </w:del>
      <w:r w:rsidR="005A202F" w:rsidRPr="00F95F23">
        <w:rPr>
          <w:rFonts w:cstheme="minorHAnsi"/>
        </w:rPr>
        <w:t xml:space="preserve">ellfield </w:t>
      </w:r>
      <w:r w:rsidR="0000283F" w:rsidRPr="00F95F23">
        <w:rPr>
          <w:rFonts w:cstheme="minorHAnsi"/>
        </w:rPr>
        <w:t>scenario</w:t>
      </w:r>
      <w:r w:rsidR="005A202F" w:rsidRPr="00F95F23">
        <w:rPr>
          <w:rFonts w:cstheme="minorHAnsi"/>
        </w:rPr>
        <w:t xml:space="preserve"> (</w:t>
      </w:r>
      <w:commentRangeStart w:id="26"/>
      <w:r w:rsidR="005A202F" w:rsidRPr="00F95F23">
        <w:rPr>
          <w:rFonts w:cstheme="minorHAnsi"/>
        </w:rPr>
        <w:t>mirroring micro-edges</w:t>
      </w:r>
      <w:commentRangeEnd w:id="26"/>
      <w:r w:rsidR="00763ED3">
        <w:rPr>
          <w:rStyle w:val="Refdecomentario"/>
          <w:rFonts w:ascii="Calibri" w:eastAsia="Calibri" w:hAnsi="Calibri" w:cs="Calibri"/>
        </w:rPr>
        <w:commentReference w:id="26"/>
      </w:r>
      <w:r w:rsidR="005A202F" w:rsidRPr="00F95F23">
        <w:rPr>
          <w:rFonts w:cstheme="minorHAnsi"/>
        </w:rPr>
        <w:t>) prompt</w:t>
      </w:r>
      <w:r w:rsidR="00F81BED">
        <w:rPr>
          <w:rFonts w:cstheme="minorHAnsi"/>
        </w:rPr>
        <w:t>ed</w:t>
      </w:r>
      <w:r w:rsidR="005A202F" w:rsidRPr="00F95F23">
        <w:rPr>
          <w:rFonts w:cstheme="minorHAnsi"/>
        </w:rPr>
        <w:t xml:space="preserve"> higher germination in 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snowbed </w:t>
      </w:r>
      <w:r w:rsidR="0000283F" w:rsidRPr="00F95F23">
        <w:rPr>
          <w:rFonts w:cstheme="minorHAnsi"/>
        </w:rPr>
        <w:t>scenario</w:t>
      </w:r>
      <w:r w:rsidR="005A202F" w:rsidRPr="00F95F23">
        <w:rPr>
          <w:rFonts w:cstheme="minorHAnsi"/>
        </w:rPr>
        <w:t xml:space="preserve"> (mirroring micro-valleys) we observed higher germination </w:t>
      </w:r>
      <w:r w:rsidR="00C831BD" w:rsidRPr="00F95F23">
        <w:rPr>
          <w:rFonts w:cstheme="minorHAnsi"/>
        </w:rPr>
        <w:t xml:space="preserve">in </w:t>
      </w:r>
      <w:r w:rsidR="005A202F" w:rsidRPr="00F95F23">
        <w:rPr>
          <w:rFonts w:cstheme="minorHAnsi"/>
        </w:rPr>
        <w:t>late</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The differences observed </w:t>
      </w:r>
      <w:r w:rsidR="005D5446">
        <w:rPr>
          <w:rFonts w:cstheme="minorHAnsi"/>
        </w:rPr>
        <w:t>both in the laboratory</w:t>
      </w:r>
      <w:r w:rsidR="00520CF8">
        <w:rPr>
          <w:rFonts w:cstheme="minorHAnsi"/>
        </w:rPr>
        <w:t xml:space="preserve"> </w:t>
      </w:r>
      <w:r w:rsidR="00A85B90">
        <w:rPr>
          <w:rFonts w:cstheme="minorHAnsi"/>
        </w:rPr>
        <w:t xml:space="preserve">and 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alpine germination phenology</w:t>
      </w:r>
      <w:r w:rsidR="00054586">
        <w:rPr>
          <w:rFonts w:cstheme="minorHAnsi"/>
        </w:rPr>
        <w:t xml:space="preserve">, </w:t>
      </w:r>
      <w:r w:rsidR="00A85B90">
        <w:rPr>
          <w:rFonts w:cstheme="minorHAnsi"/>
        </w:rPr>
        <w:t>in agreement with</w:t>
      </w:r>
      <w:r w:rsidR="00054586">
        <w:rPr>
          <w:rFonts w:cstheme="minorHAnsi"/>
        </w:rPr>
        <w:t xml:space="preserve"> results found by </w:t>
      </w:r>
      <w:r w:rsidR="00054586">
        <w:rPr>
          <w:rFonts w:cstheme="minorHAnsi"/>
        </w:rPr>
        <w:fldChar w:fldCharType="begin" w:fldLock="1"/>
      </w:r>
      <w:r w:rsidR="00645DE2">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xml:space="preserve">, </w:t>
      </w:r>
      <w:r w:rsidR="00054586">
        <w:rPr>
          <w:rFonts w:cstheme="minorHAnsi"/>
          <w:noProof/>
        </w:rPr>
        <w:t>(</w:t>
      </w:r>
      <w:r w:rsidR="00054586" w:rsidRPr="00054586">
        <w:rPr>
          <w:rFonts w:cstheme="minorHAnsi"/>
          <w:noProof/>
        </w:rPr>
        <w:t>2022)</w:t>
      </w:r>
      <w:r w:rsidR="00054586">
        <w:rPr>
          <w:rFonts w:cstheme="minorHAnsi"/>
        </w:rPr>
        <w:fldChar w:fldCharType="end"/>
      </w:r>
      <w:r w:rsidR="005A202F" w:rsidRPr="00F95F23">
        <w:rPr>
          <w:rFonts w:cstheme="minorHAnsi"/>
        </w:rPr>
        <w:t xml:space="preserve">. </w:t>
      </w:r>
      <w:r w:rsidR="00C04DF4">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 or 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in high accumulated </w:t>
      </w:r>
      <w:r w:rsidR="00242164" w:rsidRPr="00F95F23">
        <w:rPr>
          <w:rFonts w:eastAsia="Times New Roman" w:cstheme="minorHAnsi"/>
          <w:color w:val="000000"/>
          <w:lang w:eastAsia="ca-ES"/>
        </w:rPr>
        <w:t xml:space="preserve">germination </w:t>
      </w:r>
      <w:r w:rsidR="004256EC" w:rsidRPr="00F95F23">
        <w:rPr>
          <w:rFonts w:eastAsia="Times New Roman" w:cstheme="minorHAnsi"/>
          <w:color w:val="000000"/>
          <w:lang w:eastAsia="ca-ES"/>
        </w:rPr>
        <w:t>differences through</w:t>
      </w:r>
      <w:r w:rsidR="00242164" w:rsidRPr="00F95F23">
        <w:rPr>
          <w:rFonts w:eastAsia="Times New Roman" w:cstheme="minorHAnsi"/>
          <w:color w:val="000000"/>
          <w:lang w:eastAsia="ca-ES"/>
        </w:rPr>
        <w:t>out</w:t>
      </w:r>
      <w:r w:rsidR="004256EC" w:rsidRPr="00F95F23">
        <w:rPr>
          <w:rFonts w:eastAsia="Times New Roman" w:cstheme="minorHAnsi"/>
          <w:color w:val="000000"/>
          <w:lang w:eastAsia="ca-ES"/>
        </w:rPr>
        <w:t xml:space="preserve"> </w:t>
      </w:r>
      <w:r w:rsidR="00E82CC7" w:rsidRPr="00F95F23">
        <w:rPr>
          <w:rFonts w:eastAsia="Times New Roman" w:cstheme="minorHAnsi"/>
          <w:color w:val="000000"/>
          <w:lang w:eastAsia="ca-ES"/>
        </w:rPr>
        <w:t>the</w:t>
      </w:r>
      <w:r w:rsidR="004256EC" w:rsidRPr="00F95F23">
        <w:rPr>
          <w:rFonts w:eastAsia="Times New Roman" w:cstheme="minorHAnsi"/>
          <w:color w:val="000000"/>
          <w:lang w:eastAsia="ca-ES"/>
        </w:rPr>
        <w:t xml:space="preserve"> year</w:t>
      </w:r>
      <w:r w:rsidR="00242164" w:rsidRPr="00F95F23">
        <w:rPr>
          <w:rFonts w:eastAsia="Times New Roman" w:cstheme="minorHAnsi"/>
          <w:color w:val="000000"/>
          <w:lang w:eastAsia="ca-ES"/>
        </w:rPr>
        <w:t>. The differences</w:t>
      </w:r>
      <w:r w:rsidR="004256EC" w:rsidRPr="00F95F23">
        <w:rPr>
          <w:rFonts w:eastAsia="Times New Roman" w:cstheme="minorHAnsi"/>
          <w:color w:val="000000"/>
          <w:lang w:eastAsia="ca-ES"/>
        </w:rPr>
        <w:t xml:space="preserve"> </w:t>
      </w:r>
      <w:r w:rsidR="007103AB">
        <w:rPr>
          <w:rFonts w:eastAsia="Times New Roman" w:cstheme="minorHAnsi"/>
          <w:color w:val="000000"/>
          <w:lang w:eastAsia="ca-ES"/>
        </w:rPr>
        <w:t xml:space="preserve">here </w:t>
      </w:r>
      <w:r w:rsidR="00CD41C8" w:rsidRPr="00F95F23">
        <w:rPr>
          <w:rFonts w:eastAsia="Times New Roman" w:cstheme="minorHAnsi"/>
          <w:color w:val="000000"/>
          <w:lang w:eastAsia="ca-ES"/>
        </w:rPr>
        <w:t>are shown as a phenology</w:t>
      </w:r>
      <w:r w:rsidR="004256EC" w:rsidRPr="00F95F23">
        <w:rPr>
          <w:rFonts w:eastAsia="Times New Roman" w:cstheme="minorHAnsi"/>
          <w:color w:val="000000"/>
          <w:lang w:eastAsia="ca-ES"/>
        </w:rPr>
        <w:t xml:space="preserve"> delay </w:t>
      </w:r>
      <w:r w:rsidR="00A85B90">
        <w:rPr>
          <w:rFonts w:eastAsia="Times New Roman" w:cstheme="minorHAnsi"/>
          <w:color w:val="000000"/>
          <w:lang w:eastAsia="ca-ES"/>
        </w:rPr>
        <w:t>which</w:t>
      </w:r>
      <w:r w:rsidR="009E02F1" w:rsidRPr="00F95F23">
        <w:rPr>
          <w:rFonts w:eastAsia="Times New Roman" w:cstheme="minorHAnsi"/>
          <w:color w:val="000000"/>
          <w:lang w:eastAsia="ca-ES"/>
        </w:rPr>
        <w:t xml:space="preserve"> </w:t>
      </w:r>
      <w:r w:rsidR="00A85B90">
        <w:rPr>
          <w:rFonts w:eastAsia="Times New Roman" w:cstheme="minorHAnsi"/>
          <w:color w:val="000000"/>
          <w:lang w:eastAsia="ca-ES"/>
        </w:rPr>
        <w:t>potentially have</w:t>
      </w:r>
      <w:r w:rsidR="004256EC" w:rsidRPr="00F95F23">
        <w:rPr>
          <w:rFonts w:eastAsia="Times New Roman" w:cstheme="minorHAnsi"/>
          <w:color w:val="000000"/>
          <w:lang w:eastAsia="ca-ES"/>
        </w:rPr>
        <w:t xml:space="preserve"> 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1E868130"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7F4C2B" w:rsidRPr="00F95F23">
        <w:rPr>
          <w:rFonts w:eastAsia="Times New Roman" w:cstheme="minorHAnsi"/>
          <w:color w:val="000000"/>
          <w:lang w:eastAsia="ca-ES"/>
        </w:rPr>
        <w:t>m</w:t>
      </w:r>
      <w:r w:rsidR="007A3B6F" w:rsidRPr="00F95F23">
        <w:rPr>
          <w:rFonts w:eastAsia="Times New Roman" w:cstheme="minorHAnsi"/>
          <w:color w:val="000000"/>
          <w:lang w:eastAsia="ca-ES"/>
        </w:rPr>
        <w:t>icro-edges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A6313C" w:rsidRPr="00F95F23">
        <w:rPr>
          <w:rFonts w:eastAsia="Times New Roman" w:cstheme="minorHAnsi"/>
          <w:color w:val="000000"/>
          <w:lang w:eastAsia="ca-ES"/>
        </w:rPr>
        <w:t>)</w:t>
      </w:r>
      <w:r w:rsidRPr="00F95F23">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F1505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traits","type":"article-journal","volume":"6"},"uris":["http://www.mendeley.com/documents/?uuid=19475767-b1af-4ac0-b78e-efa79a39206b"]}],"mendeley":{"formattedCitation":"(Hoyle &lt;i&gt;et al.&lt;/i&gt;, 2015)","plainTextFormattedCitation":"(Hoyle et al., 2015)","previouslyFormattedCitation":"(Hoyle &lt;i&gt;et al.&lt;/i&gt;, 2015)"},"properties":{"noteIndex":0},"schema":"https://github.com/citation-style-language/schema/raw/master/csl-citation.json"}</w:instrText>
      </w:r>
      <w:r w:rsidR="00F1505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F15053" w:rsidRPr="00F95F23">
        <w:rPr>
          <w:rFonts w:eastAsia="Times New Roman" w:cstheme="minorHAnsi"/>
          <w:color w:val="000000"/>
          <w:lang w:eastAsia="ca-ES"/>
        </w:rPr>
        <w:fldChar w:fldCharType="end"/>
      </w:r>
      <w:r w:rsidR="00F15053" w:rsidRPr="00F95F23">
        <w:rPr>
          <w:rFonts w:eastAsia="Times New Roman" w:cstheme="minorHAnsi"/>
          <w:color w:val="000000"/>
          <w:lang w:eastAsia="ca-ES"/>
        </w:rPr>
        <w:t xml:space="preserve">. </w:t>
      </w:r>
      <w:r w:rsidR="00EA78F8" w:rsidRPr="00F95F23">
        <w:rPr>
          <w:rFonts w:eastAsia="Times New Roman" w:cstheme="minorHAnsi"/>
          <w:color w:val="000000"/>
          <w:lang w:eastAsia="ca-ES"/>
        </w:rPr>
        <w:t>This strategy</w:t>
      </w:r>
      <w:r w:rsidR="00470A6A" w:rsidRPr="00F95F23">
        <w:rPr>
          <w:rFonts w:eastAsia="Times New Roman" w:cstheme="minorHAnsi"/>
          <w:color w:val="000000"/>
          <w:lang w:eastAsia="ca-ES"/>
        </w:rPr>
        <w:t xml:space="preserve"> </w:t>
      </w:r>
      <w:r w:rsidR="001E7C0E" w:rsidRPr="00F95F23">
        <w:rPr>
          <w:rFonts w:eastAsia="Times New Roman" w:cstheme="minorHAnsi"/>
          <w:color w:val="000000"/>
          <w:lang w:eastAsia="ca-ES"/>
        </w:rPr>
        <w:t xml:space="preserve">would </w:t>
      </w:r>
      <w:r w:rsidR="00470A6A" w:rsidRPr="00F95F23">
        <w:rPr>
          <w:rFonts w:eastAsia="Times New Roman" w:cstheme="minorHAnsi"/>
          <w:color w:val="000000"/>
          <w:lang w:eastAsia="ca-ES"/>
        </w:rPr>
        <w:t>provide selective advantage</w:t>
      </w:r>
      <w:r w:rsidR="0047166F" w:rsidRPr="00F95F23">
        <w:rPr>
          <w:rFonts w:eastAsia="Times New Roman" w:cstheme="minorHAnsi"/>
          <w:color w:val="000000"/>
          <w:lang w:eastAsia="ca-ES"/>
        </w:rPr>
        <w:t xml:space="preserve"> because seedlings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before the next growing season</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as seen by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285EAD" w:rsidRPr="00F95F23">
        <w:rPr>
          <w:rFonts w:eastAsia="Times New Roman" w:cstheme="minorHAnsi"/>
          <w:color w:val="000000"/>
          <w:lang w:eastAsia="ca-ES"/>
        </w:rPr>
        <w:t xml:space="preserve"> </w:t>
      </w:r>
      <w:r w:rsidR="0006686C" w:rsidRPr="00F95F23">
        <w:rPr>
          <w:rFonts w:eastAsia="Times New Roman" w:cstheme="minorHAnsi"/>
          <w:color w:val="000000"/>
          <w:lang w:eastAsia="ca-ES"/>
        </w:rPr>
        <w:t>in glacier forelands</w:t>
      </w:r>
      <w:r w:rsidR="00EF5618"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However </w:t>
      </w:r>
      <w:r w:rsidR="00A85B90" w:rsidRPr="00F95F23">
        <w:rPr>
          <w:rFonts w:eastAsia="Times New Roman" w:cstheme="minorHAnsi"/>
          <w:color w:val="000000"/>
          <w:lang w:eastAsia="ca-ES"/>
        </w:rPr>
        <w:t>ultimately,</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As expected, b</w:t>
      </w:r>
      <w:r w:rsidR="001118F4" w:rsidRPr="00F95F23">
        <w:rPr>
          <w:rFonts w:eastAsia="Times New Roman" w:cstheme="minorHAnsi"/>
          <w:color w:val="000000"/>
          <w:lang w:eastAsia="ca-ES"/>
        </w:rPr>
        <w:t>elow</w:t>
      </w:r>
      <w:r w:rsidR="00D34F39" w:rsidRPr="00F95F23">
        <w:rPr>
          <w:rFonts w:eastAsia="Times New Roman" w:cstheme="minorHAnsi"/>
          <w:color w:val="000000"/>
          <w:lang w:eastAsia="ca-ES"/>
        </w:rPr>
        <w:t xml:space="preserve"> zero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C75010" w:rsidRPr="00F95F23">
        <w:rPr>
          <w:rFonts w:eastAsia="Times New Roman" w:cstheme="minorHAnsi"/>
          <w:color w:val="000000"/>
          <w:lang w:eastAsia="ca-ES"/>
        </w:rPr>
        <w:t xml:space="preserve"> a </w:t>
      </w:r>
      <w:r w:rsidR="00D34F39" w:rsidRPr="00F95F23">
        <w:rPr>
          <w:rFonts w:eastAsia="Times New Roman" w:cstheme="minorHAnsi"/>
          <w:color w:val="000000"/>
          <w:lang w:eastAsia="ca-ES"/>
        </w:rPr>
        <w:t xml:space="preserve">possibly </w:t>
      </w:r>
      <w:r w:rsidR="000C1A4C">
        <w:rPr>
          <w:rFonts w:eastAsia="Times New Roman" w:cstheme="minorHAnsi"/>
          <w:color w:val="000000"/>
          <w:lang w:eastAsia="ca-ES"/>
        </w:rPr>
        <w:t>explanation</w:t>
      </w:r>
      <w:r w:rsidR="00333BEF" w:rsidRPr="00F95F23">
        <w:rPr>
          <w:rFonts w:eastAsia="Times New Roman" w:cstheme="minorHAnsi"/>
          <w:color w:val="000000"/>
          <w:lang w:eastAsia="ca-ES"/>
        </w:rPr>
        <w:t xml:space="preserve"> could be</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Consequently, seeds that disperse into micro-edges must endure below 0 ºC temperatures and postpone germination until frozen soil thaw</w:t>
      </w:r>
      <w:ins w:id="27" w:author="EDUARDO FERNANDEZ PASCUAL" w:date="2024-03-21T17:29:00Z">
        <w:r w:rsidR="008933C0">
          <w:rPr>
            <w:rFonts w:eastAsia="Times New Roman" w:cstheme="minorHAnsi"/>
            <w:color w:val="000000"/>
            <w:lang w:eastAsia="ca-ES"/>
          </w:rPr>
          <w:t>s</w:t>
        </w:r>
      </w:ins>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these areas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when temperatures rise again in 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in late growing season</w:t>
      </w:r>
      <w:r w:rsidR="00370D42" w:rsidRPr="00F95F23">
        <w:rPr>
          <w:rFonts w:eastAsia="Times New Roman" w:cstheme="minorHAnsi"/>
          <w:color w:val="000000"/>
          <w:lang w:eastAsia="ca-ES"/>
        </w:rPr>
        <w:t xml:space="preserve">. </w:t>
      </w:r>
      <w:r w:rsidR="008D526F">
        <w:rPr>
          <w:rFonts w:eastAsia="Times New Roman" w:cstheme="minorHAnsi"/>
          <w:color w:val="000000"/>
          <w:lang w:eastAsia="ca-ES"/>
        </w:rPr>
        <w:t xml:space="preserve">However these results are in opposition to a </w:t>
      </w:r>
      <w:r w:rsidR="008D526F" w:rsidRPr="008D526F">
        <w:rPr>
          <w:rFonts w:eastAsia="Times New Roman" w:cstheme="minorHAnsi"/>
          <w:color w:val="000000"/>
          <w:lang w:eastAsia="ca-ES"/>
        </w:rPr>
        <w:t xml:space="preserve">study by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&lt;i&gt;et al.&lt;/i&gt;, 2015)","manualFormatting":"Dürr et al., (2015)","plainTextFormattedCitation":"(Dürr et al., 2015)","previouslyFormattedCitation":"(Dürr &lt;i&gt;et al.&lt;/i&gt;, 2015)"},"properties":{"noteIndex":0},"schema":"https://github.com/citation-style-language/schema/raw/master/csl-citation.json"}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Dürr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(2015)</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 xml:space="preserve"> which found that species inhabiting warmer soils tends to have a higher base temperature for germination</w:t>
      </w:r>
      <w:r w:rsidR="00832CA5">
        <w:rPr>
          <w:rFonts w:eastAsia="Times New Roman" w:cstheme="minorHAnsi"/>
          <w:color w:val="000000"/>
          <w:lang w:eastAsia="ca-ES"/>
        </w:rPr>
        <w:t xml:space="preserve"> (i.e. germinate later in the season)</w:t>
      </w:r>
      <w:r w:rsidR="008D526F" w:rsidRPr="008D526F">
        <w:rPr>
          <w:rFonts w:eastAsia="Times New Roman" w:cstheme="minorHAnsi"/>
          <w:color w:val="000000"/>
          <w:lang w:eastAsia="ca-ES"/>
        </w:rPr>
        <w:t xml:space="preserve">, as they have adapted to </w:t>
      </w:r>
      <w:r w:rsidR="008D526F" w:rsidRPr="008D526F">
        <w:rPr>
          <w:rFonts w:eastAsia="Times New Roman" w:cstheme="minorHAnsi"/>
          <w:color w:val="000000"/>
          <w:lang w:eastAsia="ca-ES"/>
        </w:rPr>
        <w:lastRenderedPageBreak/>
        <w:t xml:space="preserve">need more heat as a cue to initiate germination. This adaptation could possibly be to prevent germination at dispersal time </w:t>
      </w:r>
      <w:r w:rsidR="008D526F" w:rsidRPr="008D526F">
        <w:rPr>
          <w:rFonts w:eastAsia="Times New Roman" w:cstheme="minorHAnsi"/>
          <w:color w:val="000000"/>
          <w:lang w:eastAsia="ca-ES"/>
        </w:rPr>
        <w:fldChar w:fldCharType="begin" w:fldLock="1"/>
      </w:r>
      <w:r w:rsidR="008D526F"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D526F" w:rsidRPr="008D526F">
        <w:rPr>
          <w:rFonts w:eastAsia="Times New Roman" w:cstheme="minorHAnsi"/>
          <w:color w:val="000000"/>
          <w:lang w:eastAsia="ca-ES"/>
        </w:rPr>
        <w:fldChar w:fldCharType="separate"/>
      </w:r>
      <w:r w:rsidR="008D526F" w:rsidRPr="008D526F">
        <w:rPr>
          <w:rFonts w:eastAsia="Times New Roman" w:cstheme="minorHAnsi"/>
          <w:noProof/>
          <w:color w:val="000000"/>
          <w:lang w:eastAsia="ca-ES"/>
        </w:rPr>
        <w:t xml:space="preserve">(Tudela-Isanta, Fernández-Pascual, </w:t>
      </w:r>
      <w:r w:rsidR="008D526F" w:rsidRPr="008D526F">
        <w:rPr>
          <w:rFonts w:eastAsia="Times New Roman" w:cstheme="minorHAnsi"/>
          <w:i/>
          <w:noProof/>
          <w:color w:val="000000"/>
          <w:lang w:eastAsia="ca-ES"/>
        </w:rPr>
        <w:t>et al.</w:t>
      </w:r>
      <w:r w:rsidR="008D526F" w:rsidRPr="008D526F">
        <w:rPr>
          <w:rFonts w:eastAsia="Times New Roman" w:cstheme="minorHAnsi"/>
          <w:noProof/>
          <w:color w:val="000000"/>
          <w:lang w:eastAsia="ca-ES"/>
        </w:rPr>
        <w:t>, 2018)</w:t>
      </w:r>
      <w:r w:rsidR="008D526F" w:rsidRPr="008D526F">
        <w:rPr>
          <w:rFonts w:eastAsia="Times New Roman" w:cstheme="minorHAnsi"/>
          <w:color w:val="000000"/>
          <w:lang w:eastAsia="ca-ES"/>
        </w:rPr>
        <w:fldChar w:fldCharType="end"/>
      </w:r>
      <w:r w:rsidR="008D526F" w:rsidRPr="008D526F">
        <w:rPr>
          <w:rFonts w:eastAsia="Times New Roman" w:cstheme="minorHAnsi"/>
          <w:color w:val="000000"/>
          <w:lang w:eastAsia="ca-ES"/>
        </w:rPr>
        <w:t>.</w:t>
      </w:r>
      <w:r w:rsidR="00464EB1">
        <w:rPr>
          <w:rFonts w:eastAsia="Times New Roman" w:cstheme="minorHAnsi"/>
          <w:color w:val="000000"/>
          <w:lang w:eastAsia="ca-ES"/>
        </w:rPr>
        <w:t xml:space="preserve"> </w:t>
      </w:r>
      <w:r w:rsidR="00CD4CFE">
        <w:rPr>
          <w:rFonts w:eastAsia="Times New Roman" w:cstheme="minorHAnsi"/>
          <w:color w:val="000000"/>
          <w:lang w:eastAsia="ca-ES"/>
        </w:rPr>
        <w:t xml:space="preserve">The recorded field germination </w:t>
      </w:r>
      <w:r w:rsidR="00E84E25">
        <w:rPr>
          <w:rFonts w:eastAsia="Times New Roman" w:cstheme="minorHAnsi"/>
          <w:color w:val="000000"/>
          <w:lang w:eastAsia="ca-ES"/>
        </w:rPr>
        <w:t>corroborated higher germination in early season compared to late season</w:t>
      </w:r>
      <w:r w:rsidR="00464EB1">
        <w:rPr>
          <w:rFonts w:eastAsia="Times New Roman" w:cstheme="minorHAnsi"/>
          <w:color w:val="000000"/>
          <w:lang w:eastAsia="ca-ES"/>
        </w:rPr>
        <w:t xml:space="preserve"> in fellfield conditions</w:t>
      </w:r>
      <w:r w:rsidR="006316D9">
        <w:rPr>
          <w:rFonts w:eastAsia="Times New Roman" w:cstheme="minorHAnsi"/>
          <w:color w:val="000000"/>
          <w:lang w:eastAsia="ca-ES"/>
        </w:rPr>
        <w:t xml:space="preserve">. </w:t>
      </w:r>
    </w:p>
    <w:p w14:paraId="0A0891B4" w14:textId="1064EAC3"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In micro-valleys</w:t>
      </w:r>
      <w:r w:rsidR="00553056">
        <w:rPr>
          <w:rFonts w:eastAsia="Times New Roman" w:cstheme="minorHAnsi"/>
          <w:color w:val="000000"/>
          <w:lang w:eastAsia="ca-ES"/>
        </w:rPr>
        <w:t xml:space="preserve"> (snowbeds conditions)</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 </w:t>
      </w:r>
      <w:r w:rsidR="00E922F8" w:rsidRPr="00F95F23">
        <w:rPr>
          <w:rFonts w:eastAsia="Times New Roman" w:cstheme="minorHAnsi"/>
          <w:color w:val="000000"/>
          <w:lang w:eastAsia="ca-ES"/>
        </w:rPr>
        <w:t>Micro-valley</w:t>
      </w:r>
      <w:del w:id="28" w:author="EDUARDO FERNANDEZ PASCUAL" w:date="2024-03-21T17:30:00Z">
        <w:r w:rsidR="00E922F8" w:rsidRPr="00F95F23" w:rsidDel="0059640B">
          <w:rPr>
            <w:rFonts w:eastAsia="Times New Roman" w:cstheme="minorHAnsi"/>
            <w:color w:val="000000"/>
            <w:lang w:eastAsia="ca-ES"/>
          </w:rPr>
          <w:delText>s</w:delText>
        </w:r>
      </w:del>
      <w:r w:rsidR="00E922F8" w:rsidRPr="00F95F23">
        <w:rPr>
          <w:rFonts w:eastAsia="Times New Roman" w:cstheme="minorHAnsi"/>
          <w:color w:val="000000"/>
          <w:lang w:eastAsia="ca-ES"/>
        </w:rPr>
        <w:t xml:space="preserve"> conditions</w:t>
      </w:r>
      <w:r w:rsidR="00792AD7" w:rsidRPr="00F95F23">
        <w:rPr>
          <w:rFonts w:eastAsia="Times New Roman" w:cstheme="minorHAnsi"/>
          <w:color w:val="000000"/>
          <w:lang w:eastAsia="ca-ES"/>
        </w:rPr>
        <w:t xml:space="preserve"> </w:t>
      </w:r>
      <w:r w:rsidR="001D54BC" w:rsidRPr="00F95F23">
        <w:rPr>
          <w:rFonts w:eastAsia="Times New Roman" w:cstheme="minorHAnsi"/>
          <w:color w:val="000000"/>
          <w:lang w:eastAsia="ca-ES"/>
        </w:rPr>
        <w:t>reduced</w:t>
      </w:r>
      <w:r w:rsidR="00792AD7" w:rsidRPr="00F95F23">
        <w:rPr>
          <w:rFonts w:eastAsia="Times New Roman" w:cstheme="minorHAnsi"/>
          <w:color w:val="000000"/>
          <w:lang w:eastAsia="ca-ES"/>
        </w:rPr>
        <w:t xml:space="preserve"> autumn germination, </w:t>
      </w:r>
      <w:r w:rsidR="000557CA" w:rsidRPr="00F95F23">
        <w:rPr>
          <w:rFonts w:eastAsia="Times New Roman" w:cstheme="minorHAnsi"/>
          <w:color w:val="000000"/>
          <w:lang w:eastAsia="ca-ES"/>
        </w:rPr>
        <w:t>partly</w:t>
      </w:r>
      <w:r w:rsidR="0004722A" w:rsidRPr="00F95F23">
        <w:rPr>
          <w:rFonts w:eastAsia="Times New Roman" w:cstheme="minorHAnsi"/>
          <w:color w:val="000000"/>
          <w:lang w:eastAsia="ca-ES"/>
        </w:rPr>
        <w:t xml:space="preserve"> because </w:t>
      </w:r>
      <w:r w:rsidR="009668CA" w:rsidRPr="00F95F23">
        <w:rPr>
          <w:rFonts w:eastAsia="Times New Roman" w:cstheme="minorHAnsi"/>
          <w:color w:val="000000"/>
          <w:lang w:eastAsia="ca-ES"/>
        </w:rPr>
        <w:t xml:space="preserve">the </w:t>
      </w:r>
      <w:r w:rsidR="00967ADA" w:rsidRPr="00F95F23">
        <w:rPr>
          <w:rFonts w:eastAsia="Times New Roman" w:cstheme="minorHAnsi"/>
          <w:color w:val="000000"/>
          <w:lang w:eastAsia="ca-ES"/>
        </w:rPr>
        <w:t>low</w:t>
      </w:r>
      <w:ins w:id="29" w:author="EDUARDO FERNANDEZ PASCUAL" w:date="2024-03-21T17:30:00Z">
        <w:r w:rsidR="006C4952">
          <w:rPr>
            <w:rFonts w:eastAsia="Times New Roman" w:cstheme="minorHAnsi"/>
            <w:color w:val="000000"/>
            <w:lang w:eastAsia="ca-ES"/>
          </w:rPr>
          <w:t>er</w:t>
        </w:r>
      </w:ins>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w:t>
      </w:r>
      <w:r w:rsidR="000557CA" w:rsidRPr="00F95F23">
        <w:rPr>
          <w:rFonts w:eastAsia="Times New Roman" w:cstheme="minorHAnsi"/>
          <w:color w:val="000000"/>
          <w:lang w:eastAsia="ca-ES"/>
        </w:rPr>
        <w:t xml:space="preserve">experienced </w:t>
      </w:r>
      <w:r w:rsidR="003968A8" w:rsidRPr="00F95F23">
        <w:rPr>
          <w:rFonts w:eastAsia="Times New Roman" w:cstheme="minorHAnsi"/>
          <w:color w:val="000000"/>
          <w:lang w:eastAsia="ca-ES"/>
        </w:rPr>
        <w:t xml:space="preserve">and </w:t>
      </w:r>
      <w:r w:rsidR="0083643A" w:rsidRPr="00F95F23">
        <w:rPr>
          <w:rFonts w:eastAsia="Times New Roman" w:cstheme="minorHAnsi"/>
          <w:color w:val="000000"/>
          <w:lang w:eastAsia="ca-ES"/>
        </w:rPr>
        <w:t>seed</w:t>
      </w:r>
      <w:del w:id="30" w:author="EDUARDO FERNANDEZ PASCUAL" w:date="2024-03-21T17:30:00Z">
        <w:r w:rsidR="0083643A" w:rsidRPr="00F95F23" w:rsidDel="006C4952">
          <w:rPr>
            <w:rFonts w:eastAsia="Times New Roman" w:cstheme="minorHAnsi"/>
            <w:color w:val="000000"/>
            <w:lang w:eastAsia="ca-ES"/>
          </w:rPr>
          <w:delText>s</w:delText>
        </w:r>
      </w:del>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proofErr w:type="gramStart"/>
      <w:r w:rsidR="00DF2C03" w:rsidRPr="00F95F23">
        <w:rPr>
          <w:rFonts w:eastAsia="Times New Roman" w:cstheme="minorHAnsi"/>
          <w:color w:val="000000"/>
          <w:lang w:eastAsia="ca-ES"/>
        </w:rPr>
        <w:t>demonstrate</w:t>
      </w:r>
      <w:proofErr w:type="gramEnd"/>
      <w:r w:rsidR="00977EBA" w:rsidRPr="00F95F23">
        <w:rPr>
          <w:rFonts w:eastAsia="Times New Roman" w:cstheme="minorHAnsi"/>
          <w:color w:val="000000"/>
          <w:lang w:eastAsia="ca-ES"/>
        </w:rPr>
        <w:t xml:space="preserve"> that </w:t>
      </w:r>
      <w:del w:id="31" w:author="EDUARDO FERNANDEZ PASCUAL" w:date="2024-03-21T17:30:00Z">
        <w:r w:rsidR="00A85B90" w:rsidDel="006C4952">
          <w:rPr>
            <w:rFonts w:eastAsia="Times New Roman" w:cstheme="minorHAnsi"/>
            <w:color w:val="000000"/>
            <w:lang w:eastAsia="ca-ES"/>
          </w:rPr>
          <w:delText xml:space="preserve">most </w:delText>
        </w:r>
      </w:del>
      <w:ins w:id="32" w:author="EDUARDO FERNANDEZ PASCUAL" w:date="2024-03-21T17:30:00Z">
        <w:r w:rsidR="006C4952">
          <w:rPr>
            <w:rFonts w:eastAsia="Times New Roman" w:cstheme="minorHAnsi"/>
            <w:color w:val="000000"/>
            <w:lang w:eastAsia="ca-ES"/>
          </w:rPr>
          <w:t>some</w:t>
        </w:r>
        <w:r w:rsidR="006C4952">
          <w:rPr>
            <w:rFonts w:eastAsia="Times New Roman" w:cstheme="minorHAnsi"/>
            <w:color w:val="000000"/>
            <w:lang w:eastAsia="ca-ES"/>
          </w:rPr>
          <w:t xml:space="preserve"> </w:t>
        </w:r>
      </w:ins>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under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FD5E2E" w:rsidRPr="00F95F23">
        <w:rPr>
          <w:rFonts w:eastAsia="Times New Roman" w:cstheme="minorHAnsi"/>
          <w:color w:val="000000"/>
          <w:lang w:eastAsia="ca-ES"/>
        </w:rPr>
        <w:t xml:space="preserve"> </w:t>
      </w:r>
      <w:r w:rsidR="00D56565" w:rsidRPr="00F95F23">
        <w:rPr>
          <w:rFonts w:eastAsia="Times New Roman" w:cstheme="minorHAnsi"/>
          <w:color w:val="000000"/>
          <w:lang w:eastAsia="ca-ES"/>
        </w:rPr>
        <w:t>These</w:t>
      </w:r>
      <w:r w:rsidR="000B6D54" w:rsidRPr="00F95F23">
        <w:rPr>
          <w:rFonts w:eastAsia="Times New Roman" w:cstheme="minorHAnsi"/>
          <w:color w:val="000000"/>
          <w:lang w:eastAsia="ca-ES"/>
        </w:rPr>
        <w:t xml:space="preserve"> conditions</w:t>
      </w:r>
      <w:r w:rsidR="00B025C5" w:rsidRPr="00F95F23">
        <w:rPr>
          <w:rFonts w:eastAsia="Times New Roman" w:cstheme="minorHAnsi"/>
          <w:color w:val="000000"/>
          <w:lang w:eastAsia="ca-ES"/>
        </w:rPr>
        <w:t xml:space="preserve"> </w:t>
      </w:r>
      <w:r w:rsidR="000B6D54" w:rsidRPr="00F95F23">
        <w:rPr>
          <w:rFonts w:eastAsia="Times New Roman" w:cstheme="minorHAnsi"/>
          <w:color w:val="000000"/>
          <w:lang w:eastAsia="ca-ES"/>
        </w:rPr>
        <w:t>alleviate and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FC0C40" w:rsidRPr="00F95F23">
        <w:rPr>
          <w:rFonts w:eastAsia="Times New Roman" w:cstheme="minorHAnsi"/>
          <w:color w:val="000000"/>
          <w:lang w:eastAsia="ca-ES"/>
        </w:rPr>
        <w:t xml:space="preserve"> </w:t>
      </w:r>
      <w:r w:rsidR="00547988" w:rsidRPr="00F95F23">
        <w:rPr>
          <w:rFonts w:eastAsia="Times New Roman" w:cstheme="minorHAnsi"/>
          <w:color w:val="000000"/>
          <w:lang w:eastAsia="ca-ES"/>
        </w:rPr>
        <w:t>while</w:t>
      </w:r>
      <w:r w:rsidR="00214E8E" w:rsidRPr="00F95F23">
        <w:rPr>
          <w:rFonts w:eastAsia="Times New Roman" w:cstheme="minorHAnsi"/>
          <w:color w:val="000000"/>
          <w:lang w:eastAsia="ca-ES"/>
        </w:rPr>
        <w:t xml:space="preserve"> provid</w:t>
      </w:r>
      <w:r w:rsidR="00B91BDC" w:rsidRPr="00F95F23">
        <w:rPr>
          <w:rFonts w:eastAsia="Times New Roman" w:cstheme="minorHAnsi"/>
          <w:color w:val="000000"/>
          <w:lang w:eastAsia="ca-ES"/>
        </w:rPr>
        <w:t>ing</w:t>
      </w:r>
      <w:r w:rsidR="00214E8E" w:rsidRPr="00F95F23">
        <w:rPr>
          <w:rFonts w:eastAsia="Times New Roman" w:cstheme="minorHAnsi"/>
          <w:color w:val="000000"/>
          <w:lang w:eastAsia="ca-ES"/>
        </w:rPr>
        <w:t xml:space="preserve"> water during </w:t>
      </w:r>
      <w:r w:rsidR="0060424B" w:rsidRPr="00F95F23">
        <w:rPr>
          <w:rFonts w:eastAsia="Times New Roman" w:cstheme="minorHAnsi"/>
          <w:color w:val="000000"/>
          <w:lang w:eastAsia="ca-ES"/>
        </w:rPr>
        <w:t>snowmelt</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9D07F4" w:rsidRPr="00F95F23">
        <w:rPr>
          <w:rFonts w:eastAsia="Times New Roman" w:cstheme="minorHAnsi"/>
          <w:color w:val="000000"/>
          <w:lang w:eastAsia="ca-ES"/>
        </w:rPr>
        <w:t>that restricted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already 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s</w:t>
      </w:r>
      <w:r w:rsidR="00B91BDC" w:rsidRPr="00F95F23">
        <w:rPr>
          <w:rFonts w:eastAsia="Times New Roman" w:cstheme="minorHAnsi"/>
          <w:color w:val="000000"/>
          <w:lang w:eastAsia="ca-ES"/>
        </w:rPr>
        <w:t xml:space="preserve">pecies with warm </w:t>
      </w:r>
      <w:r w:rsidR="00D94729" w:rsidRPr="00F95F23">
        <w:rPr>
          <w:rFonts w:eastAsia="Times New Roman" w:cstheme="minorHAnsi"/>
          <w:color w:val="000000"/>
          <w:lang w:eastAsia="ca-ES"/>
        </w:rPr>
        <w:t xml:space="preserve">temperature requirements are </w:t>
      </w:r>
      <w:r w:rsidR="00A744D5" w:rsidRPr="00F95F23">
        <w:rPr>
          <w:rFonts w:eastAsia="Times New Roman" w:cstheme="minorHAnsi"/>
          <w:color w:val="000000"/>
          <w:lang w:eastAsia="ca-ES"/>
        </w:rPr>
        <w:t xml:space="preserve">not </w:t>
      </w:r>
      <w:commentRangeStart w:id="33"/>
      <w:r w:rsidR="00B06898" w:rsidRPr="00F95F23">
        <w:rPr>
          <w:rFonts w:eastAsia="Times New Roman" w:cstheme="minorHAnsi"/>
          <w:color w:val="000000"/>
          <w:lang w:eastAsia="ca-ES"/>
        </w:rPr>
        <w:t>fulfilled</w:t>
      </w:r>
      <w:commentRangeEnd w:id="33"/>
      <w:r w:rsidR="007832EB">
        <w:rPr>
          <w:rStyle w:val="Refdecomentario"/>
          <w:rFonts w:ascii="Calibri" w:eastAsia="Calibri" w:hAnsi="Calibri" w:cs="Calibri"/>
        </w:rPr>
        <w:commentReference w:id="33"/>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in concordance with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07B9C">
        <w:rPr>
          <w:rFonts w:eastAsia="Times New Roman" w:cstheme="minorHAnsi"/>
          <w:color w:val="000000"/>
          <w:lang w:eastAsia="ca-ES"/>
        </w:rPr>
        <w:t>germination snowbed conditions didn’t show consistent pattern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we are observing two different processes</w:t>
      </w:r>
      <w:r w:rsidR="0061358F">
        <w:rPr>
          <w:rFonts w:eastAsia="Times New Roman" w:cstheme="minorHAnsi"/>
          <w:color w:val="000000"/>
          <w:lang w:eastAsia="ca-ES"/>
        </w:rPr>
        <w:t>: (1)</w:t>
      </w:r>
      <w:r w:rsidR="006B1AC2">
        <w:rPr>
          <w:rFonts w:eastAsia="Times New Roman" w:cstheme="minorHAnsi"/>
          <w:color w:val="000000"/>
          <w:lang w:eastAsia="ca-ES"/>
        </w:rPr>
        <w:t xml:space="preserve"> in early season </w:t>
      </w:r>
      <w:r w:rsidR="004E728E">
        <w:rPr>
          <w:rFonts w:eastAsia="Times New Roman" w:cstheme="minorHAnsi"/>
          <w:color w:val="000000"/>
          <w:lang w:eastAsia="ca-ES"/>
        </w:rPr>
        <w:t>we recorded the germination that happened under snow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late season we recorded the germination of those species with warm temperatures requirements. </w:t>
      </w:r>
    </w:p>
    <w:p w14:paraId="4B46B4C8" w14:textId="5CC3F03A" w:rsidR="00965C35" w:rsidRPr="00F95F23" w:rsidRDefault="00965C35"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All species show a </w:t>
      </w:r>
      <w:r w:rsidR="004227CF">
        <w:rPr>
          <w:rFonts w:eastAsia="Times New Roman" w:cstheme="minorHAnsi"/>
          <w:color w:val="000000"/>
          <w:lang w:eastAsia="ca-ES"/>
        </w:rPr>
        <w:t xml:space="preserve">considerable intraspecific variability or germination plasticity to adapt to </w:t>
      </w:r>
      <w:r w:rsidR="00320B9A">
        <w:rPr>
          <w:rFonts w:eastAsia="Times New Roman" w:cstheme="minorHAnsi"/>
          <w:color w:val="000000"/>
          <w:lang w:eastAsia="ca-ES"/>
        </w:rPr>
        <w:t xml:space="preserve">variable </w:t>
      </w:r>
      <w:r w:rsidR="004227CF">
        <w:rPr>
          <w:rFonts w:eastAsia="Times New Roman" w:cstheme="minorHAnsi"/>
          <w:color w:val="000000"/>
          <w:lang w:eastAsia="ca-ES"/>
        </w:rPr>
        <w:t>snow and temperature regimes</w:t>
      </w:r>
      <w:r w:rsidR="00320B9A">
        <w:rPr>
          <w:rFonts w:eastAsia="Times New Roman" w:cstheme="minorHAnsi"/>
          <w:color w:val="000000"/>
          <w:lang w:eastAsia="ca-ES"/>
        </w:rPr>
        <w:t>, this ab</w:t>
      </w:r>
      <w:r w:rsidR="000D671E">
        <w:rPr>
          <w:rFonts w:eastAsia="Times New Roman" w:cstheme="minorHAnsi"/>
          <w:color w:val="000000"/>
          <w:lang w:eastAsia="ca-ES"/>
        </w:rPr>
        <w:t>ility may be a key point</w:t>
      </w:r>
      <w:r w:rsidR="00320B9A">
        <w:rPr>
          <w:rFonts w:eastAsia="Times New Roman" w:cstheme="minorHAnsi"/>
          <w:color w:val="000000"/>
          <w:lang w:eastAsia="ca-ES"/>
        </w:rPr>
        <w:t xml:space="preserve"> 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 scenarios</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seems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ins w:id="34" w:author="EDUARDO FERNANDEZ PASCUAL" w:date="2024-03-21T17:32:00Z">
        <w:r w:rsidR="00F71562">
          <w:rPr>
            <w:rFonts w:eastAsia="Times New Roman" w:cstheme="minorHAnsi"/>
            <w:color w:val="000000"/>
            <w:lang w:eastAsia="ca-ES"/>
          </w:rPr>
          <w:t>for the</w:t>
        </w:r>
      </w:ins>
      <w:del w:id="35" w:author="EDUARDO FERNANDEZ PASCUAL" w:date="2024-03-21T17:32:00Z">
        <w:r w:rsidR="00672E86" w:rsidDel="00F71562">
          <w:rPr>
            <w:rFonts w:eastAsia="Times New Roman" w:cstheme="minorHAnsi"/>
            <w:color w:val="000000"/>
            <w:lang w:eastAsia="ca-ES"/>
          </w:rPr>
          <w:delText>i</w:delText>
        </w:r>
      </w:del>
      <w:del w:id="36" w:author="EDUARDO FERNANDEZ PASCUAL" w:date="2024-03-21T17:31:00Z">
        <w:r w:rsidR="00672E86" w:rsidDel="00F71562">
          <w:rPr>
            <w:rFonts w:eastAsia="Times New Roman" w:cstheme="minorHAnsi"/>
            <w:color w:val="000000"/>
            <w:lang w:eastAsia="ca-ES"/>
          </w:rPr>
          <w:delText>n</w:delText>
        </w:r>
      </w:del>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5058D6" w:rsidRPr="00F95F23">
        <w:rPr>
          <w:rFonts w:eastAsia="Times New Roman" w:cstheme="minorHAnsi"/>
          <w:color w:val="000000"/>
          <w:lang w:eastAsia="ca-ES"/>
        </w:rPr>
        <w:t>Seedling emergence must be perfectly timed to be successful</w:t>
      </w:r>
      <w:r w:rsidR="005058D6">
        <w:rPr>
          <w:rFonts w:eastAsia="Times New Roman" w:cstheme="minorHAnsi"/>
          <w:color w:val="000000"/>
          <w:lang w:eastAsia="ca-ES"/>
        </w:rPr>
        <w:t>. Ge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but with postponed germination the seedlings are at risk to an underdeveloped root system in summer period,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672E86">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the high interspecific variability</w:t>
      </w:r>
      <w:r w:rsidR="004227CF">
        <w:rPr>
          <w:rFonts w:eastAsia="Times New Roman" w:cstheme="minorHAnsi"/>
          <w:color w:val="000000"/>
          <w:lang w:eastAsia="ca-ES"/>
        </w:rPr>
        <w:t xml:space="preserve">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there will be winner and losers in future climate scenarios. According to our results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77C7390B"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lastRenderedPageBreak/>
        <w:t xml:space="preserve">4.2 </w:t>
      </w:r>
      <w:r w:rsidR="00866D7E"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50803D0E" w:rsidR="00B45980" w:rsidRPr="00F95F23" w:rsidRDefault="000653AD" w:rsidP="00553056">
      <w:pPr>
        <w:spacing w:line="360" w:lineRule="auto"/>
        <w:jc w:val="both"/>
        <w:rPr>
          <w:rFonts w:cstheme="minorHAnsi"/>
        </w:rPr>
      </w:pPr>
      <w:r w:rsidRPr="00F95F23">
        <w:rPr>
          <w:rFonts w:cstheme="minorHAnsi"/>
        </w:rPr>
        <w:t xml:space="preserve">As we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ins w:id="37" w:author="EDUARDO FERNANDEZ PASCUAL" w:date="2024-03-21T17:32:00Z">
        <w:r w:rsidR="00990010">
          <w:rPr>
            <w:rFonts w:cstheme="minorHAnsi"/>
          </w:rPr>
          <w:t xml:space="preserve">, </w:t>
        </w:r>
      </w:ins>
      <w:del w:id="38" w:author="EDUARDO FERNANDEZ PASCUAL" w:date="2024-03-21T17:32:00Z">
        <w:r w:rsidRPr="00F95F23" w:rsidDel="00990010">
          <w:rPr>
            <w:rFonts w:cstheme="minorHAnsi"/>
          </w:rPr>
          <w:delText xml:space="preserve">. </w:delText>
        </w:r>
        <w:r w:rsidR="001A6F33" w:rsidDel="00990010">
          <w:rPr>
            <w:rFonts w:cstheme="minorHAnsi"/>
          </w:rPr>
          <w:delText>C</w:delText>
        </w:r>
      </w:del>
      <w:ins w:id="39" w:author="EDUARDO FERNANDEZ PASCUAL" w:date="2024-03-21T17:32:00Z">
        <w:r w:rsidR="00990010">
          <w:rPr>
            <w:rFonts w:cstheme="minorHAnsi"/>
          </w:rPr>
          <w:t>c</w:t>
        </w:r>
      </w:ins>
      <w:r w:rsidR="00A01AB9" w:rsidRPr="00F95F23">
        <w:rPr>
          <w:rFonts w:eastAsia="Times New Roman" w:cstheme="minorHAnsi"/>
          <w:color w:val="000000"/>
          <w:lang w:eastAsia="ca-ES"/>
        </w:rPr>
        <w:t xml:space="preserve">orroborating the findings by many authors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7F4225" w:rsidRPr="00F95F23">
        <w:rPr>
          <w:rFonts w:eastAsia="Times New Roman" w:cstheme="minorHAnsi"/>
          <w:color w:val="000000"/>
          <w:lang w:eastAsia="ca-ES"/>
        </w:rPr>
        <w:t>Then, h</w:t>
      </w:r>
      <w:r w:rsidR="00B45980" w:rsidRPr="00F95F23">
        <w:rPr>
          <w:rFonts w:eastAsia="Times New Roman" w:cstheme="minorHAnsi"/>
          <w:color w:val="000000"/>
          <w:lang w:eastAsia="ca-ES"/>
        </w:rPr>
        <w:t>aving a postponed germination after winter guarantee</w:t>
      </w:r>
      <w:ins w:id="40" w:author="EDUARDO FERNANDEZ PASCUAL" w:date="2024-03-21T17:33:00Z">
        <w:r w:rsidR="007562E1">
          <w:rPr>
            <w:rFonts w:eastAsia="Times New Roman" w:cstheme="minorHAnsi"/>
            <w:color w:val="000000"/>
            <w:lang w:eastAsia="ca-ES"/>
          </w:rPr>
          <w:t>s</w:t>
        </w:r>
      </w:ins>
      <w:r w:rsidR="00B45980" w:rsidRPr="00F95F23">
        <w:rPr>
          <w:rFonts w:eastAsia="Times New Roman" w:cstheme="minorHAnsi"/>
          <w:color w:val="000000"/>
          <w:lang w:eastAsia="ca-ES"/>
        </w:rPr>
        <w:t xml:space="preserve"> a drought-free period during snowmelt</w:t>
      </w:r>
      <w:r w:rsidR="007F43D5" w:rsidRPr="00F95F23">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this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bank</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62034A0C" w:rsidR="00BD5EA2" w:rsidRPr="00F95F23" w:rsidRDefault="0086735C" w:rsidP="005058D6">
      <w:pPr>
        <w:spacing w:line="360" w:lineRule="auto"/>
        <w:ind w:firstLine="709"/>
        <w:jc w:val="both"/>
        <w:rPr>
          <w:rFonts w:cstheme="minorHAnsi"/>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 able to germinate immediately after dispersal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861682" w:rsidRPr="00F95F23">
        <w:rPr>
          <w:rFonts w:eastAsia="Times New Roman" w:cstheme="minorHAnsi"/>
          <w:color w:val="000000"/>
          <w:lang w:eastAsia="ca-ES"/>
        </w:rPr>
        <w:t xml:space="preserve"> confirming </w:t>
      </w:r>
      <w:r w:rsidR="0084472C" w:rsidRPr="00F95F23">
        <w:rPr>
          <w:rFonts w:eastAsia="Times New Roman" w:cstheme="minorHAnsi"/>
          <w:color w:val="000000"/>
          <w:lang w:eastAsia="ca-ES"/>
        </w:rPr>
        <w:t>G</w:t>
      </w:r>
      <w:r w:rsidR="00861682" w:rsidRPr="00F95F23">
        <w:rPr>
          <w:rFonts w:eastAsia="Times New Roman" w:cstheme="minorHAnsi"/>
          <w:color w:val="000000"/>
          <w:lang w:eastAsia="ca-ES"/>
        </w:rPr>
        <w:t>iménez-Benavides</w:t>
      </w:r>
      <w:r w:rsidR="007A2E9A">
        <w:rPr>
          <w:rFonts w:eastAsia="Times New Roman" w:cstheme="minorHAnsi"/>
          <w:color w:val="000000"/>
          <w:lang w:eastAsia="ca-ES"/>
        </w:rPr>
        <w:t xml:space="preserve"> </w:t>
      </w:r>
      <w:r w:rsidR="00861682" w:rsidRPr="00F95F23">
        <w:rPr>
          <w:rFonts w:eastAsia="Times New Roman" w:cstheme="minorHAnsi"/>
          <w:color w:val="000000"/>
          <w:lang w:eastAsia="ca-ES"/>
        </w:rPr>
        <w:t>results</w:t>
      </w:r>
      <w:r w:rsidR="00193766" w:rsidRPr="00F95F23">
        <w:rPr>
          <w:rFonts w:eastAsia="Times New Roman" w:cstheme="minorHAnsi"/>
          <w:color w:val="000000"/>
          <w:lang w:eastAsia="ca-ES"/>
        </w:rPr>
        <w:t>.</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193766" w:rsidRPr="00F95F23">
        <w:rPr>
          <w:rFonts w:eastAsia="Times New Roman" w:cstheme="minorHAnsi"/>
          <w:color w:val="000000"/>
          <w:lang w:eastAsia="ca-ES"/>
        </w:rPr>
        <w:t xml:space="preserve"> suggesting that species from the </w:t>
      </w:r>
      <w:r w:rsidR="006E2D3D" w:rsidRPr="00F95F23">
        <w:rPr>
          <w:rFonts w:eastAsia="Times New Roman" w:cstheme="minorHAnsi"/>
          <w:color w:val="000000"/>
          <w:lang w:eastAsia="ca-ES"/>
        </w:rPr>
        <w:t>system</w:t>
      </w:r>
      <w:r w:rsidR="00193766" w:rsidRPr="00F95F23">
        <w:rPr>
          <w:rFonts w:eastAsia="Times New Roman" w:cstheme="minorHAnsi"/>
          <w:color w:val="000000"/>
          <w:lang w:eastAsia="ca-ES"/>
        </w:rPr>
        <w:t xml:space="preserve"> are well adapted to germinate </w:t>
      </w:r>
      <w:r w:rsidR="00C6240B" w:rsidRPr="00F95F23">
        <w:rPr>
          <w:rFonts w:eastAsia="Times New Roman" w:cstheme="minorHAnsi"/>
          <w:color w:val="000000"/>
          <w:lang w:eastAsia="ca-ES"/>
        </w:rPr>
        <w:t>at cooler temperatures</w:t>
      </w:r>
      <w:r w:rsidR="00AE170F">
        <w:rPr>
          <w:rFonts w:eastAsia="Times New Roman" w:cstheme="minorHAnsi"/>
          <w:color w:val="000000"/>
          <w:lang w:eastAsia="ca-ES"/>
        </w:rPr>
        <w:t xml:space="preserve"> as lowland </w:t>
      </w:r>
      <w:proofErr w:type="spellStart"/>
      <w:r w:rsidR="00AE170F">
        <w:rPr>
          <w:rFonts w:eastAsia="Times New Roman" w:cstheme="minorHAnsi"/>
          <w:color w:val="000000"/>
          <w:lang w:eastAsia="ca-ES"/>
        </w:rPr>
        <w:t>Mediterraenan</w:t>
      </w:r>
      <w:proofErr w:type="spellEnd"/>
      <w:r w:rsidR="00AE170F">
        <w:rPr>
          <w:rFonts w:eastAsia="Times New Roman" w:cstheme="minorHAnsi"/>
          <w:color w:val="000000"/>
          <w:lang w:eastAsia="ca-ES"/>
        </w:rPr>
        <w:t xml:space="preserve">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suggest that </w:t>
      </w:r>
      <w:ins w:id="41" w:author="EDUARDO FERNANDEZ PASCUAL" w:date="2024-03-21T17:33:00Z">
        <w:r w:rsidR="00D26D7C">
          <w:rPr>
            <w:rFonts w:eastAsia="Times New Roman" w:cstheme="minorHAnsi"/>
            <w:color w:val="000000"/>
            <w:lang w:eastAsia="ca-ES"/>
          </w:rPr>
          <w:t xml:space="preserve">its species </w:t>
        </w:r>
      </w:ins>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meaning that </w:t>
      </w:r>
      <w:ins w:id="42" w:author="EDUARDO FERNANDEZ PASCUAL" w:date="2024-03-21T17:34:00Z">
        <w:r w:rsidR="00D26D7C">
          <w:rPr>
            <w:rFonts w:eastAsia="Times New Roman" w:cstheme="minorHAnsi"/>
            <w:color w:val="000000"/>
            <w:lang w:eastAsia="ca-ES"/>
          </w:rPr>
          <w:t xml:space="preserve">the </w:t>
        </w:r>
      </w:ins>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del w:id="43" w:author="EDUARDO FERNANDEZ PASCUAL" w:date="2024-03-21T17:34:00Z">
        <w:r w:rsidR="00BD5EA2" w:rsidRPr="00F95F23" w:rsidDel="00C311E8">
          <w:rPr>
            <w:rFonts w:eastAsia="Times New Roman" w:cstheme="minorHAnsi"/>
            <w:color w:val="000000"/>
            <w:lang w:eastAsia="ca-ES"/>
          </w:rPr>
          <w:delText xml:space="preserve">unknown </w:delText>
        </w:r>
      </w:del>
      <w:ins w:id="44" w:author="EDUARDO FERNANDEZ PASCUAL" w:date="2024-03-21T17:34:00Z">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ins>
      <w:r w:rsidR="00BD5EA2" w:rsidRPr="00F95F23">
        <w:rPr>
          <w:rFonts w:eastAsia="Times New Roman" w:cstheme="minorHAnsi"/>
          <w:color w:val="000000"/>
          <w:lang w:eastAsia="ca-ES"/>
        </w:rPr>
        <w:t xml:space="preserve">in distinct </w:t>
      </w:r>
      <w:ins w:id="45" w:author="EDUARDO FERNANDEZ PASCUAL" w:date="2024-03-21T17:34:00Z">
        <w:r w:rsidR="00C311E8">
          <w:rPr>
            <w:rFonts w:eastAsia="Times New Roman" w:cstheme="minorHAnsi"/>
            <w:color w:val="000000"/>
            <w:lang w:eastAsia="ca-ES"/>
          </w:rPr>
          <w:t xml:space="preserve">cold-limited </w:t>
        </w:r>
      </w:ins>
      <w:r w:rsidR="00BD5EA2" w:rsidRPr="00F95F23">
        <w:rPr>
          <w:rFonts w:eastAsia="Times New Roman" w:cstheme="minorHAnsi"/>
          <w:color w:val="000000"/>
          <w:lang w:eastAsia="ca-ES"/>
        </w:rPr>
        <w:t>biomes like tropical</w:t>
      </w:r>
      <w:ins w:id="46" w:author="EDUARDO FERNANDEZ PASCUAL" w:date="2024-03-21T17:34:00Z">
        <w:r w:rsidR="00C311E8">
          <w:rPr>
            <w:rFonts w:eastAsia="Times New Roman" w:cstheme="minorHAnsi"/>
            <w:color w:val="000000"/>
            <w:lang w:eastAsia="ca-ES"/>
          </w:rPr>
          <w:t xml:space="preserve"> alpine</w:t>
        </w:r>
      </w:ins>
      <w:r w:rsidR="00BD5EA2" w:rsidRPr="00F95F23">
        <w:rPr>
          <w:rFonts w:eastAsia="Times New Roman" w:cstheme="minorHAnsi"/>
          <w:color w:val="000000"/>
          <w:lang w:eastAsia="ca-ES"/>
        </w:rPr>
        <w:t xml:space="preserve"> or artic areas.</w:t>
      </w:r>
    </w:p>
    <w:p w14:paraId="26D8C58E" w14:textId="25BC8BB2" w:rsidR="00B52082" w:rsidRPr="00F95F23" w:rsidRDefault="00AC319B"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4.</w:t>
      </w:r>
      <w:r w:rsidR="008875AC" w:rsidRPr="00F95F23">
        <w:rPr>
          <w:rFonts w:eastAsia="Times New Roman"/>
          <w:bdr w:val="none" w:sz="0" w:space="0" w:color="auto" w:frame="1"/>
          <w:lang w:eastAsia="ca-ES"/>
        </w:rPr>
        <w:t>3</w:t>
      </w:r>
      <w:r w:rsidRPr="00F95F23">
        <w:rPr>
          <w:rFonts w:eastAsia="Times New Roman"/>
          <w:bdr w:val="none" w:sz="0" w:space="0" w:color="auto" w:frame="1"/>
          <w:lang w:eastAsia="ca-ES"/>
        </w:rPr>
        <w:t xml:space="preserve"> Novelty, limitations, and further research</w:t>
      </w:r>
    </w:p>
    <w:p w14:paraId="10486F65" w14:textId="764471F0" w:rsidR="002719B8" w:rsidRPr="00F95F23" w:rsidRDefault="00573D37" w:rsidP="007C644C">
      <w:pPr>
        <w:shd w:val="clear" w:color="auto" w:fill="FFFFFF"/>
        <w:spacing w:after="0" w:line="360" w:lineRule="auto"/>
        <w:jc w:val="both"/>
        <w:textAlignment w:val="baseline"/>
        <w:rPr>
          <w:rFonts w:cstheme="minorHAnsi"/>
        </w:rPr>
      </w:pPr>
      <w:r w:rsidRPr="00F95F23">
        <w:rPr>
          <w:rFonts w:cstheme="minorHAnsi"/>
        </w:rPr>
        <w:t xml:space="preserve">Our study focused on germination phenology presents a novel assessment of seed germination </w:t>
      </w:r>
      <w:r w:rsidR="00B202E0" w:rsidRPr="00F95F23">
        <w:rPr>
          <w:rFonts w:cstheme="minorHAnsi"/>
        </w:rPr>
        <w:t>traits</w:t>
      </w:r>
      <w:ins w:id="47" w:author="EDUARDO FERNANDEZ PASCUAL" w:date="2024-03-21T17:34:00Z">
        <w:r w:rsidR="00053C83">
          <w:rPr>
            <w:rFonts w:cstheme="minorHAnsi"/>
          </w:rPr>
          <w:t xml:space="preserve"> for a whole co</w:t>
        </w:r>
      </w:ins>
      <w:ins w:id="48" w:author="EDUARDO FERNANDEZ PASCUAL" w:date="2024-03-21T17:35:00Z">
        <w:r w:rsidR="00053C83">
          <w:rPr>
            <w:rFonts w:cstheme="minorHAnsi"/>
          </w:rPr>
          <w:t>mmunity</w:t>
        </w:r>
      </w:ins>
      <w:r w:rsidRPr="00F95F23">
        <w:rPr>
          <w:rFonts w:cstheme="minorHAnsi"/>
        </w:rPr>
        <w:t xml:space="preserve"> across a whole year. Our approach mimicked real in-situ soil temperatures from contrasting microclimatic conditions in two alpine </w:t>
      </w:r>
      <w:r w:rsidR="006E2D3D" w:rsidRPr="00F95F23">
        <w:rPr>
          <w:rFonts w:cstheme="minorHAnsi"/>
        </w:rPr>
        <w:t>systems</w:t>
      </w:r>
      <w:r w:rsidRPr="00F95F23">
        <w:rPr>
          <w:rFonts w:cstheme="minorHAnsi"/>
        </w:rPr>
        <w:t xml:space="preserve"> from the same biogeographical area.</w:t>
      </w:r>
      <w:r w:rsidR="0053209B" w:rsidRPr="00F95F23">
        <w:rPr>
          <w:rFonts w:cstheme="minorHAnsi"/>
        </w:rPr>
        <w:t xml:space="preserve"> </w:t>
      </w:r>
      <w:r w:rsidR="003B25A5">
        <w:rPr>
          <w:rFonts w:cstheme="minorHAnsi"/>
        </w:rPr>
        <w:t>The</w:t>
      </w:r>
      <w:r w:rsidR="003B25A5" w:rsidRPr="00F95F23">
        <w:rPr>
          <w:rFonts w:cstheme="minorHAnsi"/>
        </w:rPr>
        <w:t xml:space="preserve"> </w:t>
      </w:r>
      <w:r w:rsidR="00087706" w:rsidRPr="00F95F23">
        <w:rPr>
          <w:rFonts w:cstheme="minorHAnsi"/>
        </w:rPr>
        <w:t xml:space="preserve">two </w:t>
      </w:r>
      <w:r w:rsidR="006E2D3D" w:rsidRPr="00F95F23">
        <w:rPr>
          <w:rFonts w:cstheme="minorHAnsi"/>
        </w:rPr>
        <w:t>systems</w:t>
      </w:r>
      <w:r w:rsidR="00087706" w:rsidRPr="00F95F23">
        <w:rPr>
          <w:rFonts w:cstheme="minorHAnsi"/>
        </w:rPr>
        <w:t xml:space="preserve"> differed also in bedrock</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potentially having a cofounding factor in our study, as germination trait</w:t>
      </w:r>
      <w:ins w:id="49" w:author="EDUARDO FERNANDEZ PASCUAL" w:date="2024-03-21T17:35:00Z">
        <w:r w:rsidR="00053C83">
          <w:rPr>
            <w:rFonts w:eastAsia="Times New Roman" w:cstheme="minorHAnsi"/>
            <w:color w:val="000000"/>
            <w:lang w:eastAsia="ca-ES"/>
          </w:rPr>
          <w:t>s</w:t>
        </w:r>
      </w:ins>
      <w:r w:rsidR="00E268D6" w:rsidRPr="00F95F23">
        <w:rPr>
          <w:rFonts w:eastAsia="Times New Roman" w:cstheme="minorHAnsi"/>
          <w:color w:val="000000"/>
          <w:lang w:eastAsia="ca-ES"/>
        </w:rPr>
        <w:t xml:space="preserve"> might differ between siliceous and calcareous bedrock </w:t>
      </w:r>
      <w:del w:id="50" w:author="EDUARDO FERNANDEZ PASCUAL" w:date="2024-03-21T17:35:00Z">
        <w:r w:rsidR="00E268D6" w:rsidRPr="00F95F23" w:rsidDel="00053C83">
          <w:rPr>
            <w:rFonts w:eastAsia="Times New Roman" w:cstheme="minorHAnsi"/>
            <w:color w:val="000000"/>
            <w:lang w:eastAsia="ca-ES"/>
          </w:rPr>
          <w:lastRenderedPageBreak/>
          <w:delText xml:space="preserve">in the Alps </w:delText>
        </w:r>
      </w:del>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FF717C">
        <w:rPr>
          <w:rFonts w:eastAsia="Times New Roman" w:cstheme="minorHAnsi"/>
          <w:color w:val="000000"/>
          <w:lang w:eastAsia="ca-ES"/>
        </w:rPr>
        <w:t xml:space="preserve">, nevertheless the microclimatic variation </w:t>
      </w:r>
      <w:del w:id="51" w:author="EDUARDO FERNANDEZ PASCUAL" w:date="2024-03-21T17:35:00Z">
        <w:r w:rsidR="00FF717C" w:rsidDel="00053C83">
          <w:rPr>
            <w:rFonts w:eastAsia="Times New Roman" w:cstheme="minorHAnsi"/>
            <w:color w:val="000000"/>
            <w:lang w:eastAsia="ca-ES"/>
          </w:rPr>
          <w:delText xml:space="preserve">have </w:delText>
        </w:r>
        <w:r w:rsidR="00591656" w:rsidDel="00053C83">
          <w:rPr>
            <w:rFonts w:eastAsia="Times New Roman" w:cstheme="minorHAnsi"/>
            <w:color w:val="000000"/>
            <w:lang w:eastAsia="ca-ES"/>
          </w:rPr>
          <w:delText>shown</w:delText>
        </w:r>
      </w:del>
      <w:ins w:id="52" w:author="EDUARDO FERNANDEZ PASCUAL" w:date="2024-03-21T17:35:00Z">
        <w:r w:rsidR="00053C83">
          <w:rPr>
            <w:rFonts w:eastAsia="Times New Roman" w:cstheme="minorHAnsi"/>
            <w:color w:val="000000"/>
            <w:lang w:eastAsia="ca-ES"/>
          </w:rPr>
          <w:t>showed</w:t>
        </w:r>
      </w:ins>
      <w:r w:rsidR="00591656">
        <w:rPr>
          <w:rFonts w:eastAsia="Times New Roman" w:cstheme="minorHAnsi"/>
          <w:color w:val="000000"/>
          <w:lang w:eastAsia="ca-ES"/>
        </w:rPr>
        <w:t xml:space="preserve"> </w:t>
      </w:r>
      <w:r w:rsidR="00C45816">
        <w:rPr>
          <w:rFonts w:eastAsia="Times New Roman" w:cstheme="minorHAnsi"/>
          <w:color w:val="000000"/>
          <w:lang w:eastAsia="ca-ES"/>
        </w:rPr>
        <w:t>the same patterns</w:t>
      </w:r>
      <w:r w:rsidR="00FF717C">
        <w:rPr>
          <w:rFonts w:eastAsia="Times New Roman" w:cstheme="minorHAnsi"/>
          <w:color w:val="000000"/>
          <w:lang w:eastAsia="ca-ES"/>
        </w:rPr>
        <w:t xml:space="preserve"> in both systems</w:t>
      </w:r>
      <w:r w:rsidR="00E268D6" w:rsidRPr="00F95F23">
        <w:rPr>
          <w:rFonts w:eastAsia="Times New Roman" w:cstheme="minorHAnsi"/>
          <w:color w:val="000000"/>
          <w:lang w:eastAsia="ca-ES"/>
        </w:rPr>
        <w:t xml:space="preserve">. </w:t>
      </w:r>
      <w:r w:rsidR="007C644C" w:rsidRPr="00F95F23">
        <w:rPr>
          <w:rFonts w:cstheme="minorHAnsi"/>
        </w:rPr>
        <w:t>A</w:t>
      </w:r>
      <w:r w:rsidR="00651D61" w:rsidRPr="00F95F23">
        <w:rPr>
          <w:rFonts w:cstheme="minorHAnsi"/>
        </w:rPr>
        <w:t>lthough t</w:t>
      </w:r>
      <w:r w:rsidR="00417C4F" w:rsidRPr="00F95F23">
        <w:rPr>
          <w:rFonts w:cstheme="minorHAnsi"/>
        </w:rPr>
        <w:t>he</w:t>
      </w:r>
      <w:r w:rsidR="0098515F" w:rsidRPr="00F95F23">
        <w:rPr>
          <w:rFonts w:cstheme="minorHAnsi"/>
        </w:rPr>
        <w:t xml:space="preserve"> m</w:t>
      </w:r>
      <w:r w:rsidR="00F01267" w:rsidRPr="00F95F23">
        <w:rPr>
          <w:rFonts w:cstheme="minorHAnsi"/>
        </w:rPr>
        <w:t xml:space="preserve">icroclimatic scenarios </w:t>
      </w:r>
      <w:r w:rsidR="009F340F" w:rsidRPr="00F95F23">
        <w:rPr>
          <w:rFonts w:cstheme="minorHAnsi"/>
        </w:rPr>
        <w:t>were</w:t>
      </w:r>
      <w:r w:rsidR="0098515F" w:rsidRPr="00F95F23">
        <w:rPr>
          <w:rFonts w:cstheme="minorHAnsi"/>
        </w:rPr>
        <w:t xml:space="preserve"> </w:t>
      </w:r>
      <w:r w:rsidR="00F01267" w:rsidRPr="00F95F23">
        <w:rPr>
          <w:rFonts w:cstheme="minorHAnsi"/>
        </w:rPr>
        <w:t xml:space="preserve">based in </w:t>
      </w:r>
      <w:r w:rsidR="00092BA8" w:rsidRPr="00F95F23">
        <w:rPr>
          <w:rFonts w:cstheme="minorHAnsi"/>
        </w:rPr>
        <w:t xml:space="preserve">the </w:t>
      </w:r>
      <w:r w:rsidR="00F01267" w:rsidRPr="00F95F23">
        <w:rPr>
          <w:rFonts w:cstheme="minorHAnsi"/>
        </w:rPr>
        <w:t xml:space="preserve">temperate </w:t>
      </w:r>
      <w:r w:rsidR="006E2D3D" w:rsidRPr="00F95F23">
        <w:rPr>
          <w:rFonts w:cstheme="minorHAnsi"/>
        </w:rPr>
        <w:t>system</w:t>
      </w:r>
      <w:r w:rsidR="00092BA8" w:rsidRPr="00F95F23">
        <w:rPr>
          <w:rFonts w:cstheme="minorHAnsi"/>
        </w:rPr>
        <w:t xml:space="preserve"> field data</w:t>
      </w:r>
      <w:r w:rsidR="00651D61" w:rsidRPr="00F95F23">
        <w:rPr>
          <w:rFonts w:cstheme="minorHAnsi"/>
        </w:rPr>
        <w:t>;</w:t>
      </w:r>
      <w:r w:rsidR="00137484" w:rsidRPr="00F95F23">
        <w:rPr>
          <w:rFonts w:cstheme="minorHAnsi"/>
        </w:rPr>
        <w:t xml:space="preserve"> </w:t>
      </w:r>
      <w:r w:rsidR="00B605A3">
        <w:rPr>
          <w:rFonts w:cstheme="minorHAnsi"/>
        </w:rPr>
        <w:t xml:space="preserve">the </w:t>
      </w:r>
      <w:r w:rsidR="000A0622" w:rsidRPr="00F95F23">
        <w:rPr>
          <w:rFonts w:cstheme="minorHAnsi"/>
        </w:rPr>
        <w:t xml:space="preserve">high germination responses </w:t>
      </w:r>
      <w:r w:rsidR="00B605A3" w:rsidRPr="00F95F23">
        <w:rPr>
          <w:rFonts w:cstheme="minorHAnsi"/>
        </w:rPr>
        <w:t xml:space="preserve">showed </w:t>
      </w:r>
      <w:r w:rsidR="00B605A3">
        <w:rPr>
          <w:rFonts w:cstheme="minorHAnsi"/>
        </w:rPr>
        <w:t xml:space="preserve">by </w:t>
      </w:r>
      <w:r w:rsidR="00B605A3" w:rsidRPr="00F95F23">
        <w:rPr>
          <w:rFonts w:cstheme="minorHAnsi"/>
        </w:rPr>
        <w:t xml:space="preserve">the Mediterranean system </w:t>
      </w:r>
      <w:r w:rsidR="000A0622" w:rsidRPr="00F95F23">
        <w:rPr>
          <w:rFonts w:cstheme="minorHAnsi"/>
        </w:rPr>
        <w:t>suggest</w:t>
      </w:r>
      <w:r w:rsidR="00B605A3">
        <w:rPr>
          <w:rFonts w:cstheme="minorHAnsi"/>
        </w:rPr>
        <w:t>s</w:t>
      </w:r>
      <w:r w:rsidR="00137484" w:rsidRPr="00F95F23">
        <w:rPr>
          <w:rFonts w:cstheme="minorHAnsi"/>
        </w:rPr>
        <w:t xml:space="preserve"> that th</w:t>
      </w:r>
      <w:r w:rsidR="00F3122B" w:rsidRPr="00F95F23">
        <w:rPr>
          <w:rFonts w:cstheme="minorHAnsi"/>
        </w:rPr>
        <w:t>ese</w:t>
      </w:r>
      <w:r w:rsidR="00137484" w:rsidRPr="00F95F23">
        <w:rPr>
          <w:rFonts w:cstheme="minorHAnsi"/>
        </w:rPr>
        <w:t xml:space="preserve"> scenarios did not limit the </w:t>
      </w:r>
      <w:r w:rsidR="00F3122B" w:rsidRPr="00F95F23">
        <w:rPr>
          <w:rFonts w:cstheme="minorHAnsi"/>
        </w:rPr>
        <w:t>germination capacity of the community</w:t>
      </w:r>
      <w:r w:rsidR="009F340F" w:rsidRPr="00F95F23">
        <w:rPr>
          <w:rFonts w:cstheme="minorHAnsi"/>
        </w:rPr>
        <w:t xml:space="preserve"> and are therefore valid for our study purposes</w:t>
      </w:r>
      <w:r w:rsidR="00F3122B" w:rsidRPr="00F95F23">
        <w:rPr>
          <w:rFonts w:cstheme="minorHAnsi"/>
        </w:rPr>
        <w:t xml:space="preserve">. </w:t>
      </w:r>
    </w:p>
    <w:p w14:paraId="034B9574" w14:textId="30445BFC" w:rsidR="00B011FB" w:rsidRPr="00F95F23" w:rsidRDefault="00F3122B" w:rsidP="00AB64AD">
      <w:pPr>
        <w:shd w:val="clear" w:color="auto" w:fill="FFFFFF"/>
        <w:spacing w:after="0" w:line="360" w:lineRule="auto"/>
        <w:ind w:firstLine="709"/>
        <w:jc w:val="both"/>
        <w:textAlignment w:val="baseline"/>
        <w:rPr>
          <w:rFonts w:eastAsia="Times New Roman" w:cstheme="minorHAnsi"/>
          <w:color w:val="000000"/>
          <w:lang w:eastAsia="ca-ES"/>
        </w:rPr>
      </w:pPr>
      <w:r w:rsidRPr="00F95F23">
        <w:rPr>
          <w:rFonts w:cstheme="minorHAnsi"/>
        </w:rPr>
        <w:t xml:space="preserve">Another </w:t>
      </w:r>
      <w:r w:rsidR="00EC2812" w:rsidRPr="00F95F23">
        <w:rPr>
          <w:rFonts w:cstheme="minorHAnsi"/>
        </w:rPr>
        <w:t>point worth considering is that in our experimental design seeds</w:t>
      </w:r>
      <w:r w:rsidR="007305EB" w:rsidRPr="00F95F23">
        <w:rPr>
          <w:rFonts w:cstheme="minorHAnsi"/>
        </w:rPr>
        <w:t xml:space="preserve"> had water available throughout the </w:t>
      </w:r>
      <w:r w:rsidR="00F70B91" w:rsidRPr="00F95F23">
        <w:rPr>
          <w:rFonts w:cstheme="minorHAnsi"/>
        </w:rPr>
        <w:t>growing season</w:t>
      </w:r>
      <w:r w:rsidR="007305EB" w:rsidRPr="00F95F23">
        <w:rPr>
          <w:rFonts w:cstheme="minorHAnsi"/>
        </w:rPr>
        <w:t>.</w:t>
      </w:r>
      <w:r w:rsidR="002719B8" w:rsidRPr="00F95F23">
        <w:rPr>
          <w:rFonts w:eastAsia="Times New Roman" w:cstheme="minorHAnsi"/>
          <w:color w:val="000000"/>
          <w:lang w:eastAsia="ca-ES"/>
        </w:rPr>
        <w:t xml:space="preserve"> </w:t>
      </w:r>
      <w:commentRangeStart w:id="53"/>
      <w:r w:rsidR="002719B8" w:rsidRPr="00F95F23">
        <w:rPr>
          <w:rFonts w:eastAsia="Times New Roman" w:cstheme="minorHAnsi"/>
          <w:color w:val="000000"/>
          <w:lang w:eastAsia="ca-ES"/>
        </w:rPr>
        <w:t>Although literature agrees that temperature is the main factor influencing germination</w:t>
      </w:r>
      <w:r w:rsidR="003C5AA6" w:rsidRPr="00F95F23">
        <w:rPr>
          <w:rFonts w:eastAsia="Times New Roman" w:cstheme="minorHAnsi"/>
          <w:color w:val="000000"/>
          <w:lang w:eastAsia="ca-ES"/>
        </w:rPr>
        <w:t xml:space="preserve"> </w:t>
      </w:r>
      <w:commentRangeEnd w:id="53"/>
      <w:r w:rsidR="00A023F7">
        <w:rPr>
          <w:rStyle w:val="Refdecomentario"/>
          <w:rFonts w:ascii="Calibri" w:eastAsia="Calibri" w:hAnsi="Calibri" w:cs="Calibri"/>
        </w:rPr>
        <w:commentReference w:id="53"/>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in our experiment, </w:t>
      </w:r>
      <w:r w:rsidR="00331CDE" w:rsidRPr="00F95F23">
        <w:rPr>
          <w:rFonts w:eastAsia="Times New Roman" w:cstheme="minorHAnsi"/>
          <w:color w:val="000000"/>
          <w:lang w:eastAsia="ca-ES"/>
        </w:rPr>
        <w:t xml:space="preserve">with species able to germinate at 5ºC, </w:t>
      </w:r>
      <w:r w:rsidR="002719B8" w:rsidRPr="00F95F23">
        <w:rPr>
          <w:rFonts w:eastAsia="Times New Roman" w:cstheme="minorHAnsi"/>
          <w:color w:val="000000"/>
          <w:lang w:eastAsia="ca-ES"/>
        </w:rPr>
        <w:t>suggest</w:t>
      </w:r>
      <w:del w:id="54" w:author="EDUARDO FERNANDEZ PASCUAL" w:date="2024-03-21T17:37:00Z">
        <w:r w:rsidR="002719B8" w:rsidRPr="00F95F23" w:rsidDel="00A023F7">
          <w:rPr>
            <w:rFonts w:eastAsia="Times New Roman" w:cstheme="minorHAnsi"/>
            <w:color w:val="000000"/>
            <w:lang w:eastAsia="ca-ES"/>
          </w:rPr>
          <w:delText>s</w:delText>
        </w:r>
      </w:del>
      <w:r w:rsidR="002719B8" w:rsidRPr="00F95F23">
        <w:rPr>
          <w:rFonts w:eastAsia="Times New Roman" w:cstheme="minorHAnsi"/>
          <w:color w:val="000000"/>
          <w:lang w:eastAsia="ca-ES"/>
        </w:rPr>
        <w:t xml:space="preserve">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2719B8" w:rsidRPr="008D526F">
        <w:rPr>
          <w:rFonts w:eastAsia="Times New Roman" w:cstheme="minorHAnsi"/>
          <w:color w:val="000000"/>
          <w:lang w:eastAsia="ca-ES"/>
        </w:rPr>
        <w:t>Nevertheless, there is still many gaps as how water availability directly affects germination</w:t>
      </w:r>
      <w:r w:rsidR="00F63ADE" w:rsidRPr="008D526F">
        <w:rPr>
          <w:rFonts w:eastAsia="Times New Roman" w:cstheme="minorHAnsi"/>
          <w:color w:val="000000"/>
          <w:lang w:eastAsia="ca-ES"/>
        </w:rPr>
        <w:t>, especially in water-limited ecosystems</w:t>
      </w:r>
      <w:r w:rsidR="002719B8" w:rsidRPr="008D526F">
        <w:rPr>
          <w:rFonts w:eastAsia="Times New Roman" w:cstheme="minorHAnsi"/>
          <w:color w:val="000000"/>
          <w:lang w:eastAsia="ca-ES"/>
        </w:rPr>
        <w:t>.</w:t>
      </w:r>
    </w:p>
    <w:p w14:paraId="54D7236F" w14:textId="149DEAD5" w:rsidR="00B011FB" w:rsidRPr="00F95F23" w:rsidRDefault="008875A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Conclusions</w:t>
      </w:r>
    </w:p>
    <w:p w14:paraId="225A5BF2" w14:textId="12AB79BD" w:rsidR="00023986" w:rsidRDefault="0047435E" w:rsidP="00023986">
      <w:pPr>
        <w:spacing w:line="360" w:lineRule="auto"/>
        <w:jc w:val="both"/>
        <w:rPr>
          <w:lang w:eastAsia="ca-ES"/>
        </w:rPr>
      </w:pPr>
      <w:r w:rsidRPr="00F95F23">
        <w:rPr>
          <w:lang w:eastAsia="ca-ES"/>
        </w:rPr>
        <w:t>In f</w:t>
      </w:r>
      <w:r w:rsidR="009516CD" w:rsidRPr="00F95F23">
        <w:rPr>
          <w:lang w:eastAsia="ca-ES"/>
        </w:rPr>
        <w:t>uture</w:t>
      </w:r>
      <w:r w:rsidR="001B3188" w:rsidRPr="00F95F23">
        <w:rPr>
          <w:lang w:eastAsia="ca-ES"/>
        </w:rPr>
        <w:t xml:space="preserve"> </w:t>
      </w:r>
      <w:r w:rsidR="00E860C2">
        <w:rPr>
          <w:lang w:eastAsia="ca-ES"/>
        </w:rPr>
        <w:t xml:space="preserve">alpine </w:t>
      </w:r>
      <w:r w:rsidR="001B3188" w:rsidRPr="00F95F23">
        <w:rPr>
          <w:lang w:eastAsia="ca-ES"/>
        </w:rPr>
        <w:t xml:space="preserve">climate </w:t>
      </w:r>
      <w:r w:rsidR="009516CD" w:rsidRPr="00F95F23">
        <w:rPr>
          <w:lang w:eastAsia="ca-ES"/>
        </w:rPr>
        <w:t xml:space="preserve">scenarios, warming </w:t>
      </w:r>
      <w:r w:rsidR="00E860C2">
        <w:rPr>
          <w:lang w:eastAsia="ca-ES"/>
        </w:rPr>
        <w:t xml:space="preserve">is </w:t>
      </w:r>
      <w:r w:rsidR="001B3188" w:rsidRPr="00F95F23">
        <w:rPr>
          <w:lang w:eastAsia="ca-ES"/>
        </w:rPr>
        <w:t>happening faster above the tree line</w:t>
      </w:r>
      <w:r w:rsidR="00460F7E">
        <w:rPr>
          <w:lang w:eastAsia="ca-ES"/>
        </w:rPr>
        <w:t xml:space="preserve"> </w:t>
      </w:r>
      <w:r w:rsidR="00460F7E">
        <w:rPr>
          <w:lang w:eastAsia="ca-ES"/>
        </w:rPr>
        <w:fldChar w:fldCharType="begin" w:fldLock="1"/>
      </w:r>
      <w:r w:rsidR="00460F7E">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460F7E">
        <w:rPr>
          <w:lang w:eastAsia="ca-ES"/>
        </w:rPr>
        <w:fldChar w:fldCharType="separate"/>
      </w:r>
      <w:r w:rsidR="00460F7E" w:rsidRPr="00460F7E">
        <w:rPr>
          <w:noProof/>
          <w:lang w:eastAsia="ca-ES"/>
        </w:rPr>
        <w:t>(Körner, 2021)</w:t>
      </w:r>
      <w:r w:rsidR="00460F7E">
        <w:rPr>
          <w:lang w:eastAsia="ca-ES"/>
        </w:rPr>
        <w:fldChar w:fldCharType="end"/>
      </w:r>
      <w:r w:rsidR="00E860C2">
        <w:rPr>
          <w:lang w:eastAsia="ca-ES"/>
        </w:rPr>
        <w:t xml:space="preserve">, snow </w:t>
      </w:r>
      <w:ins w:id="55" w:author="EDUARDO FERNANDEZ PASCUAL" w:date="2024-03-21T17:37:00Z">
        <w:r w:rsidR="00E763F9">
          <w:rPr>
            <w:lang w:eastAsia="ca-ES"/>
          </w:rPr>
          <w:t xml:space="preserve">is </w:t>
        </w:r>
      </w:ins>
      <w:r w:rsidR="00E860C2">
        <w:rPr>
          <w:lang w:eastAsia="ca-ES"/>
        </w:rPr>
        <w:t xml:space="preserve">decreasing </w:t>
      </w:r>
      <w:r w:rsidR="00460F7E">
        <w:rPr>
          <w:lang w:eastAsia="ca-ES"/>
        </w:rPr>
        <w:fldChar w:fldCharType="begin" w:fldLock="1"/>
      </w:r>
      <w:r w:rsidR="00B83958">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lang w:eastAsia="ca-ES"/>
        </w:rPr>
        <w:fldChar w:fldCharType="separate"/>
      </w:r>
      <w:r w:rsidR="00460F7E" w:rsidRPr="00460F7E">
        <w:rPr>
          <w:noProof/>
          <w:lang w:eastAsia="ca-ES"/>
        </w:rPr>
        <w:t xml:space="preserve">(Frei </w:t>
      </w:r>
      <w:r w:rsidR="00460F7E" w:rsidRPr="00460F7E">
        <w:rPr>
          <w:i/>
          <w:noProof/>
          <w:lang w:eastAsia="ca-ES"/>
        </w:rPr>
        <w:t>et al.</w:t>
      </w:r>
      <w:r w:rsidR="00460F7E" w:rsidRPr="00460F7E">
        <w:rPr>
          <w:noProof/>
          <w:lang w:eastAsia="ca-ES"/>
        </w:rPr>
        <w:t>, 2018)</w:t>
      </w:r>
      <w:r w:rsidR="00460F7E">
        <w:rPr>
          <w:lang w:eastAsia="ca-ES"/>
        </w:rPr>
        <w:fldChar w:fldCharType="end"/>
      </w:r>
      <w:r w:rsidR="00E860C2">
        <w:rPr>
          <w:lang w:eastAsia="ca-ES"/>
        </w:rPr>
        <w:t xml:space="preserve"> and </w:t>
      </w:r>
      <w:del w:id="56" w:author="EDUARDO FERNANDEZ PASCUAL" w:date="2024-03-21T17:37:00Z">
        <w:r w:rsidR="00E860C2" w:rsidDel="00E763F9">
          <w:rPr>
            <w:lang w:eastAsia="ca-ES"/>
          </w:rPr>
          <w:delText xml:space="preserve">also </w:delText>
        </w:r>
      </w:del>
      <w:ins w:id="57" w:author="EDUARDO FERNANDEZ PASCUAL" w:date="2024-03-21T17:37:00Z">
        <w:r w:rsidR="00E763F9">
          <w:rPr>
            <w:lang w:eastAsia="ca-ES"/>
          </w:rPr>
          <w:t>there is a</w:t>
        </w:r>
        <w:r w:rsidR="00E763F9">
          <w:rPr>
            <w:lang w:eastAsia="ca-ES"/>
          </w:rPr>
          <w:t xml:space="preserve"> </w:t>
        </w:r>
      </w:ins>
      <w:r w:rsidR="00E860C2">
        <w:rPr>
          <w:lang w:eastAsia="ca-ES"/>
        </w:rPr>
        <w:t>higher frequency of frost events</w:t>
      </w:r>
      <w:r w:rsidR="00B83958">
        <w:rPr>
          <w:lang w:eastAsia="ca-ES"/>
        </w:rPr>
        <w:t xml:space="preserve"> </w:t>
      </w:r>
      <w:r w:rsidR="00B83958">
        <w:rPr>
          <w:lang w:eastAsia="ca-ES"/>
        </w:rPr>
        <w:fldChar w:fldCharType="begin" w:fldLock="1"/>
      </w:r>
      <w:r w:rsidR="00EC227A">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B83958">
        <w:rPr>
          <w:lang w:eastAsia="ca-ES"/>
        </w:rPr>
        <w:fldChar w:fldCharType="separate"/>
      </w:r>
      <w:r w:rsidR="00B83958" w:rsidRPr="00B83958">
        <w:rPr>
          <w:noProof/>
          <w:lang w:eastAsia="ca-ES"/>
        </w:rPr>
        <w:t xml:space="preserve">(Gerdol </w:t>
      </w:r>
      <w:r w:rsidR="00B83958" w:rsidRPr="00B83958">
        <w:rPr>
          <w:i/>
          <w:noProof/>
          <w:lang w:eastAsia="ca-ES"/>
        </w:rPr>
        <w:t>et al.</w:t>
      </w:r>
      <w:r w:rsidR="00B83958" w:rsidRPr="00B83958">
        <w:rPr>
          <w:noProof/>
          <w:lang w:eastAsia="ca-ES"/>
        </w:rPr>
        <w:t>, 2013)</w:t>
      </w:r>
      <w:r w:rsidR="00B83958">
        <w:rPr>
          <w:lang w:eastAsia="ca-ES"/>
        </w:rPr>
        <w:fldChar w:fldCharType="end"/>
      </w:r>
      <w:r w:rsidR="00E860C2">
        <w:rPr>
          <w:lang w:eastAsia="ca-ES"/>
        </w:rPr>
        <w:t xml:space="preserve">. Considering </w:t>
      </w:r>
      <w:del w:id="58" w:author="EDUARDO FERNANDEZ PASCUAL" w:date="2024-03-21T17:37:00Z">
        <w:r w:rsidR="00E860C2" w:rsidDel="00E763F9">
          <w:rPr>
            <w:lang w:eastAsia="ca-ES"/>
          </w:rPr>
          <w:delText xml:space="preserve">this </w:delText>
        </w:r>
      </w:del>
      <w:ins w:id="59" w:author="EDUARDO FERNANDEZ PASCUAL" w:date="2024-03-21T17:37:00Z">
        <w:r w:rsidR="00E763F9">
          <w:rPr>
            <w:lang w:eastAsia="ca-ES"/>
          </w:rPr>
          <w:t>such</w:t>
        </w:r>
        <w:r w:rsidR="00E763F9">
          <w:rPr>
            <w:lang w:eastAsia="ca-ES"/>
          </w:rPr>
          <w:t xml:space="preserve"> </w:t>
        </w:r>
      </w:ins>
      <w:r w:rsidR="00E860C2">
        <w:rPr>
          <w:lang w:eastAsia="ca-ES"/>
        </w:rPr>
        <w:t>scenario</w:t>
      </w:r>
      <w:ins w:id="60" w:author="EDUARDO FERNANDEZ PASCUAL" w:date="2024-03-21T17:37:00Z">
        <w:r w:rsidR="00E763F9">
          <w:rPr>
            <w:lang w:eastAsia="ca-ES"/>
          </w:rPr>
          <w:t>s</w:t>
        </w:r>
      </w:ins>
      <w:r w:rsidR="00E860C2">
        <w:rPr>
          <w:lang w:eastAsia="ca-ES"/>
        </w:rPr>
        <w:t>,</w:t>
      </w:r>
      <w:r w:rsidR="001B3188" w:rsidRPr="00F95F23">
        <w:rPr>
          <w:lang w:eastAsia="ca-ES"/>
        </w:rPr>
        <w:t xml:space="preserve"> </w:t>
      </w:r>
      <w:r w:rsidRPr="00F95F23">
        <w:rPr>
          <w:lang w:eastAsia="ca-ES"/>
        </w:rPr>
        <w:t xml:space="preserve">our results </w:t>
      </w:r>
      <w:r w:rsidR="00CE4C94" w:rsidRPr="00F95F23">
        <w:rPr>
          <w:lang w:eastAsia="ca-ES"/>
        </w:rPr>
        <w:t xml:space="preserve">suggest that germination phenology could potentially advance to earlier in the season if individual species thermal requirements are met, confirming results found by </w:t>
      </w:r>
      <w:r w:rsidR="00CE4C94" w:rsidRPr="00F95F23">
        <w:rPr>
          <w:lang w:eastAsia="ca-ES"/>
        </w:rPr>
        <w:fldChar w:fldCharType="begin" w:fldLock="1"/>
      </w:r>
      <w:r w:rsidR="00757D24" w:rsidRPr="00F95F23">
        <w:rPr>
          <w:lang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&lt;i&gt;et al.&lt;/i&gt;, 2015; Bernareggi &lt;i&gt;et al.&lt;/i&gt;, 2016)","plainTextFormattedCitation":"(Mondoni et al., 2015; Bernareggi et al., 2016)","previouslyFormattedCitation":"(Mondoni &lt;i&gt;et al.&lt;/i&gt;, 2015; Bernareggi &lt;i&gt;et al.&lt;/i&gt;, 2016)"},"properties":{"noteIndex":0},"schema":"https://github.com/citation-style-language/schema/raw/master/csl-citation.json"}</w:instrText>
      </w:r>
      <w:r w:rsidR="00CE4C94" w:rsidRPr="00F95F23">
        <w:rPr>
          <w:lang w:eastAsia="ca-ES"/>
        </w:rPr>
        <w:fldChar w:fldCharType="separate"/>
      </w:r>
      <w:r w:rsidR="00757D24" w:rsidRPr="00F95F23">
        <w:rPr>
          <w:noProof/>
          <w:lang w:eastAsia="ca-ES"/>
        </w:rPr>
        <w:t xml:space="preserve">(Mondoni </w:t>
      </w:r>
      <w:r w:rsidR="00757D24" w:rsidRPr="00F95F23">
        <w:rPr>
          <w:i/>
          <w:noProof/>
          <w:lang w:eastAsia="ca-ES"/>
        </w:rPr>
        <w:t>et al.</w:t>
      </w:r>
      <w:r w:rsidR="00757D24" w:rsidRPr="00F95F23">
        <w:rPr>
          <w:noProof/>
          <w:lang w:eastAsia="ca-ES"/>
        </w:rPr>
        <w:t xml:space="preserve">, 2015; Bernareggi </w:t>
      </w:r>
      <w:r w:rsidR="00757D24" w:rsidRPr="00F95F23">
        <w:rPr>
          <w:i/>
          <w:noProof/>
          <w:lang w:eastAsia="ca-ES"/>
        </w:rPr>
        <w:t>et al.</w:t>
      </w:r>
      <w:r w:rsidR="00757D24" w:rsidRPr="00F95F23">
        <w:rPr>
          <w:noProof/>
          <w:lang w:eastAsia="ca-ES"/>
        </w:rPr>
        <w:t>, 2016)</w:t>
      </w:r>
      <w:r w:rsidR="00CE4C94" w:rsidRPr="00F95F23">
        <w:rPr>
          <w:lang w:eastAsia="ca-ES"/>
        </w:rPr>
        <w:fldChar w:fldCharType="end"/>
      </w:r>
      <w:r w:rsidR="00CE4C94" w:rsidRPr="00F95F23">
        <w:rPr>
          <w:lang w:eastAsia="ca-ES"/>
        </w:rPr>
        <w:t xml:space="preserve">. </w:t>
      </w:r>
      <w:commentRangeStart w:id="61"/>
      <w:r w:rsidR="00ED7A74" w:rsidRPr="00F95F23">
        <w:rPr>
          <w:lang w:eastAsia="ca-ES"/>
        </w:rPr>
        <w:t xml:space="preserve">The seemingly stricter germination requirements in </w:t>
      </w:r>
      <w:r w:rsidR="00ED7A74">
        <w:rPr>
          <w:lang w:eastAsia="ca-ES"/>
        </w:rPr>
        <w:t xml:space="preserve">species from </w:t>
      </w:r>
      <w:r w:rsidR="00ED7A74" w:rsidRPr="00F95F23">
        <w:rPr>
          <w:lang w:eastAsia="ca-ES"/>
        </w:rPr>
        <w:t>temperate systems will no longer</w:t>
      </w:r>
      <w:commentRangeEnd w:id="61"/>
      <w:r w:rsidR="00FC6311">
        <w:rPr>
          <w:rStyle w:val="Refdecomentario"/>
          <w:rFonts w:ascii="Calibri" w:eastAsia="Calibri" w:hAnsi="Calibri" w:cs="Calibri"/>
        </w:rPr>
        <w:commentReference w:id="61"/>
      </w:r>
      <w:r w:rsidR="00ED7A74" w:rsidRPr="00F95F23">
        <w:rPr>
          <w:lang w:eastAsia="ca-ES"/>
        </w:rPr>
        <w:t xml:space="preserve"> be met and germination phenology alterations could have major </w:t>
      </w:r>
      <w:r w:rsidR="00ED7A74">
        <w:rPr>
          <w:lang w:eastAsia="ca-ES"/>
        </w:rPr>
        <w:t xml:space="preserve">regeneration </w:t>
      </w:r>
      <w:r w:rsidR="00ED7A74" w:rsidRPr="00F95F23">
        <w:rPr>
          <w:lang w:eastAsia="ca-ES"/>
        </w:rPr>
        <w:t xml:space="preserve">implications </w:t>
      </w:r>
      <w:r w:rsidR="00ED7A74" w:rsidRPr="00F95F23">
        <w:rPr>
          <w:lang w:eastAsia="ca-ES"/>
        </w:rPr>
        <w:fldChar w:fldCharType="begin" w:fldLock="1"/>
      </w:r>
      <w:r w:rsidR="00ED7A74"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ED7A74" w:rsidRPr="00F95F23">
        <w:rPr>
          <w:lang w:eastAsia="ca-ES"/>
        </w:rPr>
        <w:fldChar w:fldCharType="separate"/>
      </w:r>
      <w:r w:rsidR="00ED7A74" w:rsidRPr="00F95F23">
        <w:rPr>
          <w:noProof/>
          <w:lang w:eastAsia="ca-ES"/>
        </w:rPr>
        <w:t xml:space="preserve">(Mondoni </w:t>
      </w:r>
      <w:r w:rsidR="00ED7A74" w:rsidRPr="00F95F23">
        <w:rPr>
          <w:i/>
          <w:noProof/>
          <w:lang w:eastAsia="ca-ES"/>
        </w:rPr>
        <w:t>et al.</w:t>
      </w:r>
      <w:r w:rsidR="00ED7A74" w:rsidRPr="00F95F23">
        <w:rPr>
          <w:noProof/>
          <w:lang w:eastAsia="ca-ES"/>
        </w:rPr>
        <w:t>, 2012)</w:t>
      </w:r>
      <w:r w:rsidR="00ED7A74" w:rsidRPr="00F95F23">
        <w:rPr>
          <w:lang w:eastAsia="ca-ES"/>
        </w:rPr>
        <w:fldChar w:fldCharType="end"/>
      </w:r>
      <w:r w:rsidR="00ED7A74">
        <w:rPr>
          <w:lang w:eastAsia="ca-ES"/>
        </w:rPr>
        <w:t xml:space="preserve"> in snowbed conditions </w:t>
      </w:r>
      <w:r w:rsidR="00ED7A74">
        <w:rPr>
          <w:lang w:eastAsia="ca-ES"/>
        </w:rPr>
        <w:fldChar w:fldCharType="begin" w:fldLock="1"/>
      </w:r>
      <w:r w:rsidR="00E61246">
        <w:rPr>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ED7A74">
        <w:rPr>
          <w:lang w:eastAsia="ca-ES"/>
        </w:rPr>
        <w:fldChar w:fldCharType="separate"/>
      </w:r>
      <w:r w:rsidR="00ED7A74" w:rsidRPr="00645DE2">
        <w:rPr>
          <w:noProof/>
          <w:lang w:eastAsia="ca-ES"/>
        </w:rPr>
        <w:t xml:space="preserve">(Rosbakh </w:t>
      </w:r>
      <w:r w:rsidR="00ED7A74" w:rsidRPr="00645DE2">
        <w:rPr>
          <w:i/>
          <w:noProof/>
          <w:lang w:eastAsia="ca-ES"/>
        </w:rPr>
        <w:t>et al.</w:t>
      </w:r>
      <w:r w:rsidR="00ED7A74" w:rsidRPr="00645DE2">
        <w:rPr>
          <w:noProof/>
          <w:lang w:eastAsia="ca-ES"/>
        </w:rPr>
        <w:t>, 2022)</w:t>
      </w:r>
      <w:r w:rsidR="00ED7A74">
        <w:rPr>
          <w:lang w:eastAsia="ca-ES"/>
        </w:rPr>
        <w:fldChar w:fldCharType="end"/>
      </w:r>
      <w:ins w:id="62" w:author="EDUARDO FERNANDEZ PASCUAL" w:date="2024-03-21T17:38:00Z">
        <w:r w:rsidR="002D5C85">
          <w:rPr>
            <w:lang w:eastAsia="ca-ES"/>
          </w:rPr>
          <w:t xml:space="preserve"> </w:t>
        </w:r>
      </w:ins>
      <w:del w:id="63" w:author="EDUARDO FERNANDEZ PASCUAL" w:date="2024-03-21T17:38:00Z">
        <w:r w:rsidR="00ED7A74" w:rsidRPr="00F95F23" w:rsidDel="002D5C85">
          <w:rPr>
            <w:lang w:eastAsia="ca-ES"/>
          </w:rPr>
          <w:delText>. L</w:delText>
        </w:r>
      </w:del>
      <w:ins w:id="64" w:author="EDUARDO FERNANDEZ PASCUAL" w:date="2024-03-21T17:38:00Z">
        <w:r w:rsidR="002D5C85">
          <w:rPr>
            <w:lang w:eastAsia="ca-ES"/>
          </w:rPr>
          <w:t>l</w:t>
        </w:r>
      </w:ins>
      <w:r w:rsidR="00ED7A74" w:rsidRPr="00F95F23">
        <w:rPr>
          <w:lang w:eastAsia="ca-ES"/>
        </w:rPr>
        <w:t>ike</w:t>
      </w:r>
      <w:r w:rsidR="00ED7A74">
        <w:rPr>
          <w:lang w:eastAsia="ca-ES"/>
        </w:rPr>
        <w:t>ly</w:t>
      </w:r>
      <w:r w:rsidR="00ED7A74" w:rsidRPr="00F95F23">
        <w:rPr>
          <w:lang w:eastAsia="ca-ES"/>
        </w:rPr>
        <w:t xml:space="preserve"> reducing the amount of successful g</w:t>
      </w:r>
      <w:r w:rsidR="00ED7A74">
        <w:rPr>
          <w:lang w:eastAsia="ca-ES"/>
        </w:rPr>
        <w:t xml:space="preserve">ermination or </w:t>
      </w:r>
      <w:r w:rsidR="00ED7A74" w:rsidRPr="00F95F23">
        <w:rPr>
          <w:lang w:eastAsia="ca-ES"/>
        </w:rPr>
        <w:t xml:space="preserve">leaving seedlings vulnerable to frozen damage without snow protection </w:t>
      </w:r>
      <w:r w:rsidR="00ED7A74" w:rsidRPr="00F95F23">
        <w:rPr>
          <w:lang w:eastAsia="ca-ES"/>
        </w:rPr>
        <w:fldChar w:fldCharType="begin" w:fldLock="1"/>
      </w:r>
      <w:r w:rsidR="00ED7A74" w:rsidRPr="00F95F23">
        <w:rPr>
          <w:lang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Morgan and Lord, 2013)","plainTextFormattedCitation":"(Venn, Morgan and Lord, 2013)","previouslyFormattedCitation":"(Venn, Morgan and Lord, 2013)"},"properties":{"noteIndex":0},"schema":"https://github.com/citation-style-language/schema/raw/master/csl-citation.json"}</w:instrText>
      </w:r>
      <w:r w:rsidR="00ED7A74" w:rsidRPr="00F95F23">
        <w:rPr>
          <w:lang w:eastAsia="ca-ES"/>
        </w:rPr>
        <w:fldChar w:fldCharType="separate"/>
      </w:r>
      <w:r w:rsidR="00ED7A74" w:rsidRPr="00F95F23">
        <w:rPr>
          <w:noProof/>
          <w:lang w:eastAsia="ca-ES"/>
        </w:rPr>
        <w:t>(Venn, Morgan and Lord, 2013)</w:t>
      </w:r>
      <w:r w:rsidR="00ED7A74" w:rsidRPr="00F95F23">
        <w:rPr>
          <w:lang w:eastAsia="ca-ES"/>
        </w:rPr>
        <w:fldChar w:fldCharType="end"/>
      </w:r>
      <w:r w:rsidR="00ED7A74" w:rsidRPr="00F95F23">
        <w:rPr>
          <w:lang w:eastAsia="ca-ES"/>
        </w:rPr>
        <w:t>.</w:t>
      </w:r>
      <w:r w:rsidR="00ED7A74">
        <w:rPr>
          <w:lang w:eastAsia="ca-ES"/>
        </w:rPr>
        <w:t xml:space="preserve"> </w:t>
      </w:r>
      <w:r w:rsidR="00CE4C94" w:rsidRPr="00F95F23">
        <w:rPr>
          <w:lang w:eastAsia="ca-ES"/>
        </w:rPr>
        <w:t xml:space="preserve">Nevertheless, </w:t>
      </w:r>
      <w:r w:rsidR="00B41597" w:rsidRPr="00F95F23">
        <w:rPr>
          <w:lang w:eastAsia="ca-ES"/>
        </w:rPr>
        <w:t xml:space="preserve">a greater threat might come from </w:t>
      </w:r>
      <w:r w:rsidR="0073251E" w:rsidRPr="00F95F23">
        <w:rPr>
          <w:lang w:eastAsia="ca-ES"/>
        </w:rPr>
        <w:t xml:space="preserve">the </w:t>
      </w:r>
      <w:r w:rsidR="00B41597" w:rsidRPr="00F95F23">
        <w:rPr>
          <w:lang w:eastAsia="ca-ES"/>
        </w:rPr>
        <w:t xml:space="preserve">expanding </w:t>
      </w:r>
      <w:r w:rsidR="003736C9" w:rsidRPr="00F95F23">
        <w:rPr>
          <w:lang w:eastAsia="ca-ES"/>
        </w:rPr>
        <w:t>micro-edge climatic conditions</w:t>
      </w:r>
      <w:r w:rsidR="00B41597" w:rsidRPr="00F95F23">
        <w:rPr>
          <w:lang w:eastAsia="ca-ES"/>
        </w:rPr>
        <w:t xml:space="preserve">, consequently </w:t>
      </w:r>
      <w:r w:rsidR="003736C9" w:rsidRPr="00F95F23">
        <w:rPr>
          <w:lang w:eastAsia="ca-ES"/>
        </w:rPr>
        <w:t>reduc</w:t>
      </w:r>
      <w:r w:rsidR="00B41597" w:rsidRPr="00F95F23">
        <w:rPr>
          <w:lang w:eastAsia="ca-ES"/>
        </w:rPr>
        <w:t>ing</w:t>
      </w:r>
      <w:r w:rsidR="003736C9" w:rsidRPr="00F95F23">
        <w:rPr>
          <w:lang w:eastAsia="ca-ES"/>
        </w:rPr>
        <w:t xml:space="preserve"> the suitable area of the </w:t>
      </w:r>
      <w:r w:rsidR="00105244" w:rsidRPr="00F95F23">
        <w:rPr>
          <w:lang w:eastAsia="ca-ES"/>
        </w:rPr>
        <w:t xml:space="preserve">specialized </w:t>
      </w:r>
      <w:r w:rsidR="00B11951">
        <w:rPr>
          <w:lang w:eastAsia="ca-ES"/>
        </w:rPr>
        <w:t>species</w:t>
      </w:r>
      <w:r w:rsidR="00105244" w:rsidRPr="00F95F23">
        <w:rPr>
          <w:lang w:eastAsia="ca-ES"/>
        </w:rPr>
        <w:t xml:space="preserve"> </w:t>
      </w:r>
      <w:r w:rsidR="00F82FD4" w:rsidRPr="00F95F23">
        <w:rPr>
          <w:lang w:eastAsia="ca-ES"/>
        </w:rPr>
        <w:t>adapted</w:t>
      </w:r>
      <w:r w:rsidR="00105244" w:rsidRPr="00F95F23">
        <w:rPr>
          <w:lang w:eastAsia="ca-ES"/>
        </w:rPr>
        <w:t xml:space="preserve"> to micro</w:t>
      </w:r>
      <w:r w:rsidR="00105244" w:rsidRPr="009B4258">
        <w:rPr>
          <w:lang w:eastAsia="ca-ES"/>
        </w:rPr>
        <w:t>-valleys</w:t>
      </w:r>
      <w:r w:rsidR="00EC227A">
        <w:rPr>
          <w:lang w:eastAsia="ca-ES"/>
        </w:rPr>
        <w:t xml:space="preserve"> </w:t>
      </w:r>
      <w:r w:rsidR="00EC227A">
        <w:rPr>
          <w:lang w:eastAsia="ca-ES"/>
        </w:rPr>
        <w:fldChar w:fldCharType="begin" w:fldLock="1"/>
      </w:r>
      <w:r w:rsidR="00192EC5">
        <w:rPr>
          <w:lang w:eastAsia="ca-ES"/>
        </w:rPr>
        <w:instrText>ADDIN CSL_CITATION {"citationItems":[{"id":"ITEM-1","itemData":{"DOI":"10.1016/j.ppees.2011.01.001","ISSN":"14338319","abstract":"The relative roles of abiotic conditions and competition by grassland plants in restricting the distribution of certain alpine plant species to snowbed habitats (i.e. sites with particular long-lasting snow cover) is still a matter of debate. Here, we set up a five-year field experiment to compare three vital rates (germination from sown seeds, growth and survival of transplanted juveniles) of four calcareous alpine snowbed plants within sparsely and densely vegetated plots along a natural snowmelt gradient from the centre of a snowbed to the margins of the surrounding grasslands. Without a dense canopy, we found germination and juvenile growth to respond homogeneously across species with optimal performance under intermediate snowmelt. Dense vegetation cover reduced these two vital rates for all species, with the strongest effects of competition detectable at intermediate snowmelt times again. Survival patterns were less consistent among species. In particular, two of the four species showed lowest mortality at the grassland margins when the surrounding vegetation cover was sparse, and the effect of a dense canopy on their survival turned from competitive to facilitative towards the snowbed centre. Overall, these results indicate that the distribution limits of the studied snowbed plants are determined by a combination of abiotic and biotic effects with competition further reducing their performance in grassland sites below the already low levels caused by the abiotic conditions. With respect to climate warming, a combined negative effect of reduced snow cover protection and increased competition by encroaching grassland plants seems a worrying, but possible scenario. We concede, however, that care has to be taken when drawing conclusions on cause-effect relationships from experiments along natural gradients and discuss the uncertainties associated with our results as well as with inferences on the possible future of snowbed plants under a warmer climate. © 2011 Perspectives in Plant Ecology, Evolution and Systematics.","author":[{"dropping-particle":"","family":"Hülber","given":"Karl","non-dropping-particle":"","parse-names":false,"suffix":""},{"dropping-particle":"","family":"Bardy","given":"Katharina","non-dropping-particle":"","parse-names":false,"suffix":""},{"dropping-particle":"","family":"Dullinger","given":"Stefan","non-dropping-particle":"","parse-names":false,"suffix":""}],"container-title":"Perspectives in Plant Ecology, Evolution and Systematics","id":"ITEM-1","issue":"1","issued":{"date-parts":[["2011"]]},"page":"15-26","title":"Effects of snowmelt timing and competition on the performance of alpine snowbed plants","type":"article-journal","volume":"13"},"uris":["http://www.mendeley.com/documents/?uuid=94e428dc-03f2-450e-95bb-a4a2153325b3"]},{"id":"ITEM-2","itemData":{"DOI":"10.1007/s00035-014-0140-0","ISSN":"1664221X","abstract":"Alpine snowpatches are areas that, due to topographical and climatic factors, retain snow long after the thaw in the surrounding landscape. Within snowpatches there are often reliable patterns of snowmelt resulting in differences in plant composition, with snowpatch specialists limited to areas of late snowmelt. In 2013, we resurveyed vegetation in early, mid and late snowmelt zones across seven alpine snowpatches in the Snowy Mountains, Australia, 6 years after the initial 2007 survey. In both surveys, there were differences in vegetation cover and species composition among snowmelt zones; in particular, the cover of graminoids was higher in areas of earlier thaw. Differences in functional composition between survey periods were determined using functional traits (plant height, percent leaf dry matter content and specific leaf area) to calculate community trait-weighted means. In both surveys, early and mid snowmelt zones were dominated by taller species with larger leaves, mostly graminoids. Notably, by 2013 there was an increase in species richness in the late snowmelt zone and an increase in the cover of the tall tussock grass Poa costiniana across all snowmelt zones, driving changes in the community trait-weighted means for plant height and specific leaf area in the late snowmelt zone. The results highlight that snowpatch vegetation can change within relatively short time periods and that snowpatch plant communities may not remain as discrete units in the near future due to the encroachment of more competitive and productive species from the surrounding landscape.","author":[{"dropping-particle":"","family":"Pickering","given":"Catherine","non-dropping-particle":"","parse-names":false,"suffix":""},{"dropping-particle":"","family":"Green","given":"Ken","non-dropping-particle":"","parse-names":false,"suffix":""},{"dropping-particle":"","family":"Barros","given":"Ana Agustina","non-dropping-particle":"","parse-names":false,"suffix":""},{"dropping-particle":"","family":"Venn","given":"Susanna","non-dropping-particle":"","parse-names":false,"suffix":""}],"container-title":"Alpine Botany","id":"ITEM-2","issue":"2","issued":{"date-parts":[["2014"]]},"page":"93-103","title":"A resurvey of late-lying snowpatches reveals changes in both species and functional composition across snowmelt zones","type":"article-journal","volume":"124"},"uris":["http://www.mendeley.com/documents/?uuid=31551611-5649-4f95-9c44-567a865a3e53"]},{"id":"ITEM-3","itemData":{"DOI":"10.1007/s00442-022-05297-3","ISSN":"14321939","PMID":"36472669","abstract":"Alpine snowpatches are characterised by persistent snow cover, short growing seasons and periglacial processes, which has resulted in highly specialised plant communities. Hence, these snowpatch communities are among the most threatened from climate change. However, temporal dynamics in snowpatch microclimate and plant composition are rarely explored, especially in the marginal alpine environments of Australia. Seven snowpatches were categorised into early, mid and late snowmelt zones based on growing season length, with soil temperatures recorded from 2003 to 2020 and plant composition surveyed in 84 1 m2 quadrats in 2007, 2013 and 2020. Microclimate, species diversity, plant cover and composition, along with community-weighted trait means and plant strategies were assessed to understand snowpatch dynamics in response to climate change. We found that growing season length and temperatures have increased in late melt zones, while changes were less consistent in early and mid melt zones. There were few changes in species diversity, but increases in graminoids and declines in snowpatch specialists in mid and late melt zones. Community-weighted plant height, leaf area and leaf weight also increased, particularly in mid and late melt zones, while plant strategies shifted from compositions of ruderal-tolerant to stress-tolerant. Here, we show that snowpatch communities are rapidly changing in response to longer growing seasons and warmer temperatures, with the greatest changes occurring where snow persists the longest. The results highlight the climate-induced loss of defining biotic and abiotic characteristics of snowpatches, as temporal convergence of compositions along snowmelt gradients threatens the distinctiveness of snowpatch plant communities.","author":[{"dropping-particle":"","family":"Verrall","given":"Brodie","non-dropping-particle":"","parse-names":false,"suffix":""},{"dropping-particle":"","family":"Green","given":"Ken","non-dropping-particle":"","parse-names":false,"suffix":""},{"dropping-particle":"","family":"Pickering","given":"Catherine Marina","non-dropping-particle":"","parse-names":false,"suffix":""}],"container-title":"Oecologia","id":"ITEM-3","issue":"1","issued":{"date-parts":[["2023"]]},"page":"155-171","title":"Temporal dynamics in alpine snowpatch plants along a snowmelt gradient explained by functional traits and strategies","type":"article-journal","volume":"201"},"uris":["http://www.mendeley.com/documents/?uuid=036a35ff-6d29-4bad-b174-41ce61eaf0d0"]}],"mendeley":{"formattedCitation":"(Hülber, Bardy and Dullinger, 2011; Pickering &lt;i&gt;et al.&lt;/i&gt;, 2014; Verrall, Green and Pickering, 2023)","plainTextFormattedCitation":"(Hülber, Bardy and Dullinger, 2011; Pickering et al., 2014; Verrall, Green and Pickering, 2023)","previouslyFormattedCitation":"(Hülber, Bardy and Dullinger, 2011; Pickering &lt;i&gt;et al.&lt;/i&gt;, 2014; Verrall, Green and Pickering, 2023)"},"properties":{"noteIndex":0},"schema":"https://github.com/citation-style-language/schema/raw/master/csl-citation.json"}</w:instrText>
      </w:r>
      <w:r w:rsidR="00EC227A">
        <w:rPr>
          <w:lang w:eastAsia="ca-ES"/>
        </w:rPr>
        <w:fldChar w:fldCharType="separate"/>
      </w:r>
      <w:r w:rsidR="00EC227A" w:rsidRPr="00EC227A">
        <w:rPr>
          <w:noProof/>
          <w:lang w:eastAsia="ca-ES"/>
        </w:rPr>
        <w:t xml:space="preserve">(Hülber, Bardy and Dullinger, 2011; Pickering </w:t>
      </w:r>
      <w:r w:rsidR="00EC227A" w:rsidRPr="00EC227A">
        <w:rPr>
          <w:i/>
          <w:noProof/>
          <w:lang w:eastAsia="ca-ES"/>
        </w:rPr>
        <w:t>et al.</w:t>
      </w:r>
      <w:r w:rsidR="00EC227A" w:rsidRPr="00EC227A">
        <w:rPr>
          <w:noProof/>
          <w:lang w:eastAsia="ca-ES"/>
        </w:rPr>
        <w:t>, 2014; Verrall, Green and Pickering, 2023)</w:t>
      </w:r>
      <w:r w:rsidR="00EC227A">
        <w:rPr>
          <w:lang w:eastAsia="ca-ES"/>
        </w:rPr>
        <w:fldChar w:fldCharType="end"/>
      </w:r>
      <w:r w:rsidR="00EC227A">
        <w:rPr>
          <w:lang w:eastAsia="ca-ES"/>
        </w:rPr>
        <w:t>.</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5347D182" w:rsidR="00023986" w:rsidRPr="001A6F33" w:rsidRDefault="006E5F09" w:rsidP="001A6F33">
      <w:pPr>
        <w:spacing w:line="360" w:lineRule="auto"/>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invaluable help in laboratory work</w:t>
      </w:r>
      <w:r w:rsidR="003862E4">
        <w:rPr>
          <w:lang w:eastAsia="ca-ES"/>
        </w:rPr>
        <w:t>.</w:t>
      </w:r>
      <w:r w:rsidR="00177AAA">
        <w:rPr>
          <w:lang w:eastAsia="ca-ES"/>
        </w:rPr>
        <w:t xml:space="preserve"> </w:t>
      </w:r>
      <w:r w:rsidR="003862E4">
        <w:rPr>
          <w:lang w:eastAsia="ca-ES"/>
        </w:rPr>
        <w:t>Fieldwork was conducted under Picos de Europa National Park, who gave permission to sample seeds in the protected area</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 xml:space="preserve">MCI-21-PRE2020-092874: </w:t>
      </w:r>
      <w:proofErr w:type="spellStart"/>
      <w:r w:rsidR="00173C0F" w:rsidRPr="001A6F33">
        <w:t>Ayudas</w:t>
      </w:r>
      <w:proofErr w:type="spellEnd"/>
      <w:r w:rsidR="00173C0F" w:rsidRPr="001A6F33">
        <w:t xml:space="preserve"> para </w:t>
      </w:r>
      <w:proofErr w:type="spellStart"/>
      <w:r w:rsidR="00173C0F" w:rsidRPr="001A6F33">
        <w:t>Contratos</w:t>
      </w:r>
      <w:proofErr w:type="spellEnd"/>
      <w:r w:rsidR="00173C0F" w:rsidRPr="001A6F33">
        <w:t xml:space="preserve"> </w:t>
      </w:r>
      <w:proofErr w:type="spellStart"/>
      <w:r w:rsidR="00173C0F" w:rsidRPr="001A6F33">
        <w:t>Predoctorales</w:t>
      </w:r>
      <w:proofErr w:type="spellEnd"/>
      <w:r w:rsidR="00173C0F" w:rsidRPr="001A6F33">
        <w:t xml:space="preserve"> para la </w:t>
      </w:r>
      <w:proofErr w:type="spellStart"/>
      <w:r w:rsidR="00173C0F" w:rsidRPr="001A6F33">
        <w:t>Formación</w:t>
      </w:r>
      <w:proofErr w:type="spellEnd"/>
      <w:r w:rsidR="00173C0F" w:rsidRPr="001A6F33">
        <w:t xml:space="preserve"> de </w:t>
      </w:r>
      <w:proofErr w:type="spellStart"/>
      <w:r w:rsidR="00173C0F" w:rsidRPr="001A6F33">
        <w:t>Doctores</w:t>
      </w:r>
      <w:proofErr w:type="spellEnd"/>
      <w:r w:rsidR="00173C0F" w:rsidRPr="001A6F33">
        <w:t xml:space="preserve"> - FORMACIÓN PERSONAL INVESTIGADOR - FPI - del </w:t>
      </w:r>
      <w:proofErr w:type="spellStart"/>
      <w:r w:rsidR="00173C0F" w:rsidRPr="001A6F33">
        <w:t>Ministerio</w:t>
      </w:r>
      <w:proofErr w:type="spellEnd"/>
      <w:r w:rsidR="00173C0F" w:rsidRPr="001A6F33">
        <w:t xml:space="preserve"> de </w:t>
      </w:r>
      <w:proofErr w:type="spellStart"/>
      <w:r w:rsidR="00173C0F" w:rsidRPr="001A6F33">
        <w:t>Ciencia</w:t>
      </w:r>
      <w:proofErr w:type="spellEnd"/>
      <w:r w:rsidR="00173C0F" w:rsidRPr="001A6F33">
        <w:t xml:space="preserve"> e </w:t>
      </w:r>
      <w:proofErr w:type="spellStart"/>
      <w:r w:rsidR="00173C0F" w:rsidRPr="001A6F33">
        <w:t>Innovación</w:t>
      </w:r>
      <w:proofErr w:type="spellEnd"/>
      <w:r w:rsidR="00173C0F" w:rsidRPr="001A6F33">
        <w:t xml:space="preserve"> -</w:t>
      </w:r>
    </w:p>
    <w:p w14:paraId="52476137" w14:textId="23A0CE5A" w:rsidR="00B656F7" w:rsidRDefault="00035701" w:rsidP="00023986">
      <w:pPr>
        <w:pStyle w:val="Ttulo2"/>
        <w:spacing w:line="360" w:lineRule="auto"/>
        <w:rPr>
          <w:lang w:eastAsia="ca-ES"/>
        </w:rPr>
      </w:pPr>
      <w:r w:rsidRPr="00F95F23">
        <w:rPr>
          <w:lang w:eastAsia="ca-ES"/>
        </w:rPr>
        <w:lastRenderedPageBreak/>
        <w:t>Competing inte</w:t>
      </w:r>
      <w:r w:rsidR="008E5B1C" w:rsidRPr="00F95F23">
        <w:rPr>
          <w:lang w:eastAsia="ca-ES"/>
        </w:rPr>
        <w:t>rests</w:t>
      </w:r>
    </w:p>
    <w:p w14:paraId="74F84D70" w14:textId="4BEB93B0" w:rsidR="007C43D2" w:rsidRPr="00F95F23" w:rsidRDefault="007C43D2" w:rsidP="00023986">
      <w:pPr>
        <w:spacing w:line="360" w:lineRule="auto"/>
        <w:rPr>
          <w:lang w:eastAsia="ca-ES"/>
        </w:rPr>
      </w:pPr>
      <w:r>
        <w:rPr>
          <w:lang w:eastAsia="ca-ES"/>
        </w:rPr>
        <w:t>None declared</w:t>
      </w:r>
      <w:r w:rsidR="00BE7BB3">
        <w:rPr>
          <w:lang w:eastAsia="ca-ES"/>
        </w:rPr>
        <w:t>.</w:t>
      </w:r>
    </w:p>
    <w:p w14:paraId="22BC5218" w14:textId="7930061D" w:rsidR="008E5B1C" w:rsidRDefault="008E5B1C" w:rsidP="00023986">
      <w:pPr>
        <w:pStyle w:val="Ttulo2"/>
        <w:spacing w:line="360" w:lineRule="auto"/>
        <w:rPr>
          <w:lang w:eastAsia="ca-ES"/>
        </w:rPr>
      </w:pPr>
      <w:r w:rsidRPr="00F95F23">
        <w:rPr>
          <w:lang w:eastAsia="ca-ES"/>
        </w:rPr>
        <w:t>Authors contributions</w:t>
      </w:r>
    </w:p>
    <w:p w14:paraId="5E879F19" w14:textId="022A47FF" w:rsidR="007C43D2" w:rsidRPr="00F95F23" w:rsidRDefault="005E2C9A" w:rsidP="00023986">
      <w:pPr>
        <w:spacing w:line="360" w:lineRule="auto"/>
        <w:rPr>
          <w:lang w:eastAsia="ca-ES"/>
        </w:rPr>
      </w:pPr>
      <w:r>
        <w:rPr>
          <w:lang w:eastAsia="ca-ES"/>
        </w:rPr>
        <w:t xml:space="preserve">CEA, EFP and BJA designed the research. CEA collected </w:t>
      </w:r>
      <w:r w:rsidR="007B52A8">
        <w:rPr>
          <w:lang w:eastAsia="ca-ES"/>
        </w:rPr>
        <w:t>the data. CEA and EFP analysed the data. CEA</w:t>
      </w:r>
      <w:r w:rsidR="00BE7BB3">
        <w:rPr>
          <w:lang w:eastAsia="ca-ES"/>
        </w:rPr>
        <w:t xml:space="preserve"> wrote the first draft of the manuscript. All authors read and revised the manuscript and agreed on the final version.</w:t>
      </w:r>
    </w:p>
    <w:p w14:paraId="52900CC1" w14:textId="5A4E9187" w:rsidR="008E5B1C" w:rsidRDefault="008E5B1C" w:rsidP="00023986">
      <w:pPr>
        <w:pStyle w:val="Ttulo2"/>
        <w:spacing w:line="360" w:lineRule="auto"/>
        <w:rPr>
          <w:lang w:eastAsia="ca-ES"/>
        </w:rPr>
      </w:pPr>
      <w:r w:rsidRPr="00F95F23">
        <w:rPr>
          <w:lang w:eastAsia="ca-ES"/>
        </w:rPr>
        <w:t>Data availability</w:t>
      </w:r>
    </w:p>
    <w:p w14:paraId="3CB55BED" w14:textId="4A3FAC8A" w:rsidR="007C43D2" w:rsidRPr="00F95F23" w:rsidRDefault="007C43D2" w:rsidP="00023986">
      <w:pPr>
        <w:spacing w:line="360" w:lineRule="auto"/>
        <w:rPr>
          <w:lang w:eastAsia="ca-ES"/>
        </w:rPr>
      </w:pPr>
      <w:r>
        <w:rPr>
          <w:lang w:eastAsia="ca-ES"/>
        </w:rPr>
        <w:t>The data that support the findings of this study is available in the Supporting Information of this article and GitHub together with R scripts.</w:t>
      </w:r>
    </w:p>
    <w:p w14:paraId="300FF191" w14:textId="2A6EDF80" w:rsidR="007E6974" w:rsidRDefault="007E6974" w:rsidP="00023986">
      <w:pPr>
        <w:pStyle w:val="Ttulo2"/>
        <w:spacing w:line="360" w:lineRule="auto"/>
        <w:rPr>
          <w:lang w:eastAsia="ca-ES"/>
        </w:rPr>
      </w:pPr>
      <w:r w:rsidRPr="00F95F23">
        <w:rPr>
          <w:lang w:eastAsia="ca-ES"/>
        </w:rPr>
        <w:t>References</w:t>
      </w:r>
    </w:p>
    <w:p w14:paraId="2DC1F294" w14:textId="74986A51" w:rsidR="00192EC5" w:rsidRPr="00192EC5" w:rsidRDefault="00A0468A" w:rsidP="00192EC5">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192EC5" w:rsidRPr="00192EC5">
        <w:rPr>
          <w:rFonts w:ascii="Calibri" w:hAnsi="Calibri" w:cs="Calibri"/>
          <w:noProof/>
        </w:rPr>
        <w:t xml:space="preserve">Agrawal, A. A., Conner, J. K. and Stinchcombe, J. R. (2004) ‘Evolution of plant resistance and tolerance to frost damage’, </w:t>
      </w:r>
      <w:r w:rsidR="00192EC5" w:rsidRPr="00192EC5">
        <w:rPr>
          <w:rFonts w:ascii="Calibri" w:hAnsi="Calibri" w:cs="Calibri"/>
          <w:i/>
          <w:iCs/>
          <w:noProof/>
        </w:rPr>
        <w:t>Ecology Letters</w:t>
      </w:r>
      <w:r w:rsidR="00192EC5" w:rsidRPr="00192EC5">
        <w:rPr>
          <w:rFonts w:ascii="Calibri" w:hAnsi="Calibri" w:cs="Calibri"/>
          <w:noProof/>
        </w:rPr>
        <w:t>, 7(12), pp. 1199–1208. doi: 10.1111/j.1461-0248.2004.00680.x.</w:t>
      </w:r>
    </w:p>
    <w:p w14:paraId="0483E8B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Baskin, C. C. and Baskin, J. M. (2014) </w:t>
      </w:r>
      <w:r w:rsidRPr="00192EC5">
        <w:rPr>
          <w:rFonts w:ascii="Calibri" w:hAnsi="Calibri" w:cs="Calibri"/>
          <w:i/>
          <w:iCs/>
          <w:noProof/>
        </w:rPr>
        <w:t>Seeds. Ecology, Biogeography and Evolution of Dormancy and Germination</w:t>
      </w:r>
      <w:r w:rsidRPr="00192EC5">
        <w:rPr>
          <w:rFonts w:ascii="Calibri" w:hAnsi="Calibri" w:cs="Calibri"/>
          <w:noProof/>
        </w:rPr>
        <w:t xml:space="preserve">. 2nd Editio, </w:t>
      </w:r>
      <w:r w:rsidRPr="00192EC5">
        <w:rPr>
          <w:rFonts w:ascii="Calibri" w:hAnsi="Calibri" w:cs="Calibri"/>
          <w:i/>
          <w:iCs/>
          <w:noProof/>
        </w:rPr>
        <w:t>Seeds</w:t>
      </w:r>
      <w:r w:rsidRPr="00192EC5">
        <w:rPr>
          <w:rFonts w:ascii="Calibri" w:hAnsi="Calibri" w:cs="Calibri"/>
          <w:noProof/>
        </w:rPr>
        <w:t>. 2nd Editio. San Diego, CA, USA: Academic Press. doi: 10.1016/B978-0-12-416677-6.00001-9.</w:t>
      </w:r>
    </w:p>
    <w:p w14:paraId="5382885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Bernareggi, G. </w:t>
      </w:r>
      <w:r w:rsidRPr="00192EC5">
        <w:rPr>
          <w:rFonts w:ascii="Calibri" w:hAnsi="Calibri" w:cs="Calibri"/>
          <w:i/>
          <w:iCs/>
          <w:noProof/>
        </w:rPr>
        <w:t>et al.</w:t>
      </w:r>
      <w:r w:rsidRPr="00192EC5">
        <w:rPr>
          <w:rFonts w:ascii="Calibri" w:hAnsi="Calibri" w:cs="Calibri"/>
          <w:noProof/>
        </w:rPr>
        <w:t xml:space="preserve"> (2016) ‘Seed dormancy and germination changes of snowbed species under climate warming: The role of pre-And post-dispersal temperatures’, </w:t>
      </w:r>
      <w:r w:rsidRPr="00192EC5">
        <w:rPr>
          <w:rFonts w:ascii="Calibri" w:hAnsi="Calibri" w:cs="Calibri"/>
          <w:i/>
          <w:iCs/>
          <w:noProof/>
        </w:rPr>
        <w:t>Annals of Botany</w:t>
      </w:r>
      <w:r w:rsidRPr="00192EC5">
        <w:rPr>
          <w:rFonts w:ascii="Calibri" w:hAnsi="Calibri" w:cs="Calibri"/>
          <w:noProof/>
        </w:rPr>
        <w:t>, 118(3), pp. 529–539. doi: 10.1093/aob/mcw125.</w:t>
      </w:r>
    </w:p>
    <w:p w14:paraId="51B675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Billings, W. D. and Mooney, H. A. (1968) ‘The ecology of arctic and alpine plants’, </w:t>
      </w:r>
      <w:r w:rsidRPr="00192EC5">
        <w:rPr>
          <w:rFonts w:ascii="Calibri" w:hAnsi="Calibri" w:cs="Calibri"/>
          <w:i/>
          <w:iCs/>
          <w:noProof/>
        </w:rPr>
        <w:t>Biological Reviews</w:t>
      </w:r>
      <w:r w:rsidRPr="00192EC5">
        <w:rPr>
          <w:rFonts w:ascii="Calibri" w:hAnsi="Calibri" w:cs="Calibri"/>
          <w:noProof/>
        </w:rPr>
        <w:t>, 43(4), pp. 481–529. doi: 10.1111/j.1469-185X.1968.tb00968.x.</w:t>
      </w:r>
    </w:p>
    <w:p w14:paraId="5FC9C3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ten Brink, H., Gremer, J. R. and Kokko, H. (2020) ‘Optimal germination timing in unpredictable environments: the importance of dormancy for both among- and within-season variation’, </w:t>
      </w:r>
      <w:r w:rsidRPr="00192EC5">
        <w:rPr>
          <w:rFonts w:ascii="Calibri" w:hAnsi="Calibri" w:cs="Calibri"/>
          <w:i/>
          <w:iCs/>
          <w:noProof/>
        </w:rPr>
        <w:t>Ecology Letters</w:t>
      </w:r>
      <w:r w:rsidRPr="00192EC5">
        <w:rPr>
          <w:rFonts w:ascii="Calibri" w:hAnsi="Calibri" w:cs="Calibri"/>
          <w:noProof/>
        </w:rPr>
        <w:t>, 23(4), pp. 620–630. doi: 10.1111/ele.13461.</w:t>
      </w:r>
    </w:p>
    <w:p w14:paraId="5A5DCE5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192EC5">
        <w:rPr>
          <w:rFonts w:ascii="Calibri" w:hAnsi="Calibri" w:cs="Calibri"/>
          <w:i/>
          <w:iCs/>
          <w:noProof/>
        </w:rPr>
        <w:t>Plant Ecology</w:t>
      </w:r>
      <w:r w:rsidRPr="00192EC5">
        <w:rPr>
          <w:rFonts w:ascii="Calibri" w:hAnsi="Calibri" w:cs="Calibri"/>
          <w:noProof/>
        </w:rPr>
        <w:t>, 149(1), pp. 1–8. doi: 10.1023/A:1009802806674.</w:t>
      </w:r>
    </w:p>
    <w:p w14:paraId="5BC15B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Decker, K. L. M. </w:t>
      </w:r>
      <w:r w:rsidRPr="00192EC5">
        <w:rPr>
          <w:rFonts w:ascii="Calibri" w:hAnsi="Calibri" w:cs="Calibri"/>
          <w:i/>
          <w:iCs/>
          <w:noProof/>
        </w:rPr>
        <w:t>et al.</w:t>
      </w:r>
      <w:r w:rsidRPr="00192EC5">
        <w:rPr>
          <w:rFonts w:ascii="Calibri" w:hAnsi="Calibri" w:cs="Calibri"/>
          <w:noProof/>
        </w:rPr>
        <w:t xml:space="preserve"> (2003) ‘Snow Removal and Ambient Air Temperature Effects of Forest Soil Temperatures in Northern Vermont’, </w:t>
      </w:r>
      <w:r w:rsidRPr="00192EC5">
        <w:rPr>
          <w:rFonts w:ascii="Calibri" w:hAnsi="Calibri" w:cs="Calibri"/>
          <w:i/>
          <w:iCs/>
          <w:noProof/>
        </w:rPr>
        <w:t>Soil Science Society of America Journal</w:t>
      </w:r>
      <w:r w:rsidRPr="00192EC5">
        <w:rPr>
          <w:rFonts w:ascii="Calibri" w:hAnsi="Calibri" w:cs="Calibri"/>
          <w:noProof/>
        </w:rPr>
        <w:t xml:space="preserve">, 67(5), pp. </w:t>
      </w:r>
      <w:r w:rsidRPr="00192EC5">
        <w:rPr>
          <w:rFonts w:ascii="Calibri" w:hAnsi="Calibri" w:cs="Calibri"/>
          <w:noProof/>
        </w:rPr>
        <w:lastRenderedPageBreak/>
        <w:t>1629–1629. doi: 10.2136/sssaj2003.1629.</w:t>
      </w:r>
    </w:p>
    <w:p w14:paraId="23E53E01"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(2002) ‘Germination Timing Influences Natural Selection on Life-History Characters in Arabidopsis thaliana’, </w:t>
      </w:r>
      <w:r w:rsidRPr="00192EC5">
        <w:rPr>
          <w:rFonts w:ascii="Calibri" w:hAnsi="Calibri" w:cs="Calibri"/>
          <w:i/>
          <w:iCs/>
          <w:noProof/>
        </w:rPr>
        <w:t>Ecology</w:t>
      </w:r>
      <w:r w:rsidRPr="00192EC5">
        <w:rPr>
          <w:rFonts w:ascii="Calibri" w:hAnsi="Calibri" w:cs="Calibri"/>
          <w:noProof/>
        </w:rPr>
        <w:t>, 83(4), pp. 1006–1016.</w:t>
      </w:r>
    </w:p>
    <w:p w14:paraId="2C88724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(2005) ‘Seeds and seasons: interpreting germination timing in the field’, </w:t>
      </w:r>
      <w:r w:rsidRPr="00192EC5">
        <w:rPr>
          <w:rFonts w:ascii="Calibri" w:hAnsi="Calibri" w:cs="Calibri"/>
          <w:i/>
          <w:iCs/>
          <w:noProof/>
        </w:rPr>
        <w:t>Seed Science Research</w:t>
      </w:r>
      <w:r w:rsidRPr="00192EC5">
        <w:rPr>
          <w:rFonts w:ascii="Calibri" w:hAnsi="Calibri" w:cs="Calibri"/>
          <w:noProof/>
        </w:rPr>
        <w:t>, 15(3), pp. 175–187. doi: 10.1079/ssr2005208.</w:t>
      </w:r>
    </w:p>
    <w:p w14:paraId="0994ACF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Donohue, K. </w:t>
      </w:r>
      <w:r w:rsidRPr="00192EC5">
        <w:rPr>
          <w:rFonts w:ascii="Calibri" w:hAnsi="Calibri" w:cs="Calibri"/>
          <w:i/>
          <w:iCs/>
          <w:noProof/>
        </w:rPr>
        <w:t>et al.</w:t>
      </w:r>
      <w:r w:rsidRPr="00192EC5">
        <w:rPr>
          <w:rFonts w:ascii="Calibri" w:hAnsi="Calibri" w:cs="Calibri"/>
          <w:noProof/>
        </w:rPr>
        <w:t xml:space="preserve"> (2010) ‘Germination, postgermination adaptation, and species ecological ranges’, </w:t>
      </w:r>
      <w:r w:rsidRPr="00192EC5">
        <w:rPr>
          <w:rFonts w:ascii="Calibri" w:hAnsi="Calibri" w:cs="Calibri"/>
          <w:i/>
          <w:iCs/>
          <w:noProof/>
        </w:rPr>
        <w:t>Annual Review of Ecology, Evolution, and Systematics</w:t>
      </w:r>
      <w:r w:rsidRPr="00192EC5">
        <w:rPr>
          <w:rFonts w:ascii="Calibri" w:hAnsi="Calibri" w:cs="Calibri"/>
          <w:noProof/>
        </w:rPr>
        <w:t>, 41, pp. 293–319. doi: 10.1146/annurev-ecolsys-102209-144715.</w:t>
      </w:r>
    </w:p>
    <w:p w14:paraId="27BC48C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(2014) ‘Snow cover manipulations and passive warming affect post-winter seed germination: A case study of three cold-temperate tree species’, </w:t>
      </w:r>
      <w:r w:rsidRPr="00192EC5">
        <w:rPr>
          <w:rFonts w:ascii="Calibri" w:hAnsi="Calibri" w:cs="Calibri"/>
          <w:i/>
          <w:iCs/>
          <w:noProof/>
        </w:rPr>
        <w:t>Climate Research</w:t>
      </w:r>
      <w:r w:rsidRPr="00192EC5">
        <w:rPr>
          <w:rFonts w:ascii="Calibri" w:hAnsi="Calibri" w:cs="Calibri"/>
          <w:noProof/>
        </w:rPr>
        <w:t>, 60(3), pp. 175–186. doi: 10.3354/cr01237.</w:t>
      </w:r>
    </w:p>
    <w:p w14:paraId="7D4124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Drescher, M. and Thomas, S. C. (2013) ‘Snow cover manipulations alter survival of early life stages of cold-temperate tree species’, </w:t>
      </w:r>
      <w:r w:rsidRPr="00192EC5">
        <w:rPr>
          <w:rFonts w:ascii="Calibri" w:hAnsi="Calibri" w:cs="Calibri"/>
          <w:i/>
          <w:iCs/>
          <w:noProof/>
        </w:rPr>
        <w:t>Oikos</w:t>
      </w:r>
      <w:r w:rsidRPr="00192EC5">
        <w:rPr>
          <w:rFonts w:ascii="Calibri" w:hAnsi="Calibri" w:cs="Calibri"/>
          <w:noProof/>
        </w:rPr>
        <w:t>, 122(4), pp. 541–554. doi: 10.1111/j.1600-0706.2012.20642.x.</w:t>
      </w:r>
    </w:p>
    <w:p w14:paraId="472902F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Dürr, C. </w:t>
      </w:r>
      <w:r w:rsidRPr="00192EC5">
        <w:rPr>
          <w:rFonts w:ascii="Calibri" w:hAnsi="Calibri" w:cs="Calibri"/>
          <w:i/>
          <w:iCs/>
          <w:noProof/>
        </w:rPr>
        <w:t>et al.</w:t>
      </w:r>
      <w:r w:rsidRPr="00192EC5">
        <w:rPr>
          <w:rFonts w:ascii="Calibri" w:hAnsi="Calibri" w:cs="Calibri"/>
          <w:noProof/>
        </w:rPr>
        <w:t xml:space="preserve"> (2015) ‘Ranges of critical temperature and water potential values for the germination of species worlwide: contribution to a seed trait database’, </w:t>
      </w:r>
      <w:r w:rsidRPr="00192EC5">
        <w:rPr>
          <w:rFonts w:ascii="Calibri" w:hAnsi="Calibri" w:cs="Calibri"/>
          <w:i/>
          <w:iCs/>
          <w:noProof/>
        </w:rPr>
        <w:t>Agricultural and Forest Meteorology</w:t>
      </w:r>
      <w:r w:rsidRPr="00192EC5">
        <w:rPr>
          <w:rFonts w:ascii="Calibri" w:hAnsi="Calibri" w:cs="Calibri"/>
          <w:noProof/>
        </w:rPr>
        <w:t>, 200, pp. 222–232. doi: 10.1016/j.agrformet.2014.09.024.</w:t>
      </w:r>
    </w:p>
    <w:p w14:paraId="0B64DE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(2017) ‘Comparative seed germination traits in alpine and subalpine grasslands: higher elevations are associated with warmer germination temperatures’, </w:t>
      </w:r>
      <w:r w:rsidRPr="00192EC5">
        <w:rPr>
          <w:rFonts w:ascii="Calibri" w:hAnsi="Calibri" w:cs="Calibri"/>
          <w:i/>
          <w:iCs/>
          <w:noProof/>
        </w:rPr>
        <w:t>Plant Biology</w:t>
      </w:r>
      <w:r w:rsidRPr="00192EC5">
        <w:rPr>
          <w:rFonts w:ascii="Calibri" w:hAnsi="Calibri" w:cs="Calibri"/>
          <w:noProof/>
        </w:rPr>
        <w:t>, 19(1), pp. 32–40. doi: 10.1111/plb.12472.</w:t>
      </w:r>
    </w:p>
    <w:p w14:paraId="37A99A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‘The seed germination spectrum of alpine plants: a global meta-analysis’, </w:t>
      </w:r>
      <w:r w:rsidRPr="00192EC5">
        <w:rPr>
          <w:rFonts w:ascii="Calibri" w:hAnsi="Calibri" w:cs="Calibri"/>
          <w:i/>
          <w:iCs/>
          <w:noProof/>
        </w:rPr>
        <w:t>New Phytologist</w:t>
      </w:r>
      <w:r w:rsidRPr="00192EC5">
        <w:rPr>
          <w:rFonts w:ascii="Calibri" w:hAnsi="Calibri" w:cs="Calibri"/>
          <w:noProof/>
        </w:rPr>
        <w:t>, 229(6), pp. 3573–3586. doi: 10.1111/nph.17086.</w:t>
      </w:r>
    </w:p>
    <w:p w14:paraId="0089F80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Frei, P. </w:t>
      </w:r>
      <w:r w:rsidRPr="00192EC5">
        <w:rPr>
          <w:rFonts w:ascii="Calibri" w:hAnsi="Calibri" w:cs="Calibri"/>
          <w:i/>
          <w:iCs/>
          <w:noProof/>
        </w:rPr>
        <w:t>et al.</w:t>
      </w:r>
      <w:r w:rsidRPr="00192EC5">
        <w:rPr>
          <w:rFonts w:ascii="Calibri" w:hAnsi="Calibri" w:cs="Calibri"/>
          <w:noProof/>
        </w:rPr>
        <w:t xml:space="preserve"> (2018) ‘Future snowfall in the Alps: Projections based on the EURO-CORDEX regional climate models’, </w:t>
      </w:r>
      <w:r w:rsidRPr="00192EC5">
        <w:rPr>
          <w:rFonts w:ascii="Calibri" w:hAnsi="Calibri" w:cs="Calibri"/>
          <w:i/>
          <w:iCs/>
          <w:noProof/>
        </w:rPr>
        <w:t>Cryosphere</w:t>
      </w:r>
      <w:r w:rsidRPr="00192EC5">
        <w:rPr>
          <w:rFonts w:ascii="Calibri" w:hAnsi="Calibri" w:cs="Calibri"/>
          <w:noProof/>
        </w:rPr>
        <w:t>, 12(1), pp. 1–24. doi: 10.5194/tc-12-1-2018.</w:t>
      </w:r>
    </w:p>
    <w:p w14:paraId="47FC951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Gerdol, R. </w:t>
      </w:r>
      <w:r w:rsidRPr="00192EC5">
        <w:rPr>
          <w:rFonts w:ascii="Calibri" w:hAnsi="Calibri" w:cs="Calibri"/>
          <w:i/>
          <w:iCs/>
          <w:noProof/>
        </w:rPr>
        <w:t>et al.</w:t>
      </w:r>
      <w:r w:rsidRPr="00192EC5">
        <w:rPr>
          <w:rFonts w:ascii="Calibri" w:hAnsi="Calibri" w:cs="Calibri"/>
          <w:noProof/>
        </w:rPr>
        <w:t xml:space="preserve"> (2013) ‘Advanced snowmelt affects vegetative growth and sexual reproduction of Vaccinium myrtillus in a sub-alpine heath’, </w:t>
      </w:r>
      <w:r w:rsidRPr="00192EC5">
        <w:rPr>
          <w:rFonts w:ascii="Calibri" w:hAnsi="Calibri" w:cs="Calibri"/>
          <w:i/>
          <w:iCs/>
          <w:noProof/>
        </w:rPr>
        <w:t>Journal of Vegetation Science</w:t>
      </w:r>
      <w:r w:rsidRPr="00192EC5">
        <w:rPr>
          <w:rFonts w:ascii="Calibri" w:hAnsi="Calibri" w:cs="Calibri"/>
          <w:noProof/>
        </w:rPr>
        <w:t>, 24(3), pp. 569–579. doi: 10.1111/j.1654-1103.2012.01472.x.</w:t>
      </w:r>
    </w:p>
    <w:p w14:paraId="3FF11C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Giménez-Benavides,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‘How does climate change affect regeneration of Mediterranean high-mountain plants? An integration and synthesis of current knowledge’, </w:t>
      </w:r>
      <w:r w:rsidRPr="00192EC5">
        <w:rPr>
          <w:rFonts w:ascii="Calibri" w:hAnsi="Calibri" w:cs="Calibri"/>
          <w:i/>
          <w:iCs/>
          <w:noProof/>
        </w:rPr>
        <w:t>Plant Biology</w:t>
      </w:r>
      <w:r w:rsidRPr="00192EC5">
        <w:rPr>
          <w:rFonts w:ascii="Calibri" w:hAnsi="Calibri" w:cs="Calibri"/>
          <w:noProof/>
        </w:rPr>
        <w:t>, 20, pp. 50–62. doi: 10.1111/plb.12643.</w:t>
      </w:r>
    </w:p>
    <w:p w14:paraId="1FF184E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Giménez-Benavides, L., Escudero, A. and Pérez-García, F. (2005) ‘Seed germination of high mountain Mediterranean species: Altitudinal, interpopulation and interannual variability’, </w:t>
      </w:r>
      <w:r w:rsidRPr="00192EC5">
        <w:rPr>
          <w:rFonts w:ascii="Calibri" w:hAnsi="Calibri" w:cs="Calibri"/>
          <w:i/>
          <w:iCs/>
          <w:noProof/>
        </w:rPr>
        <w:t>Ecological Research</w:t>
      </w:r>
      <w:r w:rsidRPr="00192EC5">
        <w:rPr>
          <w:rFonts w:ascii="Calibri" w:hAnsi="Calibri" w:cs="Calibri"/>
          <w:noProof/>
        </w:rPr>
        <w:t>, 20(4), pp. 433–444. doi: 10.1007/s11284-005-0059-4.</w:t>
      </w:r>
    </w:p>
    <w:p w14:paraId="0F8462D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E. </w:t>
      </w:r>
      <w:r w:rsidRPr="00192EC5">
        <w:rPr>
          <w:rFonts w:ascii="Calibri" w:hAnsi="Calibri" w:cs="Calibri"/>
          <w:i/>
          <w:iCs/>
          <w:noProof/>
        </w:rPr>
        <w:t>et al.</w:t>
      </w:r>
      <w:r w:rsidRPr="00192EC5">
        <w:rPr>
          <w:rFonts w:ascii="Calibri" w:hAnsi="Calibri" w:cs="Calibri"/>
          <w:noProof/>
        </w:rPr>
        <w:t xml:space="preserve"> (2012) ‘Fine-scale patterns of soil and plant surface temperatures in an alpine fellfield habitat, white mountains, California’, </w:t>
      </w:r>
      <w:r w:rsidRPr="00192EC5">
        <w:rPr>
          <w:rFonts w:ascii="Calibri" w:hAnsi="Calibri" w:cs="Calibri"/>
          <w:i/>
          <w:iCs/>
          <w:noProof/>
        </w:rPr>
        <w:t>Arctic, Antarctic, and Alpine Research</w:t>
      </w:r>
      <w:r w:rsidRPr="00192EC5">
        <w:rPr>
          <w:rFonts w:ascii="Calibri" w:hAnsi="Calibri" w:cs="Calibri"/>
          <w:noProof/>
        </w:rPr>
        <w:t>, 44(3), pp. 288–295. doi: 10.1657/1938-4246-44.3.288.</w:t>
      </w:r>
    </w:p>
    <w:p w14:paraId="64D0B28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Graham, J. K., Smith, M. L. and Simons, A. M. (2014) ‘Experimental evolution of bet hedging under manipulated environmental uncertainty in Neurospora Crassa’, </w:t>
      </w:r>
      <w:r w:rsidRPr="00192EC5">
        <w:rPr>
          <w:rFonts w:ascii="Calibri" w:hAnsi="Calibri" w:cs="Calibri"/>
          <w:i/>
          <w:iCs/>
          <w:noProof/>
        </w:rPr>
        <w:t>Proceedings of the Royal Society B: Biological Sciences</w:t>
      </w:r>
      <w:r w:rsidRPr="00192EC5">
        <w:rPr>
          <w:rFonts w:ascii="Calibri" w:hAnsi="Calibri" w:cs="Calibri"/>
          <w:noProof/>
        </w:rPr>
        <w:t>, 281(1787). doi: 10.1098/rspb.2014.0706.</w:t>
      </w:r>
    </w:p>
    <w:p w14:paraId="355E293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w:t>
      </w:r>
      <w:r w:rsidRPr="00192EC5">
        <w:rPr>
          <w:rFonts w:ascii="Calibri" w:hAnsi="Calibri" w:cs="Calibri"/>
          <w:i/>
          <w:iCs/>
          <w:noProof/>
        </w:rPr>
        <w:t>et al.</w:t>
      </w:r>
      <w:r w:rsidRPr="00192EC5">
        <w:rPr>
          <w:rFonts w:ascii="Calibri" w:hAnsi="Calibri" w:cs="Calibri"/>
          <w:noProof/>
        </w:rPr>
        <w:t xml:space="preserve"> (2020) ‘Variation in the seasonal germination niche across an elevational gradient: the role of germination cueing in current and future climates’, </w:t>
      </w:r>
      <w:r w:rsidRPr="00192EC5">
        <w:rPr>
          <w:rFonts w:ascii="Calibri" w:hAnsi="Calibri" w:cs="Calibri"/>
          <w:i/>
          <w:iCs/>
          <w:noProof/>
        </w:rPr>
        <w:t>American Journal of Botany</w:t>
      </w:r>
      <w:r w:rsidRPr="00192EC5">
        <w:rPr>
          <w:rFonts w:ascii="Calibri" w:hAnsi="Calibri" w:cs="Calibri"/>
          <w:noProof/>
        </w:rPr>
        <w:t>, 107(2), pp. 350–363. doi: 10.1002/ajb2.1425.</w:t>
      </w:r>
    </w:p>
    <w:p w14:paraId="785F9E4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Gremer, J. R. and Venable, D. L. (2014) ‘Bet hedging in desert winter annual plants: Optimal germination strategies in a variable environment’, </w:t>
      </w:r>
      <w:r w:rsidRPr="00192EC5">
        <w:rPr>
          <w:rFonts w:ascii="Calibri" w:hAnsi="Calibri" w:cs="Calibri"/>
          <w:i/>
          <w:iCs/>
          <w:noProof/>
        </w:rPr>
        <w:t>Ecology Letters</w:t>
      </w:r>
      <w:r w:rsidRPr="00192EC5">
        <w:rPr>
          <w:rFonts w:ascii="Calibri" w:hAnsi="Calibri" w:cs="Calibri"/>
          <w:noProof/>
        </w:rPr>
        <w:t>, 17(3), pp. 380–387. doi: 10.1111/ele.12241.</w:t>
      </w:r>
    </w:p>
    <w:p w14:paraId="0747392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Hadfield, J. D. (2010) ‘MCMCglmm: MCMC Methods for Multi-Response GLMMs in R’, </w:t>
      </w:r>
      <w:r w:rsidRPr="00192EC5">
        <w:rPr>
          <w:rFonts w:ascii="Calibri" w:hAnsi="Calibri" w:cs="Calibri"/>
          <w:i/>
          <w:iCs/>
          <w:noProof/>
        </w:rPr>
        <w:t>Journal of Statistical Software</w:t>
      </w:r>
      <w:r w:rsidRPr="00192EC5">
        <w:rPr>
          <w:rFonts w:ascii="Calibri" w:hAnsi="Calibri" w:cs="Calibri"/>
          <w:noProof/>
        </w:rPr>
        <w:t>, 33(2), pp. 1–22. Available at: http://www.jstatsoft.org/.</w:t>
      </w:r>
    </w:p>
    <w:p w14:paraId="526915B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Hopp, R. J. (1974) ‘Plant Phenology Observation Networks’, in Lieth, H. (ed.) </w:t>
      </w:r>
      <w:r w:rsidRPr="00192EC5">
        <w:rPr>
          <w:rFonts w:ascii="Calibri" w:hAnsi="Calibri" w:cs="Calibri"/>
          <w:i/>
          <w:iCs/>
          <w:noProof/>
        </w:rPr>
        <w:t>Phenology and Seasonality Modeling. Ecological Studies, vol 8.</w:t>
      </w:r>
      <w:r w:rsidRPr="00192EC5">
        <w:rPr>
          <w:rFonts w:ascii="Calibri" w:hAnsi="Calibri" w:cs="Calibri"/>
          <w:noProof/>
        </w:rPr>
        <w:t xml:space="preserve"> Berlin, Heidelberg: Springer. doi: https://doi.org/10.1007/978-3-642-51863-8_3.</w:t>
      </w:r>
    </w:p>
    <w:p w14:paraId="2473DBD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Hoyle, G. L.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(2015) ‘Seed germination strategies: An evolutionary trajectory independent of vegetative functional traits’, </w:t>
      </w:r>
      <w:r w:rsidRPr="00192EC5">
        <w:rPr>
          <w:rFonts w:ascii="Calibri" w:hAnsi="Calibri" w:cs="Calibri"/>
          <w:i/>
          <w:iCs/>
          <w:noProof/>
        </w:rPr>
        <w:t>Frontiers in Plant Science</w:t>
      </w:r>
      <w:r w:rsidRPr="00192EC5">
        <w:rPr>
          <w:rFonts w:ascii="Calibri" w:hAnsi="Calibri" w:cs="Calibri"/>
          <w:noProof/>
        </w:rPr>
        <w:t>, 6(OCTOBER), pp. 1–13. doi: 10.3389/fpls.2015.00731.</w:t>
      </w:r>
    </w:p>
    <w:p w14:paraId="0BC4807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Huang, Z. </w:t>
      </w:r>
      <w:r w:rsidRPr="00192EC5">
        <w:rPr>
          <w:rFonts w:ascii="Calibri" w:hAnsi="Calibri" w:cs="Calibri"/>
          <w:i/>
          <w:iCs/>
          <w:noProof/>
        </w:rPr>
        <w:t>et al.</w:t>
      </w:r>
      <w:r w:rsidRPr="00192EC5">
        <w:rPr>
          <w:rFonts w:ascii="Calibri" w:hAnsi="Calibri" w:cs="Calibri"/>
          <w:noProof/>
        </w:rPr>
        <w:t xml:space="preserve"> (2016) ‘The contribution of germination functional traits to population dynamics of a desert plant community’, </w:t>
      </w:r>
      <w:r w:rsidRPr="00192EC5">
        <w:rPr>
          <w:rFonts w:ascii="Calibri" w:hAnsi="Calibri" w:cs="Calibri"/>
          <w:i/>
          <w:iCs/>
          <w:noProof/>
        </w:rPr>
        <w:t>Ecology</w:t>
      </w:r>
      <w:r w:rsidRPr="00192EC5">
        <w:rPr>
          <w:rFonts w:ascii="Calibri" w:hAnsi="Calibri" w:cs="Calibri"/>
          <w:noProof/>
        </w:rPr>
        <w:t>, 97(1), pp. 250–261. doi: 10.1890/15-0744.1.</w:t>
      </w:r>
    </w:p>
    <w:p w14:paraId="0C81677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Hülber, K., Bardy, K. and Dullinger, S. (2011) ‘Effects of snowmelt timing and competition on the performance of alpine snowbed plants’, </w:t>
      </w:r>
      <w:r w:rsidRPr="00192EC5">
        <w:rPr>
          <w:rFonts w:ascii="Calibri" w:hAnsi="Calibri" w:cs="Calibri"/>
          <w:i/>
          <w:iCs/>
          <w:noProof/>
        </w:rPr>
        <w:t>Perspectives in Plant Ecology, Evolution and Systematics</w:t>
      </w:r>
      <w:r w:rsidRPr="00192EC5">
        <w:rPr>
          <w:rFonts w:ascii="Calibri" w:hAnsi="Calibri" w:cs="Calibri"/>
          <w:noProof/>
        </w:rPr>
        <w:t>, 13(1), pp. 15–26. doi: 10.1016/j.ppees.2011.01.001.</w:t>
      </w:r>
    </w:p>
    <w:p w14:paraId="5B6C15D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Jiménez-Alfaro, B.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(2021) ‘Checklist of the vascular plants of the Cantabrian Mountains’, </w:t>
      </w:r>
      <w:r w:rsidRPr="00192EC5">
        <w:rPr>
          <w:rFonts w:ascii="Calibri" w:hAnsi="Calibri" w:cs="Calibri"/>
          <w:i/>
          <w:iCs/>
          <w:noProof/>
        </w:rPr>
        <w:t>Mediterranean Botany</w:t>
      </w:r>
      <w:r w:rsidRPr="00192EC5">
        <w:rPr>
          <w:rFonts w:ascii="Calibri" w:hAnsi="Calibri" w:cs="Calibri"/>
          <w:noProof/>
        </w:rPr>
        <w:t>, 42, pp. 1–60. doi: 10.5209/MBOT.74570.</w:t>
      </w:r>
    </w:p>
    <w:p w14:paraId="5C8E43A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Jin, Y. and Qian, H. (2019) ‘V.PhyloMaker: an R package that can generate very large phylogenies for vascular plants’, </w:t>
      </w:r>
      <w:r w:rsidRPr="00192EC5">
        <w:rPr>
          <w:rFonts w:ascii="Calibri" w:hAnsi="Calibri" w:cs="Calibri"/>
          <w:i/>
          <w:iCs/>
          <w:noProof/>
        </w:rPr>
        <w:t>Ecography</w:t>
      </w:r>
      <w:r w:rsidRPr="00192EC5">
        <w:rPr>
          <w:rFonts w:ascii="Calibri" w:hAnsi="Calibri" w:cs="Calibri"/>
          <w:noProof/>
        </w:rPr>
        <w:t>, 42(8), pp. 1353–1359. doi: 10.1111/ecog.04434.</w:t>
      </w:r>
    </w:p>
    <w:p w14:paraId="58C71FA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Keck, F. </w:t>
      </w:r>
      <w:r w:rsidRPr="00192EC5">
        <w:rPr>
          <w:rFonts w:ascii="Calibri" w:hAnsi="Calibri" w:cs="Calibri"/>
          <w:i/>
          <w:iCs/>
          <w:noProof/>
        </w:rPr>
        <w:t>et al.</w:t>
      </w:r>
      <w:r w:rsidRPr="00192EC5">
        <w:rPr>
          <w:rFonts w:ascii="Calibri" w:hAnsi="Calibri" w:cs="Calibri"/>
          <w:noProof/>
        </w:rPr>
        <w:t xml:space="preserve"> (2016) ‘phylosignal: an R package to measure, test, and explore the phylogenetic signal’, </w:t>
      </w:r>
      <w:r w:rsidRPr="00192EC5">
        <w:rPr>
          <w:rFonts w:ascii="Calibri" w:hAnsi="Calibri" w:cs="Calibri"/>
          <w:i/>
          <w:iCs/>
          <w:noProof/>
        </w:rPr>
        <w:t>Ecology and Evolution</w:t>
      </w:r>
      <w:r w:rsidRPr="00192EC5">
        <w:rPr>
          <w:rFonts w:ascii="Calibri" w:hAnsi="Calibri" w:cs="Calibri"/>
          <w:noProof/>
        </w:rPr>
        <w:t>, 6(9), pp. 2774–2780. doi: 10.1002/ece3.2051.</w:t>
      </w:r>
    </w:p>
    <w:p w14:paraId="6A15773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Kimball, S. </w:t>
      </w:r>
      <w:r w:rsidRPr="00192EC5">
        <w:rPr>
          <w:rFonts w:ascii="Calibri" w:hAnsi="Calibri" w:cs="Calibri"/>
          <w:i/>
          <w:iCs/>
          <w:noProof/>
        </w:rPr>
        <w:t>et al.</w:t>
      </w:r>
      <w:r w:rsidRPr="00192EC5">
        <w:rPr>
          <w:rFonts w:ascii="Calibri" w:hAnsi="Calibri" w:cs="Calibri"/>
          <w:noProof/>
        </w:rPr>
        <w:t xml:space="preserve"> (2011) ‘Differences in the timing of germination and reproduction relate to growth physiology and population dynamics of sonoran desert winter annuals’, </w:t>
      </w:r>
      <w:r w:rsidRPr="00192EC5">
        <w:rPr>
          <w:rFonts w:ascii="Calibri" w:hAnsi="Calibri" w:cs="Calibri"/>
          <w:i/>
          <w:iCs/>
          <w:noProof/>
        </w:rPr>
        <w:t>American Journal of Botany</w:t>
      </w:r>
      <w:r w:rsidRPr="00192EC5">
        <w:rPr>
          <w:rFonts w:ascii="Calibri" w:hAnsi="Calibri" w:cs="Calibri"/>
          <w:noProof/>
        </w:rPr>
        <w:t>, 98(11), pp. 1773–1781. doi: 10.3732/ajb.1100034.</w:t>
      </w:r>
    </w:p>
    <w:p w14:paraId="548C8D3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Körner, C. (2021) </w:t>
      </w:r>
      <w:r w:rsidRPr="00192EC5">
        <w:rPr>
          <w:rFonts w:ascii="Calibri" w:hAnsi="Calibri" w:cs="Calibri"/>
          <w:i/>
          <w:iCs/>
          <w:noProof/>
        </w:rPr>
        <w:t>Alpine Plant Life</w:t>
      </w:r>
      <w:r w:rsidRPr="00192EC5">
        <w:rPr>
          <w:rFonts w:ascii="Calibri" w:hAnsi="Calibri" w:cs="Calibri"/>
          <w:noProof/>
        </w:rPr>
        <w:t>. 3rd edn. Edited by Springer Nature Switzerland AG 2021. Springer Cham. doi: 10.1007/978-3-030-59538-8.</w:t>
      </w:r>
    </w:p>
    <w:p w14:paraId="2F127550"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Levine, J. M., Mceachern, A. K. and Cowan, C. (2011) ‘Seasonal timing of first rain storms affects rare plant population dynamics’, </w:t>
      </w:r>
      <w:r w:rsidRPr="00192EC5">
        <w:rPr>
          <w:rFonts w:ascii="Calibri" w:hAnsi="Calibri" w:cs="Calibri"/>
          <w:i/>
          <w:iCs/>
          <w:noProof/>
        </w:rPr>
        <w:t>Ecology</w:t>
      </w:r>
      <w:r w:rsidRPr="00192EC5">
        <w:rPr>
          <w:rFonts w:ascii="Calibri" w:hAnsi="Calibri" w:cs="Calibri"/>
          <w:noProof/>
        </w:rPr>
        <w:t>, 92(12), pp. 2236–2247.</w:t>
      </w:r>
    </w:p>
    <w:p w14:paraId="722B3AFA"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 Pagel (1999) ‘Inferring the historical patterns of biological evolution’, </w:t>
      </w:r>
      <w:r w:rsidRPr="00192EC5">
        <w:rPr>
          <w:rFonts w:ascii="Calibri" w:hAnsi="Calibri" w:cs="Calibri"/>
          <w:i/>
          <w:iCs/>
          <w:noProof/>
        </w:rPr>
        <w:t>Nature</w:t>
      </w:r>
      <w:r w:rsidRPr="00192EC5">
        <w:rPr>
          <w:rFonts w:ascii="Calibri" w:hAnsi="Calibri" w:cs="Calibri"/>
          <w:noProof/>
        </w:rPr>
        <w:t>, 401(October), pp. 877–884.</w:t>
      </w:r>
    </w:p>
    <w:p w14:paraId="7F827C8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Mattana, E. </w:t>
      </w:r>
      <w:r w:rsidRPr="00192EC5">
        <w:rPr>
          <w:rFonts w:ascii="Calibri" w:hAnsi="Calibri" w:cs="Calibri"/>
          <w:i/>
          <w:iCs/>
          <w:noProof/>
        </w:rPr>
        <w:t>et al.</w:t>
      </w:r>
      <w:r w:rsidRPr="00192EC5">
        <w:rPr>
          <w:rFonts w:ascii="Calibri" w:hAnsi="Calibri" w:cs="Calibri"/>
          <w:noProof/>
        </w:rPr>
        <w:t xml:space="preserve"> (2022) ‘Climate change and plant regeneration from seeds in Mediterranean regions of the Northern Hemisphere’, in </w:t>
      </w:r>
      <w:r w:rsidRPr="00192EC5">
        <w:rPr>
          <w:rFonts w:ascii="Calibri" w:hAnsi="Calibri" w:cs="Calibri"/>
          <w:i/>
          <w:iCs/>
          <w:noProof/>
        </w:rPr>
        <w:t>Plant Regeneration from Seeds A Global Warming Perspective</w:t>
      </w:r>
      <w:r w:rsidRPr="00192EC5">
        <w:rPr>
          <w:rFonts w:ascii="Calibri" w:hAnsi="Calibri" w:cs="Calibri"/>
          <w:noProof/>
        </w:rPr>
        <w:t>. Academic Press, pp. 101–114.</w:t>
      </w:r>
    </w:p>
    <w:p w14:paraId="4BEF72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(2009) ‘Germination requirements of the alpine endemic Silene elisabethae Jan: Effects of cold stratification, light and GA3’, </w:t>
      </w:r>
      <w:r w:rsidRPr="00192EC5">
        <w:rPr>
          <w:rFonts w:ascii="Calibri" w:hAnsi="Calibri" w:cs="Calibri"/>
          <w:i/>
          <w:iCs/>
          <w:noProof/>
        </w:rPr>
        <w:t>Seed Science and Technology</w:t>
      </w:r>
      <w:r w:rsidRPr="00192EC5">
        <w:rPr>
          <w:rFonts w:ascii="Calibri" w:hAnsi="Calibri" w:cs="Calibri"/>
          <w:noProof/>
        </w:rPr>
        <w:t>, 37(1), pp. 79–87. doi: 10.15258/sst.2009.37.1.10.</w:t>
      </w:r>
    </w:p>
    <w:p w14:paraId="3C067CE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(2012) ‘Climate warming could shift the timing of seed germination in alpine plants’, </w:t>
      </w:r>
      <w:r w:rsidRPr="00192EC5">
        <w:rPr>
          <w:rFonts w:ascii="Calibri" w:hAnsi="Calibri" w:cs="Calibri"/>
          <w:i/>
          <w:iCs/>
          <w:noProof/>
        </w:rPr>
        <w:t>Annals of Botany</w:t>
      </w:r>
      <w:r w:rsidRPr="00192EC5">
        <w:rPr>
          <w:rFonts w:ascii="Calibri" w:hAnsi="Calibri" w:cs="Calibri"/>
          <w:noProof/>
        </w:rPr>
        <w:t>, 110(1), pp. 155–164. doi: 10.1093/aob/mcs097.</w:t>
      </w:r>
    </w:p>
    <w:p w14:paraId="5FF326B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w:t>
      </w:r>
      <w:r w:rsidRPr="00192EC5">
        <w:rPr>
          <w:rFonts w:ascii="Calibri" w:hAnsi="Calibri" w:cs="Calibri"/>
          <w:i/>
          <w:iCs/>
          <w:noProof/>
        </w:rPr>
        <w:t>et al.</w:t>
      </w:r>
      <w:r w:rsidRPr="00192EC5">
        <w:rPr>
          <w:rFonts w:ascii="Calibri" w:hAnsi="Calibri" w:cs="Calibri"/>
          <w:noProof/>
        </w:rPr>
        <w:t xml:space="preserve"> (2015) ‘Climate warming could increase recruitment success in glacier foreland plants’, </w:t>
      </w:r>
      <w:r w:rsidRPr="00192EC5">
        <w:rPr>
          <w:rFonts w:ascii="Calibri" w:hAnsi="Calibri" w:cs="Calibri"/>
          <w:i/>
          <w:iCs/>
          <w:noProof/>
        </w:rPr>
        <w:t>Annals of Botany</w:t>
      </w:r>
      <w:r w:rsidRPr="00192EC5">
        <w:rPr>
          <w:rFonts w:ascii="Calibri" w:hAnsi="Calibri" w:cs="Calibri"/>
          <w:noProof/>
        </w:rPr>
        <w:t>, 116(6), pp. 907–916. doi: 10.1093/aob/mcv101.</w:t>
      </w:r>
    </w:p>
    <w:p w14:paraId="0E2181D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Mondoni, A., Jiménez-Alfaro, B. and Cavieres, L. A. (2022) ‘Effect of climate change on plant regeneration from seeds in the arctic and alpine biome’, in </w:t>
      </w:r>
      <w:r w:rsidRPr="00192EC5">
        <w:rPr>
          <w:rFonts w:ascii="Calibri" w:hAnsi="Calibri" w:cs="Calibri"/>
          <w:i/>
          <w:iCs/>
          <w:noProof/>
        </w:rPr>
        <w:t>Plant Regeneration from Seeds</w:t>
      </w:r>
      <w:r w:rsidRPr="00192EC5">
        <w:rPr>
          <w:rFonts w:ascii="Calibri" w:hAnsi="Calibri" w:cs="Calibri"/>
          <w:noProof/>
        </w:rPr>
        <w:t>. Academic Press.</w:t>
      </w:r>
    </w:p>
    <w:p w14:paraId="367FE26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Pickering, C. </w:t>
      </w:r>
      <w:r w:rsidRPr="00192EC5">
        <w:rPr>
          <w:rFonts w:ascii="Calibri" w:hAnsi="Calibri" w:cs="Calibri"/>
          <w:i/>
          <w:iCs/>
          <w:noProof/>
        </w:rPr>
        <w:t>et al.</w:t>
      </w:r>
      <w:r w:rsidRPr="00192EC5">
        <w:rPr>
          <w:rFonts w:ascii="Calibri" w:hAnsi="Calibri" w:cs="Calibri"/>
          <w:noProof/>
        </w:rPr>
        <w:t xml:space="preserve"> (2014) ‘A resurvey of late-lying snowpatches reveals changes in both species and functional composition across snowmelt zones’, </w:t>
      </w:r>
      <w:r w:rsidRPr="00192EC5">
        <w:rPr>
          <w:rFonts w:ascii="Calibri" w:hAnsi="Calibri" w:cs="Calibri"/>
          <w:i/>
          <w:iCs/>
          <w:noProof/>
        </w:rPr>
        <w:t>Alpine Botany</w:t>
      </w:r>
      <w:r w:rsidRPr="00192EC5">
        <w:rPr>
          <w:rFonts w:ascii="Calibri" w:hAnsi="Calibri" w:cs="Calibri"/>
          <w:noProof/>
        </w:rPr>
        <w:t>, 124(2), pp. 93–103. doi: 10.1007/s00035-014-0140-0.</w:t>
      </w:r>
    </w:p>
    <w:p w14:paraId="631CC76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Poschlod, P. </w:t>
      </w:r>
      <w:r w:rsidRPr="00192EC5">
        <w:rPr>
          <w:rFonts w:ascii="Calibri" w:hAnsi="Calibri" w:cs="Calibri"/>
          <w:i/>
          <w:iCs/>
          <w:noProof/>
        </w:rPr>
        <w:t>et al.</w:t>
      </w:r>
      <w:r w:rsidRPr="00192EC5">
        <w:rPr>
          <w:rFonts w:ascii="Calibri" w:hAnsi="Calibri" w:cs="Calibri"/>
          <w:noProof/>
        </w:rPr>
        <w:t xml:space="preserve"> (2013) </w:t>
      </w:r>
      <w:r w:rsidRPr="00192EC5">
        <w:rPr>
          <w:rFonts w:ascii="Calibri" w:hAnsi="Calibri" w:cs="Calibri"/>
          <w:i/>
          <w:iCs/>
          <w:noProof/>
        </w:rPr>
        <w:t>Seed Ecology and Assembly Rules in Plant Communities</w:t>
      </w:r>
      <w:r w:rsidRPr="00192EC5">
        <w:rPr>
          <w:rFonts w:ascii="Calibri" w:hAnsi="Calibri" w:cs="Calibri"/>
          <w:noProof/>
        </w:rPr>
        <w:t xml:space="preserve">, </w:t>
      </w:r>
      <w:r w:rsidRPr="00192EC5">
        <w:rPr>
          <w:rFonts w:ascii="Calibri" w:hAnsi="Calibri" w:cs="Calibri"/>
          <w:i/>
          <w:iCs/>
          <w:noProof/>
        </w:rPr>
        <w:t xml:space="preserve">Vegetation </w:t>
      </w:r>
      <w:r w:rsidRPr="00192EC5">
        <w:rPr>
          <w:rFonts w:ascii="Calibri" w:hAnsi="Calibri" w:cs="Calibri"/>
          <w:i/>
          <w:iCs/>
          <w:noProof/>
        </w:rPr>
        <w:lastRenderedPageBreak/>
        <w:t>Ecology: Second Edition</w:t>
      </w:r>
      <w:r w:rsidRPr="00192EC5">
        <w:rPr>
          <w:rFonts w:ascii="Calibri" w:hAnsi="Calibri" w:cs="Calibri"/>
          <w:noProof/>
        </w:rPr>
        <w:t>. doi: 10.1002/9781118452592.ch6.</w:t>
      </w:r>
    </w:p>
    <w:p w14:paraId="621AB9A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R Hackathon et al. (2020) ‘phylobase: Base Package for Phylogenetic Structures and Comparative Data’. Available at: https://cran.r-project.org/package=phylobase.</w:t>
      </w:r>
    </w:p>
    <w:p w14:paraId="3650D91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w:t>
      </w:r>
      <w:r w:rsidRPr="00192EC5">
        <w:rPr>
          <w:rFonts w:ascii="Calibri" w:hAnsi="Calibri" w:cs="Calibri"/>
          <w:i/>
          <w:iCs/>
          <w:noProof/>
        </w:rPr>
        <w:t>et al.</w:t>
      </w:r>
      <w:r w:rsidRPr="00192EC5">
        <w:rPr>
          <w:rFonts w:ascii="Calibri" w:hAnsi="Calibri" w:cs="Calibri"/>
          <w:noProof/>
        </w:rPr>
        <w:t xml:space="preserve"> (2022) ‘Alpine plant communities differ in their seed germination requirements along a snowmelt gradient in the Caucasus’, </w:t>
      </w:r>
      <w:r w:rsidRPr="00192EC5">
        <w:rPr>
          <w:rFonts w:ascii="Calibri" w:hAnsi="Calibri" w:cs="Calibri"/>
          <w:i/>
          <w:iCs/>
          <w:noProof/>
        </w:rPr>
        <w:t>Alpine Botany</w:t>
      </w:r>
      <w:r w:rsidRPr="00192EC5">
        <w:rPr>
          <w:rFonts w:ascii="Calibri" w:hAnsi="Calibri" w:cs="Calibri"/>
          <w:noProof/>
        </w:rPr>
        <w:t>, 132(2), pp. 223–232. doi: 10.1007/s00035-022-00286-x.</w:t>
      </w:r>
    </w:p>
    <w:p w14:paraId="56A6162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Rosbakh, S. and Poschlod, P. (2015) ‘Initial temperature of seed germination as related to species occurrence along a temperature gradient’, </w:t>
      </w:r>
      <w:r w:rsidRPr="00192EC5">
        <w:rPr>
          <w:rFonts w:ascii="Calibri" w:hAnsi="Calibri" w:cs="Calibri"/>
          <w:i/>
          <w:iCs/>
          <w:noProof/>
        </w:rPr>
        <w:t>Functional Ecology</w:t>
      </w:r>
      <w:r w:rsidRPr="00192EC5">
        <w:rPr>
          <w:rFonts w:ascii="Calibri" w:hAnsi="Calibri" w:cs="Calibri"/>
          <w:noProof/>
        </w:rPr>
        <w:t>, 29(1), pp. 5–14. doi: 10.1111/1365-2435.12304.</w:t>
      </w:r>
    </w:p>
    <w:p w14:paraId="3CAC0612"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Scherrer, D. and Körner, C. (2011) ‘Topographically controlled thermal-habitat differentiation buffers alpine plant diversity against climate warming’, </w:t>
      </w:r>
      <w:r w:rsidRPr="00192EC5">
        <w:rPr>
          <w:rFonts w:ascii="Calibri" w:hAnsi="Calibri" w:cs="Calibri"/>
          <w:i/>
          <w:iCs/>
          <w:noProof/>
        </w:rPr>
        <w:t>Journal of Biogeography</w:t>
      </w:r>
      <w:r w:rsidRPr="00192EC5">
        <w:rPr>
          <w:rFonts w:ascii="Calibri" w:hAnsi="Calibri" w:cs="Calibri"/>
          <w:noProof/>
        </w:rPr>
        <w:t>, 38, pp. 406–416. doi: https://doi.org/10.1111/j.1365-2699.2010.02407.x.</w:t>
      </w:r>
    </w:p>
    <w:p w14:paraId="2E71B3B6"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(2011) ‘Seed dormancy in alpine species’, </w:t>
      </w:r>
      <w:r w:rsidRPr="00192EC5">
        <w:rPr>
          <w:rFonts w:ascii="Calibri" w:hAnsi="Calibri" w:cs="Calibri"/>
          <w:i/>
          <w:iCs/>
          <w:noProof/>
        </w:rPr>
        <w:t>Flora: Morphology, Distribution, Functional Ecology of Plants</w:t>
      </w:r>
      <w:r w:rsidRPr="00192EC5">
        <w:rPr>
          <w:rFonts w:ascii="Calibri" w:hAnsi="Calibri" w:cs="Calibri"/>
          <w:noProof/>
        </w:rPr>
        <w:t>, 206(10), pp. 845–856. doi: 10.1016/j.flora.2011.05.001.</w:t>
      </w:r>
    </w:p>
    <w:p w14:paraId="5B08186B"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w:t>
      </w:r>
      <w:r w:rsidRPr="00192EC5">
        <w:rPr>
          <w:rFonts w:ascii="Calibri" w:hAnsi="Calibri" w:cs="Calibri"/>
          <w:i/>
          <w:iCs/>
          <w:noProof/>
        </w:rPr>
        <w:t>et al.</w:t>
      </w:r>
      <w:r w:rsidRPr="00192EC5">
        <w:rPr>
          <w:rFonts w:ascii="Calibri" w:hAnsi="Calibri" w:cs="Calibri"/>
          <w:noProof/>
        </w:rPr>
        <w:t xml:space="preserve"> (2012) ‘Correspondence of seed traits with niche position in glacier foreland succession’, </w:t>
      </w:r>
      <w:r w:rsidRPr="00192EC5">
        <w:rPr>
          <w:rFonts w:ascii="Calibri" w:hAnsi="Calibri" w:cs="Calibri"/>
          <w:i/>
          <w:iCs/>
          <w:noProof/>
        </w:rPr>
        <w:t>Plant Ecology</w:t>
      </w:r>
      <w:r w:rsidRPr="00192EC5">
        <w:rPr>
          <w:rFonts w:ascii="Calibri" w:hAnsi="Calibri" w:cs="Calibri"/>
          <w:noProof/>
        </w:rPr>
        <w:t>, 213(3), pp. 371–382. doi: 10.1007/s11258-011-9981-4.</w:t>
      </w:r>
    </w:p>
    <w:p w14:paraId="609DAFC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Schwienbacher, E., Marcante, S. and Erschbamer, B. (2010) ‘Alpine species seed longevity in the soil in relation to seed size and shape - A 5-year burial experiment in the Central Alps’, </w:t>
      </w:r>
      <w:r w:rsidRPr="00192EC5">
        <w:rPr>
          <w:rFonts w:ascii="Calibri" w:hAnsi="Calibri" w:cs="Calibri"/>
          <w:i/>
          <w:iCs/>
          <w:noProof/>
        </w:rPr>
        <w:t>Flora: Morphology, Distribution, Functional Ecology of Plants</w:t>
      </w:r>
      <w:r w:rsidRPr="00192EC5">
        <w:rPr>
          <w:rFonts w:ascii="Calibri" w:hAnsi="Calibri" w:cs="Calibri"/>
          <w:noProof/>
        </w:rPr>
        <w:t>, 205(1), pp. 19–25. doi: 10.1016/j.flora.2008.10.007.</w:t>
      </w:r>
    </w:p>
    <w:p w14:paraId="1C6CC57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Scranton, K. and Amarasekare, P. (2017) ‘Predicting phenological shifts in a changing climate’, </w:t>
      </w:r>
      <w:r w:rsidRPr="00192EC5">
        <w:rPr>
          <w:rFonts w:ascii="Calibri" w:hAnsi="Calibri" w:cs="Calibri"/>
          <w:i/>
          <w:iCs/>
          <w:noProof/>
        </w:rPr>
        <w:t>Proceedings of the National Academy of Sciences of the United States of America</w:t>
      </w:r>
      <w:r w:rsidRPr="00192EC5">
        <w:rPr>
          <w:rFonts w:ascii="Calibri" w:hAnsi="Calibri" w:cs="Calibri"/>
          <w:noProof/>
        </w:rPr>
        <w:t>, 114(50), pp. 13212–13217. doi: 10.1073/pnas.1711221114.</w:t>
      </w:r>
    </w:p>
    <w:p w14:paraId="13DF9F0D"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w:t>
      </w:r>
      <w:r w:rsidRPr="00192EC5">
        <w:rPr>
          <w:rFonts w:ascii="Calibri" w:hAnsi="Calibri" w:cs="Calibri"/>
          <w:i/>
          <w:iCs/>
          <w:noProof/>
        </w:rPr>
        <w:t>et al.</w:t>
      </w:r>
      <w:r w:rsidRPr="00192EC5">
        <w:rPr>
          <w:rFonts w:ascii="Calibri" w:hAnsi="Calibri" w:cs="Calibri"/>
          <w:noProof/>
        </w:rPr>
        <w:t xml:space="preserve"> (2018) ‘When is the best time to flower and disperse? A comparative analysis of plant reproductive phenology in the Mediterranean’, </w:t>
      </w:r>
      <w:r w:rsidRPr="00192EC5">
        <w:rPr>
          <w:rFonts w:ascii="Calibri" w:hAnsi="Calibri" w:cs="Calibri"/>
          <w:i/>
          <w:iCs/>
          <w:noProof/>
        </w:rPr>
        <w:t>Functional Ecology</w:t>
      </w:r>
      <w:r w:rsidRPr="00192EC5">
        <w:rPr>
          <w:rFonts w:ascii="Calibri" w:hAnsi="Calibri" w:cs="Calibri"/>
          <w:noProof/>
        </w:rPr>
        <w:t>, 32(7), pp. 1770–1783. doi: 10.1111/1365-2435.13098.</w:t>
      </w:r>
    </w:p>
    <w:p w14:paraId="04E57A23"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Segrestin, J., Navas, M. L. and Garnier, E. (2020) ‘Reproductive phenology as a dimension of the phenotypic space in 139 plant species from the Mediterranean’, </w:t>
      </w:r>
      <w:r w:rsidRPr="00192EC5">
        <w:rPr>
          <w:rFonts w:ascii="Calibri" w:hAnsi="Calibri" w:cs="Calibri"/>
          <w:i/>
          <w:iCs/>
          <w:noProof/>
        </w:rPr>
        <w:t>New Phytologist</w:t>
      </w:r>
      <w:r w:rsidRPr="00192EC5">
        <w:rPr>
          <w:rFonts w:ascii="Calibri" w:hAnsi="Calibri" w:cs="Calibri"/>
          <w:noProof/>
        </w:rPr>
        <w:t>, 225(2), pp. 740–753. doi: 10.1111/nph.16165.</w:t>
      </w:r>
    </w:p>
    <w:p w14:paraId="728B3D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lastRenderedPageBreak/>
        <w:t xml:space="preserve">Shimono, Y. and Kudo, G. (2005) ‘Comparisons of germination traits of alpine plants between fellfield and snowbed habitats’, </w:t>
      </w:r>
      <w:r w:rsidRPr="00192EC5">
        <w:rPr>
          <w:rFonts w:ascii="Calibri" w:hAnsi="Calibri" w:cs="Calibri"/>
          <w:i/>
          <w:iCs/>
          <w:noProof/>
        </w:rPr>
        <w:t>Ecological Research</w:t>
      </w:r>
      <w:r w:rsidRPr="00192EC5">
        <w:rPr>
          <w:rFonts w:ascii="Calibri" w:hAnsi="Calibri" w:cs="Calibri"/>
          <w:noProof/>
        </w:rPr>
        <w:t>, 20(2), pp. 189–197. doi: 10.1007/s11284-004-0031-8.</w:t>
      </w:r>
    </w:p>
    <w:p w14:paraId="62D54834"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Simons, A. M. (2011) ‘Modes of response to environmental change and the elusive empirical evidence for bet hedging’, </w:t>
      </w:r>
      <w:r w:rsidRPr="00192EC5">
        <w:rPr>
          <w:rFonts w:ascii="Calibri" w:hAnsi="Calibri" w:cs="Calibri"/>
          <w:i/>
          <w:iCs/>
          <w:noProof/>
        </w:rPr>
        <w:t>Proceedings of the Royal Society B: Biological Sciences</w:t>
      </w:r>
      <w:r w:rsidRPr="00192EC5">
        <w:rPr>
          <w:rFonts w:ascii="Calibri" w:hAnsi="Calibri" w:cs="Calibri"/>
          <w:noProof/>
        </w:rPr>
        <w:t>, 278(1712), pp. 1601–1609. doi: 10.1098/rspb.2011.0176.</w:t>
      </w:r>
    </w:p>
    <w:p w14:paraId="2B3FEF7F"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Thomson, Di. M., King, R. A. and Schultz, E. L. (2017) ‘Between invaders and a risky place: Exotic grasses alter demographic tradeoffs of native forb germination timing’, </w:t>
      </w:r>
      <w:r w:rsidRPr="00192EC5">
        <w:rPr>
          <w:rFonts w:ascii="Calibri" w:hAnsi="Calibri" w:cs="Calibri"/>
          <w:i/>
          <w:iCs/>
          <w:noProof/>
        </w:rPr>
        <w:t>Ecosphere</w:t>
      </w:r>
      <w:r w:rsidRPr="00192EC5">
        <w:rPr>
          <w:rFonts w:ascii="Calibri" w:hAnsi="Calibri" w:cs="Calibri"/>
          <w:noProof/>
        </w:rPr>
        <w:t>, 8(10). doi: 10.1002/ecs2.1987.</w:t>
      </w:r>
    </w:p>
    <w:p w14:paraId="4ED3B799"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Fernández-Pascual,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‘Habitat-related seed germination traits in alpine habitats’, </w:t>
      </w:r>
      <w:r w:rsidRPr="00192EC5">
        <w:rPr>
          <w:rFonts w:ascii="Calibri" w:hAnsi="Calibri" w:cs="Calibri"/>
          <w:i/>
          <w:iCs/>
          <w:noProof/>
        </w:rPr>
        <w:t>Ecology and Evolution</w:t>
      </w:r>
      <w:r w:rsidRPr="00192EC5">
        <w:rPr>
          <w:rFonts w:ascii="Calibri" w:hAnsi="Calibri" w:cs="Calibri"/>
          <w:noProof/>
        </w:rPr>
        <w:t>, 8(1), pp. 150–161. doi: 10.1002/ece3.3539.</w:t>
      </w:r>
    </w:p>
    <w:p w14:paraId="2B3747F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9A7CD3">
        <w:rPr>
          <w:rFonts w:ascii="Calibri" w:hAnsi="Calibri" w:cs="Calibri"/>
          <w:noProof/>
          <w:lang w:val="es-ES"/>
        </w:rPr>
        <w:t xml:space="preserve">Tudela-Isanta, M., Ladouceur, E., </w:t>
      </w:r>
      <w:r w:rsidRPr="009A7CD3">
        <w:rPr>
          <w:rFonts w:ascii="Calibri" w:hAnsi="Calibri" w:cs="Calibri"/>
          <w:i/>
          <w:iCs/>
          <w:noProof/>
          <w:lang w:val="es-ES"/>
        </w:rPr>
        <w:t>et al.</w:t>
      </w:r>
      <w:r w:rsidRPr="009A7CD3">
        <w:rPr>
          <w:rFonts w:ascii="Calibri" w:hAnsi="Calibri" w:cs="Calibri"/>
          <w:noProof/>
          <w:lang w:val="es-ES"/>
        </w:rPr>
        <w:t xml:space="preserve"> </w:t>
      </w:r>
      <w:r w:rsidRPr="00192EC5">
        <w:rPr>
          <w:rFonts w:ascii="Calibri" w:hAnsi="Calibri" w:cs="Calibri"/>
          <w:noProof/>
        </w:rPr>
        <w:t xml:space="preserve">(2018) ‘The seed germination niche limits the distribution of some plant species in calcareous or siliceous alpine bedrocks’, </w:t>
      </w:r>
      <w:r w:rsidRPr="00192EC5">
        <w:rPr>
          <w:rFonts w:ascii="Calibri" w:hAnsi="Calibri" w:cs="Calibri"/>
          <w:i/>
          <w:iCs/>
          <w:noProof/>
        </w:rPr>
        <w:t>Alpine Botany</w:t>
      </w:r>
      <w:r w:rsidRPr="00192EC5">
        <w:rPr>
          <w:rFonts w:ascii="Calibri" w:hAnsi="Calibri" w:cs="Calibri"/>
          <w:noProof/>
        </w:rPr>
        <w:t>, 128(1), pp. 83–95. doi: 10.1007/s00035-018-0199-0.</w:t>
      </w:r>
    </w:p>
    <w:p w14:paraId="02D0B157"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Venn, S., Morgan, J. W. and Lord, J. M. (2013) ‘Foliar freezing resistance of Australian alpine plants over the growing season’, </w:t>
      </w:r>
      <w:r w:rsidRPr="00192EC5">
        <w:rPr>
          <w:rFonts w:ascii="Calibri" w:hAnsi="Calibri" w:cs="Calibri"/>
          <w:i/>
          <w:iCs/>
          <w:noProof/>
        </w:rPr>
        <w:t>Austral Ecology</w:t>
      </w:r>
      <w:r w:rsidRPr="00192EC5">
        <w:rPr>
          <w:rFonts w:ascii="Calibri" w:hAnsi="Calibri" w:cs="Calibri"/>
          <w:noProof/>
        </w:rPr>
        <w:t>, 38(2), pp. 152–161.</w:t>
      </w:r>
    </w:p>
    <w:p w14:paraId="1B300B95"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Verdú, A. and Traveset, A. (2005) ‘EARLY EMERGENCE ENHANCES PLANT FITNESS: A PHYLOGENETICALLY CONTROLLED META-ANALYSIS’, </w:t>
      </w:r>
      <w:r w:rsidRPr="00192EC5">
        <w:rPr>
          <w:rFonts w:ascii="Calibri" w:hAnsi="Calibri" w:cs="Calibri"/>
          <w:i/>
          <w:iCs/>
          <w:noProof/>
        </w:rPr>
        <w:t>Ecology</w:t>
      </w:r>
      <w:r w:rsidRPr="00192EC5">
        <w:rPr>
          <w:rFonts w:ascii="Calibri" w:hAnsi="Calibri" w:cs="Calibri"/>
          <w:noProof/>
        </w:rPr>
        <w:t>, 86(6), pp. 1385–1394. doi: 10.1890/04-1647.</w:t>
      </w:r>
    </w:p>
    <w:p w14:paraId="1D3916B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Verrall, B., Green, K. and Pickering, C. M. (2023) ‘Temporal dynamics in alpine snowpatch plants along a snowmelt gradient explained by functional traits and strategies’, </w:t>
      </w:r>
      <w:r w:rsidRPr="00192EC5">
        <w:rPr>
          <w:rFonts w:ascii="Calibri" w:hAnsi="Calibri" w:cs="Calibri"/>
          <w:i/>
          <w:iCs/>
          <w:noProof/>
        </w:rPr>
        <w:t>Oecologia</w:t>
      </w:r>
      <w:r w:rsidRPr="00192EC5">
        <w:rPr>
          <w:rFonts w:ascii="Calibri" w:hAnsi="Calibri" w:cs="Calibri"/>
          <w:noProof/>
        </w:rPr>
        <w:t>, 201(1), pp. 155–171. doi: 10.1007/s00442-022-05297-3.</w:t>
      </w:r>
    </w:p>
    <w:p w14:paraId="3229552E"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Wagner, I. and Simons, A. M. (2009) ‘Divergence in Germination Traits among Arctic and Alpinepopulations of Koenigia islandica: Light Requirements’, </w:t>
      </w:r>
      <w:r w:rsidRPr="00192EC5">
        <w:rPr>
          <w:rFonts w:ascii="Calibri" w:hAnsi="Calibri" w:cs="Calibri"/>
          <w:i/>
          <w:iCs/>
          <w:noProof/>
        </w:rPr>
        <w:t>Plant Ecology</w:t>
      </w:r>
      <w:r w:rsidRPr="00192EC5">
        <w:rPr>
          <w:rFonts w:ascii="Calibri" w:hAnsi="Calibri" w:cs="Calibri"/>
          <w:noProof/>
        </w:rPr>
        <w:t>, 204(1), pp. 145–153. doi: 10.1007/sl 1258-009-9578-3.</w:t>
      </w:r>
    </w:p>
    <w:p w14:paraId="76B5925C"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Walck, J. L. </w:t>
      </w:r>
      <w:r w:rsidRPr="00192EC5">
        <w:rPr>
          <w:rFonts w:ascii="Calibri" w:hAnsi="Calibri" w:cs="Calibri"/>
          <w:i/>
          <w:iCs/>
          <w:noProof/>
        </w:rPr>
        <w:t>et al.</w:t>
      </w:r>
      <w:r w:rsidRPr="00192EC5">
        <w:rPr>
          <w:rFonts w:ascii="Calibri" w:hAnsi="Calibri" w:cs="Calibri"/>
          <w:noProof/>
        </w:rPr>
        <w:t xml:space="preserve"> (2011) ‘Climate change and plant regeneration from seed’, </w:t>
      </w:r>
      <w:r w:rsidRPr="00192EC5">
        <w:rPr>
          <w:rFonts w:ascii="Calibri" w:hAnsi="Calibri" w:cs="Calibri"/>
          <w:i/>
          <w:iCs/>
          <w:noProof/>
        </w:rPr>
        <w:t>Global Change Biology</w:t>
      </w:r>
      <w:r w:rsidRPr="00192EC5">
        <w:rPr>
          <w:rFonts w:ascii="Calibri" w:hAnsi="Calibri" w:cs="Calibri"/>
          <w:noProof/>
        </w:rPr>
        <w:t>, 17(6), pp. 2145–2161. doi: 10.1111/j.1365-2486.2010.02368.x.</w:t>
      </w:r>
    </w:p>
    <w:p w14:paraId="2EBCCCA8" w14:textId="77777777" w:rsidR="00192EC5" w:rsidRPr="00192EC5" w:rsidRDefault="00192EC5" w:rsidP="00192EC5">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Zhang, Y. </w:t>
      </w:r>
      <w:r w:rsidRPr="00192EC5">
        <w:rPr>
          <w:rFonts w:ascii="Calibri" w:hAnsi="Calibri" w:cs="Calibri"/>
          <w:i/>
          <w:iCs/>
          <w:noProof/>
        </w:rPr>
        <w:t>et al.</w:t>
      </w:r>
      <w:r w:rsidRPr="00192EC5">
        <w:rPr>
          <w:rFonts w:ascii="Calibri" w:hAnsi="Calibri" w:cs="Calibri"/>
          <w:noProof/>
        </w:rPr>
        <w:t xml:space="preserve"> (2005) ‘Soil temperature in Canada during the twentieth century: Complex responses to atmospheric climate change’, </w:t>
      </w:r>
      <w:r w:rsidRPr="00192EC5">
        <w:rPr>
          <w:rFonts w:ascii="Calibri" w:hAnsi="Calibri" w:cs="Calibri"/>
          <w:i/>
          <w:iCs/>
          <w:noProof/>
        </w:rPr>
        <w:t>Journal of Geophysical Research D: Atmospheres</w:t>
      </w:r>
      <w:r w:rsidRPr="00192EC5">
        <w:rPr>
          <w:rFonts w:ascii="Calibri" w:hAnsi="Calibri" w:cs="Calibri"/>
          <w:noProof/>
        </w:rPr>
        <w:t>, 110(3), pp. 1–15. doi: 10.1029/2004JD004910.</w:t>
      </w:r>
    </w:p>
    <w:p w14:paraId="5B42D738" w14:textId="7B060E14" w:rsidR="00023986" w:rsidRPr="00023986" w:rsidRDefault="00A0468A" w:rsidP="00023986">
      <w:pPr>
        <w:spacing w:line="360" w:lineRule="auto"/>
        <w:rPr>
          <w:lang w:eastAsia="ca-ES"/>
        </w:rPr>
      </w:pPr>
      <w:r>
        <w:rPr>
          <w:lang w:eastAsia="ca-ES"/>
        </w:rPr>
        <w:lastRenderedPageBreak/>
        <w:fldChar w:fldCharType="end"/>
      </w:r>
    </w:p>
    <w:p w14:paraId="34578495" w14:textId="66206AD8" w:rsidR="007E6974" w:rsidRPr="00F95F23" w:rsidRDefault="007E6974" w:rsidP="00023986">
      <w:pPr>
        <w:pStyle w:val="Ttulo2"/>
        <w:spacing w:line="360" w:lineRule="auto"/>
        <w:rPr>
          <w:lang w:eastAsia="ca-ES"/>
        </w:rPr>
      </w:pPr>
      <w:r w:rsidRPr="00F95F23">
        <w:rPr>
          <w:lang w:eastAsia="ca-ES"/>
        </w:rPr>
        <w:t>Supporting information</w:t>
      </w:r>
    </w:p>
    <w:p w14:paraId="58421F9D" w14:textId="1AC0E447" w:rsidR="004301E9" w:rsidRDefault="004301E9" w:rsidP="00023986">
      <w:pPr>
        <w:spacing w:line="360" w:lineRule="auto"/>
        <w:jc w:val="both"/>
      </w:pPr>
      <w:r w:rsidRPr="004301E9">
        <w:t>Additional Supporting Information may be found online in the</w:t>
      </w:r>
      <w:r w:rsidR="00B229CA">
        <w:t xml:space="preserve"> </w:t>
      </w:r>
      <w:r w:rsidRPr="004301E9">
        <w:t>Supporting Information section at the end of the article</w:t>
      </w:r>
      <w:r w:rsidR="00BF518C">
        <w:t>.</w:t>
      </w:r>
    </w:p>
    <w:p w14:paraId="5FA8A4D0" w14:textId="77777777" w:rsidR="00977D49" w:rsidRDefault="00977D49" w:rsidP="00977D49">
      <w:pPr>
        <w:spacing w:line="360" w:lineRule="auto"/>
        <w:jc w:val="both"/>
      </w:pPr>
      <w:r>
        <w:t>Table S1 Detailed incubator programs</w:t>
      </w:r>
    </w:p>
    <w:p w14:paraId="26825235" w14:textId="56CD2806" w:rsidR="009058CF" w:rsidRDefault="00DB19DB" w:rsidP="00023986">
      <w:pPr>
        <w:spacing w:line="360" w:lineRule="auto"/>
        <w:jc w:val="both"/>
      </w:pPr>
      <w:r>
        <w:t>Table</w:t>
      </w:r>
      <w:r w:rsidR="004301E9">
        <w:t xml:space="preserve"> S</w:t>
      </w:r>
      <w:r w:rsidR="00977D49">
        <w:t>2</w:t>
      </w:r>
      <w:r w:rsidR="009D6D7F">
        <w:t xml:space="preserve"> Raw germination data</w:t>
      </w:r>
    </w:p>
    <w:p w14:paraId="5A65368E" w14:textId="0EA184E5" w:rsidR="00F720B5" w:rsidRDefault="00F720B5" w:rsidP="00023986">
      <w:pPr>
        <w:spacing w:line="360" w:lineRule="auto"/>
        <w:jc w:val="both"/>
      </w:pPr>
      <w:r>
        <w:t>Table S3 Complete species germination traits</w:t>
      </w:r>
    </w:p>
    <w:p w14:paraId="77AF3242" w14:textId="3040D086" w:rsidR="007C764C" w:rsidRDefault="007C764C" w:rsidP="00023986">
      <w:pPr>
        <w:spacing w:line="360" w:lineRule="auto"/>
        <w:jc w:val="both"/>
      </w:pPr>
      <w:r>
        <w:t xml:space="preserve">Table S4 </w:t>
      </w:r>
    </w:p>
    <w:p w14:paraId="6DD8B7C9" w14:textId="683361CA" w:rsidR="007C764C" w:rsidRDefault="007C764C" w:rsidP="00023986">
      <w:pPr>
        <w:spacing w:line="360" w:lineRule="auto"/>
        <w:jc w:val="both"/>
      </w:pPr>
      <w:r>
        <w:t>Table S5 Phylogenetic signals and random factors significances</w:t>
      </w:r>
    </w:p>
    <w:p w14:paraId="3F6D35EB" w14:textId="275DE150" w:rsidR="00637C83" w:rsidRDefault="009058CF" w:rsidP="00023986">
      <w:pPr>
        <w:spacing w:line="360" w:lineRule="auto"/>
        <w:jc w:val="both"/>
      </w:pPr>
      <w:r>
        <w:t>Fig</w:t>
      </w:r>
      <w:r w:rsidR="00637C83">
        <w:t>. S1</w:t>
      </w:r>
      <w:r w:rsidR="00A52EA4">
        <w:t xml:space="preserve"> Germination traits correlation plots</w:t>
      </w:r>
    </w:p>
    <w:p w14:paraId="62743430" w14:textId="7B855FDA" w:rsidR="00637C83" w:rsidRDefault="00637C83" w:rsidP="00023986">
      <w:pPr>
        <w:spacing w:line="360" w:lineRule="auto"/>
        <w:jc w:val="both"/>
      </w:pPr>
      <w:r>
        <w:t>Fig. S2</w:t>
      </w:r>
      <w:r w:rsidR="005D42E3">
        <w:t xml:space="preserve"> Field and laboratory germination comparison</w:t>
      </w:r>
    </w:p>
    <w:p w14:paraId="6014D933" w14:textId="0E5BE618" w:rsidR="00330C2E" w:rsidRDefault="00330C2E" w:rsidP="00023986">
      <w:pPr>
        <w:spacing w:line="360" w:lineRule="auto"/>
        <w:jc w:val="both"/>
      </w:pPr>
      <w:r>
        <w:t>Fig. S3 Individual species germination curves per sampling site and incubator</w:t>
      </w:r>
    </w:p>
    <w:p w14:paraId="5ACFCCC0" w14:textId="77777777" w:rsidR="00BF518C" w:rsidRDefault="00637C83" w:rsidP="00023986">
      <w:pPr>
        <w:spacing w:line="360" w:lineRule="auto"/>
        <w:jc w:val="both"/>
      </w:pPr>
      <w:r>
        <w:t>Methods S1 R code with comments</w:t>
      </w:r>
    </w:p>
    <w:p w14:paraId="52C4498B" w14:textId="27486D20" w:rsidR="00757052" w:rsidRPr="00F95F23" w:rsidRDefault="00757052" w:rsidP="00023986">
      <w:pPr>
        <w:spacing w:line="360" w:lineRule="auto"/>
        <w:jc w:val="both"/>
        <w:rPr>
          <w:rFonts w:asciiTheme="majorHAnsi" w:eastAsiaTheme="majorEastAsia" w:hAnsiTheme="majorHAnsi" w:cstheme="majorBidi"/>
          <w:color w:val="2F5496" w:themeColor="accent1" w:themeShade="BF"/>
          <w:sz w:val="32"/>
          <w:szCs w:val="32"/>
        </w:rPr>
      </w:pPr>
      <w:r w:rsidRPr="00F95F23">
        <w:br w:type="page"/>
      </w:r>
    </w:p>
    <w:p w14:paraId="5150D8E0" w14:textId="0C912BE1" w:rsidR="00231E87" w:rsidRPr="00F95F23" w:rsidRDefault="00E86840" w:rsidP="00977D49">
      <w:pPr>
        <w:pStyle w:val="Ttulo1"/>
      </w:pPr>
      <w:r w:rsidRPr="00F95F23">
        <w:lastRenderedPageBreak/>
        <w:t>Tables and figures</w:t>
      </w:r>
    </w:p>
    <w:p w14:paraId="12FA0115" w14:textId="6DD3A9A2" w:rsidR="00E86840" w:rsidRPr="00F95F23" w:rsidRDefault="4C2B3569" w:rsidP="500F0B95">
      <w:pPr>
        <w:pStyle w:val="Sinespaciado"/>
        <w:jc w:val="both"/>
        <w:rPr>
          <w:lang w:eastAsia="ca-ES"/>
        </w:rPr>
      </w:pPr>
      <w:r w:rsidRPr="0059583C">
        <w:rPr>
          <w:b/>
          <w:bCs/>
          <w:lang w:eastAsia="ca-ES"/>
        </w:rPr>
        <w:t xml:space="preserve">Table </w:t>
      </w:r>
      <w:r w:rsidR="3AF9FA68" w:rsidRPr="0059583C">
        <w:rPr>
          <w:b/>
          <w:bCs/>
          <w:lang w:eastAsia="ca-ES"/>
        </w:rPr>
        <w:t>1</w:t>
      </w:r>
      <w:r w:rsidR="736E09AF" w:rsidRPr="0059583C">
        <w:rPr>
          <w:b/>
          <w:bCs/>
          <w:lang w:eastAsia="ca-ES"/>
        </w:rPr>
        <w:t>.</w:t>
      </w:r>
      <w:r w:rsidRPr="500F0B95">
        <w:rPr>
          <w:lang w:eastAsia="ca-ES"/>
        </w:rPr>
        <w:t xml:space="preserve"> Description of the </w:t>
      </w:r>
      <w:r w:rsidR="784CE8A9" w:rsidRPr="500F0B95">
        <w:rPr>
          <w:lang w:eastAsia="ca-ES"/>
        </w:rPr>
        <w:t xml:space="preserve">germination phenology </w:t>
      </w:r>
      <w:r w:rsidR="1B946AA6" w:rsidRPr="500F0B95">
        <w:rPr>
          <w:lang w:eastAsia="ca-ES"/>
        </w:rPr>
        <w:t xml:space="preserve">traits </w:t>
      </w:r>
      <w:r w:rsidRPr="500F0B95">
        <w:rPr>
          <w:lang w:eastAsia="ca-ES"/>
        </w:rPr>
        <w:t xml:space="preserve">calculated in our study along with their ecological significance. </w:t>
      </w:r>
      <w:r w:rsidR="09E17486" w:rsidRPr="500F0B95">
        <w:rPr>
          <w:lang w:eastAsia="ca-ES"/>
        </w:rPr>
        <w:t>Traits</w:t>
      </w:r>
      <w:r w:rsidRPr="500F0B95">
        <w:rPr>
          <w:lang w:eastAsia="ca-ES"/>
        </w:rPr>
        <w:t xml:space="preserve"> were calculated for petri dish and used as replicates per each </w:t>
      </w:r>
      <w:r w:rsidR="637EC6FE" w:rsidRPr="500F0B95">
        <w:rPr>
          <w:lang w:eastAsia="ca-ES"/>
        </w:rPr>
        <w:t>seed lot</w:t>
      </w:r>
      <w:r w:rsidRPr="500F0B95">
        <w:rPr>
          <w:lang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F95F23" w14:paraId="2F750289" w14:textId="77777777" w:rsidTr="004409ED">
        <w:trPr>
          <w:trHeight w:val="539"/>
        </w:trPr>
        <w:tc>
          <w:tcPr>
            <w:tcW w:w="1696" w:type="dxa"/>
          </w:tcPr>
          <w:p w14:paraId="1C083642" w14:textId="77777777" w:rsidR="00E86840" w:rsidRPr="00F95F23" w:rsidRDefault="00E86840" w:rsidP="004409ED">
            <w:pPr>
              <w:jc w:val="both"/>
            </w:pPr>
          </w:p>
        </w:tc>
        <w:tc>
          <w:tcPr>
            <w:tcW w:w="3119" w:type="dxa"/>
          </w:tcPr>
          <w:p w14:paraId="02163B3A" w14:textId="77777777" w:rsidR="00E86840" w:rsidRPr="00F95F23" w:rsidRDefault="00E86840" w:rsidP="004409ED">
            <w:pPr>
              <w:jc w:val="both"/>
            </w:pPr>
            <w:r w:rsidRPr="00F95F23">
              <w:t>Description</w:t>
            </w:r>
          </w:p>
        </w:tc>
        <w:tc>
          <w:tcPr>
            <w:tcW w:w="3669" w:type="dxa"/>
          </w:tcPr>
          <w:p w14:paraId="29EACADB" w14:textId="77777777" w:rsidR="00E86840" w:rsidRPr="00F95F23" w:rsidRDefault="00E86840" w:rsidP="004409ED">
            <w:pPr>
              <w:jc w:val="both"/>
            </w:pPr>
            <w:r w:rsidRPr="00F95F23">
              <w:t>Ecological significance</w:t>
            </w:r>
          </w:p>
        </w:tc>
      </w:tr>
      <w:tr w:rsidR="00D24914" w:rsidRPr="00F95F23" w14:paraId="439A7848" w14:textId="77777777" w:rsidTr="004409ED">
        <w:trPr>
          <w:trHeight w:val="581"/>
        </w:trPr>
        <w:tc>
          <w:tcPr>
            <w:tcW w:w="1696" w:type="dxa"/>
          </w:tcPr>
          <w:p w14:paraId="34DAA548" w14:textId="48DF4DB7" w:rsidR="00D24914" w:rsidRPr="00F95F23" w:rsidRDefault="00D24914" w:rsidP="004409ED">
            <w:pPr>
              <w:jc w:val="both"/>
            </w:pPr>
            <w:r w:rsidRPr="00F95F23">
              <w:t xml:space="preserve">Autumn germination </w:t>
            </w:r>
          </w:p>
        </w:tc>
        <w:tc>
          <w:tcPr>
            <w:tcW w:w="3119" w:type="dxa"/>
          </w:tcPr>
          <w:p w14:paraId="43039D16" w14:textId="760017EE" w:rsidR="00D24914" w:rsidRPr="00F95F23" w:rsidRDefault="00D24914" w:rsidP="004409ED">
            <w:pPr>
              <w:jc w:val="both"/>
            </w:pPr>
            <w:r w:rsidRPr="00F95F23">
              <w:t>Germination at mid-November</w:t>
            </w:r>
            <w:r w:rsidR="003D4BFD" w:rsidRPr="00F95F23">
              <w:t>, last check before winter</w:t>
            </w:r>
            <w:r w:rsidR="002414ED" w:rsidRPr="00F95F23">
              <w:t xml:space="preserve"> </w:t>
            </w:r>
            <w:r w:rsidR="002414ED" w:rsidRPr="00F95F23">
              <w:rPr>
                <w:rFonts w:eastAsia="Times New Roman" w:cstheme="minorHAnsi"/>
                <w:color w:val="000000"/>
                <w:lang w:eastAsia="ca-ES"/>
              </w:rPr>
              <w:t>(T mean &lt; 3.5 ºC)</w:t>
            </w:r>
            <w:r w:rsidRPr="00F95F23">
              <w:t>.</w:t>
            </w:r>
          </w:p>
        </w:tc>
        <w:tc>
          <w:tcPr>
            <w:tcW w:w="3669" w:type="dxa"/>
          </w:tcPr>
          <w:p w14:paraId="7CAE3E57" w14:textId="610F517E" w:rsidR="00D24914" w:rsidRPr="00F95F23" w:rsidRDefault="00D24914" w:rsidP="004409ED">
            <w:pPr>
              <w:jc w:val="both"/>
            </w:pPr>
            <w:r w:rsidRPr="00F95F23">
              <w:t xml:space="preserve">Germination without cold stratification requirement. Seeds germinate fast and </w:t>
            </w:r>
            <w:r w:rsidR="009A4511" w:rsidRPr="00F95F23">
              <w:t>seedlings can develop b</w:t>
            </w:r>
            <w:r w:rsidRPr="00F95F23">
              <w:t>efore winter.</w:t>
            </w:r>
          </w:p>
        </w:tc>
      </w:tr>
      <w:tr w:rsidR="003D4BFD" w:rsidRPr="00F95F23" w14:paraId="7A40296F" w14:textId="77777777" w:rsidTr="004409ED">
        <w:trPr>
          <w:trHeight w:val="791"/>
        </w:trPr>
        <w:tc>
          <w:tcPr>
            <w:tcW w:w="1696" w:type="dxa"/>
          </w:tcPr>
          <w:p w14:paraId="0700931F" w14:textId="1743ABD4" w:rsidR="003D4BFD" w:rsidRPr="00F95F23" w:rsidRDefault="003D4BFD" w:rsidP="004409ED">
            <w:pPr>
              <w:jc w:val="both"/>
            </w:pPr>
            <w:r w:rsidRPr="00F95F23">
              <w:t>Winter germination</w:t>
            </w:r>
          </w:p>
        </w:tc>
        <w:tc>
          <w:tcPr>
            <w:tcW w:w="3119" w:type="dxa"/>
          </w:tcPr>
          <w:p w14:paraId="3C18B8C5" w14:textId="32F0FF18" w:rsidR="003D4BFD" w:rsidRPr="00F95F23" w:rsidRDefault="00245324" w:rsidP="004409ED">
            <w:pPr>
              <w:jc w:val="both"/>
            </w:pPr>
            <w:r w:rsidRPr="00F95F23">
              <w:rPr>
                <w:rFonts w:eastAsia="Times New Roman" w:cstheme="minorHAnsi"/>
                <w:color w:val="000000"/>
                <w:lang w:eastAsia="ca-ES"/>
              </w:rPr>
              <w:t>F</w:t>
            </w:r>
            <w:r w:rsidR="00240F9B" w:rsidRPr="00F95F23">
              <w:rPr>
                <w:rFonts w:eastAsia="Times New Roman" w:cstheme="minorHAnsi"/>
                <w:color w:val="000000"/>
                <w:lang w:eastAsia="ca-ES"/>
              </w:rPr>
              <w:t>rom last germination score before winter</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T mean &lt; 3.5 ºC</w:t>
            </w:r>
            <w:r w:rsidRPr="00F95F23">
              <w:rPr>
                <w:rFonts w:eastAsia="Times New Roman" w:cstheme="minorHAnsi"/>
                <w:color w:val="000000"/>
                <w:lang w:eastAsia="ca-ES"/>
              </w:rPr>
              <w:t>,</w:t>
            </w:r>
            <w:r w:rsidR="00240F9B" w:rsidRPr="00F95F23">
              <w:rPr>
                <w:rFonts w:eastAsia="Times New Roman" w:cstheme="minorHAnsi"/>
                <w:color w:val="000000"/>
                <w:lang w:eastAsia="ca-ES"/>
              </w:rPr>
              <w:t xml:space="preserve"> until T mean &gt; 2 ºC. Different length in each incubator</w:t>
            </w:r>
            <w:r w:rsidR="009A4511" w:rsidRPr="00F95F23">
              <w:rPr>
                <w:rFonts w:eastAsia="Times New Roman" w:cstheme="minorHAnsi"/>
                <w:color w:val="000000"/>
                <w:lang w:eastAsia="ca-ES"/>
              </w:rPr>
              <w:t>.</w:t>
            </w:r>
          </w:p>
        </w:tc>
        <w:tc>
          <w:tcPr>
            <w:tcW w:w="3669" w:type="dxa"/>
          </w:tcPr>
          <w:p w14:paraId="1B75335D" w14:textId="499FA54D" w:rsidR="003D4BFD" w:rsidRPr="00F95F23" w:rsidRDefault="003D4BFD" w:rsidP="004409ED">
            <w:pPr>
              <w:jc w:val="both"/>
            </w:pPr>
            <w:r w:rsidRPr="00F95F23">
              <w:t>Germination of species able to germinate under snow-like conditions (zero degrees and darkness). Maximizes ability of taking advantage of water available during.</w:t>
            </w:r>
          </w:p>
        </w:tc>
      </w:tr>
      <w:tr w:rsidR="00D24914" w:rsidRPr="00F95F23" w14:paraId="2CC42609" w14:textId="77777777" w:rsidTr="004409ED">
        <w:trPr>
          <w:trHeight w:val="791"/>
        </w:trPr>
        <w:tc>
          <w:tcPr>
            <w:tcW w:w="1696" w:type="dxa"/>
          </w:tcPr>
          <w:p w14:paraId="1805328F" w14:textId="29C12D7F" w:rsidR="00D24914" w:rsidRPr="00F95F23" w:rsidRDefault="00D24914" w:rsidP="004409ED">
            <w:pPr>
              <w:jc w:val="both"/>
            </w:pPr>
            <w:r w:rsidRPr="00F95F23">
              <w:t xml:space="preserve">Spring germination </w:t>
            </w:r>
          </w:p>
        </w:tc>
        <w:tc>
          <w:tcPr>
            <w:tcW w:w="3119" w:type="dxa"/>
          </w:tcPr>
          <w:p w14:paraId="1A71479B" w14:textId="1B382C02" w:rsidR="00D24914" w:rsidRPr="00F95F23" w:rsidRDefault="00D24914" w:rsidP="004409ED">
            <w:pPr>
              <w:jc w:val="both"/>
            </w:pPr>
            <w:r w:rsidRPr="00F95F23">
              <w:t xml:space="preserve">Germination at </w:t>
            </w:r>
            <w:r w:rsidR="003D4BFD" w:rsidRPr="00F95F23">
              <w:t xml:space="preserve">the summer solstice </w:t>
            </w:r>
            <w:r w:rsidRPr="00F95F23">
              <w:t xml:space="preserve">relative to end of </w:t>
            </w:r>
            <w:r w:rsidR="003D4BFD" w:rsidRPr="00F95F23">
              <w:t>winter period</w:t>
            </w:r>
            <w:r w:rsidRPr="00F95F23">
              <w:t xml:space="preserve"> (</w:t>
            </w:r>
            <w:r w:rsidR="001E4FBD" w:rsidRPr="00F95F23">
              <w:t xml:space="preserve">from </w:t>
            </w:r>
            <w:proofErr w:type="spellStart"/>
            <w:r w:rsidR="001E4FBD" w:rsidRPr="00F95F23">
              <w:t>T</w:t>
            </w:r>
            <w:r w:rsidR="00110248" w:rsidRPr="00F95F23">
              <w:t>mean</w:t>
            </w:r>
            <w:proofErr w:type="spellEnd"/>
            <w:r w:rsidR="001E4FBD" w:rsidRPr="00F95F23">
              <w:t xml:space="preserve"> &gt;</w:t>
            </w:r>
            <w:r w:rsidR="006345E3" w:rsidRPr="00F95F23">
              <w:t xml:space="preserve"> </w:t>
            </w:r>
            <w:r w:rsidR="00110248" w:rsidRPr="00F95F23">
              <w:t>2</w:t>
            </w:r>
            <w:r w:rsidR="001E4FBD" w:rsidRPr="00F95F23">
              <w:t>ºC</w:t>
            </w:r>
            <w:r w:rsidR="003D4BFD" w:rsidRPr="00F95F23">
              <w:t xml:space="preserve"> </w:t>
            </w:r>
            <w:r w:rsidRPr="00F95F23">
              <w:t xml:space="preserve">to </w:t>
            </w:r>
            <w:r w:rsidR="00245324" w:rsidRPr="00F95F23">
              <w:t>summer solstice</w:t>
            </w:r>
            <w:r w:rsidR="003D4BFD" w:rsidRPr="00F95F23">
              <w:t>)</w:t>
            </w:r>
            <w:r w:rsidRPr="00F95F23">
              <w:t>.</w:t>
            </w:r>
            <w:r w:rsidR="003D4BFD" w:rsidRPr="00F95F23">
              <w:t xml:space="preserve"> Different length in each incubator</w:t>
            </w:r>
            <w:r w:rsidR="006E042B" w:rsidRPr="00F95F23">
              <w:t>.</w:t>
            </w:r>
          </w:p>
        </w:tc>
        <w:tc>
          <w:tcPr>
            <w:tcW w:w="3669" w:type="dxa"/>
          </w:tcPr>
          <w:p w14:paraId="06D4CCDE" w14:textId="4D462F14" w:rsidR="00D24914" w:rsidRPr="00F95F23" w:rsidRDefault="00D24914" w:rsidP="004409ED">
            <w:pPr>
              <w:jc w:val="both"/>
            </w:pPr>
            <w:r w:rsidRPr="00F95F23">
              <w:t>Germination with cold stratification requirement but no need for high temperatures. Rapid onset of germination following snowmelt.</w:t>
            </w:r>
          </w:p>
        </w:tc>
      </w:tr>
      <w:tr w:rsidR="00D24914" w:rsidRPr="00F95F23" w14:paraId="54AAAE03" w14:textId="77777777" w:rsidTr="004409ED">
        <w:trPr>
          <w:trHeight w:val="602"/>
        </w:trPr>
        <w:tc>
          <w:tcPr>
            <w:tcW w:w="1696" w:type="dxa"/>
          </w:tcPr>
          <w:p w14:paraId="7BF3E262" w14:textId="4A1CE34E" w:rsidR="00D24914" w:rsidRPr="00F95F23" w:rsidRDefault="00D24914" w:rsidP="004409ED">
            <w:pPr>
              <w:jc w:val="both"/>
            </w:pPr>
            <w:r w:rsidRPr="00F95F23">
              <w:t xml:space="preserve">Summer germination </w:t>
            </w:r>
          </w:p>
        </w:tc>
        <w:tc>
          <w:tcPr>
            <w:tcW w:w="3119" w:type="dxa"/>
          </w:tcPr>
          <w:p w14:paraId="5640D5DE" w14:textId="279DCC59" w:rsidR="00D24914" w:rsidRPr="00F95F23" w:rsidRDefault="00D24914" w:rsidP="004409ED">
            <w:pPr>
              <w:jc w:val="both"/>
            </w:pPr>
            <w:r w:rsidRPr="00F95F23">
              <w:t>Germination at mid-September relative to spring.</w:t>
            </w:r>
          </w:p>
        </w:tc>
        <w:tc>
          <w:tcPr>
            <w:tcW w:w="3669" w:type="dxa"/>
          </w:tcPr>
          <w:p w14:paraId="105980B1" w14:textId="4E4D213E" w:rsidR="00D24914" w:rsidRPr="00F95F23" w:rsidRDefault="00D24914" w:rsidP="004409ED">
            <w:pPr>
              <w:jc w:val="both"/>
            </w:pPr>
            <w:r w:rsidRPr="00F95F23">
              <w:t xml:space="preserve">Germination of species with cold stratification and warm cued germination. Germination delayed until </w:t>
            </w:r>
            <w:r w:rsidR="009A4511" w:rsidRPr="00F95F23">
              <w:t>late growing season</w:t>
            </w:r>
            <w:r w:rsidRPr="00F95F23">
              <w:t>.</w:t>
            </w:r>
          </w:p>
        </w:tc>
      </w:tr>
      <w:tr w:rsidR="003D4BFD" w:rsidRPr="00F95F23" w14:paraId="7FB50960" w14:textId="77777777" w:rsidTr="004409ED">
        <w:trPr>
          <w:trHeight w:val="602"/>
        </w:trPr>
        <w:tc>
          <w:tcPr>
            <w:tcW w:w="1696" w:type="dxa"/>
          </w:tcPr>
          <w:p w14:paraId="0F7BC563" w14:textId="21A01675" w:rsidR="003D4BFD" w:rsidRPr="00F95F23" w:rsidRDefault="003D4BFD" w:rsidP="004409ED">
            <w:pPr>
              <w:jc w:val="both"/>
            </w:pPr>
            <w:r w:rsidRPr="00F95F23">
              <w:t>Total germination</w:t>
            </w:r>
          </w:p>
        </w:tc>
        <w:tc>
          <w:tcPr>
            <w:tcW w:w="3119" w:type="dxa"/>
          </w:tcPr>
          <w:p w14:paraId="1A501F63" w14:textId="29A80F95" w:rsidR="003D4BFD" w:rsidRPr="00F95F23" w:rsidRDefault="003D4BFD" w:rsidP="004409ED">
            <w:pPr>
              <w:jc w:val="both"/>
            </w:pPr>
            <w:r w:rsidRPr="00F95F23">
              <w:t>Total amount of seeds germinated</w:t>
            </w:r>
            <w:r w:rsidR="008E523D" w:rsidRPr="00F95F23">
              <w:t xml:space="preserve"> at </w:t>
            </w:r>
            <w:r w:rsidR="00537C89" w:rsidRPr="00F95F23">
              <w:t>the end of the experiment</w:t>
            </w:r>
            <w:r w:rsidRPr="00F95F23">
              <w:t>.</w:t>
            </w:r>
          </w:p>
        </w:tc>
        <w:tc>
          <w:tcPr>
            <w:tcW w:w="3669" w:type="dxa"/>
          </w:tcPr>
          <w:p w14:paraId="0ED0EA31" w14:textId="2639243C" w:rsidR="003D4BFD" w:rsidRPr="00F95F23" w:rsidRDefault="003D4BFD" w:rsidP="004409ED">
            <w:pPr>
              <w:jc w:val="both"/>
            </w:pPr>
            <w:r w:rsidRPr="00F95F23">
              <w:t>Higher total germination means high potential of regeneration by seeds within the year after dispersal.</w:t>
            </w:r>
            <w:r w:rsidR="00B36ED7" w:rsidRPr="00F95F23">
              <w:t xml:space="preserve"> Low values could potentially indicate</w:t>
            </w:r>
            <w:r w:rsidR="00DE4058" w:rsidRPr="00F95F23">
              <w:t xml:space="preserve"> a higher bet for long-term soil seed bank.</w:t>
            </w:r>
          </w:p>
        </w:tc>
      </w:tr>
      <w:tr w:rsidR="00D24914" w:rsidRPr="00F95F23" w14:paraId="05C9CC35" w14:textId="77777777" w:rsidTr="004409ED">
        <w:trPr>
          <w:trHeight w:val="729"/>
        </w:trPr>
        <w:tc>
          <w:tcPr>
            <w:tcW w:w="1696" w:type="dxa"/>
          </w:tcPr>
          <w:p w14:paraId="441A046E" w14:textId="71C9E0A3" w:rsidR="00D24914" w:rsidRPr="00F95F23" w:rsidRDefault="00D24914" w:rsidP="004409ED">
            <w:r w:rsidRPr="00F95F23">
              <w:t xml:space="preserve">t50 </w:t>
            </w:r>
          </w:p>
        </w:tc>
        <w:tc>
          <w:tcPr>
            <w:tcW w:w="3119" w:type="dxa"/>
          </w:tcPr>
          <w:p w14:paraId="3528C6CE" w14:textId="0B69F65E" w:rsidR="00D24914" w:rsidRPr="00F95F23" w:rsidRDefault="00D24914" w:rsidP="004409ED">
            <w:pPr>
              <w:jc w:val="both"/>
            </w:pPr>
            <w:r w:rsidRPr="00F95F23">
              <w:t>Time to reach 50% germination.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785F9450" w14:textId="7A1A4A4F" w:rsidR="00D24914" w:rsidRPr="00F95F23" w:rsidRDefault="00D24914" w:rsidP="004409ED">
            <w:pPr>
              <w:jc w:val="both"/>
            </w:pPr>
            <w:r w:rsidRPr="00F95F23">
              <w:t>Precocious vs. delayed germination along the year. Higher values indicate that germination tends to occur later in the year.</w:t>
            </w:r>
          </w:p>
        </w:tc>
      </w:tr>
      <w:tr w:rsidR="00D24914" w:rsidRPr="00F95F23" w14:paraId="7C549749" w14:textId="77777777" w:rsidTr="004409ED">
        <w:trPr>
          <w:trHeight w:val="134"/>
        </w:trPr>
        <w:tc>
          <w:tcPr>
            <w:tcW w:w="1696" w:type="dxa"/>
          </w:tcPr>
          <w:p w14:paraId="29ABCC92" w14:textId="4C4138A5" w:rsidR="00D24914" w:rsidRPr="00F95F23" w:rsidRDefault="00D24914" w:rsidP="004409ED">
            <w:pPr>
              <w:jc w:val="both"/>
            </w:pPr>
            <w:r w:rsidRPr="00F95F23">
              <w:t>Environmental heat sum (EHS)</w:t>
            </w:r>
          </w:p>
        </w:tc>
        <w:tc>
          <w:tcPr>
            <w:tcW w:w="3119" w:type="dxa"/>
          </w:tcPr>
          <w:p w14:paraId="3ED3C32C" w14:textId="3E0B4E4B" w:rsidR="00D24914" w:rsidRPr="00F95F23" w:rsidRDefault="00D24914" w:rsidP="004409ED">
            <w:pPr>
              <w:jc w:val="both"/>
            </w:pPr>
            <w:r w:rsidRPr="00F95F23">
              <w:t xml:space="preserve">Sum of degrees (T mean) needed to reach </w:t>
            </w:r>
            <w:r w:rsidR="00110248" w:rsidRPr="00F95F23">
              <w:t>T</w:t>
            </w:r>
            <w:r w:rsidRPr="00F95F23">
              <w:t>50. Species under 50% germination were excluded from analysis (</w:t>
            </w:r>
            <w:r w:rsidR="00110248" w:rsidRPr="00F95F23">
              <w:t>N</w:t>
            </w:r>
            <w:r w:rsidRPr="00F95F23">
              <w:t xml:space="preserve"> = </w:t>
            </w:r>
            <w:r w:rsidR="001D216F" w:rsidRPr="00F95F23">
              <w:t>68</w:t>
            </w:r>
            <w:r w:rsidRPr="00F95F23">
              <w:t xml:space="preserve"> seed lots).</w:t>
            </w:r>
          </w:p>
        </w:tc>
        <w:tc>
          <w:tcPr>
            <w:tcW w:w="3669" w:type="dxa"/>
          </w:tcPr>
          <w:p w14:paraId="5CF3496C" w14:textId="5D2F3CEB" w:rsidR="00D24914" w:rsidRPr="00F95F23" w:rsidRDefault="00D24914" w:rsidP="004409ED">
            <w:pPr>
              <w:jc w:val="both"/>
            </w:pPr>
            <w:r w:rsidRPr="00F95F23">
              <w:t>Physiological threshold to accumulate heat before germination. A species and individual trait, it should be independent of the incubator.</w:t>
            </w:r>
          </w:p>
        </w:tc>
      </w:tr>
    </w:tbl>
    <w:p w14:paraId="1B0EB849" w14:textId="183539B2" w:rsidR="00045C0D" w:rsidRDefault="00045C0D"/>
    <w:p w14:paraId="4F58AEC2" w14:textId="3ADF4FA5" w:rsidR="00152712" w:rsidRPr="00045C0D" w:rsidRDefault="00045C0D">
      <w:r>
        <w:br w:type="page"/>
      </w:r>
    </w:p>
    <w:p w14:paraId="41677E9B" w14:textId="0BE63F15" w:rsidR="008E3C19" w:rsidRPr="00F95F23" w:rsidRDefault="00EB7C71" w:rsidP="00231E87">
      <w:pPr>
        <w:pStyle w:val="Sinespaciado"/>
        <w:jc w:val="both"/>
      </w:pPr>
      <w:r>
        <w:lastRenderedPageBreak/>
        <w:t>Fig.</w:t>
      </w:r>
      <w:r w:rsidR="00231E87" w:rsidRPr="00F95F23">
        <w:t xml:space="preserve"> 1</w:t>
      </w:r>
      <w:r w:rsidR="00B010DC">
        <w:t xml:space="preserve"> Study system description. (a)</w:t>
      </w:r>
      <w:r w:rsidR="00E86840" w:rsidRPr="00F95F23">
        <w:t xml:space="preserve"> Map of the study sites in northwest Spain</w:t>
      </w:r>
      <w:r w:rsidR="00F60515" w:rsidRPr="00F95F23">
        <w:t>,</w:t>
      </w:r>
      <w:r w:rsidR="00E86840" w:rsidRPr="00F95F23">
        <w:t xml:space="preserve"> with</w:t>
      </w:r>
      <w:r w:rsidR="00F60515" w:rsidRPr="00F95F23">
        <w:t>in</w:t>
      </w:r>
      <w:r w:rsidR="00E86840" w:rsidRPr="00F95F23">
        <w:t xml:space="preserve"> the Cantabrian Mountain and the location of our two </w:t>
      </w:r>
      <w:r w:rsidR="006E2D3D" w:rsidRPr="00F95F23">
        <w:t>systems</w:t>
      </w:r>
      <w:r w:rsidR="00E86840" w:rsidRPr="00F95F23">
        <w:t xml:space="preserve">: </w:t>
      </w:r>
      <w:r w:rsidR="008429D7" w:rsidRPr="00F95F23">
        <w:t>Mediterranean</w:t>
      </w:r>
      <w:r w:rsidR="00DE7540" w:rsidRPr="00F95F23">
        <w:t xml:space="preserve"> (</w:t>
      </w:r>
      <w:r w:rsidR="00FE0D12" w:rsidRPr="00F95F23">
        <w:t>yellow</w:t>
      </w:r>
      <w:r w:rsidR="00DE7540" w:rsidRPr="00F95F23">
        <w:t>)</w:t>
      </w:r>
      <w:r w:rsidR="00E86840" w:rsidRPr="00F95F23">
        <w:t xml:space="preserve"> and </w:t>
      </w:r>
      <w:r w:rsidR="008429D7" w:rsidRPr="00F95F23">
        <w:t>Temperate</w:t>
      </w:r>
      <w:r w:rsidR="00DE7540" w:rsidRPr="00F95F23">
        <w:t xml:space="preserve"> (</w:t>
      </w:r>
      <w:r w:rsidR="00FE0D12" w:rsidRPr="00F95F23">
        <w:t>green</w:t>
      </w:r>
      <w:r w:rsidR="00DE7540" w:rsidRPr="00F95F23">
        <w:t>)</w:t>
      </w:r>
      <w:r w:rsidR="00E86840" w:rsidRPr="00F95F23">
        <w:t xml:space="preserve">. </w:t>
      </w:r>
      <w:r w:rsidR="00B010DC">
        <w:t>(b)</w:t>
      </w:r>
      <w:r w:rsidR="00FE0D12" w:rsidRPr="00F95F23">
        <w:t xml:space="preserve"> </w:t>
      </w:r>
      <w:r w:rsidR="00DE7540" w:rsidRPr="00F95F23">
        <w:t xml:space="preserve">Boxplots show respectively Mean annual air temperature (bio1) and </w:t>
      </w:r>
      <w:r w:rsidR="00B010DC" w:rsidRPr="00F95F23">
        <w:t>summer</w:t>
      </w:r>
      <w:r w:rsidR="00DE7540" w:rsidRPr="00F95F23">
        <w:t xml:space="preserve"> precipitation (bio17) calculated from</w:t>
      </w:r>
      <w:r w:rsidR="004F0962" w:rsidRPr="00F95F23">
        <w:t xml:space="preserve"> CHELSA 2.1 </w:t>
      </w:r>
      <w:r w:rsidR="00762604" w:rsidRPr="00F95F23">
        <w:t xml:space="preserve">(averages from 1981 - 2010) </w:t>
      </w:r>
      <w:r w:rsidR="004F0962" w:rsidRPr="00F95F23">
        <w:t>based on 47 location</w:t>
      </w:r>
      <w:r w:rsidR="00E8786D" w:rsidRPr="00F95F23">
        <w:t>s</w:t>
      </w:r>
      <w:r w:rsidR="004F0962" w:rsidRPr="00F95F23">
        <w:t xml:space="preserve"> per each study site. </w:t>
      </w:r>
      <w:r w:rsidR="00B010DC">
        <w:t>(c)</w:t>
      </w:r>
      <w:r w:rsidR="00FE0D12" w:rsidRPr="00F95F23">
        <w:t xml:space="preserve"> Weekly means of soil temperatures (</w:t>
      </w:r>
      <w:proofErr w:type="spellStart"/>
      <w:r w:rsidR="00FE0D12" w:rsidRPr="00F95F23">
        <w:t>Tmax</w:t>
      </w:r>
      <w:proofErr w:type="spellEnd"/>
      <w:r w:rsidR="00FE0D12" w:rsidRPr="00F95F23">
        <w:t xml:space="preserve"> and </w:t>
      </w:r>
      <w:proofErr w:type="spellStart"/>
      <w:r w:rsidR="00FE0D12" w:rsidRPr="00F95F23">
        <w:t>Tmin</w:t>
      </w:r>
      <w:proofErr w:type="spellEnd"/>
      <w:r w:rsidR="00FE0D12" w:rsidRPr="00F95F23">
        <w:t xml:space="preserve"> at 5 cm depth) measured during 10 years in two alpine sites of the Picos de Europa National Park, Cantabrian Mountains, Spain. Image of MLog5W, </w:t>
      </w:r>
      <w:proofErr w:type="spellStart"/>
      <w:r w:rsidR="00FE0D12" w:rsidRPr="00F95F23">
        <w:t>Geoprecision</w:t>
      </w:r>
      <w:proofErr w:type="spellEnd"/>
      <w:r w:rsidR="00FE0D12" w:rsidRPr="00F95F23">
        <w:t xml:space="preserve"> datalogger used in the field. </w:t>
      </w:r>
      <w:r w:rsidR="00B010DC">
        <w:t xml:space="preserve">(d) </w:t>
      </w:r>
      <w:r w:rsidR="00FE0D12" w:rsidRPr="00F95F23">
        <w:t>Experimental temperature programs with weekly resolution, daily temperature ramps and monthly photoperiods to represent fellfield and snowbed scenarios in laboratory incubators. Both incubators were con</w:t>
      </w:r>
      <w:r>
        <w:t>fig</w:t>
      </w:r>
      <w:r w:rsidR="00FE0D12" w:rsidRPr="00F95F23">
        <w:t xml:space="preserve">ured based on real field data showed in </w:t>
      </w:r>
      <w:r w:rsidR="00047810" w:rsidRPr="00F95F23">
        <w:t>C</w:t>
      </w:r>
      <w:r w:rsidR="00FE0D12" w:rsidRPr="00F95F23">
        <w:t>.</w:t>
      </w:r>
    </w:p>
    <w:p w14:paraId="7A718AF7" w14:textId="102FF812" w:rsidR="006963F2" w:rsidRPr="009157C1" w:rsidRDefault="009157C1" w:rsidP="00E86840">
      <w:pPr>
        <w:spacing w:line="360" w:lineRule="auto"/>
        <w:jc w:val="both"/>
        <w:rPr>
          <w:rFonts w:cstheme="minorHAnsi"/>
        </w:rPr>
      </w:pPr>
      <w:r>
        <w:rPr>
          <w:rFonts w:cstheme="minorHAnsi"/>
          <w:noProof/>
          <w:lang w:val="ca-ES" w:eastAsia="ca-ES"/>
        </w:rPr>
        <w:drawing>
          <wp:inline distT="0" distB="0" distL="0" distR="0" wp14:anchorId="1B4C8057" wp14:editId="292C828C">
            <wp:extent cx="5400040" cy="2785110"/>
            <wp:effectExtent l="0" t="0" r="0"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85110"/>
                    </a:xfrm>
                    <a:prstGeom prst="rect">
                      <a:avLst/>
                    </a:prstGeom>
                  </pic:spPr>
                </pic:pic>
              </a:graphicData>
            </a:graphic>
          </wp:inline>
        </w:drawing>
      </w:r>
    </w:p>
    <w:p w14:paraId="50759C50" w14:textId="45C1C037" w:rsidR="00D059BB" w:rsidRPr="00F95F23" w:rsidRDefault="00D059BB" w:rsidP="00E86840">
      <w:pPr>
        <w:spacing w:line="360" w:lineRule="auto"/>
        <w:jc w:val="both"/>
        <w:rPr>
          <w:rFonts w:cstheme="minorHAnsi"/>
          <w:color w:val="000000"/>
        </w:rPr>
      </w:pPr>
    </w:p>
    <w:p w14:paraId="425F5D18" w14:textId="4C57D61E" w:rsidR="00BB04AF" w:rsidRPr="00F95F23" w:rsidRDefault="00BB04AF" w:rsidP="00FE0D12">
      <w:pPr>
        <w:rPr>
          <w:rFonts w:cstheme="minorHAnsi"/>
          <w:color w:val="000000"/>
        </w:rPr>
      </w:pPr>
    </w:p>
    <w:p w14:paraId="4C706212" w14:textId="77777777" w:rsidR="00757052" w:rsidRPr="00F95F23" w:rsidRDefault="00757052">
      <w:pPr>
        <w:rPr>
          <w:rFonts w:cstheme="minorHAnsi"/>
        </w:rPr>
      </w:pPr>
      <w:r w:rsidRPr="00F95F23">
        <w:rPr>
          <w:rFonts w:cstheme="minorHAnsi"/>
        </w:rPr>
        <w:br w:type="page"/>
      </w:r>
    </w:p>
    <w:p w14:paraId="09337458" w14:textId="2F050FDD" w:rsidR="00CF3749" w:rsidRPr="00F95F23" w:rsidRDefault="00EB7C71" w:rsidP="00757052">
      <w:pPr>
        <w:spacing w:after="120" w:line="240" w:lineRule="auto"/>
        <w:jc w:val="both"/>
        <w:rPr>
          <w:rFonts w:cstheme="minorHAnsi"/>
          <w:noProof/>
        </w:rPr>
      </w:pPr>
      <w:r>
        <w:rPr>
          <w:rFonts w:cstheme="minorHAnsi"/>
        </w:rPr>
        <w:lastRenderedPageBreak/>
        <w:t>Fig.</w:t>
      </w:r>
      <w:r w:rsidR="00B010DC">
        <w:rPr>
          <w:rFonts w:cstheme="minorHAnsi"/>
        </w:rPr>
        <w:t xml:space="preserve"> </w:t>
      </w:r>
      <w:commentRangeStart w:id="65"/>
      <w:r w:rsidR="00047810" w:rsidRPr="00F95F23">
        <w:rPr>
          <w:rFonts w:cstheme="minorHAnsi"/>
        </w:rPr>
        <w:t>2</w:t>
      </w:r>
      <w:r w:rsidR="00EF1BC6" w:rsidRPr="00F95F23">
        <w:rPr>
          <w:rFonts w:cstheme="minorHAnsi"/>
        </w:rPr>
        <w:t xml:space="preserve"> </w:t>
      </w:r>
      <w:commentRangeEnd w:id="65"/>
      <w:r w:rsidR="00EF1BC6" w:rsidRPr="00F95F23">
        <w:rPr>
          <w:rStyle w:val="Refdecomentario"/>
          <w:rFonts w:ascii="Calibri" w:eastAsia="Calibri" w:hAnsi="Calibri" w:cs="Calibri"/>
        </w:rPr>
        <w:commentReference w:id="65"/>
      </w:r>
      <w:r w:rsidR="00260D00">
        <w:rPr>
          <w:rFonts w:cstheme="minorHAnsi"/>
        </w:rPr>
        <w:t>Representation of the c</w:t>
      </w:r>
      <w:r w:rsidR="00EF1BC6" w:rsidRPr="00F95F23">
        <w:rPr>
          <w:rFonts w:cstheme="minorHAnsi"/>
        </w:rPr>
        <w:t>umulative germination curves</w:t>
      </w:r>
      <w:r w:rsidR="002540A2">
        <w:rPr>
          <w:rFonts w:cstheme="minorHAnsi"/>
        </w:rPr>
        <w:t xml:space="preserve"> of our two study systems. (a)</w:t>
      </w:r>
      <w:r w:rsidR="00EF1BC6" w:rsidRPr="00F95F23">
        <w:rPr>
          <w:rFonts w:cstheme="minorHAnsi"/>
        </w:rPr>
        <w:t xml:space="preserve"> </w:t>
      </w:r>
      <w:r w:rsidR="002540A2">
        <w:rPr>
          <w:rFonts w:cstheme="minorHAnsi"/>
        </w:rPr>
        <w:t xml:space="preserve">Cumulative germination </w:t>
      </w:r>
      <w:r w:rsidR="00EF1BC6" w:rsidRPr="00F95F23">
        <w:rPr>
          <w:rFonts w:cstheme="minorHAnsi"/>
        </w:rPr>
        <w:t xml:space="preserve">based on all </w:t>
      </w:r>
      <w:r w:rsidR="00261222" w:rsidRPr="00F95F23">
        <w:rPr>
          <w:rFonts w:cstheme="minorHAnsi"/>
        </w:rPr>
        <w:t xml:space="preserve">target species sowed </w:t>
      </w:r>
      <w:r w:rsidR="00EF1BC6" w:rsidRPr="00F95F23">
        <w:rPr>
          <w:rFonts w:cstheme="minorHAnsi"/>
        </w:rPr>
        <w:t xml:space="preserve">from each </w:t>
      </w:r>
      <w:r w:rsidR="006E2D3D" w:rsidRPr="00F95F23">
        <w:rPr>
          <w:rFonts w:cstheme="minorHAnsi"/>
        </w:rPr>
        <w:t>system</w:t>
      </w:r>
      <w:r w:rsidR="00EF1BC6" w:rsidRPr="00F95F23">
        <w:rPr>
          <w:rFonts w:cstheme="minorHAnsi"/>
        </w:rPr>
        <w:t xml:space="preserve"> throughout the experiment. Within each panel, orange curve represents germination proportion in fellfield </w:t>
      </w:r>
      <w:r w:rsidR="00EF00DA" w:rsidRPr="00F95F23">
        <w:rPr>
          <w:rFonts w:cstheme="minorHAnsi"/>
        </w:rPr>
        <w:t>scenario</w:t>
      </w:r>
      <w:r w:rsidR="00EF1BC6" w:rsidRPr="00F95F23">
        <w:rPr>
          <w:rFonts w:cstheme="minorHAnsi"/>
        </w:rPr>
        <w:t xml:space="preserve"> and blue curve snowbed </w:t>
      </w:r>
      <w:r w:rsidR="00EF00DA" w:rsidRPr="00F95F23">
        <w:rPr>
          <w:rFonts w:cstheme="minorHAnsi"/>
        </w:rPr>
        <w:t>scenario</w:t>
      </w:r>
      <w:r w:rsidR="00EF1BC6" w:rsidRPr="00F95F23">
        <w:rPr>
          <w:rFonts w:cstheme="minorHAnsi"/>
        </w:rPr>
        <w:t xml:space="preserve">. Flat areas represent cold period when no germination scores were done.  </w:t>
      </w:r>
      <w:r w:rsidR="00D97ACB" w:rsidRPr="00F95F23">
        <w:rPr>
          <w:rFonts w:cstheme="minorHAnsi"/>
        </w:rPr>
        <w:t xml:space="preserve">Density plots within each </w:t>
      </w:r>
      <w:r w:rsidR="006E2D3D" w:rsidRPr="00F95F23">
        <w:rPr>
          <w:rFonts w:cstheme="minorHAnsi"/>
        </w:rPr>
        <w:t>system</w:t>
      </w:r>
      <w:r w:rsidR="00D97ACB" w:rsidRPr="00F95F23">
        <w:rPr>
          <w:rFonts w:cstheme="minorHAnsi"/>
        </w:rPr>
        <w:t xml:space="preserve"> represents the </w:t>
      </w:r>
      <w:r w:rsidR="00593B77" w:rsidRPr="00F95F23">
        <w:t xml:space="preserve">calculated area between individual species cumulative germination curves. At the bottom horizontal bars represent the phenology periods </w:t>
      </w:r>
      <w:r w:rsidR="00452038" w:rsidRPr="00F95F23">
        <w:t xml:space="preserve">calculated. </w:t>
      </w:r>
      <w:r w:rsidR="002540A2">
        <w:t>(b)</w:t>
      </w:r>
      <w:r w:rsidR="00803FA1" w:rsidRPr="00F95F23">
        <w:t xml:space="preserve"> </w:t>
      </w:r>
      <w:r w:rsidR="002540A2">
        <w:t>Cumulative</w:t>
      </w:r>
      <w:r w:rsidR="00803FA1" w:rsidRPr="00F95F23">
        <w:t xml:space="preserve"> germination curves for each individual species</w:t>
      </w:r>
      <w:r w:rsidR="00696FFC" w:rsidRPr="00F95F23">
        <w:t xml:space="preserve"> in the fellfield incubator from both </w:t>
      </w:r>
      <w:r w:rsidR="006E2D3D" w:rsidRPr="00F95F23">
        <w:t>systems</w:t>
      </w:r>
      <w:r w:rsidR="00696FFC" w:rsidRPr="00F95F23">
        <w:t>.</w:t>
      </w:r>
      <w:r w:rsidR="00593B77" w:rsidRPr="00F95F23">
        <w:t xml:space="preserve"> </w:t>
      </w:r>
      <w:r w:rsidR="002540A2">
        <w:t>(c)</w:t>
      </w:r>
      <w:r w:rsidR="00696FFC" w:rsidRPr="00F95F23">
        <w:t xml:space="preserve"> Show cumulative germination curves for each individual species in the snowbed incubator from both </w:t>
      </w:r>
      <w:r w:rsidR="006E2D3D" w:rsidRPr="00F95F23">
        <w:t>systems</w:t>
      </w:r>
      <w:r w:rsidR="00696FFC" w:rsidRPr="00F95F23">
        <w:t>.</w:t>
      </w:r>
    </w:p>
    <w:p w14:paraId="691A8978" w14:textId="48FF7A63" w:rsidR="00757052" w:rsidRPr="00F95F23" w:rsidRDefault="009157C1" w:rsidP="00757052">
      <w:pPr>
        <w:spacing w:after="120" w:line="240" w:lineRule="auto"/>
        <w:jc w:val="both"/>
        <w:rPr>
          <w:rFonts w:cstheme="minorHAnsi"/>
        </w:rPr>
      </w:pPr>
      <w:r>
        <w:rPr>
          <w:rFonts w:cstheme="minorHAnsi"/>
          <w:noProof/>
          <w:lang w:val="ca-ES" w:eastAsia="ca-ES"/>
        </w:rPr>
        <w:drawing>
          <wp:inline distT="0" distB="0" distL="0" distR="0" wp14:anchorId="0C07124B" wp14:editId="19A9B832">
            <wp:extent cx="4884689" cy="7281081"/>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886368" cy="7283583"/>
                    </a:xfrm>
                    <a:prstGeom prst="rect">
                      <a:avLst/>
                    </a:prstGeom>
                  </pic:spPr>
                </pic:pic>
              </a:graphicData>
            </a:graphic>
          </wp:inline>
        </w:drawing>
      </w:r>
    </w:p>
    <w:p w14:paraId="50D6C32F" w14:textId="489D1FA2" w:rsidR="006B3A89" w:rsidRPr="00F95F23" w:rsidRDefault="00757052" w:rsidP="00757052">
      <w:pPr>
        <w:rPr>
          <w:rFonts w:cstheme="minorHAnsi"/>
        </w:rPr>
      </w:pPr>
      <w:r w:rsidRPr="00F95F23">
        <w:rPr>
          <w:rFonts w:cstheme="minorHAnsi"/>
        </w:rPr>
        <w:br w:type="page"/>
      </w:r>
      <w:r w:rsidR="00EB7C71">
        <w:rPr>
          <w:rFonts w:cstheme="minorHAnsi"/>
        </w:rPr>
        <w:lastRenderedPageBreak/>
        <w:t>Fig.</w:t>
      </w:r>
      <w:r w:rsidR="002540A2">
        <w:rPr>
          <w:rFonts w:cstheme="minorHAnsi"/>
        </w:rPr>
        <w:t xml:space="preserve"> </w:t>
      </w:r>
      <w:r w:rsidR="008C4B93" w:rsidRPr="00F95F23">
        <w:rPr>
          <w:rFonts w:cstheme="minorHAnsi"/>
        </w:rPr>
        <w:t>3</w:t>
      </w:r>
      <w:r w:rsidR="002540A2">
        <w:rPr>
          <w:rFonts w:cstheme="minorHAnsi"/>
        </w:rPr>
        <w:t xml:space="preserve"> Germination shift as response to microclimatic conditions. (a)</w:t>
      </w:r>
      <w:r w:rsidR="00231E87" w:rsidRPr="00F95F23">
        <w:rPr>
          <w:rFonts w:cstheme="minorHAnsi"/>
        </w:rPr>
        <w:t xml:space="preserve"> Density plot in representation of the germination shift for each system. </w:t>
      </w:r>
      <w:r w:rsidR="002540A2">
        <w:rPr>
          <w:rFonts w:cstheme="minorHAnsi"/>
        </w:rPr>
        <w:t>(b)</w:t>
      </w:r>
      <w:r w:rsidR="00613BE4" w:rsidRPr="00F95F23">
        <w:rPr>
          <w:rFonts w:cstheme="minorHAnsi"/>
        </w:rPr>
        <w:t xml:space="preserve"> Phylogenetical tree with each species calculated germination shift. Orange bars represent germination shift towards early season (higher germination in fellfield incubator in comparison to snowbed incubator, </w:t>
      </w:r>
      <w:proofErr w:type="spellStart"/>
      <w:r w:rsidR="00613BE4" w:rsidRPr="00F95F23">
        <w:rPr>
          <w:rFonts w:cstheme="minorHAnsi"/>
        </w:rPr>
        <w:t>i.e</w:t>
      </w:r>
      <w:proofErr w:type="spellEnd"/>
      <w:r w:rsidR="00613BE4" w:rsidRPr="00F95F23">
        <w:rPr>
          <w:rFonts w:cstheme="minorHAnsi"/>
        </w:rPr>
        <w:t xml:space="preserve"> bigger differential area), blue bars represent germination shift towards late season (higher germination in snowbed incubator in comparison to fellfield incubator)</w:t>
      </w:r>
      <w:r w:rsidR="00870F8D">
        <w:rPr>
          <w:rFonts w:cstheme="minorHAnsi"/>
        </w:rPr>
        <w:t>.</w:t>
      </w:r>
    </w:p>
    <w:p w14:paraId="7D9C1950" w14:textId="37DB3E8A" w:rsidR="00983EB8" w:rsidRPr="00F95F23" w:rsidRDefault="009157C1" w:rsidP="00E86840">
      <w:pPr>
        <w:spacing w:line="360" w:lineRule="auto"/>
        <w:jc w:val="both"/>
        <w:rPr>
          <w:rFonts w:cstheme="minorHAnsi"/>
        </w:rPr>
      </w:pPr>
      <w:r>
        <w:rPr>
          <w:rFonts w:cstheme="minorHAnsi"/>
          <w:noProof/>
          <w:lang w:val="ca-ES" w:eastAsia="ca-ES"/>
        </w:rPr>
        <w:drawing>
          <wp:inline distT="0" distB="0" distL="0" distR="0" wp14:anchorId="70FB0D12" wp14:editId="2C78E406">
            <wp:extent cx="5400040" cy="5104130"/>
            <wp:effectExtent l="0" t="0" r="0" b="1270"/>
            <wp:docPr id="40720976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9765"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04130"/>
                    </a:xfrm>
                    <a:prstGeom prst="rect">
                      <a:avLst/>
                    </a:prstGeom>
                  </pic:spPr>
                </pic:pic>
              </a:graphicData>
            </a:graphic>
          </wp:inline>
        </w:drawing>
      </w:r>
    </w:p>
    <w:p w14:paraId="7F7945F8" w14:textId="77777777" w:rsidR="00757052" w:rsidRPr="00F95F23" w:rsidRDefault="00757052">
      <w:pPr>
        <w:rPr>
          <w:rFonts w:cstheme="minorHAnsi"/>
        </w:rPr>
      </w:pPr>
      <w:r w:rsidRPr="00F95F23">
        <w:rPr>
          <w:rFonts w:cstheme="minorHAnsi"/>
        </w:rPr>
        <w:br w:type="page"/>
      </w:r>
    </w:p>
    <w:p w14:paraId="6BDBF1A5" w14:textId="36063049" w:rsidR="00E86840" w:rsidRPr="00F95F23" w:rsidRDefault="00EB7C71" w:rsidP="00757052">
      <w:pPr>
        <w:spacing w:line="240" w:lineRule="auto"/>
        <w:jc w:val="both"/>
        <w:rPr>
          <w:rFonts w:cstheme="minorHAnsi"/>
        </w:rPr>
      </w:pPr>
      <w:r>
        <w:rPr>
          <w:rFonts w:cstheme="minorHAnsi"/>
        </w:rPr>
        <w:lastRenderedPageBreak/>
        <w:t>Fig.</w:t>
      </w:r>
      <w:r w:rsidR="00FC6764">
        <w:rPr>
          <w:rFonts w:cstheme="minorHAnsi"/>
        </w:rPr>
        <w:t xml:space="preserve"> </w:t>
      </w:r>
      <w:r w:rsidR="008C4B93" w:rsidRPr="00F95F23">
        <w:rPr>
          <w:rFonts w:cstheme="minorHAnsi"/>
        </w:rPr>
        <w:t>4</w:t>
      </w:r>
      <w:r w:rsidR="00FC6764">
        <w:rPr>
          <w:rFonts w:cstheme="minorHAnsi"/>
        </w:rPr>
        <w:t xml:space="preserve"> Germination phenology traits </w:t>
      </w:r>
      <w:r w:rsidR="00870F8D">
        <w:rPr>
          <w:rFonts w:cstheme="minorHAnsi"/>
        </w:rPr>
        <w:t xml:space="preserve">responses </w:t>
      </w:r>
      <w:r w:rsidR="00FC6764">
        <w:rPr>
          <w:rFonts w:cstheme="minorHAnsi"/>
        </w:rPr>
        <w:t xml:space="preserve">for both incubators in each </w:t>
      </w:r>
      <w:proofErr w:type="gramStart"/>
      <w:r w:rsidR="00FC6764">
        <w:rPr>
          <w:rFonts w:cstheme="minorHAnsi"/>
        </w:rPr>
        <w:t>systems</w:t>
      </w:r>
      <w:proofErr w:type="gramEnd"/>
      <w:r w:rsidR="00E86840" w:rsidRPr="00F95F23">
        <w:rPr>
          <w:rFonts w:cstheme="minorHAnsi"/>
        </w:rPr>
        <w:t xml:space="preserve">. </w:t>
      </w:r>
      <w:r w:rsidR="00870F8D">
        <w:rPr>
          <w:rFonts w:cstheme="minorHAnsi"/>
        </w:rPr>
        <w:t>(a) Model size e</w:t>
      </w:r>
      <w:r w:rsidR="00E86840" w:rsidRPr="00F95F23">
        <w:rPr>
          <w:rFonts w:cstheme="minorHAnsi"/>
        </w:rPr>
        <w:t>ffects of incubator according to the MCMC-</w:t>
      </w:r>
      <w:proofErr w:type="spellStart"/>
      <w:r w:rsidR="00E86840" w:rsidRPr="00F95F23">
        <w:rPr>
          <w:rFonts w:cstheme="minorHAnsi"/>
        </w:rPr>
        <w:t>glmm</w:t>
      </w:r>
      <w:proofErr w:type="spellEnd"/>
      <w:r w:rsidR="00E86840" w:rsidRPr="00F95F23">
        <w:rPr>
          <w:rFonts w:cstheme="minorHAnsi"/>
        </w:rPr>
        <w:t xml:space="preserve"> analysis of </w:t>
      </w:r>
      <w:r w:rsidR="005E65B4" w:rsidRPr="00F95F23">
        <w:rPr>
          <w:rFonts w:cstheme="minorHAnsi"/>
        </w:rPr>
        <w:t xml:space="preserve">the </w:t>
      </w:r>
      <w:r w:rsidR="00E86840" w:rsidRPr="00F95F23">
        <w:rPr>
          <w:rFonts w:cstheme="minorHAnsi"/>
        </w:rPr>
        <w:t xml:space="preserve">data. Dots indicate mean effect size and whiskers are 95 % credible intervals (CI). The vertical dashed line marks </w:t>
      </w:r>
      <w:r w:rsidR="007024F9" w:rsidRPr="00F95F23">
        <w:rPr>
          <w:rFonts w:cstheme="minorHAnsi"/>
        </w:rPr>
        <w:t xml:space="preserve">the </w:t>
      </w:r>
      <w:r w:rsidR="00E86840" w:rsidRPr="00F95F23">
        <w:rPr>
          <w:rFonts w:cstheme="minorHAnsi"/>
        </w:rPr>
        <w:t>zero effect</w:t>
      </w:r>
      <w:r w:rsidR="007024F9" w:rsidRPr="00F95F23">
        <w:rPr>
          <w:rFonts w:cstheme="minorHAnsi"/>
        </w:rPr>
        <w:t>:</w:t>
      </w:r>
      <w:r w:rsidR="00E86840" w:rsidRPr="00F95F23">
        <w:rPr>
          <w:rFonts w:cstheme="minorHAnsi"/>
        </w:rPr>
        <w:t xml:space="preserve"> when the CI crosses the zero-line, </w:t>
      </w:r>
      <w:r w:rsidR="007024F9" w:rsidRPr="00F95F23">
        <w:rPr>
          <w:rFonts w:cstheme="minorHAnsi"/>
        </w:rPr>
        <w:t xml:space="preserve">the </w:t>
      </w:r>
      <w:r w:rsidR="00E86840" w:rsidRPr="00F95F23">
        <w:rPr>
          <w:rFonts w:cstheme="minorHAnsi"/>
        </w:rPr>
        <w:t>effect is not significant</w:t>
      </w:r>
      <w:r w:rsidR="002A7817" w:rsidRPr="00F95F23">
        <w:rPr>
          <w:rFonts w:cstheme="minorHAnsi"/>
        </w:rPr>
        <w:t xml:space="preserve">. Dots on the right </w:t>
      </w:r>
      <w:r w:rsidR="00BD2735" w:rsidRPr="00F95F23">
        <w:rPr>
          <w:rFonts w:cstheme="minorHAnsi"/>
        </w:rPr>
        <w:t xml:space="preserve">side of the </w:t>
      </w:r>
      <w:r w:rsidR="00422B94" w:rsidRPr="00F95F23">
        <w:rPr>
          <w:rFonts w:cstheme="minorHAnsi"/>
        </w:rPr>
        <w:t>zero</w:t>
      </w:r>
      <w:r w:rsidR="000756D3" w:rsidRPr="00F95F23">
        <w:rPr>
          <w:rFonts w:cstheme="minorHAnsi"/>
        </w:rPr>
        <w:t>-</w:t>
      </w:r>
      <w:r w:rsidR="00BD2735" w:rsidRPr="00F95F23">
        <w:rPr>
          <w:rFonts w:cstheme="minorHAnsi"/>
        </w:rPr>
        <w:t>line</w:t>
      </w:r>
      <w:r w:rsidR="00422B94" w:rsidRPr="00F95F23">
        <w:rPr>
          <w:rFonts w:cstheme="minorHAnsi"/>
        </w:rPr>
        <w:t xml:space="preserve"> (positive)</w:t>
      </w:r>
      <w:r w:rsidR="00BD2735" w:rsidRPr="00F95F23">
        <w:rPr>
          <w:rFonts w:cstheme="minorHAnsi"/>
        </w:rPr>
        <w:t xml:space="preserve"> </w:t>
      </w:r>
      <w:r w:rsidR="00E86840" w:rsidRPr="00F95F23">
        <w:rPr>
          <w:rFonts w:cstheme="minorHAnsi"/>
        </w:rPr>
        <w:t xml:space="preserve">mean higher values in </w:t>
      </w:r>
      <w:r w:rsidR="00945B73" w:rsidRPr="00F95F23">
        <w:rPr>
          <w:rFonts w:cstheme="minorHAnsi"/>
        </w:rPr>
        <w:t xml:space="preserve">the </w:t>
      </w:r>
      <w:r w:rsidR="00E86840" w:rsidRPr="00F95F23">
        <w:rPr>
          <w:rFonts w:cstheme="minorHAnsi"/>
        </w:rPr>
        <w:t>snowbed</w:t>
      </w:r>
      <w:r w:rsidR="00945B73" w:rsidRPr="00F95F23">
        <w:rPr>
          <w:rFonts w:cstheme="minorHAnsi"/>
        </w:rPr>
        <w:t xml:space="preserve"> </w:t>
      </w:r>
      <w:r w:rsidR="00422B94" w:rsidRPr="00F95F23">
        <w:rPr>
          <w:rFonts w:cstheme="minorHAnsi"/>
        </w:rPr>
        <w:t>scenario (blue background)</w:t>
      </w:r>
      <w:r w:rsidR="00552A72" w:rsidRPr="00F95F23">
        <w:rPr>
          <w:rFonts w:cstheme="minorHAnsi"/>
        </w:rPr>
        <w:t>,</w:t>
      </w:r>
      <w:r w:rsidR="00E86840" w:rsidRPr="00F95F23">
        <w:rPr>
          <w:rFonts w:cstheme="minorHAnsi"/>
        </w:rPr>
        <w:t xml:space="preserve"> while </w:t>
      </w:r>
      <w:r w:rsidR="00422B94" w:rsidRPr="00F95F23">
        <w:rPr>
          <w:rFonts w:cstheme="minorHAnsi"/>
        </w:rPr>
        <w:t>dots on the left side of the zero</w:t>
      </w:r>
      <w:r w:rsidR="000756D3" w:rsidRPr="00F95F23">
        <w:rPr>
          <w:rFonts w:cstheme="minorHAnsi"/>
        </w:rPr>
        <w:t>-</w:t>
      </w:r>
      <w:r w:rsidR="00422B94" w:rsidRPr="00F95F23">
        <w:rPr>
          <w:rFonts w:cstheme="minorHAnsi"/>
        </w:rPr>
        <w:t xml:space="preserve">line </w:t>
      </w:r>
      <w:r w:rsidR="000756D3" w:rsidRPr="00F95F23">
        <w:rPr>
          <w:rFonts w:cstheme="minorHAnsi"/>
        </w:rPr>
        <w:t xml:space="preserve">(negative) </w:t>
      </w:r>
      <w:r w:rsidR="00E86840" w:rsidRPr="00F95F23">
        <w:rPr>
          <w:rFonts w:cstheme="minorHAnsi"/>
        </w:rPr>
        <w:t xml:space="preserve">mean higher values in </w:t>
      </w:r>
      <w:r w:rsidR="00552A72" w:rsidRPr="00F95F23">
        <w:rPr>
          <w:rFonts w:cstheme="minorHAnsi"/>
        </w:rPr>
        <w:t xml:space="preserve">the </w:t>
      </w:r>
      <w:r w:rsidR="00E86840" w:rsidRPr="00F95F23">
        <w:rPr>
          <w:rFonts w:cstheme="minorHAnsi"/>
        </w:rPr>
        <w:t>fellfield</w:t>
      </w:r>
      <w:r w:rsidR="00945B73" w:rsidRPr="00F95F23">
        <w:rPr>
          <w:rFonts w:cstheme="minorHAnsi"/>
        </w:rPr>
        <w:t xml:space="preserve"> </w:t>
      </w:r>
      <w:r w:rsidR="00422B94" w:rsidRPr="00F95F23">
        <w:rPr>
          <w:rFonts w:cstheme="minorHAnsi"/>
        </w:rPr>
        <w:t>scenario (orange background)</w:t>
      </w:r>
      <w:r w:rsidR="00E86840" w:rsidRPr="00F95F23">
        <w:rPr>
          <w:rFonts w:cstheme="minorHAnsi"/>
        </w:rPr>
        <w:t xml:space="preserve">. </w:t>
      </w:r>
      <w:r w:rsidR="00870F8D">
        <w:rPr>
          <w:rFonts w:cstheme="minorHAnsi"/>
        </w:rPr>
        <w:t>(b)</w:t>
      </w:r>
      <w:r w:rsidR="00E86840" w:rsidRPr="00F95F23">
        <w:rPr>
          <w:rFonts w:cstheme="minorHAnsi"/>
        </w:rPr>
        <w:t xml:space="preserve"> Mean </w:t>
      </w:r>
      <w:r w:rsidR="00422B94" w:rsidRPr="00F95F23">
        <w:rPr>
          <w:rFonts w:cstheme="minorHAnsi"/>
        </w:rPr>
        <w:t xml:space="preserve">germination </w:t>
      </w:r>
      <w:r w:rsidR="00E86840" w:rsidRPr="00F95F23">
        <w:rPr>
          <w:rFonts w:cstheme="minorHAnsi"/>
        </w:rPr>
        <w:t>value</w:t>
      </w:r>
      <w:r w:rsidR="00422B94" w:rsidRPr="00F95F23">
        <w:rPr>
          <w:rFonts w:cstheme="minorHAnsi"/>
        </w:rPr>
        <w:t>s</w:t>
      </w:r>
      <w:r w:rsidR="00E86840" w:rsidRPr="00F95F23">
        <w:rPr>
          <w:rFonts w:cstheme="minorHAnsi"/>
        </w:rPr>
        <w:t xml:space="preserve"> for the </w:t>
      </w:r>
      <w:r w:rsidR="00422B94" w:rsidRPr="00F95F23">
        <w:rPr>
          <w:rFonts w:cstheme="minorHAnsi"/>
        </w:rPr>
        <w:t>seven</w:t>
      </w:r>
      <w:r w:rsidR="00E86840" w:rsidRPr="00F95F23">
        <w:rPr>
          <w:rFonts w:cstheme="minorHAnsi"/>
        </w:rPr>
        <w:t xml:space="preserve"> </w:t>
      </w:r>
      <w:r w:rsidR="00B202E0" w:rsidRPr="00F95F23">
        <w:rPr>
          <w:rFonts w:cstheme="minorHAnsi"/>
        </w:rPr>
        <w:t>traits</w:t>
      </w:r>
      <w:r w:rsidR="00E86840" w:rsidRPr="00F95F23">
        <w:rPr>
          <w:rFonts w:cstheme="minorHAnsi"/>
        </w:rPr>
        <w:t xml:space="preserve"> at each </w:t>
      </w:r>
      <w:r w:rsidR="000756D3" w:rsidRPr="00F95F23">
        <w:rPr>
          <w:rFonts w:cstheme="minorHAnsi"/>
        </w:rPr>
        <w:t>scenario</w:t>
      </w:r>
      <w:r w:rsidR="00E86840" w:rsidRPr="00F95F23">
        <w:rPr>
          <w:rFonts w:cstheme="minorHAnsi"/>
        </w:rPr>
        <w:t xml:space="preserve"> for both </w:t>
      </w:r>
      <w:r w:rsidR="006E2D3D" w:rsidRPr="00F95F23">
        <w:rPr>
          <w:rFonts w:cstheme="minorHAnsi"/>
        </w:rPr>
        <w:t>systems</w:t>
      </w:r>
      <w:r w:rsidR="00E86840" w:rsidRPr="00F95F23">
        <w:rPr>
          <w:rFonts w:cstheme="minorHAnsi"/>
        </w:rPr>
        <w:t xml:space="preserve">. </w:t>
      </w:r>
      <w:r w:rsidR="00302387" w:rsidRPr="00F95F23">
        <w:rPr>
          <w:rFonts w:cstheme="minorHAnsi"/>
        </w:rPr>
        <w:t xml:space="preserve">Notice the different scales in y-axis. </w:t>
      </w:r>
      <w:r w:rsidR="00E86840" w:rsidRPr="00F95F23">
        <w:rPr>
          <w:rFonts w:cstheme="minorHAnsi"/>
        </w:rPr>
        <w:t xml:space="preserve">Error bars in </w:t>
      </w:r>
      <w:r w:rsidR="000756D3" w:rsidRPr="00F95F23">
        <w:rPr>
          <w:rFonts w:cstheme="minorHAnsi"/>
        </w:rPr>
        <w:t xml:space="preserve">germination </w:t>
      </w:r>
      <w:r w:rsidR="00F02E5C" w:rsidRPr="00F95F23">
        <w:rPr>
          <w:rFonts w:cstheme="minorHAnsi"/>
        </w:rPr>
        <w:t xml:space="preserve">phenology </w:t>
      </w:r>
      <w:r w:rsidR="00B202E0" w:rsidRPr="00F95F23">
        <w:rPr>
          <w:rFonts w:cstheme="minorHAnsi"/>
        </w:rPr>
        <w:t>traits</w:t>
      </w:r>
      <w:r w:rsidR="00F02E5C" w:rsidRPr="00F95F23">
        <w:rPr>
          <w:rFonts w:cstheme="minorHAnsi"/>
        </w:rPr>
        <w:t xml:space="preserve"> </w:t>
      </w:r>
      <w:r w:rsidR="000756D3" w:rsidRPr="00F95F23">
        <w:rPr>
          <w:rFonts w:cstheme="minorHAnsi"/>
        </w:rPr>
        <w:t xml:space="preserve">autumn, winter, spring, </w:t>
      </w:r>
      <w:proofErr w:type="gramStart"/>
      <w:r w:rsidR="000756D3" w:rsidRPr="00F95F23">
        <w:rPr>
          <w:rFonts w:cstheme="minorHAnsi"/>
        </w:rPr>
        <w:t>summer</w:t>
      </w:r>
      <w:proofErr w:type="gramEnd"/>
      <w:r w:rsidR="000756D3" w:rsidRPr="00F95F23">
        <w:rPr>
          <w:rFonts w:cstheme="minorHAnsi"/>
        </w:rPr>
        <w:t xml:space="preserve"> and total</w:t>
      </w:r>
      <w:r w:rsidR="00E86840" w:rsidRPr="00F95F23">
        <w:rPr>
          <w:rFonts w:cstheme="minorHAnsi"/>
        </w:rPr>
        <w:t xml:space="preserve"> are binomial confident intervals. Error bars in </w:t>
      </w:r>
      <w:r w:rsidR="008C0BE8" w:rsidRPr="00F95F23">
        <w:rPr>
          <w:rFonts w:cstheme="minorHAnsi"/>
        </w:rPr>
        <w:t>T</w:t>
      </w:r>
      <w:r w:rsidR="00E86840" w:rsidRPr="00F95F23">
        <w:rPr>
          <w:rFonts w:cstheme="minorHAnsi"/>
        </w:rPr>
        <w:t xml:space="preserve">50 and </w:t>
      </w:r>
      <w:r w:rsidR="00BB2C27" w:rsidRPr="00F95F23">
        <w:rPr>
          <w:rFonts w:cstheme="minorHAnsi"/>
        </w:rPr>
        <w:t>EHS</w:t>
      </w:r>
      <w:r w:rsidR="00E86840" w:rsidRPr="00F95F23">
        <w:rPr>
          <w:rFonts w:cstheme="minorHAnsi"/>
        </w:rPr>
        <w:t xml:space="preserve"> are </w:t>
      </w:r>
      <w:r w:rsidR="008C0BE8" w:rsidRPr="00F95F23">
        <w:rPr>
          <w:rFonts w:cstheme="minorHAnsi"/>
        </w:rPr>
        <w:t>gaussian confident intervals</w:t>
      </w:r>
      <w:r w:rsidR="00E86840" w:rsidRPr="00F95F23">
        <w:rPr>
          <w:rFonts w:cstheme="minorHAnsi"/>
        </w:rPr>
        <w:t>.</w:t>
      </w:r>
      <w:r w:rsidR="00B649D5" w:rsidRPr="00F95F23">
        <w:rPr>
          <w:rFonts w:cstheme="minorHAnsi"/>
        </w:rPr>
        <w:t xml:space="preserve"> </w:t>
      </w:r>
    </w:p>
    <w:p w14:paraId="0EFEC7F0" w14:textId="541438F2" w:rsidR="008C4B93" w:rsidRPr="00F95F23" w:rsidRDefault="009157C1" w:rsidP="00EF1BC6">
      <w:pPr>
        <w:spacing w:line="360" w:lineRule="auto"/>
        <w:jc w:val="both"/>
        <w:rPr>
          <w:rFonts w:cstheme="minorHAnsi"/>
        </w:rPr>
      </w:pPr>
      <w:r>
        <w:rPr>
          <w:rFonts w:cstheme="minorHAnsi"/>
          <w:noProof/>
          <w:lang w:val="ca-ES" w:eastAsia="ca-ES"/>
        </w:rPr>
        <w:drawing>
          <wp:inline distT="0" distB="0" distL="0" distR="0" wp14:anchorId="26D97B60" wp14:editId="6EA5D1CF">
            <wp:extent cx="5400040" cy="3528695"/>
            <wp:effectExtent l="0" t="0" r="0" b="0"/>
            <wp:docPr id="1462045132"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5132" name="Imagen 4" descr="Gráfico, Gráfico de barras, Gráfico de rectángulo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27231CDC" w14:textId="5C7900BA" w:rsidR="00C17D08" w:rsidRDefault="006036B8">
      <w:pPr>
        <w:rPr>
          <w:rFonts w:cstheme="minorHAnsi"/>
        </w:rPr>
      </w:pPr>
      <w:r>
        <w:rPr>
          <w:rFonts w:cstheme="minorHAnsi"/>
        </w:rPr>
        <w:br w:type="page"/>
      </w:r>
    </w:p>
    <w:p w14:paraId="3D3918B7" w14:textId="228286C9" w:rsidR="006036B8" w:rsidRDefault="006036B8">
      <w:pPr>
        <w:rPr>
          <w:rFonts w:cstheme="minorHAnsi"/>
        </w:rPr>
      </w:pPr>
      <w:r>
        <w:rPr>
          <w:rFonts w:cstheme="minorHAnsi"/>
        </w:rPr>
        <w:lastRenderedPageBreak/>
        <w:t xml:space="preserve">Fig. </w:t>
      </w:r>
      <w:r w:rsidR="009A7CD3">
        <w:rPr>
          <w:rFonts w:cstheme="minorHAnsi"/>
        </w:rPr>
        <w:t>5</w:t>
      </w:r>
      <w:r>
        <w:rPr>
          <w:rFonts w:cstheme="minorHAnsi"/>
        </w:rPr>
        <w:t xml:space="preserve"> Germination phenology </w:t>
      </w:r>
      <w:r w:rsidR="004C3EAC">
        <w:rPr>
          <w:rFonts w:cstheme="minorHAnsi"/>
        </w:rPr>
        <w:t>in field sowing experiment</w:t>
      </w:r>
      <w:r w:rsidRPr="00F95F23">
        <w:rPr>
          <w:rFonts w:cstheme="minorHAnsi"/>
        </w:rPr>
        <w:t xml:space="preserve">. </w:t>
      </w:r>
      <w:r w:rsidR="00926B0D">
        <w:rPr>
          <w:rFonts w:cstheme="minorHAnsi"/>
        </w:rPr>
        <w:t>Seed germinated in the field</w:t>
      </w:r>
      <w:r w:rsidR="008C7FD9">
        <w:rPr>
          <w:rFonts w:cstheme="minorHAnsi"/>
        </w:rPr>
        <w:t xml:space="preserve"> (max N = 60)</w:t>
      </w:r>
      <w:r w:rsidR="00926B0D">
        <w:rPr>
          <w:rFonts w:cstheme="minorHAnsi"/>
        </w:rPr>
        <w:t xml:space="preserve"> in b</w:t>
      </w:r>
      <w:r w:rsidR="00DC40D9">
        <w:rPr>
          <w:rFonts w:cstheme="minorHAnsi"/>
        </w:rPr>
        <w:t>oth microclimatic conditions considered (fellfield vs snowbed) at each removal time (spring vs autumn)</w:t>
      </w:r>
      <w:r w:rsidR="00926B0D">
        <w:rPr>
          <w:rFonts w:cstheme="minorHAnsi"/>
        </w:rPr>
        <w:t xml:space="preserve">. </w:t>
      </w:r>
    </w:p>
    <w:p w14:paraId="128E9092" w14:textId="2F858D36" w:rsidR="00231E87" w:rsidRPr="00F95F23" w:rsidRDefault="004F7793" w:rsidP="00045C0D">
      <w:pPr>
        <w:rPr>
          <w:rFonts w:cstheme="minorHAnsi"/>
        </w:rPr>
      </w:pPr>
      <w:r>
        <w:rPr>
          <w:rFonts w:cstheme="minorHAnsi"/>
          <w:noProof/>
        </w:rPr>
        <w:drawing>
          <wp:inline distT="0" distB="0" distL="0" distR="0" wp14:anchorId="31870A50" wp14:editId="70B2C77D">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sectPr w:rsidR="00231E87" w:rsidRPr="00F95F23" w:rsidSect="004D05B1">
      <w:footerReference w:type="default" r:id="rId2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4-03-21T17:11:00Z" w:initials="EF">
    <w:p w14:paraId="264FA14F" w14:textId="77777777" w:rsidR="00DF2DFC" w:rsidRDefault="00DF2DFC" w:rsidP="00DF2DFC">
      <w:pPr>
        <w:pStyle w:val="Textocomentario"/>
      </w:pPr>
      <w:r>
        <w:rPr>
          <w:rStyle w:val="Refdecomentario"/>
        </w:rPr>
        <w:annotationRef/>
      </w:r>
      <w:r>
        <w:t>Esto no sería parte de los métodos?</w:t>
      </w:r>
    </w:p>
  </w:comment>
  <w:comment w:id="1" w:author="EDUARDO FERNANDEZ PASCUAL" w:date="2024-03-21T17:12:00Z" w:initials="EF">
    <w:p w14:paraId="0F42D19F" w14:textId="77777777" w:rsidR="003469B1" w:rsidRDefault="003469B1" w:rsidP="003469B1">
      <w:pPr>
        <w:pStyle w:val="Textocomentario"/>
      </w:pPr>
      <w:r>
        <w:rPr>
          <w:rStyle w:val="Refdecomentario"/>
        </w:rPr>
        <w:annotationRef/>
      </w:r>
      <w:r>
        <w:t>No entiendo esta frase, si arriba dice que hay un delay en el snowbed scenario</w:t>
      </w:r>
    </w:p>
  </w:comment>
  <w:comment w:id="2" w:author="FRANCISCO DE BORJA JIMENEZ-ALFARO GONZALEZ" w:date="2024-02-16T12:35:00Z" w:initials="BJ">
    <w:p w14:paraId="2357C96C" w14:textId="7A55CD08" w:rsidR="00A85A9A" w:rsidRPr="009A2F29" w:rsidRDefault="00A85A9A" w:rsidP="00DD4202">
      <w:pPr>
        <w:pStyle w:val="Textocomentario"/>
        <w:rPr>
          <w:lang w:val="es-ES"/>
        </w:rPr>
      </w:pPr>
      <w:r>
        <w:rPr>
          <w:rStyle w:val="Refdecomentario"/>
        </w:rPr>
        <w:annotationRef/>
      </w:r>
      <w:r w:rsidRPr="009A2F29">
        <w:rPr>
          <w:lang w:val="es-ES"/>
        </w:rPr>
        <w:t>Podemos dar un número o rango de días?</w:t>
      </w:r>
    </w:p>
  </w:comment>
  <w:comment w:id="3" w:author="CLARA ESPINOSA DEL ALBA" w:date="2024-02-19T12:11:00Z" w:initials="CE">
    <w:p w14:paraId="45022E01" w14:textId="2D904782" w:rsidR="00A85A9A" w:rsidRPr="009A2F29" w:rsidRDefault="00A85A9A" w:rsidP="00995C51">
      <w:pPr>
        <w:pStyle w:val="Textocomentario"/>
        <w:rPr>
          <w:lang w:val="es-ES"/>
        </w:rPr>
      </w:pPr>
      <w:r>
        <w:rPr>
          <w:rStyle w:val="Refdecomentario"/>
        </w:rPr>
        <w:annotationRef/>
      </w:r>
      <w:r w:rsidRPr="009A2F29">
        <w:rPr>
          <w:lang w:val="es-ES"/>
        </w:rPr>
        <w:t>Tenemos calculado el tiempo de delay para llegar al 50% de germinación</w:t>
      </w:r>
      <w:r>
        <w:rPr>
          <w:lang w:val="es-ES"/>
        </w:rPr>
        <w:t>, esta en una de las tablas del apéndice, pero en el texto principal no lo referenciamos mucho, usamos el germination shift!</w:t>
      </w:r>
    </w:p>
  </w:comment>
  <w:comment w:id="4" w:author="EDUARDO FERNANDEZ PASCUAL" w:date="2024-03-21T17:13:00Z" w:initials="EF">
    <w:p w14:paraId="6BE1EBEC" w14:textId="77777777" w:rsidR="00785F46" w:rsidRDefault="00785F46" w:rsidP="00785F46">
      <w:pPr>
        <w:pStyle w:val="Textocomentario"/>
      </w:pPr>
      <w:r>
        <w:rPr>
          <w:rStyle w:val="Refdecomentario"/>
        </w:rPr>
        <w:annotationRef/>
      </w:r>
      <w:r>
        <w:t>Fitness es un concepto relativo al individuo, no sé si se puede hablar de community fitness</w:t>
      </w:r>
    </w:p>
  </w:comment>
  <w:comment w:id="5" w:author="EDUARDO FERNANDEZ PASCUAL" w:date="2024-03-21T17:13:00Z" w:initials="EF">
    <w:p w14:paraId="0F24165E" w14:textId="67E5AC8B" w:rsidR="00871D50" w:rsidRDefault="00871D50" w:rsidP="00871D50">
      <w:pPr>
        <w:pStyle w:val="Textocomentario"/>
      </w:pPr>
      <w:r>
        <w:rPr>
          <w:rStyle w:val="Refdecomentario"/>
        </w:rPr>
        <w:annotationRef/>
      </w:r>
      <w:r>
        <w:t>Qué es el community evolvement?</w:t>
      </w:r>
    </w:p>
  </w:comment>
  <w:comment w:id="7" w:author="EDUARDO FERNANDEZ PASCUAL" w:date="2024-03-21T17:15:00Z" w:initials="EF">
    <w:p w14:paraId="31EEBD6E" w14:textId="77777777" w:rsidR="00013065" w:rsidRDefault="00013065" w:rsidP="00013065">
      <w:pPr>
        <w:pStyle w:val="Textocomentario"/>
      </w:pPr>
      <w:r>
        <w:rPr>
          <w:rStyle w:val="Refdecomentario"/>
        </w:rPr>
        <w:annotationRef/>
      </w:r>
      <w:r>
        <w:t>Yo no diría tal cosa, creo que hay muchísima literatura de seed ecology dedicada a la germination phenology, aunque no utilice el término phenology</w:t>
      </w:r>
    </w:p>
  </w:comment>
  <w:comment w:id="14" w:author="EDUARDO FERNANDEZ PASCUAL" w:date="2024-03-21T17:17:00Z" w:initials="EF">
    <w:p w14:paraId="20D5FF25" w14:textId="77777777" w:rsidR="00480934" w:rsidRDefault="00480934" w:rsidP="00480934">
      <w:pPr>
        <w:pStyle w:val="Textocomentario"/>
      </w:pPr>
      <w:r>
        <w:rPr>
          <w:rStyle w:val="Refdecomentario"/>
        </w:rPr>
        <w:annotationRef/>
      </w:r>
      <w:r>
        <w:t>No lower?</w:t>
      </w:r>
    </w:p>
  </w:comment>
  <w:comment w:id="15" w:author="EDUARDO FERNANDEZ PASCUAL" w:date="2024-03-21T17:18:00Z" w:initials="EF">
    <w:p w14:paraId="32DAA466" w14:textId="77777777" w:rsidR="005719C8" w:rsidRDefault="005719C8" w:rsidP="005719C8">
      <w:pPr>
        <w:pStyle w:val="Textocomentario"/>
      </w:pPr>
      <w:r>
        <w:rPr>
          <w:rStyle w:val="Refdecomentario"/>
        </w:rPr>
        <w:annotationRef/>
      </w:r>
      <w:r>
        <w:t>Community?</w:t>
      </w:r>
    </w:p>
  </w:comment>
  <w:comment w:id="23" w:author="FRANCISCO DE BORJA JIMENEZ-ALFARO GONZALEZ" w:date="2024-02-16T13:01:00Z" w:initials="BJ">
    <w:p w14:paraId="445A18E7" w14:textId="6E64C52A" w:rsidR="00A85A9A" w:rsidRPr="009A2F29" w:rsidRDefault="00A85A9A" w:rsidP="00D85B37">
      <w:pPr>
        <w:pStyle w:val="Textocomentario"/>
        <w:rPr>
          <w:lang w:val="es-ES"/>
        </w:rPr>
      </w:pPr>
      <w:r>
        <w:rPr>
          <w:rStyle w:val="Refdecomentario"/>
        </w:rPr>
        <w:annotationRef/>
      </w:r>
      <w:r w:rsidRPr="009A2F29">
        <w:rPr>
          <w:lang w:val="es-ES"/>
        </w:rPr>
        <w:t>La secuencia sería:</w:t>
      </w:r>
    </w:p>
    <w:p w14:paraId="4F7A2C9C" w14:textId="77777777" w:rsidR="00A85A9A" w:rsidRPr="009A2F29" w:rsidRDefault="00A85A9A" w:rsidP="00D85B37">
      <w:pPr>
        <w:pStyle w:val="Textocomentario"/>
        <w:rPr>
          <w:lang w:val="es-ES"/>
        </w:rPr>
      </w:pPr>
      <w:r w:rsidRPr="009A2F29">
        <w:rPr>
          <w:lang w:val="es-ES"/>
        </w:rPr>
        <w:t>4.1 discute la primera pregunta (microclimatic conditions) y se supone que será más larga. He organizado más o menos lo párrafos que había antes, pero hay que incluir los resultados de los field experiments en algun lado. La secuencia va primero enfocada al fellfield y luego al snowbed, aunque hay un mini-intro general</w:t>
      </w:r>
    </w:p>
    <w:p w14:paraId="00BBF8F0" w14:textId="77777777" w:rsidR="00A85A9A" w:rsidRPr="00660555" w:rsidRDefault="00A85A9A" w:rsidP="00D85B37">
      <w:pPr>
        <w:pStyle w:val="Textocomentario"/>
      </w:pPr>
      <w:r w:rsidRPr="009A2F29">
        <w:rPr>
          <w:lang w:val="es-ES"/>
        </w:rPr>
        <w:t xml:space="preserve">4.2 discute la segunda pregunta (macroclimate) y las diferencias/parecidos de los dos sistemas, empezando por el templado. </w:t>
      </w:r>
      <w:r w:rsidRPr="00660555">
        <w:t>También hay que mencionar los resultados del field sowing</w:t>
      </w:r>
    </w:p>
  </w:comment>
  <w:comment w:id="26" w:author="EDUARDO FERNANDEZ PASCUAL" w:date="2024-03-21T17:28:00Z" w:initials="EF">
    <w:p w14:paraId="573F6D06" w14:textId="77777777" w:rsidR="00763ED3" w:rsidRDefault="00763ED3" w:rsidP="00763ED3">
      <w:pPr>
        <w:pStyle w:val="Textocomentario"/>
      </w:pPr>
      <w:r>
        <w:rPr>
          <w:rStyle w:val="Refdecomentario"/>
        </w:rPr>
        <w:annotationRef/>
      </w:r>
      <w:r>
        <w:t>No sé si el que lea esto, en este punto, entenderá que es un microedge</w:t>
      </w:r>
    </w:p>
  </w:comment>
  <w:comment w:id="33" w:author="EDUARDO FERNANDEZ PASCUAL" w:date="2024-03-21T17:31:00Z" w:initials="EF">
    <w:p w14:paraId="51DA8F7F" w14:textId="77777777" w:rsidR="007832EB" w:rsidRDefault="007832EB" w:rsidP="007832EB">
      <w:pPr>
        <w:pStyle w:val="Textocomentario"/>
      </w:pPr>
      <w:r>
        <w:rPr>
          <w:rStyle w:val="Refdecomentario"/>
        </w:rPr>
        <w:annotationRef/>
      </w:r>
      <w:r>
        <w:t>Species are not fullfilled? Hay que cambiarlo, son los requerimientos los que no son fullfilled</w:t>
      </w:r>
    </w:p>
  </w:comment>
  <w:comment w:id="53" w:author="EDUARDO FERNANDEZ PASCUAL" w:date="2024-03-21T17:37:00Z" w:initials="EF">
    <w:p w14:paraId="4C4C5DCE" w14:textId="77777777" w:rsidR="00A023F7" w:rsidRDefault="00A023F7" w:rsidP="00A023F7">
      <w:pPr>
        <w:pStyle w:val="Textocomentario"/>
      </w:pPr>
      <w:r>
        <w:rPr>
          <w:rStyle w:val="Refdecomentario"/>
        </w:rPr>
        <w:annotationRef/>
      </w:r>
      <w:r>
        <w:t>No estoy de acuerdo, el agua es el factor principal, la semilla necesita estar embebida. Otra cosa es que en ciertos ecosistemas la temperatura sea el factor principal que regula la fenologia de la germinacion (no el proceso fisiologico de germinacion en si)</w:t>
      </w:r>
    </w:p>
  </w:comment>
  <w:comment w:id="61" w:author="EDUARDO FERNANDEZ PASCUAL" w:date="2024-03-21T17:39:00Z" w:initials="EF">
    <w:p w14:paraId="63982584" w14:textId="77777777" w:rsidR="00FC6311" w:rsidRDefault="00FC6311" w:rsidP="00FC6311">
      <w:pPr>
        <w:pStyle w:val="Textocomentario"/>
      </w:pPr>
      <w:r>
        <w:rPr>
          <w:rStyle w:val="Refdecomentario"/>
        </w:rPr>
        <w:annotationRef/>
      </w:r>
      <w:r>
        <w:t>However, present germination requirements are not a guanrantee of future germination requirements given the plasticity of seed responses to temperature (Fernández Pascual et al 2019 Biol Reviews)</w:t>
      </w:r>
    </w:p>
  </w:comment>
  <w:comment w:id="65" w:author="EDUARDO FERNANDEZ PASCUAL" w:date="2023-09-04T13:24:00Z" w:initials="EF">
    <w:p w14:paraId="5094F66C" w14:textId="0572DFA6" w:rsidR="00A85A9A" w:rsidRPr="000B09F4" w:rsidRDefault="00A85A9A"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4FA14F" w15:done="0"/>
  <w15:commentEx w15:paraId="0F42D19F" w15:done="0"/>
  <w15:commentEx w15:paraId="2357C96C" w15:done="0"/>
  <w15:commentEx w15:paraId="45022E01" w15:paraIdParent="2357C96C" w15:done="0"/>
  <w15:commentEx w15:paraId="6BE1EBEC" w15:done="0"/>
  <w15:commentEx w15:paraId="0F24165E" w15:done="0"/>
  <w15:commentEx w15:paraId="31EEBD6E" w15:done="0"/>
  <w15:commentEx w15:paraId="20D5FF25" w15:done="0"/>
  <w15:commentEx w15:paraId="32DAA466" w15:done="0"/>
  <w15:commentEx w15:paraId="00BBF8F0" w15:done="0"/>
  <w15:commentEx w15:paraId="573F6D06" w15:done="0"/>
  <w15:commentEx w15:paraId="51DA8F7F" w15:done="0"/>
  <w15:commentEx w15:paraId="4C4C5DCE" w15:done="0"/>
  <w15:commentEx w15:paraId="63982584"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6898406" w16cex:dateUtc="2024-03-21T16:11:00Z"/>
  <w16cex:commentExtensible w16cex:durableId="388EB7D6" w16cex:dateUtc="2024-03-21T16:12:00Z"/>
  <w16cex:commentExtensible w16cex:durableId="633DF01C" w16cex:dateUtc="2024-02-16T11:35:00Z"/>
  <w16cex:commentExtensible w16cex:durableId="39922753" w16cex:dateUtc="2024-02-19T11:11:00Z"/>
  <w16cex:commentExtensible w16cex:durableId="78AF799C" w16cex:dateUtc="2024-03-21T16:13:00Z"/>
  <w16cex:commentExtensible w16cex:durableId="6130CEF3" w16cex:dateUtc="2024-03-21T16:13:00Z"/>
  <w16cex:commentExtensible w16cex:durableId="0F32EA29" w16cex:dateUtc="2024-03-21T16:15:00Z"/>
  <w16cex:commentExtensible w16cex:durableId="4AE18A2E" w16cex:dateUtc="2024-03-21T16:17:00Z"/>
  <w16cex:commentExtensible w16cex:durableId="390A072B" w16cex:dateUtc="2024-03-21T16:18:00Z"/>
  <w16cex:commentExtensible w16cex:durableId="5E19CD52" w16cex:dateUtc="2024-02-16T12:01:00Z"/>
  <w16cex:commentExtensible w16cex:durableId="5DFE4E94" w16cex:dateUtc="2024-03-21T16:28:00Z"/>
  <w16cex:commentExtensible w16cex:durableId="2F80F89D" w16cex:dateUtc="2024-03-21T16:31:00Z"/>
  <w16cex:commentExtensible w16cex:durableId="655D2C49" w16cex:dateUtc="2024-03-21T16:37:00Z"/>
  <w16cex:commentExtensible w16cex:durableId="401E4587" w16cex:dateUtc="2024-03-21T16:39:00Z"/>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4FA14F" w16cid:durableId="36898406"/>
  <w16cid:commentId w16cid:paraId="0F42D19F" w16cid:durableId="388EB7D6"/>
  <w16cid:commentId w16cid:paraId="2357C96C" w16cid:durableId="633DF01C"/>
  <w16cid:commentId w16cid:paraId="45022E01" w16cid:durableId="39922753"/>
  <w16cid:commentId w16cid:paraId="6BE1EBEC" w16cid:durableId="78AF799C"/>
  <w16cid:commentId w16cid:paraId="0F24165E" w16cid:durableId="6130CEF3"/>
  <w16cid:commentId w16cid:paraId="31EEBD6E" w16cid:durableId="0F32EA29"/>
  <w16cid:commentId w16cid:paraId="20D5FF25" w16cid:durableId="4AE18A2E"/>
  <w16cid:commentId w16cid:paraId="32DAA466" w16cid:durableId="390A072B"/>
  <w16cid:commentId w16cid:paraId="00BBF8F0" w16cid:durableId="5E19CD52"/>
  <w16cid:commentId w16cid:paraId="573F6D06" w16cid:durableId="5DFE4E94"/>
  <w16cid:commentId w16cid:paraId="51DA8F7F" w16cid:durableId="2F80F89D"/>
  <w16cid:commentId w16cid:paraId="4C4C5DCE" w16cid:durableId="655D2C49"/>
  <w16cid:commentId w16cid:paraId="63982584" w16cid:durableId="401E4587"/>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66354" w14:textId="77777777" w:rsidR="004D05B1" w:rsidRDefault="004D05B1" w:rsidP="008060D5">
      <w:pPr>
        <w:spacing w:after="0" w:line="240" w:lineRule="auto"/>
      </w:pPr>
      <w:r>
        <w:separator/>
      </w:r>
    </w:p>
  </w:endnote>
  <w:endnote w:type="continuationSeparator" w:id="0">
    <w:p w14:paraId="468B59FC" w14:textId="77777777" w:rsidR="004D05B1" w:rsidRDefault="004D05B1"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Content>
      <w:p w14:paraId="494069D9" w14:textId="602F70C6" w:rsidR="00A85A9A" w:rsidRDefault="00A85A9A">
        <w:pPr>
          <w:pStyle w:val="Piedepgina"/>
          <w:jc w:val="center"/>
        </w:pPr>
        <w:r>
          <w:fldChar w:fldCharType="begin"/>
        </w:r>
        <w:r>
          <w:instrText>PAGE   \* MERGEFORMAT</w:instrText>
        </w:r>
        <w:r>
          <w:fldChar w:fldCharType="separate"/>
        </w:r>
        <w:r w:rsidR="00660555" w:rsidRPr="00660555">
          <w:rPr>
            <w:noProof/>
            <w:lang w:val="es-ES"/>
          </w:rPr>
          <w:t>16</w:t>
        </w:r>
        <w:r>
          <w:fldChar w:fldCharType="end"/>
        </w:r>
      </w:p>
    </w:sdtContent>
  </w:sdt>
  <w:p w14:paraId="27CFAAC6" w14:textId="77777777" w:rsidR="00A85A9A" w:rsidRDefault="00A85A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E417" w14:textId="77777777" w:rsidR="004D05B1" w:rsidRDefault="004D05B1" w:rsidP="008060D5">
      <w:pPr>
        <w:spacing w:after="0" w:line="240" w:lineRule="auto"/>
      </w:pPr>
      <w:r>
        <w:separator/>
      </w:r>
    </w:p>
  </w:footnote>
  <w:footnote w:type="continuationSeparator" w:id="0">
    <w:p w14:paraId="0E1EC6A9" w14:textId="77777777" w:rsidR="004D05B1" w:rsidRDefault="004D05B1"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218837">
    <w:abstractNumId w:val="16"/>
  </w:num>
  <w:num w:numId="2" w16cid:durableId="1024790662">
    <w:abstractNumId w:val="9"/>
  </w:num>
  <w:num w:numId="3" w16cid:durableId="2000112814">
    <w:abstractNumId w:val="21"/>
  </w:num>
  <w:num w:numId="4" w16cid:durableId="1738895381">
    <w:abstractNumId w:val="18"/>
  </w:num>
  <w:num w:numId="5" w16cid:durableId="2085562634">
    <w:abstractNumId w:val="25"/>
  </w:num>
  <w:num w:numId="6" w16cid:durableId="1750032537">
    <w:abstractNumId w:val="15"/>
  </w:num>
  <w:num w:numId="7" w16cid:durableId="32124152">
    <w:abstractNumId w:val="19"/>
  </w:num>
  <w:num w:numId="8" w16cid:durableId="886063179">
    <w:abstractNumId w:val="7"/>
  </w:num>
  <w:num w:numId="9" w16cid:durableId="1234897657">
    <w:abstractNumId w:val="22"/>
  </w:num>
  <w:num w:numId="10" w16cid:durableId="219757637">
    <w:abstractNumId w:val="17"/>
  </w:num>
  <w:num w:numId="11" w16cid:durableId="1617057255">
    <w:abstractNumId w:val="14"/>
  </w:num>
  <w:num w:numId="12" w16cid:durableId="1381781241">
    <w:abstractNumId w:val="1"/>
  </w:num>
  <w:num w:numId="13" w16cid:durableId="666714203">
    <w:abstractNumId w:val="8"/>
  </w:num>
  <w:num w:numId="14" w16cid:durableId="676930823">
    <w:abstractNumId w:val="5"/>
  </w:num>
  <w:num w:numId="15" w16cid:durableId="629868914">
    <w:abstractNumId w:val="29"/>
  </w:num>
  <w:num w:numId="16" w16cid:durableId="170334383">
    <w:abstractNumId w:val="6"/>
  </w:num>
  <w:num w:numId="17" w16cid:durableId="1944071474">
    <w:abstractNumId w:val="4"/>
  </w:num>
  <w:num w:numId="18" w16cid:durableId="332220021">
    <w:abstractNumId w:val="12"/>
  </w:num>
  <w:num w:numId="19" w16cid:durableId="772046732">
    <w:abstractNumId w:val="13"/>
  </w:num>
  <w:num w:numId="20" w16cid:durableId="2013682715">
    <w:abstractNumId w:val="26"/>
  </w:num>
  <w:num w:numId="21" w16cid:durableId="2094279699">
    <w:abstractNumId w:val="11"/>
  </w:num>
  <w:num w:numId="22" w16cid:durableId="315425153">
    <w:abstractNumId w:val="3"/>
  </w:num>
  <w:num w:numId="23" w16cid:durableId="775557593">
    <w:abstractNumId w:val="0"/>
  </w:num>
  <w:num w:numId="24" w16cid:durableId="976573902">
    <w:abstractNumId w:val="20"/>
  </w:num>
  <w:num w:numId="25" w16cid:durableId="2066754809">
    <w:abstractNumId w:val="28"/>
  </w:num>
  <w:num w:numId="26" w16cid:durableId="1902521323">
    <w:abstractNumId w:val="24"/>
  </w:num>
  <w:num w:numId="27" w16cid:durableId="1701970510">
    <w:abstractNumId w:val="10"/>
  </w:num>
  <w:num w:numId="28" w16cid:durableId="1664045836">
    <w:abstractNumId w:val="23"/>
  </w:num>
  <w:num w:numId="29" w16cid:durableId="1115833799">
    <w:abstractNumId w:val="2"/>
  </w:num>
  <w:num w:numId="30" w16cid:durableId="84660182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77F"/>
    <w:rsid w:val="00010DB7"/>
    <w:rsid w:val="00010DC7"/>
    <w:rsid w:val="00010FF4"/>
    <w:rsid w:val="00011784"/>
    <w:rsid w:val="00011B7A"/>
    <w:rsid w:val="00011EB4"/>
    <w:rsid w:val="00011F6B"/>
    <w:rsid w:val="0001298C"/>
    <w:rsid w:val="00012B0C"/>
    <w:rsid w:val="00013065"/>
    <w:rsid w:val="000135FA"/>
    <w:rsid w:val="0001412F"/>
    <w:rsid w:val="00014F05"/>
    <w:rsid w:val="000158CB"/>
    <w:rsid w:val="00015C1D"/>
    <w:rsid w:val="00015E56"/>
    <w:rsid w:val="00016AAD"/>
    <w:rsid w:val="00017199"/>
    <w:rsid w:val="0001778C"/>
    <w:rsid w:val="000177FA"/>
    <w:rsid w:val="0002012C"/>
    <w:rsid w:val="00020644"/>
    <w:rsid w:val="00020662"/>
    <w:rsid w:val="00021119"/>
    <w:rsid w:val="00023257"/>
    <w:rsid w:val="00023986"/>
    <w:rsid w:val="00024631"/>
    <w:rsid w:val="00024831"/>
    <w:rsid w:val="00024B86"/>
    <w:rsid w:val="00024C6A"/>
    <w:rsid w:val="00025337"/>
    <w:rsid w:val="00025759"/>
    <w:rsid w:val="00025C3E"/>
    <w:rsid w:val="0002638C"/>
    <w:rsid w:val="00026440"/>
    <w:rsid w:val="0002662F"/>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143D"/>
    <w:rsid w:val="0005209E"/>
    <w:rsid w:val="00052B8F"/>
    <w:rsid w:val="000532F0"/>
    <w:rsid w:val="000534C3"/>
    <w:rsid w:val="00053907"/>
    <w:rsid w:val="00053C83"/>
    <w:rsid w:val="00053DFB"/>
    <w:rsid w:val="00054586"/>
    <w:rsid w:val="000545C9"/>
    <w:rsid w:val="00054B13"/>
    <w:rsid w:val="00054EE7"/>
    <w:rsid w:val="000557CA"/>
    <w:rsid w:val="00055D7A"/>
    <w:rsid w:val="000563AB"/>
    <w:rsid w:val="00056FFB"/>
    <w:rsid w:val="00057372"/>
    <w:rsid w:val="00060042"/>
    <w:rsid w:val="0006032C"/>
    <w:rsid w:val="0006144D"/>
    <w:rsid w:val="00061E61"/>
    <w:rsid w:val="00062534"/>
    <w:rsid w:val="00063104"/>
    <w:rsid w:val="00063898"/>
    <w:rsid w:val="000638D4"/>
    <w:rsid w:val="00063B81"/>
    <w:rsid w:val="00063DFE"/>
    <w:rsid w:val="000645E1"/>
    <w:rsid w:val="00064B26"/>
    <w:rsid w:val="00064BBE"/>
    <w:rsid w:val="000652E8"/>
    <w:rsid w:val="000653AD"/>
    <w:rsid w:val="000653B2"/>
    <w:rsid w:val="0006542D"/>
    <w:rsid w:val="00065B45"/>
    <w:rsid w:val="00065C74"/>
    <w:rsid w:val="00065E40"/>
    <w:rsid w:val="0006686C"/>
    <w:rsid w:val="000669B2"/>
    <w:rsid w:val="00066BB4"/>
    <w:rsid w:val="00066BDD"/>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622"/>
    <w:rsid w:val="000A06B5"/>
    <w:rsid w:val="000A11BF"/>
    <w:rsid w:val="000A19CF"/>
    <w:rsid w:val="000A2612"/>
    <w:rsid w:val="000A3207"/>
    <w:rsid w:val="000A3793"/>
    <w:rsid w:val="000A37BA"/>
    <w:rsid w:val="000A3A48"/>
    <w:rsid w:val="000A422E"/>
    <w:rsid w:val="000A4253"/>
    <w:rsid w:val="000A4547"/>
    <w:rsid w:val="000A4CBF"/>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930"/>
    <w:rsid w:val="000D5B91"/>
    <w:rsid w:val="000D671E"/>
    <w:rsid w:val="000D68EA"/>
    <w:rsid w:val="000D6E66"/>
    <w:rsid w:val="000D6EA4"/>
    <w:rsid w:val="000D6FE5"/>
    <w:rsid w:val="000D7049"/>
    <w:rsid w:val="000E06B7"/>
    <w:rsid w:val="000E1208"/>
    <w:rsid w:val="000E17E2"/>
    <w:rsid w:val="000E25BE"/>
    <w:rsid w:val="000E2CC0"/>
    <w:rsid w:val="000E35FD"/>
    <w:rsid w:val="000E3D97"/>
    <w:rsid w:val="000E3F23"/>
    <w:rsid w:val="000E3F33"/>
    <w:rsid w:val="000E4494"/>
    <w:rsid w:val="000E472B"/>
    <w:rsid w:val="000E5549"/>
    <w:rsid w:val="000E5637"/>
    <w:rsid w:val="000E5853"/>
    <w:rsid w:val="000E6BFD"/>
    <w:rsid w:val="000E6D9B"/>
    <w:rsid w:val="000E6E32"/>
    <w:rsid w:val="000E7007"/>
    <w:rsid w:val="000F07CD"/>
    <w:rsid w:val="000F0870"/>
    <w:rsid w:val="000F1264"/>
    <w:rsid w:val="000F1564"/>
    <w:rsid w:val="000F18F3"/>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244"/>
    <w:rsid w:val="0010571B"/>
    <w:rsid w:val="00105720"/>
    <w:rsid w:val="001058BC"/>
    <w:rsid w:val="001063AE"/>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A74"/>
    <w:rsid w:val="00121EA6"/>
    <w:rsid w:val="00123087"/>
    <w:rsid w:val="0012367D"/>
    <w:rsid w:val="001236AC"/>
    <w:rsid w:val="00123C88"/>
    <w:rsid w:val="00124B2D"/>
    <w:rsid w:val="0012582D"/>
    <w:rsid w:val="00125A76"/>
    <w:rsid w:val="00126B02"/>
    <w:rsid w:val="00127840"/>
    <w:rsid w:val="00127D55"/>
    <w:rsid w:val="001300CA"/>
    <w:rsid w:val="001300CB"/>
    <w:rsid w:val="00130222"/>
    <w:rsid w:val="001308B5"/>
    <w:rsid w:val="001309B9"/>
    <w:rsid w:val="0013100B"/>
    <w:rsid w:val="00131049"/>
    <w:rsid w:val="00133831"/>
    <w:rsid w:val="00134736"/>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A9E"/>
    <w:rsid w:val="00147DAA"/>
    <w:rsid w:val="001500BD"/>
    <w:rsid w:val="001501CD"/>
    <w:rsid w:val="001504B6"/>
    <w:rsid w:val="00150AF1"/>
    <w:rsid w:val="00150CDD"/>
    <w:rsid w:val="001513E1"/>
    <w:rsid w:val="00151519"/>
    <w:rsid w:val="001517A8"/>
    <w:rsid w:val="001520EA"/>
    <w:rsid w:val="00152264"/>
    <w:rsid w:val="001522AA"/>
    <w:rsid w:val="001522E5"/>
    <w:rsid w:val="001526F9"/>
    <w:rsid w:val="00152712"/>
    <w:rsid w:val="001529E4"/>
    <w:rsid w:val="00152AE0"/>
    <w:rsid w:val="00152D8C"/>
    <w:rsid w:val="00152E70"/>
    <w:rsid w:val="001535BB"/>
    <w:rsid w:val="00154B16"/>
    <w:rsid w:val="00154CE1"/>
    <w:rsid w:val="00154D57"/>
    <w:rsid w:val="00154DF4"/>
    <w:rsid w:val="001557A2"/>
    <w:rsid w:val="00155974"/>
    <w:rsid w:val="00155E0D"/>
    <w:rsid w:val="00156655"/>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C8E"/>
    <w:rsid w:val="001A0870"/>
    <w:rsid w:val="001A0B53"/>
    <w:rsid w:val="001A0C42"/>
    <w:rsid w:val="001A1B67"/>
    <w:rsid w:val="001A1F88"/>
    <w:rsid w:val="001A1FE6"/>
    <w:rsid w:val="001A2342"/>
    <w:rsid w:val="001A2F5A"/>
    <w:rsid w:val="001A30C0"/>
    <w:rsid w:val="001A30CC"/>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F2B"/>
    <w:rsid w:val="001D463C"/>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5A1C"/>
    <w:rsid w:val="001F5C36"/>
    <w:rsid w:val="001F5E5C"/>
    <w:rsid w:val="001F5EB9"/>
    <w:rsid w:val="001F63CD"/>
    <w:rsid w:val="001F63EC"/>
    <w:rsid w:val="001F6FFC"/>
    <w:rsid w:val="001F6FFD"/>
    <w:rsid w:val="001F700B"/>
    <w:rsid w:val="001F7655"/>
    <w:rsid w:val="001F7959"/>
    <w:rsid w:val="001F7DC7"/>
    <w:rsid w:val="00200333"/>
    <w:rsid w:val="002003D0"/>
    <w:rsid w:val="002009B2"/>
    <w:rsid w:val="002009CD"/>
    <w:rsid w:val="002012BB"/>
    <w:rsid w:val="002013D7"/>
    <w:rsid w:val="00201B81"/>
    <w:rsid w:val="00202178"/>
    <w:rsid w:val="00202551"/>
    <w:rsid w:val="00202B3C"/>
    <w:rsid w:val="0020318F"/>
    <w:rsid w:val="00203712"/>
    <w:rsid w:val="002038BE"/>
    <w:rsid w:val="00203A2E"/>
    <w:rsid w:val="00203C56"/>
    <w:rsid w:val="00203E14"/>
    <w:rsid w:val="00204618"/>
    <w:rsid w:val="0020482E"/>
    <w:rsid w:val="00204A40"/>
    <w:rsid w:val="0020535E"/>
    <w:rsid w:val="00205BEE"/>
    <w:rsid w:val="00206F6F"/>
    <w:rsid w:val="002070DF"/>
    <w:rsid w:val="00207A61"/>
    <w:rsid w:val="00210116"/>
    <w:rsid w:val="00210A78"/>
    <w:rsid w:val="00210AC1"/>
    <w:rsid w:val="00210D25"/>
    <w:rsid w:val="00210E8F"/>
    <w:rsid w:val="0021137E"/>
    <w:rsid w:val="00211595"/>
    <w:rsid w:val="002121FA"/>
    <w:rsid w:val="002139AF"/>
    <w:rsid w:val="00213B69"/>
    <w:rsid w:val="00213F89"/>
    <w:rsid w:val="00214B1F"/>
    <w:rsid w:val="00214E8E"/>
    <w:rsid w:val="00215BBA"/>
    <w:rsid w:val="0021612A"/>
    <w:rsid w:val="00216372"/>
    <w:rsid w:val="002164D1"/>
    <w:rsid w:val="00217287"/>
    <w:rsid w:val="002174B2"/>
    <w:rsid w:val="002174F4"/>
    <w:rsid w:val="00217D6E"/>
    <w:rsid w:val="0022031C"/>
    <w:rsid w:val="00220DEF"/>
    <w:rsid w:val="00222D8A"/>
    <w:rsid w:val="00223310"/>
    <w:rsid w:val="0022361E"/>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4BB4"/>
    <w:rsid w:val="00274F27"/>
    <w:rsid w:val="002752C3"/>
    <w:rsid w:val="0027573C"/>
    <w:rsid w:val="002758C8"/>
    <w:rsid w:val="002761A1"/>
    <w:rsid w:val="002771E1"/>
    <w:rsid w:val="002776D2"/>
    <w:rsid w:val="00277BF0"/>
    <w:rsid w:val="00277FA2"/>
    <w:rsid w:val="00280193"/>
    <w:rsid w:val="002805E4"/>
    <w:rsid w:val="00280610"/>
    <w:rsid w:val="00280D38"/>
    <w:rsid w:val="00281455"/>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CB0"/>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8E2"/>
    <w:rsid w:val="002B1945"/>
    <w:rsid w:val="002B1F46"/>
    <w:rsid w:val="002B2279"/>
    <w:rsid w:val="002B30AD"/>
    <w:rsid w:val="002B335E"/>
    <w:rsid w:val="002B3890"/>
    <w:rsid w:val="002B3B51"/>
    <w:rsid w:val="002B3D55"/>
    <w:rsid w:val="002B4CFF"/>
    <w:rsid w:val="002B5733"/>
    <w:rsid w:val="002B5DE1"/>
    <w:rsid w:val="002B6DFD"/>
    <w:rsid w:val="002B70D8"/>
    <w:rsid w:val="002B712B"/>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D07DE"/>
    <w:rsid w:val="002D1119"/>
    <w:rsid w:val="002D113A"/>
    <w:rsid w:val="002D202E"/>
    <w:rsid w:val="002D30A5"/>
    <w:rsid w:val="002D3A01"/>
    <w:rsid w:val="002D3A0D"/>
    <w:rsid w:val="002D3A26"/>
    <w:rsid w:val="002D3D68"/>
    <w:rsid w:val="002D4789"/>
    <w:rsid w:val="002D48D3"/>
    <w:rsid w:val="002D4CFB"/>
    <w:rsid w:val="002D5AB3"/>
    <w:rsid w:val="002D5C85"/>
    <w:rsid w:val="002D6E17"/>
    <w:rsid w:val="002D7BD0"/>
    <w:rsid w:val="002D7E31"/>
    <w:rsid w:val="002E0FE8"/>
    <w:rsid w:val="002E11E5"/>
    <w:rsid w:val="002E1343"/>
    <w:rsid w:val="002E2098"/>
    <w:rsid w:val="002E315F"/>
    <w:rsid w:val="002E3DF8"/>
    <w:rsid w:val="002E3FBF"/>
    <w:rsid w:val="002E413E"/>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7D1F"/>
    <w:rsid w:val="002F7EF2"/>
    <w:rsid w:val="00300EAC"/>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673DF"/>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804B1"/>
    <w:rsid w:val="00380673"/>
    <w:rsid w:val="003807F8"/>
    <w:rsid w:val="003808AB"/>
    <w:rsid w:val="00381A6F"/>
    <w:rsid w:val="00381B2D"/>
    <w:rsid w:val="00381E4F"/>
    <w:rsid w:val="0038265D"/>
    <w:rsid w:val="003834A0"/>
    <w:rsid w:val="003837A1"/>
    <w:rsid w:val="00384033"/>
    <w:rsid w:val="00384E64"/>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4318"/>
    <w:rsid w:val="003945F2"/>
    <w:rsid w:val="00394852"/>
    <w:rsid w:val="00394CCD"/>
    <w:rsid w:val="003956CA"/>
    <w:rsid w:val="00395982"/>
    <w:rsid w:val="00395DEB"/>
    <w:rsid w:val="003968A8"/>
    <w:rsid w:val="00396F3E"/>
    <w:rsid w:val="003975A9"/>
    <w:rsid w:val="00397610"/>
    <w:rsid w:val="003976A2"/>
    <w:rsid w:val="00397A7C"/>
    <w:rsid w:val="003A0677"/>
    <w:rsid w:val="003A0753"/>
    <w:rsid w:val="003A116D"/>
    <w:rsid w:val="003A149B"/>
    <w:rsid w:val="003A15C8"/>
    <w:rsid w:val="003A17E9"/>
    <w:rsid w:val="003A2646"/>
    <w:rsid w:val="003A2DD2"/>
    <w:rsid w:val="003A2DF2"/>
    <w:rsid w:val="003A36CF"/>
    <w:rsid w:val="003A446D"/>
    <w:rsid w:val="003A57A4"/>
    <w:rsid w:val="003A5C14"/>
    <w:rsid w:val="003A64E7"/>
    <w:rsid w:val="003A6587"/>
    <w:rsid w:val="003A6A86"/>
    <w:rsid w:val="003A7035"/>
    <w:rsid w:val="003B0A32"/>
    <w:rsid w:val="003B13B6"/>
    <w:rsid w:val="003B16E4"/>
    <w:rsid w:val="003B1E6E"/>
    <w:rsid w:val="003B20A9"/>
    <w:rsid w:val="003B2258"/>
    <w:rsid w:val="003B25A5"/>
    <w:rsid w:val="003B264A"/>
    <w:rsid w:val="003B3E18"/>
    <w:rsid w:val="003B406A"/>
    <w:rsid w:val="003B41B8"/>
    <w:rsid w:val="003B42ED"/>
    <w:rsid w:val="003B435B"/>
    <w:rsid w:val="003B43A5"/>
    <w:rsid w:val="003B54BD"/>
    <w:rsid w:val="003B61A6"/>
    <w:rsid w:val="003B6B0A"/>
    <w:rsid w:val="003B6C57"/>
    <w:rsid w:val="003B70BD"/>
    <w:rsid w:val="003B70F5"/>
    <w:rsid w:val="003B757D"/>
    <w:rsid w:val="003C0AA3"/>
    <w:rsid w:val="003C0DBC"/>
    <w:rsid w:val="003C2732"/>
    <w:rsid w:val="003C2ECF"/>
    <w:rsid w:val="003C3405"/>
    <w:rsid w:val="003C362D"/>
    <w:rsid w:val="003C380C"/>
    <w:rsid w:val="003C3D41"/>
    <w:rsid w:val="003C3DEA"/>
    <w:rsid w:val="003C5342"/>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D20"/>
    <w:rsid w:val="003E44B3"/>
    <w:rsid w:val="003E4F2F"/>
    <w:rsid w:val="003E51FE"/>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6173"/>
    <w:rsid w:val="00416CC5"/>
    <w:rsid w:val="00417529"/>
    <w:rsid w:val="00417A0A"/>
    <w:rsid w:val="00417C4F"/>
    <w:rsid w:val="00417FF0"/>
    <w:rsid w:val="00420413"/>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F29"/>
    <w:rsid w:val="00441959"/>
    <w:rsid w:val="00441ACB"/>
    <w:rsid w:val="00441BB2"/>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7893"/>
    <w:rsid w:val="004504AF"/>
    <w:rsid w:val="00450781"/>
    <w:rsid w:val="00450C77"/>
    <w:rsid w:val="00450D23"/>
    <w:rsid w:val="00451825"/>
    <w:rsid w:val="004519AE"/>
    <w:rsid w:val="00451B86"/>
    <w:rsid w:val="00451FC6"/>
    <w:rsid w:val="00452038"/>
    <w:rsid w:val="00452A0A"/>
    <w:rsid w:val="0045385B"/>
    <w:rsid w:val="00453EBA"/>
    <w:rsid w:val="0045493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70A5D"/>
    <w:rsid w:val="00470A6A"/>
    <w:rsid w:val="00470B60"/>
    <w:rsid w:val="0047166F"/>
    <w:rsid w:val="0047186E"/>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934"/>
    <w:rsid w:val="00480DD9"/>
    <w:rsid w:val="00483D06"/>
    <w:rsid w:val="00483F38"/>
    <w:rsid w:val="0048674E"/>
    <w:rsid w:val="004876E6"/>
    <w:rsid w:val="00490127"/>
    <w:rsid w:val="0049017C"/>
    <w:rsid w:val="00490273"/>
    <w:rsid w:val="00490861"/>
    <w:rsid w:val="00490962"/>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2862"/>
    <w:rsid w:val="004A3182"/>
    <w:rsid w:val="004A4571"/>
    <w:rsid w:val="004A50A3"/>
    <w:rsid w:val="004A55F6"/>
    <w:rsid w:val="004A59F0"/>
    <w:rsid w:val="004A61BB"/>
    <w:rsid w:val="004A63B4"/>
    <w:rsid w:val="004A71CF"/>
    <w:rsid w:val="004B019D"/>
    <w:rsid w:val="004B105B"/>
    <w:rsid w:val="004B2C13"/>
    <w:rsid w:val="004B37F3"/>
    <w:rsid w:val="004B3A77"/>
    <w:rsid w:val="004B4434"/>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C22"/>
    <w:rsid w:val="004C1941"/>
    <w:rsid w:val="004C1E30"/>
    <w:rsid w:val="004C27B5"/>
    <w:rsid w:val="004C2D04"/>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D67"/>
    <w:rsid w:val="004F2E67"/>
    <w:rsid w:val="004F3FF7"/>
    <w:rsid w:val="004F406C"/>
    <w:rsid w:val="004F42C6"/>
    <w:rsid w:val="004F4D25"/>
    <w:rsid w:val="004F4D9B"/>
    <w:rsid w:val="004F69AA"/>
    <w:rsid w:val="004F7126"/>
    <w:rsid w:val="004F724B"/>
    <w:rsid w:val="004F7793"/>
    <w:rsid w:val="004F7915"/>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DCC"/>
    <w:rsid w:val="00533026"/>
    <w:rsid w:val="00533510"/>
    <w:rsid w:val="00533562"/>
    <w:rsid w:val="0053376D"/>
    <w:rsid w:val="00534039"/>
    <w:rsid w:val="00534482"/>
    <w:rsid w:val="005352E2"/>
    <w:rsid w:val="00535752"/>
    <w:rsid w:val="00535BD6"/>
    <w:rsid w:val="005364F9"/>
    <w:rsid w:val="005369EA"/>
    <w:rsid w:val="00536A07"/>
    <w:rsid w:val="00536A6C"/>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5438"/>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42FF"/>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6AE"/>
    <w:rsid w:val="00565C53"/>
    <w:rsid w:val="00565E10"/>
    <w:rsid w:val="00565FA6"/>
    <w:rsid w:val="00566176"/>
    <w:rsid w:val="0056630A"/>
    <w:rsid w:val="0056636A"/>
    <w:rsid w:val="005669F8"/>
    <w:rsid w:val="00566D7E"/>
    <w:rsid w:val="00567B37"/>
    <w:rsid w:val="005719C8"/>
    <w:rsid w:val="00571E7E"/>
    <w:rsid w:val="005720A6"/>
    <w:rsid w:val="00572507"/>
    <w:rsid w:val="0057285C"/>
    <w:rsid w:val="005733A6"/>
    <w:rsid w:val="00573D37"/>
    <w:rsid w:val="00574270"/>
    <w:rsid w:val="00574689"/>
    <w:rsid w:val="0057469A"/>
    <w:rsid w:val="00575098"/>
    <w:rsid w:val="00575677"/>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E5D"/>
    <w:rsid w:val="005B0FA7"/>
    <w:rsid w:val="005B1A0B"/>
    <w:rsid w:val="005B1C11"/>
    <w:rsid w:val="005B1E91"/>
    <w:rsid w:val="005B287F"/>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911"/>
    <w:rsid w:val="005E2C9A"/>
    <w:rsid w:val="005E3224"/>
    <w:rsid w:val="005E3321"/>
    <w:rsid w:val="005E4818"/>
    <w:rsid w:val="005E49CA"/>
    <w:rsid w:val="005E4D89"/>
    <w:rsid w:val="005E4DEE"/>
    <w:rsid w:val="005E4F6B"/>
    <w:rsid w:val="005E5401"/>
    <w:rsid w:val="005E5829"/>
    <w:rsid w:val="005E5ACA"/>
    <w:rsid w:val="005E65B4"/>
    <w:rsid w:val="005E6AD4"/>
    <w:rsid w:val="005E6F56"/>
    <w:rsid w:val="005E7827"/>
    <w:rsid w:val="005F0777"/>
    <w:rsid w:val="005F12EA"/>
    <w:rsid w:val="005F2A17"/>
    <w:rsid w:val="005F3219"/>
    <w:rsid w:val="005F3531"/>
    <w:rsid w:val="005F394A"/>
    <w:rsid w:val="005F5CF8"/>
    <w:rsid w:val="005F6B3E"/>
    <w:rsid w:val="005F735B"/>
    <w:rsid w:val="005F7844"/>
    <w:rsid w:val="005F7DEF"/>
    <w:rsid w:val="005F7E11"/>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3FC"/>
    <w:rsid w:val="0065545D"/>
    <w:rsid w:val="00656812"/>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DD0"/>
    <w:rsid w:val="006D1608"/>
    <w:rsid w:val="006D1A47"/>
    <w:rsid w:val="006D33F8"/>
    <w:rsid w:val="006D417D"/>
    <w:rsid w:val="006D42D2"/>
    <w:rsid w:val="006D578B"/>
    <w:rsid w:val="006D5AED"/>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5323"/>
    <w:rsid w:val="006E5BFC"/>
    <w:rsid w:val="006E5E0A"/>
    <w:rsid w:val="006E5F09"/>
    <w:rsid w:val="006E65EB"/>
    <w:rsid w:val="006E68B6"/>
    <w:rsid w:val="006E6C54"/>
    <w:rsid w:val="006E6F55"/>
    <w:rsid w:val="006E713A"/>
    <w:rsid w:val="006E76EF"/>
    <w:rsid w:val="006E783A"/>
    <w:rsid w:val="006F01DD"/>
    <w:rsid w:val="006F0C9D"/>
    <w:rsid w:val="006F0FE9"/>
    <w:rsid w:val="006F1A62"/>
    <w:rsid w:val="006F1CA1"/>
    <w:rsid w:val="006F1E10"/>
    <w:rsid w:val="006F2D37"/>
    <w:rsid w:val="006F3968"/>
    <w:rsid w:val="006F3BCE"/>
    <w:rsid w:val="006F3C31"/>
    <w:rsid w:val="006F56D4"/>
    <w:rsid w:val="006F6093"/>
    <w:rsid w:val="006F6F1D"/>
    <w:rsid w:val="006F7164"/>
    <w:rsid w:val="006F72CE"/>
    <w:rsid w:val="006F7DC6"/>
    <w:rsid w:val="00700861"/>
    <w:rsid w:val="00700D9A"/>
    <w:rsid w:val="00700F07"/>
    <w:rsid w:val="007011CB"/>
    <w:rsid w:val="007016B1"/>
    <w:rsid w:val="007018B7"/>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DF5"/>
    <w:rsid w:val="007171E4"/>
    <w:rsid w:val="00717B6D"/>
    <w:rsid w:val="00717FEA"/>
    <w:rsid w:val="0071D2B5"/>
    <w:rsid w:val="0072036A"/>
    <w:rsid w:val="0072045D"/>
    <w:rsid w:val="00720BE8"/>
    <w:rsid w:val="0072111B"/>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93B"/>
    <w:rsid w:val="00733DB4"/>
    <w:rsid w:val="0073404F"/>
    <w:rsid w:val="007349C5"/>
    <w:rsid w:val="0073599D"/>
    <w:rsid w:val="007365DA"/>
    <w:rsid w:val="00736A4D"/>
    <w:rsid w:val="0074166C"/>
    <w:rsid w:val="00741B45"/>
    <w:rsid w:val="00741C4B"/>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1F72"/>
    <w:rsid w:val="00751FAF"/>
    <w:rsid w:val="007524E5"/>
    <w:rsid w:val="00752C54"/>
    <w:rsid w:val="007535A1"/>
    <w:rsid w:val="00753794"/>
    <w:rsid w:val="0075414D"/>
    <w:rsid w:val="007543A3"/>
    <w:rsid w:val="00754610"/>
    <w:rsid w:val="007548BE"/>
    <w:rsid w:val="00754D89"/>
    <w:rsid w:val="00754EB2"/>
    <w:rsid w:val="007562E1"/>
    <w:rsid w:val="007567CC"/>
    <w:rsid w:val="00757052"/>
    <w:rsid w:val="00757819"/>
    <w:rsid w:val="00757D24"/>
    <w:rsid w:val="00760B44"/>
    <w:rsid w:val="0076100C"/>
    <w:rsid w:val="007611B6"/>
    <w:rsid w:val="00761415"/>
    <w:rsid w:val="00761961"/>
    <w:rsid w:val="007621B5"/>
    <w:rsid w:val="00762604"/>
    <w:rsid w:val="007628D5"/>
    <w:rsid w:val="00762E45"/>
    <w:rsid w:val="00763951"/>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CD3"/>
    <w:rsid w:val="00770E5C"/>
    <w:rsid w:val="0077166B"/>
    <w:rsid w:val="00771EAE"/>
    <w:rsid w:val="007724EC"/>
    <w:rsid w:val="00773794"/>
    <w:rsid w:val="0077438B"/>
    <w:rsid w:val="00777012"/>
    <w:rsid w:val="007776B7"/>
    <w:rsid w:val="00777A06"/>
    <w:rsid w:val="00780A49"/>
    <w:rsid w:val="00780C03"/>
    <w:rsid w:val="00780F0B"/>
    <w:rsid w:val="0078197D"/>
    <w:rsid w:val="007826C4"/>
    <w:rsid w:val="007830A0"/>
    <w:rsid w:val="0078316F"/>
    <w:rsid w:val="00783211"/>
    <w:rsid w:val="007832EB"/>
    <w:rsid w:val="00783439"/>
    <w:rsid w:val="007842C8"/>
    <w:rsid w:val="0078437D"/>
    <w:rsid w:val="00784CA7"/>
    <w:rsid w:val="00785428"/>
    <w:rsid w:val="0078547B"/>
    <w:rsid w:val="007856F3"/>
    <w:rsid w:val="00785F00"/>
    <w:rsid w:val="00785F46"/>
    <w:rsid w:val="00786039"/>
    <w:rsid w:val="007868F0"/>
    <w:rsid w:val="00786C29"/>
    <w:rsid w:val="00787E61"/>
    <w:rsid w:val="0079015E"/>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ECC"/>
    <w:rsid w:val="007C10B3"/>
    <w:rsid w:val="007C15C2"/>
    <w:rsid w:val="007C1EFD"/>
    <w:rsid w:val="007C20E1"/>
    <w:rsid w:val="007C2161"/>
    <w:rsid w:val="007C2497"/>
    <w:rsid w:val="007C2C24"/>
    <w:rsid w:val="007C43D2"/>
    <w:rsid w:val="007C449E"/>
    <w:rsid w:val="007C4B20"/>
    <w:rsid w:val="007C4EBC"/>
    <w:rsid w:val="007C50A0"/>
    <w:rsid w:val="007C5B33"/>
    <w:rsid w:val="007C5F63"/>
    <w:rsid w:val="007C612E"/>
    <w:rsid w:val="007C644C"/>
    <w:rsid w:val="007C6D09"/>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C79"/>
    <w:rsid w:val="007D6536"/>
    <w:rsid w:val="007D776E"/>
    <w:rsid w:val="007D7BCF"/>
    <w:rsid w:val="007E0487"/>
    <w:rsid w:val="007E1408"/>
    <w:rsid w:val="007E17BB"/>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FE2"/>
    <w:rsid w:val="00816A9A"/>
    <w:rsid w:val="008174BA"/>
    <w:rsid w:val="00817778"/>
    <w:rsid w:val="0081794E"/>
    <w:rsid w:val="00817D1A"/>
    <w:rsid w:val="00817F81"/>
    <w:rsid w:val="00820357"/>
    <w:rsid w:val="00820470"/>
    <w:rsid w:val="008209B2"/>
    <w:rsid w:val="00820EAE"/>
    <w:rsid w:val="00820FDC"/>
    <w:rsid w:val="00821893"/>
    <w:rsid w:val="0082303A"/>
    <w:rsid w:val="00823DA4"/>
    <w:rsid w:val="00823DAD"/>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7365"/>
    <w:rsid w:val="00857A58"/>
    <w:rsid w:val="00860B97"/>
    <w:rsid w:val="0086109C"/>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CBB"/>
    <w:rsid w:val="0088258D"/>
    <w:rsid w:val="00882BAC"/>
    <w:rsid w:val="00882CB8"/>
    <w:rsid w:val="00882D71"/>
    <w:rsid w:val="00882F9B"/>
    <w:rsid w:val="00883036"/>
    <w:rsid w:val="00883644"/>
    <w:rsid w:val="00883741"/>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9CA"/>
    <w:rsid w:val="00894FAE"/>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73F5"/>
    <w:rsid w:val="008C78EB"/>
    <w:rsid w:val="008C7DB9"/>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A1C"/>
    <w:rsid w:val="008F195A"/>
    <w:rsid w:val="008F22A1"/>
    <w:rsid w:val="008F3592"/>
    <w:rsid w:val="008F3D6C"/>
    <w:rsid w:val="008F4367"/>
    <w:rsid w:val="008F4439"/>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317C"/>
    <w:rsid w:val="00903DB6"/>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8F8"/>
    <w:rsid w:val="0091680D"/>
    <w:rsid w:val="009172F9"/>
    <w:rsid w:val="00917307"/>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6718"/>
    <w:rsid w:val="009267C0"/>
    <w:rsid w:val="009269D3"/>
    <w:rsid w:val="00926B0D"/>
    <w:rsid w:val="009275A1"/>
    <w:rsid w:val="009279C8"/>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4188"/>
    <w:rsid w:val="0094483B"/>
    <w:rsid w:val="00944DCA"/>
    <w:rsid w:val="00945599"/>
    <w:rsid w:val="00945B69"/>
    <w:rsid w:val="00945B73"/>
    <w:rsid w:val="00946450"/>
    <w:rsid w:val="00946606"/>
    <w:rsid w:val="0094671D"/>
    <w:rsid w:val="00946892"/>
    <w:rsid w:val="00946922"/>
    <w:rsid w:val="00946B24"/>
    <w:rsid w:val="00946BAE"/>
    <w:rsid w:val="009477C1"/>
    <w:rsid w:val="00947E92"/>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82D"/>
    <w:rsid w:val="00964ADF"/>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5E2"/>
    <w:rsid w:val="00974DBA"/>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DC1"/>
    <w:rsid w:val="0098659B"/>
    <w:rsid w:val="00986AF2"/>
    <w:rsid w:val="00986CCF"/>
    <w:rsid w:val="00987074"/>
    <w:rsid w:val="00987307"/>
    <w:rsid w:val="009876BE"/>
    <w:rsid w:val="00990010"/>
    <w:rsid w:val="0099011A"/>
    <w:rsid w:val="009904BD"/>
    <w:rsid w:val="00990709"/>
    <w:rsid w:val="00991318"/>
    <w:rsid w:val="00991833"/>
    <w:rsid w:val="00991D00"/>
    <w:rsid w:val="0099244E"/>
    <w:rsid w:val="00992A1D"/>
    <w:rsid w:val="00993727"/>
    <w:rsid w:val="00994500"/>
    <w:rsid w:val="00995C51"/>
    <w:rsid w:val="00996C76"/>
    <w:rsid w:val="009970B4"/>
    <w:rsid w:val="00997290"/>
    <w:rsid w:val="00997F69"/>
    <w:rsid w:val="009A005A"/>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D01D3"/>
    <w:rsid w:val="009D07F4"/>
    <w:rsid w:val="009D10AE"/>
    <w:rsid w:val="009D154D"/>
    <w:rsid w:val="009D15FB"/>
    <w:rsid w:val="009D2223"/>
    <w:rsid w:val="009D262F"/>
    <w:rsid w:val="009D3116"/>
    <w:rsid w:val="009D352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B07"/>
    <w:rsid w:val="009E40F2"/>
    <w:rsid w:val="009E45E9"/>
    <w:rsid w:val="009E5087"/>
    <w:rsid w:val="009E598F"/>
    <w:rsid w:val="009E6AC4"/>
    <w:rsid w:val="009E706A"/>
    <w:rsid w:val="009E784D"/>
    <w:rsid w:val="009F02EB"/>
    <w:rsid w:val="009F19BC"/>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3C4D"/>
    <w:rsid w:val="00A13ED3"/>
    <w:rsid w:val="00A1479D"/>
    <w:rsid w:val="00A14F6C"/>
    <w:rsid w:val="00A15A7B"/>
    <w:rsid w:val="00A16134"/>
    <w:rsid w:val="00A16747"/>
    <w:rsid w:val="00A1676D"/>
    <w:rsid w:val="00A16D0B"/>
    <w:rsid w:val="00A17381"/>
    <w:rsid w:val="00A173F2"/>
    <w:rsid w:val="00A17536"/>
    <w:rsid w:val="00A17AA4"/>
    <w:rsid w:val="00A17C93"/>
    <w:rsid w:val="00A2016E"/>
    <w:rsid w:val="00A20405"/>
    <w:rsid w:val="00A224B7"/>
    <w:rsid w:val="00A224B9"/>
    <w:rsid w:val="00A226D0"/>
    <w:rsid w:val="00A2289D"/>
    <w:rsid w:val="00A23245"/>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BB3"/>
    <w:rsid w:val="00A37550"/>
    <w:rsid w:val="00A37ADE"/>
    <w:rsid w:val="00A37BE5"/>
    <w:rsid w:val="00A40D47"/>
    <w:rsid w:val="00A41AE8"/>
    <w:rsid w:val="00A41F28"/>
    <w:rsid w:val="00A42650"/>
    <w:rsid w:val="00A428DE"/>
    <w:rsid w:val="00A42F2A"/>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71C4A"/>
    <w:rsid w:val="00A72126"/>
    <w:rsid w:val="00A7219C"/>
    <w:rsid w:val="00A722A4"/>
    <w:rsid w:val="00A730B7"/>
    <w:rsid w:val="00A7416B"/>
    <w:rsid w:val="00A744D5"/>
    <w:rsid w:val="00A7495B"/>
    <w:rsid w:val="00A75164"/>
    <w:rsid w:val="00A758F8"/>
    <w:rsid w:val="00A75A3E"/>
    <w:rsid w:val="00A75AC5"/>
    <w:rsid w:val="00A75C02"/>
    <w:rsid w:val="00A75CF1"/>
    <w:rsid w:val="00A760B6"/>
    <w:rsid w:val="00A76157"/>
    <w:rsid w:val="00A761C4"/>
    <w:rsid w:val="00A76540"/>
    <w:rsid w:val="00A765B3"/>
    <w:rsid w:val="00A77448"/>
    <w:rsid w:val="00A77F11"/>
    <w:rsid w:val="00A80514"/>
    <w:rsid w:val="00A8053D"/>
    <w:rsid w:val="00A80FC4"/>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8F5"/>
    <w:rsid w:val="00A879BC"/>
    <w:rsid w:val="00A87F47"/>
    <w:rsid w:val="00A90C12"/>
    <w:rsid w:val="00A90E5A"/>
    <w:rsid w:val="00A91812"/>
    <w:rsid w:val="00A91C4E"/>
    <w:rsid w:val="00A92116"/>
    <w:rsid w:val="00A92ED4"/>
    <w:rsid w:val="00A92F58"/>
    <w:rsid w:val="00A93287"/>
    <w:rsid w:val="00A93515"/>
    <w:rsid w:val="00A9357C"/>
    <w:rsid w:val="00A938FD"/>
    <w:rsid w:val="00A94736"/>
    <w:rsid w:val="00A948BC"/>
    <w:rsid w:val="00A94E38"/>
    <w:rsid w:val="00A94E42"/>
    <w:rsid w:val="00A95040"/>
    <w:rsid w:val="00A95D86"/>
    <w:rsid w:val="00A95E08"/>
    <w:rsid w:val="00A95F25"/>
    <w:rsid w:val="00A972FB"/>
    <w:rsid w:val="00A976CE"/>
    <w:rsid w:val="00A97B34"/>
    <w:rsid w:val="00A97D97"/>
    <w:rsid w:val="00AA02DF"/>
    <w:rsid w:val="00AA0892"/>
    <w:rsid w:val="00AA0A3F"/>
    <w:rsid w:val="00AA0E12"/>
    <w:rsid w:val="00AA0EF2"/>
    <w:rsid w:val="00AA1FB4"/>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4AD"/>
    <w:rsid w:val="00AB66EB"/>
    <w:rsid w:val="00AB753F"/>
    <w:rsid w:val="00AB7FAD"/>
    <w:rsid w:val="00AC00ED"/>
    <w:rsid w:val="00AC07E7"/>
    <w:rsid w:val="00AC1179"/>
    <w:rsid w:val="00AC1722"/>
    <w:rsid w:val="00AC1795"/>
    <w:rsid w:val="00AC1F61"/>
    <w:rsid w:val="00AC20FD"/>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D0B95"/>
    <w:rsid w:val="00AD0BBE"/>
    <w:rsid w:val="00AD1712"/>
    <w:rsid w:val="00AD1C82"/>
    <w:rsid w:val="00AD2375"/>
    <w:rsid w:val="00AD2643"/>
    <w:rsid w:val="00AD2703"/>
    <w:rsid w:val="00AD29A7"/>
    <w:rsid w:val="00AD38D7"/>
    <w:rsid w:val="00AD3D2E"/>
    <w:rsid w:val="00AD4801"/>
    <w:rsid w:val="00AD5070"/>
    <w:rsid w:val="00AD5C36"/>
    <w:rsid w:val="00AD6069"/>
    <w:rsid w:val="00AD6874"/>
    <w:rsid w:val="00AD6B20"/>
    <w:rsid w:val="00AD71E8"/>
    <w:rsid w:val="00AD7240"/>
    <w:rsid w:val="00AD7395"/>
    <w:rsid w:val="00AD79C3"/>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C8D"/>
    <w:rsid w:val="00AF5047"/>
    <w:rsid w:val="00AF5059"/>
    <w:rsid w:val="00AF6150"/>
    <w:rsid w:val="00AF694C"/>
    <w:rsid w:val="00AF6EEB"/>
    <w:rsid w:val="00AF7669"/>
    <w:rsid w:val="00AF7B44"/>
    <w:rsid w:val="00AF7EC4"/>
    <w:rsid w:val="00AF7EFD"/>
    <w:rsid w:val="00B010DC"/>
    <w:rsid w:val="00B011FB"/>
    <w:rsid w:val="00B01403"/>
    <w:rsid w:val="00B02169"/>
    <w:rsid w:val="00B0240F"/>
    <w:rsid w:val="00B025C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B"/>
    <w:rsid w:val="00B27485"/>
    <w:rsid w:val="00B3038D"/>
    <w:rsid w:val="00B304EE"/>
    <w:rsid w:val="00B30719"/>
    <w:rsid w:val="00B30AD0"/>
    <w:rsid w:val="00B30B3A"/>
    <w:rsid w:val="00B31624"/>
    <w:rsid w:val="00B326DD"/>
    <w:rsid w:val="00B3274C"/>
    <w:rsid w:val="00B330A1"/>
    <w:rsid w:val="00B34012"/>
    <w:rsid w:val="00B3421C"/>
    <w:rsid w:val="00B34913"/>
    <w:rsid w:val="00B34BC5"/>
    <w:rsid w:val="00B35037"/>
    <w:rsid w:val="00B35EDF"/>
    <w:rsid w:val="00B3671B"/>
    <w:rsid w:val="00B36ED7"/>
    <w:rsid w:val="00B37358"/>
    <w:rsid w:val="00B40780"/>
    <w:rsid w:val="00B40877"/>
    <w:rsid w:val="00B40DFE"/>
    <w:rsid w:val="00B40F1F"/>
    <w:rsid w:val="00B41597"/>
    <w:rsid w:val="00B42B0A"/>
    <w:rsid w:val="00B430ED"/>
    <w:rsid w:val="00B43353"/>
    <w:rsid w:val="00B4356B"/>
    <w:rsid w:val="00B439A8"/>
    <w:rsid w:val="00B442BE"/>
    <w:rsid w:val="00B44733"/>
    <w:rsid w:val="00B44B44"/>
    <w:rsid w:val="00B44BBC"/>
    <w:rsid w:val="00B45980"/>
    <w:rsid w:val="00B45A2F"/>
    <w:rsid w:val="00B45EA5"/>
    <w:rsid w:val="00B461B9"/>
    <w:rsid w:val="00B46509"/>
    <w:rsid w:val="00B46BB7"/>
    <w:rsid w:val="00B476F6"/>
    <w:rsid w:val="00B47A5A"/>
    <w:rsid w:val="00B47ABD"/>
    <w:rsid w:val="00B47FE6"/>
    <w:rsid w:val="00B500EC"/>
    <w:rsid w:val="00B504F7"/>
    <w:rsid w:val="00B51100"/>
    <w:rsid w:val="00B51213"/>
    <w:rsid w:val="00B515E9"/>
    <w:rsid w:val="00B51B01"/>
    <w:rsid w:val="00B52082"/>
    <w:rsid w:val="00B52DE9"/>
    <w:rsid w:val="00B52E48"/>
    <w:rsid w:val="00B52FC4"/>
    <w:rsid w:val="00B53108"/>
    <w:rsid w:val="00B531DD"/>
    <w:rsid w:val="00B53D62"/>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F73"/>
    <w:rsid w:val="00B73435"/>
    <w:rsid w:val="00B74286"/>
    <w:rsid w:val="00B74822"/>
    <w:rsid w:val="00B74E3A"/>
    <w:rsid w:val="00B74EB0"/>
    <w:rsid w:val="00B7500F"/>
    <w:rsid w:val="00B75760"/>
    <w:rsid w:val="00B75EED"/>
    <w:rsid w:val="00B76018"/>
    <w:rsid w:val="00B762CE"/>
    <w:rsid w:val="00B7727E"/>
    <w:rsid w:val="00B77720"/>
    <w:rsid w:val="00B779B7"/>
    <w:rsid w:val="00B77D1D"/>
    <w:rsid w:val="00B80B60"/>
    <w:rsid w:val="00B80C22"/>
    <w:rsid w:val="00B80D39"/>
    <w:rsid w:val="00B80D4B"/>
    <w:rsid w:val="00B80F55"/>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572D"/>
    <w:rsid w:val="00B95D81"/>
    <w:rsid w:val="00B95E94"/>
    <w:rsid w:val="00B961A0"/>
    <w:rsid w:val="00B9644F"/>
    <w:rsid w:val="00B96D5C"/>
    <w:rsid w:val="00B96EF2"/>
    <w:rsid w:val="00BA016C"/>
    <w:rsid w:val="00BA03F3"/>
    <w:rsid w:val="00BA043B"/>
    <w:rsid w:val="00BA0AE5"/>
    <w:rsid w:val="00BA0D7A"/>
    <w:rsid w:val="00BA0FBF"/>
    <w:rsid w:val="00BA170C"/>
    <w:rsid w:val="00BA2AF2"/>
    <w:rsid w:val="00BA3495"/>
    <w:rsid w:val="00BA4A0E"/>
    <w:rsid w:val="00BA4AC8"/>
    <w:rsid w:val="00BA52B0"/>
    <w:rsid w:val="00BA6059"/>
    <w:rsid w:val="00BA60A1"/>
    <w:rsid w:val="00BA614D"/>
    <w:rsid w:val="00BA74D9"/>
    <w:rsid w:val="00BA77EB"/>
    <w:rsid w:val="00BB0031"/>
    <w:rsid w:val="00BB046B"/>
    <w:rsid w:val="00BB04AF"/>
    <w:rsid w:val="00BB0506"/>
    <w:rsid w:val="00BB0E1F"/>
    <w:rsid w:val="00BB1B87"/>
    <w:rsid w:val="00BB29DE"/>
    <w:rsid w:val="00BB2C27"/>
    <w:rsid w:val="00BB2E40"/>
    <w:rsid w:val="00BB3BB8"/>
    <w:rsid w:val="00BB3C9D"/>
    <w:rsid w:val="00BB4D4C"/>
    <w:rsid w:val="00BB517E"/>
    <w:rsid w:val="00BB5E78"/>
    <w:rsid w:val="00BB5E87"/>
    <w:rsid w:val="00BB63F7"/>
    <w:rsid w:val="00BB7235"/>
    <w:rsid w:val="00BB76E3"/>
    <w:rsid w:val="00BB7DCD"/>
    <w:rsid w:val="00BC04E3"/>
    <w:rsid w:val="00BC14EE"/>
    <w:rsid w:val="00BC15BF"/>
    <w:rsid w:val="00BC1B57"/>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0E73"/>
    <w:rsid w:val="00BD132C"/>
    <w:rsid w:val="00BD186F"/>
    <w:rsid w:val="00BD18A3"/>
    <w:rsid w:val="00BD218C"/>
    <w:rsid w:val="00BD2735"/>
    <w:rsid w:val="00BD28F3"/>
    <w:rsid w:val="00BD35A8"/>
    <w:rsid w:val="00BD4034"/>
    <w:rsid w:val="00BD41EC"/>
    <w:rsid w:val="00BD42FB"/>
    <w:rsid w:val="00BD5EA2"/>
    <w:rsid w:val="00BD5F18"/>
    <w:rsid w:val="00BD6434"/>
    <w:rsid w:val="00BD68B1"/>
    <w:rsid w:val="00BD73BF"/>
    <w:rsid w:val="00BD786C"/>
    <w:rsid w:val="00BD7996"/>
    <w:rsid w:val="00BD7998"/>
    <w:rsid w:val="00BD7A1C"/>
    <w:rsid w:val="00BD7FA7"/>
    <w:rsid w:val="00BE10AE"/>
    <w:rsid w:val="00BE165D"/>
    <w:rsid w:val="00BE1660"/>
    <w:rsid w:val="00BE19A0"/>
    <w:rsid w:val="00BE1BCB"/>
    <w:rsid w:val="00BE2000"/>
    <w:rsid w:val="00BE2F51"/>
    <w:rsid w:val="00BE34F9"/>
    <w:rsid w:val="00BE36DF"/>
    <w:rsid w:val="00BE4294"/>
    <w:rsid w:val="00BE4532"/>
    <w:rsid w:val="00BE5CD9"/>
    <w:rsid w:val="00BE7383"/>
    <w:rsid w:val="00BE7972"/>
    <w:rsid w:val="00BE7BB3"/>
    <w:rsid w:val="00BE7FDF"/>
    <w:rsid w:val="00BF09D2"/>
    <w:rsid w:val="00BF0AFF"/>
    <w:rsid w:val="00BF1630"/>
    <w:rsid w:val="00BF243A"/>
    <w:rsid w:val="00BF249B"/>
    <w:rsid w:val="00BF26FB"/>
    <w:rsid w:val="00BF2766"/>
    <w:rsid w:val="00BF4BF7"/>
    <w:rsid w:val="00BF518C"/>
    <w:rsid w:val="00BF5849"/>
    <w:rsid w:val="00BF6B4A"/>
    <w:rsid w:val="00BF6D72"/>
    <w:rsid w:val="00BF6DC2"/>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6015F"/>
    <w:rsid w:val="00C6017B"/>
    <w:rsid w:val="00C6076C"/>
    <w:rsid w:val="00C60A1F"/>
    <w:rsid w:val="00C60D87"/>
    <w:rsid w:val="00C61467"/>
    <w:rsid w:val="00C61AD5"/>
    <w:rsid w:val="00C6239F"/>
    <w:rsid w:val="00C6240B"/>
    <w:rsid w:val="00C62B30"/>
    <w:rsid w:val="00C634F6"/>
    <w:rsid w:val="00C6372C"/>
    <w:rsid w:val="00C64C28"/>
    <w:rsid w:val="00C65EE4"/>
    <w:rsid w:val="00C665E3"/>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2F11"/>
    <w:rsid w:val="00C831BD"/>
    <w:rsid w:val="00C83682"/>
    <w:rsid w:val="00C83998"/>
    <w:rsid w:val="00C8410C"/>
    <w:rsid w:val="00C842C1"/>
    <w:rsid w:val="00C84380"/>
    <w:rsid w:val="00C8528C"/>
    <w:rsid w:val="00C856F5"/>
    <w:rsid w:val="00C859B6"/>
    <w:rsid w:val="00C85A16"/>
    <w:rsid w:val="00C87662"/>
    <w:rsid w:val="00C878FF"/>
    <w:rsid w:val="00C90B92"/>
    <w:rsid w:val="00C90E97"/>
    <w:rsid w:val="00C91CE7"/>
    <w:rsid w:val="00C91E7D"/>
    <w:rsid w:val="00C92C0E"/>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F5B"/>
    <w:rsid w:val="00CA1118"/>
    <w:rsid w:val="00CA1498"/>
    <w:rsid w:val="00CA1FD7"/>
    <w:rsid w:val="00CA2707"/>
    <w:rsid w:val="00CA277B"/>
    <w:rsid w:val="00CA27E5"/>
    <w:rsid w:val="00CA2A5E"/>
    <w:rsid w:val="00CA3182"/>
    <w:rsid w:val="00CA3408"/>
    <w:rsid w:val="00CA3563"/>
    <w:rsid w:val="00CA3E7B"/>
    <w:rsid w:val="00CA4A31"/>
    <w:rsid w:val="00CA509C"/>
    <w:rsid w:val="00CA577A"/>
    <w:rsid w:val="00CA5C0C"/>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373B"/>
    <w:rsid w:val="00CC3A12"/>
    <w:rsid w:val="00CC3ACD"/>
    <w:rsid w:val="00CC3CFB"/>
    <w:rsid w:val="00CC42F4"/>
    <w:rsid w:val="00CC50DB"/>
    <w:rsid w:val="00CC5754"/>
    <w:rsid w:val="00CC69E8"/>
    <w:rsid w:val="00CC69EF"/>
    <w:rsid w:val="00CC6FC7"/>
    <w:rsid w:val="00CC721E"/>
    <w:rsid w:val="00CC7279"/>
    <w:rsid w:val="00CC79C6"/>
    <w:rsid w:val="00CC7A8A"/>
    <w:rsid w:val="00CC7B1A"/>
    <w:rsid w:val="00CD00F7"/>
    <w:rsid w:val="00CD042F"/>
    <w:rsid w:val="00CD0447"/>
    <w:rsid w:val="00CD0975"/>
    <w:rsid w:val="00CD0CE4"/>
    <w:rsid w:val="00CD0E5E"/>
    <w:rsid w:val="00CD1A5A"/>
    <w:rsid w:val="00CD2011"/>
    <w:rsid w:val="00CD279A"/>
    <w:rsid w:val="00CD27EB"/>
    <w:rsid w:val="00CD2F06"/>
    <w:rsid w:val="00CD336A"/>
    <w:rsid w:val="00CD3875"/>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BC1"/>
    <w:rsid w:val="00D12CA7"/>
    <w:rsid w:val="00D14142"/>
    <w:rsid w:val="00D1431B"/>
    <w:rsid w:val="00D1477F"/>
    <w:rsid w:val="00D148CE"/>
    <w:rsid w:val="00D14C97"/>
    <w:rsid w:val="00D14D97"/>
    <w:rsid w:val="00D158FC"/>
    <w:rsid w:val="00D15F2B"/>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3DFD"/>
    <w:rsid w:val="00D7413A"/>
    <w:rsid w:val="00D742D4"/>
    <w:rsid w:val="00D74B90"/>
    <w:rsid w:val="00D77A60"/>
    <w:rsid w:val="00D77B61"/>
    <w:rsid w:val="00D77F33"/>
    <w:rsid w:val="00D81061"/>
    <w:rsid w:val="00D819CE"/>
    <w:rsid w:val="00D840F9"/>
    <w:rsid w:val="00D8415B"/>
    <w:rsid w:val="00D848E3"/>
    <w:rsid w:val="00D84955"/>
    <w:rsid w:val="00D84F44"/>
    <w:rsid w:val="00D85082"/>
    <w:rsid w:val="00D85769"/>
    <w:rsid w:val="00D85B37"/>
    <w:rsid w:val="00D8616E"/>
    <w:rsid w:val="00D863E3"/>
    <w:rsid w:val="00D86415"/>
    <w:rsid w:val="00D87D53"/>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B1"/>
    <w:rsid w:val="00DA20E5"/>
    <w:rsid w:val="00DA339B"/>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62A6"/>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A50"/>
    <w:rsid w:val="00DE4058"/>
    <w:rsid w:val="00DE42CC"/>
    <w:rsid w:val="00DE4376"/>
    <w:rsid w:val="00DE56E4"/>
    <w:rsid w:val="00DE5F05"/>
    <w:rsid w:val="00DE6D3A"/>
    <w:rsid w:val="00DE6F40"/>
    <w:rsid w:val="00DE7540"/>
    <w:rsid w:val="00DE792D"/>
    <w:rsid w:val="00DE7930"/>
    <w:rsid w:val="00DE7FD0"/>
    <w:rsid w:val="00DF055A"/>
    <w:rsid w:val="00DF0CEB"/>
    <w:rsid w:val="00DF12F8"/>
    <w:rsid w:val="00DF1455"/>
    <w:rsid w:val="00DF2C03"/>
    <w:rsid w:val="00DF2C93"/>
    <w:rsid w:val="00DF2DFC"/>
    <w:rsid w:val="00DF30E1"/>
    <w:rsid w:val="00DF3571"/>
    <w:rsid w:val="00DF3A69"/>
    <w:rsid w:val="00DF3CB1"/>
    <w:rsid w:val="00DF3F70"/>
    <w:rsid w:val="00DF4016"/>
    <w:rsid w:val="00DF49F9"/>
    <w:rsid w:val="00DF4A4E"/>
    <w:rsid w:val="00DF4B8E"/>
    <w:rsid w:val="00DF4C33"/>
    <w:rsid w:val="00DF4DBC"/>
    <w:rsid w:val="00DF4ECF"/>
    <w:rsid w:val="00DF58F5"/>
    <w:rsid w:val="00DF5ED6"/>
    <w:rsid w:val="00DF5FB2"/>
    <w:rsid w:val="00DF651B"/>
    <w:rsid w:val="00DF77DD"/>
    <w:rsid w:val="00E00B96"/>
    <w:rsid w:val="00E0127B"/>
    <w:rsid w:val="00E012F5"/>
    <w:rsid w:val="00E0139B"/>
    <w:rsid w:val="00E01438"/>
    <w:rsid w:val="00E015FC"/>
    <w:rsid w:val="00E01665"/>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32F0"/>
    <w:rsid w:val="00E1355F"/>
    <w:rsid w:val="00E13B04"/>
    <w:rsid w:val="00E1405A"/>
    <w:rsid w:val="00E142B6"/>
    <w:rsid w:val="00E14D0D"/>
    <w:rsid w:val="00E14E88"/>
    <w:rsid w:val="00E15575"/>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F9F"/>
    <w:rsid w:val="00E2607D"/>
    <w:rsid w:val="00E268D6"/>
    <w:rsid w:val="00E26B6F"/>
    <w:rsid w:val="00E27053"/>
    <w:rsid w:val="00E274B2"/>
    <w:rsid w:val="00E30872"/>
    <w:rsid w:val="00E30AF9"/>
    <w:rsid w:val="00E30E3B"/>
    <w:rsid w:val="00E31687"/>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42BC6"/>
    <w:rsid w:val="00E42D57"/>
    <w:rsid w:val="00E43154"/>
    <w:rsid w:val="00E43155"/>
    <w:rsid w:val="00E43522"/>
    <w:rsid w:val="00E43A24"/>
    <w:rsid w:val="00E44D47"/>
    <w:rsid w:val="00E45706"/>
    <w:rsid w:val="00E46404"/>
    <w:rsid w:val="00E46574"/>
    <w:rsid w:val="00E46651"/>
    <w:rsid w:val="00E47A17"/>
    <w:rsid w:val="00E50655"/>
    <w:rsid w:val="00E5094C"/>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776D"/>
    <w:rsid w:val="00E57ADF"/>
    <w:rsid w:val="00E57DE6"/>
    <w:rsid w:val="00E57DF9"/>
    <w:rsid w:val="00E604ED"/>
    <w:rsid w:val="00E60619"/>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290F"/>
    <w:rsid w:val="00E73152"/>
    <w:rsid w:val="00E7348F"/>
    <w:rsid w:val="00E73D51"/>
    <w:rsid w:val="00E7480E"/>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ED"/>
    <w:rsid w:val="00E9391F"/>
    <w:rsid w:val="00E93A36"/>
    <w:rsid w:val="00E93F63"/>
    <w:rsid w:val="00E93FE0"/>
    <w:rsid w:val="00E94738"/>
    <w:rsid w:val="00E967E7"/>
    <w:rsid w:val="00E96AC4"/>
    <w:rsid w:val="00E970D5"/>
    <w:rsid w:val="00E97AFA"/>
    <w:rsid w:val="00E97C6A"/>
    <w:rsid w:val="00EA0759"/>
    <w:rsid w:val="00EA07CF"/>
    <w:rsid w:val="00EA113A"/>
    <w:rsid w:val="00EA1147"/>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A8D"/>
    <w:rsid w:val="00ED13C7"/>
    <w:rsid w:val="00ED167A"/>
    <w:rsid w:val="00ED1ADF"/>
    <w:rsid w:val="00ED2345"/>
    <w:rsid w:val="00ED2896"/>
    <w:rsid w:val="00ED2F7B"/>
    <w:rsid w:val="00ED326A"/>
    <w:rsid w:val="00ED3451"/>
    <w:rsid w:val="00ED361E"/>
    <w:rsid w:val="00ED43F7"/>
    <w:rsid w:val="00ED46FC"/>
    <w:rsid w:val="00ED4BFF"/>
    <w:rsid w:val="00ED4D6B"/>
    <w:rsid w:val="00ED5EF8"/>
    <w:rsid w:val="00ED632E"/>
    <w:rsid w:val="00ED67B3"/>
    <w:rsid w:val="00ED72E7"/>
    <w:rsid w:val="00ED73EC"/>
    <w:rsid w:val="00ED749E"/>
    <w:rsid w:val="00ED7537"/>
    <w:rsid w:val="00ED758F"/>
    <w:rsid w:val="00ED7641"/>
    <w:rsid w:val="00ED7A74"/>
    <w:rsid w:val="00EE030A"/>
    <w:rsid w:val="00EE0738"/>
    <w:rsid w:val="00EE1582"/>
    <w:rsid w:val="00EE1FDD"/>
    <w:rsid w:val="00EE227E"/>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52B"/>
    <w:rsid w:val="00EF6A9F"/>
    <w:rsid w:val="00EF772A"/>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4B5"/>
    <w:rsid w:val="00F04FA0"/>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4CFA"/>
    <w:rsid w:val="00F15053"/>
    <w:rsid w:val="00F153FE"/>
    <w:rsid w:val="00F1623E"/>
    <w:rsid w:val="00F1630B"/>
    <w:rsid w:val="00F16A88"/>
    <w:rsid w:val="00F16C3A"/>
    <w:rsid w:val="00F16D10"/>
    <w:rsid w:val="00F17D3A"/>
    <w:rsid w:val="00F17DC2"/>
    <w:rsid w:val="00F17F9A"/>
    <w:rsid w:val="00F20910"/>
    <w:rsid w:val="00F20D11"/>
    <w:rsid w:val="00F2142F"/>
    <w:rsid w:val="00F21FFE"/>
    <w:rsid w:val="00F220FD"/>
    <w:rsid w:val="00F22770"/>
    <w:rsid w:val="00F22988"/>
    <w:rsid w:val="00F231EF"/>
    <w:rsid w:val="00F23652"/>
    <w:rsid w:val="00F2368C"/>
    <w:rsid w:val="00F23840"/>
    <w:rsid w:val="00F25CBA"/>
    <w:rsid w:val="00F26245"/>
    <w:rsid w:val="00F26727"/>
    <w:rsid w:val="00F267CF"/>
    <w:rsid w:val="00F26E3D"/>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24F0"/>
    <w:rsid w:val="00F427AD"/>
    <w:rsid w:val="00F42EE0"/>
    <w:rsid w:val="00F435A0"/>
    <w:rsid w:val="00F4379D"/>
    <w:rsid w:val="00F43BE4"/>
    <w:rsid w:val="00F443AD"/>
    <w:rsid w:val="00F44DA4"/>
    <w:rsid w:val="00F45A03"/>
    <w:rsid w:val="00F45CDC"/>
    <w:rsid w:val="00F46B38"/>
    <w:rsid w:val="00F46FBF"/>
    <w:rsid w:val="00F47AD4"/>
    <w:rsid w:val="00F50446"/>
    <w:rsid w:val="00F50A45"/>
    <w:rsid w:val="00F51F10"/>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CF0"/>
    <w:rsid w:val="00F72FCA"/>
    <w:rsid w:val="00F732B5"/>
    <w:rsid w:val="00F74366"/>
    <w:rsid w:val="00F74A10"/>
    <w:rsid w:val="00F74B09"/>
    <w:rsid w:val="00F761BD"/>
    <w:rsid w:val="00F76AB2"/>
    <w:rsid w:val="00F76E17"/>
    <w:rsid w:val="00F77CEE"/>
    <w:rsid w:val="00F77E83"/>
    <w:rsid w:val="00F80504"/>
    <w:rsid w:val="00F806DC"/>
    <w:rsid w:val="00F80E66"/>
    <w:rsid w:val="00F81BED"/>
    <w:rsid w:val="00F82493"/>
    <w:rsid w:val="00F82FD4"/>
    <w:rsid w:val="00F833ED"/>
    <w:rsid w:val="00F83FA9"/>
    <w:rsid w:val="00F84732"/>
    <w:rsid w:val="00F85BED"/>
    <w:rsid w:val="00F85BF9"/>
    <w:rsid w:val="00F868F3"/>
    <w:rsid w:val="00F86922"/>
    <w:rsid w:val="00F86B2D"/>
    <w:rsid w:val="00F90038"/>
    <w:rsid w:val="00F90843"/>
    <w:rsid w:val="00F90FFB"/>
    <w:rsid w:val="00F91273"/>
    <w:rsid w:val="00F91459"/>
    <w:rsid w:val="00F9156F"/>
    <w:rsid w:val="00F91A52"/>
    <w:rsid w:val="00F91E0F"/>
    <w:rsid w:val="00F91EAA"/>
    <w:rsid w:val="00F930CC"/>
    <w:rsid w:val="00F93F63"/>
    <w:rsid w:val="00F93FE7"/>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4FC"/>
    <w:rsid w:val="00FB5D70"/>
    <w:rsid w:val="00FB646A"/>
    <w:rsid w:val="00FB68FA"/>
    <w:rsid w:val="00FB6A36"/>
    <w:rsid w:val="00FB76AF"/>
    <w:rsid w:val="00FB7E10"/>
    <w:rsid w:val="00FB7FE7"/>
    <w:rsid w:val="00FC00DA"/>
    <w:rsid w:val="00FC08D3"/>
    <w:rsid w:val="00FC0BE8"/>
    <w:rsid w:val="00FC0C02"/>
    <w:rsid w:val="00FC0C40"/>
    <w:rsid w:val="00FC1BEB"/>
    <w:rsid w:val="00FC2793"/>
    <w:rsid w:val="00FC2984"/>
    <w:rsid w:val="00FC2DBE"/>
    <w:rsid w:val="00FC32F6"/>
    <w:rsid w:val="00FC399D"/>
    <w:rsid w:val="00FC3DC8"/>
    <w:rsid w:val="00FC3E7D"/>
    <w:rsid w:val="00FC558D"/>
    <w:rsid w:val="00FC58DF"/>
    <w:rsid w:val="00FC6269"/>
    <w:rsid w:val="00FC6311"/>
    <w:rsid w:val="00FC6764"/>
    <w:rsid w:val="00FC6DF1"/>
    <w:rsid w:val="00FC6F9D"/>
    <w:rsid w:val="00FC6FAC"/>
    <w:rsid w:val="00FC784D"/>
    <w:rsid w:val="00FC7D23"/>
    <w:rsid w:val="00FD062B"/>
    <w:rsid w:val="00FD11D6"/>
    <w:rsid w:val="00FD121C"/>
    <w:rsid w:val="00FD1750"/>
    <w:rsid w:val="00FD1996"/>
    <w:rsid w:val="00FD1A04"/>
    <w:rsid w:val="00FD204B"/>
    <w:rsid w:val="00FD224A"/>
    <w:rsid w:val="00FD2371"/>
    <w:rsid w:val="00FD24F5"/>
    <w:rsid w:val="00FD40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9BA"/>
    <w:rsid w:val="00FE1A51"/>
    <w:rsid w:val="00FE2260"/>
    <w:rsid w:val="00FE25CA"/>
    <w:rsid w:val="00FE370C"/>
    <w:rsid w:val="00FE3E78"/>
    <w:rsid w:val="00FE3F2A"/>
    <w:rsid w:val="00FE4321"/>
    <w:rsid w:val="00FE5785"/>
    <w:rsid w:val="00FE5979"/>
    <w:rsid w:val="00FE5A5D"/>
    <w:rsid w:val="00FE5C5F"/>
    <w:rsid w:val="00FE6A40"/>
    <w:rsid w:val="00FE6C2E"/>
    <w:rsid w:val="00FE6D61"/>
    <w:rsid w:val="00FE7D52"/>
    <w:rsid w:val="00FF0182"/>
    <w:rsid w:val="00FF03CE"/>
    <w:rsid w:val="00FF0466"/>
    <w:rsid w:val="00FF0E0D"/>
    <w:rsid w:val="00FF0F4F"/>
    <w:rsid w:val="00FF0F5A"/>
    <w:rsid w:val="00FF1434"/>
    <w:rsid w:val="00FF1656"/>
    <w:rsid w:val="00FF2439"/>
    <w:rsid w:val="00FF2695"/>
    <w:rsid w:val="00FF2E8B"/>
    <w:rsid w:val="00FF3012"/>
    <w:rsid w:val="00FF327E"/>
    <w:rsid w:val="00FF43B5"/>
    <w:rsid w:val="00FF4B3B"/>
    <w:rsid w:val="00FF6DAF"/>
    <w:rsid w:val="00FF709C"/>
    <w:rsid w:val="00FF717C"/>
    <w:rsid w:val="00FF7C7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orcid.org/0000-0001-6601-9597"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orcid.org/0000-0002-4743-9577" TargetMode="Externa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E99B7-51A3-4F81-A6F6-0F0E64968FDC}">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1153</TotalTime>
  <Pages>28</Pages>
  <Words>48270</Words>
  <Characters>265487</Characters>
  <Application>Microsoft Office Word</Application>
  <DocSecurity>0</DocSecurity>
  <Lines>2212</Lines>
  <Paragraphs>626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EDUARDO FERNANDEZ PASCUAL</cp:lastModifiedBy>
  <cp:revision>319</cp:revision>
  <cp:lastPrinted>2024-02-26T09:05:00Z</cp:lastPrinted>
  <dcterms:created xsi:type="dcterms:W3CDTF">2024-02-16T12:51:00Z</dcterms:created>
  <dcterms:modified xsi:type="dcterms:W3CDTF">2024-03-21T16:39:00Z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