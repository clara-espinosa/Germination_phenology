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8B503" w14:textId="56690FDD" w:rsidR="007A440A" w:rsidRPr="00F95F23" w:rsidRDefault="00874F90" w:rsidP="00EA79E1">
      <w:pPr>
        <w:pStyle w:val="Heading1"/>
        <w:rPr>
          <w:rFonts w:eastAsia="Times New Roman"/>
          <w:bdr w:val="none" w:sz="0" w:space="0" w:color="auto" w:frame="1"/>
          <w:lang w:eastAsia="ca-ES"/>
        </w:rPr>
      </w:pPr>
      <w:del w:id="0" w:author="FRANCISCO DE BORJA JIMENEZ-ALFARO GONZALEZ" w:date="2024-02-16T13:17:00Z">
        <w:r w:rsidDel="009677D8">
          <w:rPr>
            <w:rFonts w:eastAsia="Times New Roman"/>
            <w:bdr w:val="none" w:sz="0" w:space="0" w:color="auto" w:frame="1"/>
            <w:lang w:eastAsia="ca-ES"/>
          </w:rPr>
          <w:delText xml:space="preserve">Title: </w:delText>
        </w:r>
      </w:del>
      <w:del w:id="1" w:author="FRANCISCO DE BORJA JIMENEZ-ALFARO GONZALEZ" w:date="2024-02-16T13:09:00Z">
        <w:r w:rsidR="00CB082A" w:rsidRPr="00F95F23" w:rsidDel="005F3531">
          <w:rPr>
            <w:rFonts w:eastAsia="Times New Roman"/>
            <w:bdr w:val="none" w:sz="0" w:space="0" w:color="auto" w:frame="1"/>
            <w:lang w:eastAsia="ca-ES"/>
          </w:rPr>
          <w:delText>Phenological germination shift</w:delText>
        </w:r>
      </w:del>
      <w:del w:id="2" w:author="FRANCISCO DE BORJA JIMENEZ-ALFARO GONZALEZ" w:date="2024-02-15T13:27:00Z">
        <w:r w:rsidR="00CB082A" w:rsidRPr="00F95F23" w:rsidDel="0039239A">
          <w:rPr>
            <w:rFonts w:eastAsia="Times New Roman"/>
            <w:bdr w:val="none" w:sz="0" w:space="0" w:color="auto" w:frame="1"/>
            <w:lang w:eastAsia="ca-ES"/>
          </w:rPr>
          <w:delText>s</w:delText>
        </w:r>
      </w:del>
      <w:del w:id="3" w:author="FRANCISCO DE BORJA JIMENEZ-ALFARO GONZALEZ" w:date="2024-02-16T13:09:00Z">
        <w:r w:rsidR="00CB082A" w:rsidRPr="00F95F23" w:rsidDel="005F3531">
          <w:rPr>
            <w:rFonts w:eastAsia="Times New Roman"/>
            <w:bdr w:val="none" w:sz="0" w:space="0" w:color="auto" w:frame="1"/>
            <w:lang w:eastAsia="ca-ES"/>
          </w:rPr>
          <w:delText xml:space="preserve"> of</w:delText>
        </w:r>
      </w:del>
      <w:ins w:id="4" w:author="FRANCISCO DE BORJA JIMENEZ-ALFARO GONZALEZ" w:date="2024-02-16T13:09:00Z">
        <w:r w:rsidR="005F3531">
          <w:rPr>
            <w:rFonts w:eastAsia="Times New Roman"/>
            <w:bdr w:val="none" w:sz="0" w:space="0" w:color="auto" w:frame="1"/>
            <w:lang w:eastAsia="ca-ES"/>
          </w:rPr>
          <w:t>Germination phenology of</w:t>
        </w:r>
      </w:ins>
      <w:r w:rsidR="00CB082A" w:rsidRPr="00F95F23">
        <w:rPr>
          <w:rFonts w:eastAsia="Times New Roman"/>
          <w:bdr w:val="none" w:sz="0" w:space="0" w:color="auto" w:frame="1"/>
          <w:lang w:eastAsia="ca-ES"/>
        </w:rPr>
        <w:t xml:space="preserve"> alpine plants </w:t>
      </w:r>
      <w:del w:id="5" w:author="FRANCISCO DE BORJA JIMENEZ-ALFARO GONZALEZ" w:date="2024-02-16T13:10:00Z">
        <w:r w:rsidR="00CB082A" w:rsidRPr="00F95F23" w:rsidDel="00E14E88">
          <w:rPr>
            <w:rFonts w:eastAsia="Times New Roman"/>
            <w:bdr w:val="none" w:sz="0" w:space="0" w:color="auto" w:frame="1"/>
            <w:lang w:eastAsia="ca-ES"/>
          </w:rPr>
          <w:delText xml:space="preserve">in </w:delText>
        </w:r>
      </w:del>
      <w:ins w:id="6" w:author="FRANCISCO DE BORJA JIMENEZ-ALFARO GONZALEZ" w:date="2024-02-16T13:13:00Z">
        <w:r w:rsidR="001D12DF">
          <w:rPr>
            <w:rFonts w:eastAsia="Times New Roman"/>
            <w:bdr w:val="none" w:sz="0" w:space="0" w:color="auto" w:frame="1"/>
            <w:lang w:eastAsia="ca-ES"/>
          </w:rPr>
          <w:t xml:space="preserve">is </w:t>
        </w:r>
      </w:ins>
      <w:ins w:id="7" w:author="FRANCISCO DE BORJA JIMENEZ-ALFARO GONZALEZ" w:date="2024-02-16T13:17:00Z">
        <w:r w:rsidR="009677D8">
          <w:rPr>
            <w:rFonts w:eastAsia="Times New Roman"/>
            <w:bdr w:val="none" w:sz="0" w:space="0" w:color="auto" w:frame="1"/>
            <w:lang w:eastAsia="ca-ES"/>
          </w:rPr>
          <w:t xml:space="preserve">similarly </w:t>
        </w:r>
      </w:ins>
      <w:ins w:id="8" w:author="FRANCISCO DE BORJA JIMENEZ-ALFARO GONZALEZ" w:date="2024-02-16T13:13:00Z">
        <w:r w:rsidR="001D12DF">
          <w:rPr>
            <w:rFonts w:eastAsia="Times New Roman"/>
            <w:bdr w:val="none" w:sz="0" w:space="0" w:color="auto" w:frame="1"/>
            <w:lang w:eastAsia="ca-ES"/>
          </w:rPr>
          <w:t>driven by</w:t>
        </w:r>
      </w:ins>
      <w:ins w:id="9" w:author="FRANCISCO DE BORJA JIMENEZ-ALFARO GONZALEZ" w:date="2024-02-16T13:12:00Z">
        <w:r w:rsidR="00802EA9">
          <w:rPr>
            <w:rFonts w:eastAsia="Times New Roman"/>
            <w:bdr w:val="none" w:sz="0" w:space="0" w:color="auto" w:frame="1"/>
            <w:lang w:eastAsia="ca-ES"/>
          </w:rPr>
          <w:t xml:space="preserve"> microclimate</w:t>
        </w:r>
      </w:ins>
      <w:ins w:id="10" w:author="FRANCISCO DE BORJA JIMENEZ-ALFARO GONZALEZ" w:date="2024-02-16T13:10:00Z">
        <w:r w:rsidR="00E14E88">
          <w:rPr>
            <w:rFonts w:eastAsia="Times New Roman"/>
            <w:bdr w:val="none" w:sz="0" w:space="0" w:color="auto" w:frame="1"/>
            <w:lang w:eastAsia="ca-ES"/>
          </w:rPr>
          <w:t xml:space="preserve"> </w:t>
        </w:r>
      </w:ins>
      <w:ins w:id="11" w:author="FRANCISCO DE BORJA JIMENEZ-ALFARO GONZALEZ" w:date="2024-02-16T13:12:00Z">
        <w:r w:rsidR="00802EA9">
          <w:rPr>
            <w:rFonts w:eastAsia="Times New Roman"/>
            <w:bdr w:val="none" w:sz="0" w:space="0" w:color="auto" w:frame="1"/>
            <w:lang w:eastAsia="ca-ES"/>
          </w:rPr>
          <w:t>in temperate and mediterranean</w:t>
        </w:r>
        <w:r w:rsidR="000465DF">
          <w:rPr>
            <w:rFonts w:eastAsia="Times New Roman"/>
            <w:bdr w:val="none" w:sz="0" w:space="0" w:color="auto" w:frame="1"/>
            <w:lang w:eastAsia="ca-ES"/>
          </w:rPr>
          <w:t xml:space="preserve"> communities</w:t>
        </w:r>
      </w:ins>
      <w:del w:id="12" w:author="FRANCISCO DE BORJA JIMENEZ-ALFARO GONZALEZ" w:date="2024-02-16T13:10:00Z">
        <w:r w:rsidR="00CB082A" w:rsidRPr="00F95F23" w:rsidDel="001B7BFD">
          <w:rPr>
            <w:rFonts w:eastAsia="Times New Roman"/>
            <w:bdr w:val="none" w:sz="0" w:space="0" w:color="auto" w:frame="1"/>
            <w:lang w:eastAsia="ca-ES"/>
          </w:rPr>
          <w:delText xml:space="preserve">contrasting </w:delText>
        </w:r>
      </w:del>
      <w:del w:id="13" w:author="FRANCISCO DE BORJA JIMENEZ-ALFARO GONZALEZ" w:date="2024-02-16T13:12:00Z">
        <w:r w:rsidR="00CB082A" w:rsidRPr="00F95F23" w:rsidDel="00802EA9">
          <w:rPr>
            <w:rFonts w:eastAsia="Times New Roman"/>
            <w:bdr w:val="none" w:sz="0" w:space="0" w:color="auto" w:frame="1"/>
            <w:lang w:eastAsia="ca-ES"/>
          </w:rPr>
          <w:delText>microclimates</w:delText>
        </w:r>
      </w:del>
      <w:del w:id="14" w:author="FRANCISCO DE BORJA JIMENEZ-ALFARO GONZALEZ" w:date="2024-02-16T13:09:00Z">
        <w:r w:rsidR="00CB082A" w:rsidRPr="00F95F23" w:rsidDel="00705911">
          <w:rPr>
            <w:rFonts w:eastAsia="Times New Roman"/>
            <w:bdr w:val="none" w:sz="0" w:space="0" w:color="auto" w:frame="1"/>
            <w:lang w:eastAsia="ca-ES"/>
          </w:rPr>
          <w:delText>.</w:delText>
        </w:r>
      </w:del>
    </w:p>
    <w:p w14:paraId="5222B678" w14:textId="77777777" w:rsidR="00EA79E1" w:rsidRPr="00F95F23" w:rsidRDefault="00EA79E1" w:rsidP="00EA79E1">
      <w:pPr>
        <w:rPr>
          <w:lang w:eastAsia="ca-ES"/>
        </w:rPr>
      </w:pPr>
    </w:p>
    <w:p w14:paraId="6D453749" w14:textId="4D4782D0" w:rsidR="007A440A" w:rsidRPr="004353F9" w:rsidRDefault="007A440A" w:rsidP="007A440A">
      <w:pPr>
        <w:spacing w:after="0" w:line="360" w:lineRule="auto"/>
        <w:textAlignment w:val="baseline"/>
        <w:rPr>
          <w:rFonts w:eastAsia="Times New Roman" w:cstheme="minorHAnsi"/>
          <w:b/>
          <w:bCs/>
          <w:color w:val="000000"/>
          <w:bdr w:val="none" w:sz="0" w:space="0" w:color="auto" w:frame="1"/>
          <w:lang w:val="es-ES" w:eastAsia="ca-ES"/>
        </w:rPr>
      </w:pPr>
      <w:proofErr w:type="spellStart"/>
      <w:r w:rsidRPr="004353F9">
        <w:rPr>
          <w:rFonts w:eastAsia="Times New Roman" w:cstheme="minorHAnsi"/>
          <w:b/>
          <w:bCs/>
          <w:color w:val="000000"/>
          <w:bdr w:val="none" w:sz="0" w:space="0" w:color="auto" w:frame="1"/>
          <w:lang w:val="es-ES" w:eastAsia="ca-ES"/>
        </w:rPr>
        <w:t>A</w:t>
      </w:r>
      <w:r w:rsidR="00675488" w:rsidRPr="004353F9">
        <w:rPr>
          <w:rFonts w:eastAsia="Times New Roman" w:cstheme="minorHAnsi"/>
          <w:b/>
          <w:bCs/>
          <w:color w:val="000000"/>
          <w:bdr w:val="none" w:sz="0" w:space="0" w:color="auto" w:frame="1"/>
          <w:lang w:val="es-ES" w:eastAsia="ca-ES"/>
        </w:rPr>
        <w:t>uthor</w:t>
      </w:r>
      <w:proofErr w:type="spellEnd"/>
      <w:r w:rsidR="00675488" w:rsidRPr="004353F9">
        <w:rPr>
          <w:rFonts w:eastAsia="Times New Roman" w:cstheme="minorHAnsi"/>
          <w:b/>
          <w:bCs/>
          <w:color w:val="000000"/>
          <w:bdr w:val="none" w:sz="0" w:space="0" w:color="auto" w:frame="1"/>
          <w:lang w:val="es-ES" w:eastAsia="ca-ES"/>
        </w:rPr>
        <w:t xml:space="preserve"> </w:t>
      </w:r>
      <w:proofErr w:type="spellStart"/>
      <w:r w:rsidR="00675488" w:rsidRPr="004353F9">
        <w:rPr>
          <w:rFonts w:eastAsia="Times New Roman" w:cstheme="minorHAnsi"/>
          <w:b/>
          <w:bCs/>
          <w:color w:val="000000"/>
          <w:bdr w:val="none" w:sz="0" w:space="0" w:color="auto" w:frame="1"/>
          <w:lang w:val="es-ES" w:eastAsia="ca-ES"/>
        </w:rPr>
        <w:t>list</w:t>
      </w:r>
      <w:proofErr w:type="spellEnd"/>
    </w:p>
    <w:p w14:paraId="2686C8CA" w14:textId="59F6B29F" w:rsidR="00675488" w:rsidRPr="004353F9" w:rsidRDefault="007A440A" w:rsidP="007A440A">
      <w:pPr>
        <w:spacing w:after="0" w:line="360" w:lineRule="auto"/>
        <w:textAlignment w:val="baseline"/>
        <w:rPr>
          <w:rFonts w:eastAsia="Times New Roman" w:cstheme="minorHAnsi"/>
          <w:bCs/>
          <w:color w:val="000000"/>
          <w:bdr w:val="none" w:sz="0" w:space="0" w:color="auto" w:frame="1"/>
          <w:lang w:val="es-ES" w:eastAsia="ca-ES"/>
        </w:rPr>
      </w:pPr>
      <w:r w:rsidRPr="004353F9">
        <w:rPr>
          <w:rFonts w:eastAsia="Times New Roman" w:cstheme="minorHAnsi"/>
          <w:bCs/>
          <w:color w:val="000000"/>
          <w:u w:val="single"/>
          <w:bdr w:val="none" w:sz="0" w:space="0" w:color="auto" w:frame="1"/>
          <w:lang w:val="es-ES" w:eastAsia="ca-ES"/>
        </w:rPr>
        <w:t>Espinosa del Alba, C.,</w:t>
      </w:r>
      <w:r w:rsidRPr="004353F9">
        <w:rPr>
          <w:rFonts w:eastAsia="Times New Roman" w:cstheme="minorHAnsi"/>
          <w:bCs/>
          <w:color w:val="000000"/>
          <w:bdr w:val="none" w:sz="0" w:space="0" w:color="auto" w:frame="1"/>
          <w:lang w:val="es-ES" w:eastAsia="ca-ES"/>
        </w:rPr>
        <w:t xml:space="preserve"> Fernández</w:t>
      </w:r>
      <w:r w:rsidR="004E1EFB" w:rsidRPr="004353F9">
        <w:rPr>
          <w:rFonts w:eastAsia="Times New Roman" w:cstheme="minorHAnsi"/>
          <w:bCs/>
          <w:color w:val="000000"/>
          <w:bdr w:val="none" w:sz="0" w:space="0" w:color="auto" w:frame="1"/>
          <w:lang w:val="es-ES" w:eastAsia="ca-ES"/>
        </w:rPr>
        <w:t>-Pascual</w:t>
      </w:r>
      <w:r w:rsidRPr="004353F9">
        <w:rPr>
          <w:rFonts w:eastAsia="Times New Roman" w:cstheme="minorHAnsi"/>
          <w:bCs/>
          <w:color w:val="000000"/>
          <w:bdr w:val="none" w:sz="0" w:space="0" w:color="auto" w:frame="1"/>
          <w:lang w:val="es-ES" w:eastAsia="ca-ES"/>
        </w:rPr>
        <w:t>, E. &amp; Jiménez-Alfaro, B.</w:t>
      </w:r>
    </w:p>
    <w:p w14:paraId="0F09608B" w14:textId="7829E7DC" w:rsidR="00246A06" w:rsidRPr="004353F9" w:rsidRDefault="00246A06" w:rsidP="00693DCE">
      <w:pPr>
        <w:spacing w:after="0" w:line="360" w:lineRule="auto"/>
        <w:textAlignment w:val="baseline"/>
        <w:rPr>
          <w:rFonts w:eastAsia="Times New Roman" w:cstheme="minorHAnsi"/>
          <w:color w:val="000000"/>
          <w:lang w:val="es-ES" w:eastAsia="ca-ES"/>
        </w:rPr>
      </w:pPr>
      <w:r w:rsidRPr="004353F9">
        <w:rPr>
          <w:lang w:val="es-ES"/>
        </w:rPr>
        <w:t>Clara Espinosa Del Alba</w:t>
      </w:r>
      <w:r w:rsidR="00693DCE" w:rsidRPr="004353F9">
        <w:rPr>
          <w:lang w:val="es-ES"/>
        </w:rPr>
        <w:t>.</w:t>
      </w:r>
      <w:r w:rsidRPr="004353F9">
        <w:rPr>
          <w:lang w:val="es-ES"/>
        </w:rPr>
        <w:t xml:space="preserve"> </w:t>
      </w:r>
      <w:proofErr w:type="spellStart"/>
      <w:r w:rsidR="00693DCE" w:rsidRPr="004353F9">
        <w:rPr>
          <w:rFonts w:eastAsia="Times New Roman" w:cstheme="minorHAnsi"/>
          <w:color w:val="000000"/>
          <w:lang w:val="es-ES" w:eastAsia="ca-ES"/>
        </w:rPr>
        <w:t>Biodiversity</w:t>
      </w:r>
      <w:proofErr w:type="spellEnd"/>
      <w:r w:rsidR="00693DCE" w:rsidRPr="004353F9">
        <w:rPr>
          <w:rFonts w:eastAsia="Times New Roman" w:cstheme="minorHAnsi"/>
          <w:color w:val="000000"/>
          <w:lang w:val="es-ES" w:eastAsia="ca-ES"/>
        </w:rPr>
        <w:t xml:space="preserve"> </w:t>
      </w:r>
      <w:proofErr w:type="spellStart"/>
      <w:r w:rsidR="00693DCE" w:rsidRPr="004353F9">
        <w:rPr>
          <w:rFonts w:eastAsia="Times New Roman" w:cstheme="minorHAnsi"/>
          <w:color w:val="000000"/>
          <w:lang w:val="es-ES" w:eastAsia="ca-ES"/>
        </w:rPr>
        <w:t>Research</w:t>
      </w:r>
      <w:proofErr w:type="spellEnd"/>
      <w:r w:rsidR="00693DCE" w:rsidRPr="004353F9">
        <w:rPr>
          <w:rFonts w:eastAsia="Times New Roman" w:cstheme="minorHAnsi"/>
          <w:color w:val="000000"/>
          <w:lang w:val="es-ES" w:eastAsia="ca-ES"/>
        </w:rPr>
        <w:t xml:space="preserve"> </w:t>
      </w:r>
      <w:proofErr w:type="spellStart"/>
      <w:r w:rsidR="00693DCE" w:rsidRPr="004353F9">
        <w:rPr>
          <w:rFonts w:eastAsia="Times New Roman" w:cstheme="minorHAnsi"/>
          <w:color w:val="000000"/>
          <w:lang w:val="es-ES" w:eastAsia="ca-ES"/>
        </w:rPr>
        <w:t>Institute</w:t>
      </w:r>
      <w:proofErr w:type="spellEnd"/>
      <w:r w:rsidR="00693DCE" w:rsidRPr="004353F9">
        <w:rPr>
          <w:rFonts w:eastAsia="Times New Roman" w:cstheme="minorHAnsi"/>
          <w:color w:val="000000"/>
          <w:lang w:val="es-ES" w:eastAsia="ca-ES"/>
        </w:rPr>
        <w:t>, IMIB (Univ. Oviedo-CSIC-</w:t>
      </w:r>
      <w:proofErr w:type="spellStart"/>
      <w:r w:rsidR="00693DCE" w:rsidRPr="004353F9">
        <w:rPr>
          <w:rFonts w:eastAsia="Times New Roman" w:cstheme="minorHAnsi"/>
          <w:color w:val="000000"/>
          <w:lang w:val="es-ES" w:eastAsia="ca-ES"/>
        </w:rPr>
        <w:t>Princ</w:t>
      </w:r>
      <w:proofErr w:type="spellEnd"/>
      <w:r w:rsidR="00693DCE" w:rsidRPr="004353F9">
        <w:rPr>
          <w:rFonts w:eastAsia="Times New Roman" w:cstheme="minorHAnsi"/>
          <w:color w:val="000000"/>
          <w:lang w:val="es-ES" w:eastAsia="ca-ES"/>
        </w:rPr>
        <w:t xml:space="preserve">. Asturias), 33600 Mieres, </w:t>
      </w:r>
      <w:proofErr w:type="spellStart"/>
      <w:r w:rsidR="00693DCE" w:rsidRPr="004353F9">
        <w:rPr>
          <w:rFonts w:eastAsia="Times New Roman" w:cstheme="minorHAnsi"/>
          <w:color w:val="000000"/>
          <w:lang w:val="es-ES" w:eastAsia="ca-ES"/>
        </w:rPr>
        <w:t>Spain</w:t>
      </w:r>
      <w:proofErr w:type="spellEnd"/>
      <w:r w:rsidR="00693DCE" w:rsidRPr="004353F9">
        <w:rPr>
          <w:rFonts w:eastAsia="Times New Roman" w:cstheme="minorHAnsi"/>
          <w:color w:val="000000"/>
          <w:lang w:val="es-ES" w:eastAsia="ca-ES"/>
        </w:rPr>
        <w:t xml:space="preserve">. </w:t>
      </w:r>
    </w:p>
    <w:p w14:paraId="1C96CA3B" w14:textId="7B484813" w:rsidR="00246A06" w:rsidRPr="002A1D44" w:rsidRDefault="00246A06" w:rsidP="00246A06">
      <w:pPr>
        <w:pStyle w:val="FirstParagraph"/>
        <w:spacing w:before="120" w:after="0"/>
        <w:rPr>
          <w:rFonts w:asciiTheme="minorHAnsi" w:hAnsiTheme="minorHAnsi" w:cstheme="minorHAnsi"/>
          <w:sz w:val="22"/>
          <w:szCs w:val="22"/>
          <w:lang w:val="es-ES"/>
          <w:rPrChange w:id="15" w:author="FRANCISCO DE BORJA JIMENEZ-ALFARO GONZALEZ" w:date="2024-02-15T09:58:00Z">
            <w:rPr>
              <w:rFonts w:asciiTheme="minorHAnsi" w:hAnsiTheme="minorHAnsi" w:cstheme="minorHAnsi"/>
              <w:sz w:val="22"/>
              <w:szCs w:val="22"/>
            </w:rPr>
          </w:rPrChange>
        </w:rPr>
      </w:pPr>
      <w:r w:rsidRPr="00FD7B90">
        <w:rPr>
          <w:rFonts w:asciiTheme="minorHAnsi" w:hAnsiTheme="minorHAnsi" w:cstheme="minorHAnsi"/>
          <w:sz w:val="22"/>
          <w:szCs w:val="22"/>
          <w:lang w:val="es-ES"/>
        </w:rPr>
        <w:t>Eduardo Fernández-Pascual</w:t>
      </w:r>
      <w:r w:rsidR="00693DCE" w:rsidRPr="00FD7B90">
        <w:rPr>
          <w:rFonts w:asciiTheme="minorHAnsi" w:hAnsiTheme="minorHAnsi" w:cstheme="minorHAnsi"/>
          <w:sz w:val="22"/>
          <w:szCs w:val="22"/>
          <w:lang w:val="es-ES"/>
        </w:rPr>
        <w:t xml:space="preserve">. </w:t>
      </w:r>
      <w:proofErr w:type="spellStart"/>
      <w:r w:rsidR="00693DCE" w:rsidRPr="002A1D44">
        <w:rPr>
          <w:rFonts w:asciiTheme="minorHAnsi" w:eastAsia="Times New Roman" w:hAnsiTheme="minorHAnsi" w:cstheme="minorHAnsi"/>
          <w:color w:val="000000"/>
          <w:sz w:val="22"/>
          <w:szCs w:val="22"/>
          <w:lang w:val="es-ES" w:eastAsia="ca-ES"/>
          <w:rPrChange w:id="16" w:author="FRANCISCO DE BORJA JIMENEZ-ALFARO GONZALEZ" w:date="2024-02-15T09:58:00Z">
            <w:rPr>
              <w:rFonts w:asciiTheme="minorHAnsi" w:eastAsia="Times New Roman" w:hAnsiTheme="minorHAnsi" w:cstheme="minorHAnsi"/>
              <w:color w:val="000000"/>
              <w:sz w:val="22"/>
              <w:szCs w:val="22"/>
              <w:lang w:eastAsia="ca-ES"/>
            </w:rPr>
          </w:rPrChange>
        </w:rPr>
        <w:t>Biodiversity</w:t>
      </w:r>
      <w:proofErr w:type="spellEnd"/>
      <w:r w:rsidR="00693DCE" w:rsidRPr="002A1D44">
        <w:rPr>
          <w:rFonts w:asciiTheme="minorHAnsi" w:eastAsia="Times New Roman" w:hAnsiTheme="minorHAnsi" w:cstheme="minorHAnsi"/>
          <w:color w:val="000000"/>
          <w:sz w:val="22"/>
          <w:szCs w:val="22"/>
          <w:lang w:val="es-ES" w:eastAsia="ca-ES"/>
          <w:rPrChange w:id="17" w:author="FRANCISCO DE BORJA JIMENEZ-ALFARO GONZALEZ" w:date="2024-02-15T09:58:00Z">
            <w:rPr>
              <w:rFonts w:asciiTheme="minorHAnsi" w:eastAsia="Times New Roman" w:hAnsiTheme="minorHAnsi" w:cstheme="minorHAnsi"/>
              <w:color w:val="000000"/>
              <w:sz w:val="22"/>
              <w:szCs w:val="22"/>
              <w:lang w:eastAsia="ca-ES"/>
            </w:rPr>
          </w:rPrChange>
        </w:rPr>
        <w:t xml:space="preserve"> </w:t>
      </w:r>
      <w:proofErr w:type="spellStart"/>
      <w:r w:rsidR="00693DCE" w:rsidRPr="002A1D44">
        <w:rPr>
          <w:rFonts w:asciiTheme="minorHAnsi" w:eastAsia="Times New Roman" w:hAnsiTheme="minorHAnsi" w:cstheme="minorHAnsi"/>
          <w:color w:val="000000"/>
          <w:sz w:val="22"/>
          <w:szCs w:val="22"/>
          <w:lang w:val="es-ES" w:eastAsia="ca-ES"/>
          <w:rPrChange w:id="18" w:author="FRANCISCO DE BORJA JIMENEZ-ALFARO GONZALEZ" w:date="2024-02-15T09:58:00Z">
            <w:rPr>
              <w:rFonts w:asciiTheme="minorHAnsi" w:eastAsia="Times New Roman" w:hAnsiTheme="minorHAnsi" w:cstheme="minorHAnsi"/>
              <w:color w:val="000000"/>
              <w:sz w:val="22"/>
              <w:szCs w:val="22"/>
              <w:lang w:eastAsia="ca-ES"/>
            </w:rPr>
          </w:rPrChange>
        </w:rPr>
        <w:t>Research</w:t>
      </w:r>
      <w:proofErr w:type="spellEnd"/>
      <w:r w:rsidR="00693DCE" w:rsidRPr="002A1D44">
        <w:rPr>
          <w:rFonts w:asciiTheme="minorHAnsi" w:eastAsia="Times New Roman" w:hAnsiTheme="minorHAnsi" w:cstheme="minorHAnsi"/>
          <w:color w:val="000000"/>
          <w:sz w:val="22"/>
          <w:szCs w:val="22"/>
          <w:lang w:val="es-ES" w:eastAsia="ca-ES"/>
          <w:rPrChange w:id="19" w:author="FRANCISCO DE BORJA JIMENEZ-ALFARO GONZALEZ" w:date="2024-02-15T09:58:00Z">
            <w:rPr>
              <w:rFonts w:asciiTheme="minorHAnsi" w:eastAsia="Times New Roman" w:hAnsiTheme="minorHAnsi" w:cstheme="minorHAnsi"/>
              <w:color w:val="000000"/>
              <w:sz w:val="22"/>
              <w:szCs w:val="22"/>
              <w:lang w:eastAsia="ca-ES"/>
            </w:rPr>
          </w:rPrChange>
        </w:rPr>
        <w:t xml:space="preserve"> </w:t>
      </w:r>
      <w:proofErr w:type="spellStart"/>
      <w:r w:rsidR="00693DCE" w:rsidRPr="002A1D44">
        <w:rPr>
          <w:rFonts w:asciiTheme="minorHAnsi" w:eastAsia="Times New Roman" w:hAnsiTheme="minorHAnsi" w:cstheme="minorHAnsi"/>
          <w:color w:val="000000"/>
          <w:sz w:val="22"/>
          <w:szCs w:val="22"/>
          <w:lang w:val="es-ES" w:eastAsia="ca-ES"/>
          <w:rPrChange w:id="20" w:author="FRANCISCO DE BORJA JIMENEZ-ALFARO GONZALEZ" w:date="2024-02-15T09:58:00Z">
            <w:rPr>
              <w:rFonts w:asciiTheme="minorHAnsi" w:eastAsia="Times New Roman" w:hAnsiTheme="minorHAnsi" w:cstheme="minorHAnsi"/>
              <w:color w:val="000000"/>
              <w:sz w:val="22"/>
              <w:szCs w:val="22"/>
              <w:lang w:eastAsia="ca-ES"/>
            </w:rPr>
          </w:rPrChange>
        </w:rPr>
        <w:t>Institute</w:t>
      </w:r>
      <w:proofErr w:type="spellEnd"/>
      <w:r w:rsidR="00693DCE" w:rsidRPr="002A1D44">
        <w:rPr>
          <w:rFonts w:asciiTheme="minorHAnsi" w:eastAsia="Times New Roman" w:hAnsiTheme="minorHAnsi" w:cstheme="minorHAnsi"/>
          <w:color w:val="000000"/>
          <w:sz w:val="22"/>
          <w:szCs w:val="22"/>
          <w:lang w:val="es-ES" w:eastAsia="ca-ES"/>
          <w:rPrChange w:id="21" w:author="FRANCISCO DE BORJA JIMENEZ-ALFARO GONZALEZ" w:date="2024-02-15T09:58:00Z">
            <w:rPr>
              <w:rFonts w:asciiTheme="minorHAnsi" w:eastAsia="Times New Roman" w:hAnsiTheme="minorHAnsi" w:cstheme="minorHAnsi"/>
              <w:color w:val="000000"/>
              <w:sz w:val="22"/>
              <w:szCs w:val="22"/>
              <w:lang w:eastAsia="ca-ES"/>
            </w:rPr>
          </w:rPrChange>
        </w:rPr>
        <w:t>, IMIB (Univ. Oviedo-CSIC-</w:t>
      </w:r>
      <w:proofErr w:type="spellStart"/>
      <w:r w:rsidR="00693DCE" w:rsidRPr="002A1D44">
        <w:rPr>
          <w:rFonts w:asciiTheme="minorHAnsi" w:eastAsia="Times New Roman" w:hAnsiTheme="minorHAnsi" w:cstheme="minorHAnsi"/>
          <w:color w:val="000000"/>
          <w:sz w:val="22"/>
          <w:szCs w:val="22"/>
          <w:lang w:val="es-ES" w:eastAsia="ca-ES"/>
          <w:rPrChange w:id="22" w:author="FRANCISCO DE BORJA JIMENEZ-ALFARO GONZALEZ" w:date="2024-02-15T09:58:00Z">
            <w:rPr>
              <w:rFonts w:asciiTheme="minorHAnsi" w:eastAsia="Times New Roman" w:hAnsiTheme="minorHAnsi" w:cstheme="minorHAnsi"/>
              <w:color w:val="000000"/>
              <w:sz w:val="22"/>
              <w:szCs w:val="22"/>
              <w:lang w:eastAsia="ca-ES"/>
            </w:rPr>
          </w:rPrChange>
        </w:rPr>
        <w:t>Princ</w:t>
      </w:r>
      <w:proofErr w:type="spellEnd"/>
      <w:r w:rsidR="00693DCE" w:rsidRPr="002A1D44">
        <w:rPr>
          <w:rFonts w:asciiTheme="minorHAnsi" w:eastAsia="Times New Roman" w:hAnsiTheme="minorHAnsi" w:cstheme="minorHAnsi"/>
          <w:color w:val="000000"/>
          <w:sz w:val="22"/>
          <w:szCs w:val="22"/>
          <w:lang w:val="es-ES" w:eastAsia="ca-ES"/>
          <w:rPrChange w:id="23" w:author="FRANCISCO DE BORJA JIMENEZ-ALFARO GONZALEZ" w:date="2024-02-15T09:58:00Z">
            <w:rPr>
              <w:rFonts w:asciiTheme="minorHAnsi" w:eastAsia="Times New Roman" w:hAnsiTheme="minorHAnsi" w:cstheme="minorHAnsi"/>
              <w:color w:val="000000"/>
              <w:sz w:val="22"/>
              <w:szCs w:val="22"/>
              <w:lang w:eastAsia="ca-ES"/>
            </w:rPr>
          </w:rPrChange>
        </w:rPr>
        <w:t xml:space="preserve">. Asturias), 33600 Mieres, </w:t>
      </w:r>
      <w:proofErr w:type="spellStart"/>
      <w:r w:rsidR="00693DCE" w:rsidRPr="002A1D44">
        <w:rPr>
          <w:rFonts w:asciiTheme="minorHAnsi" w:eastAsia="Times New Roman" w:hAnsiTheme="minorHAnsi" w:cstheme="minorHAnsi"/>
          <w:color w:val="000000"/>
          <w:sz w:val="22"/>
          <w:szCs w:val="22"/>
          <w:lang w:val="es-ES" w:eastAsia="ca-ES"/>
          <w:rPrChange w:id="24" w:author="FRANCISCO DE BORJA JIMENEZ-ALFARO GONZALEZ" w:date="2024-02-15T09:58:00Z">
            <w:rPr>
              <w:rFonts w:asciiTheme="minorHAnsi" w:eastAsia="Times New Roman" w:hAnsiTheme="minorHAnsi" w:cstheme="minorHAnsi"/>
              <w:color w:val="000000"/>
              <w:sz w:val="22"/>
              <w:szCs w:val="22"/>
              <w:lang w:eastAsia="ca-ES"/>
            </w:rPr>
          </w:rPrChange>
        </w:rPr>
        <w:t>Spain</w:t>
      </w:r>
      <w:proofErr w:type="spellEnd"/>
      <w:r w:rsidR="00693DCE" w:rsidRPr="002A1D44">
        <w:rPr>
          <w:rFonts w:asciiTheme="minorHAnsi" w:eastAsia="Times New Roman" w:hAnsiTheme="minorHAnsi" w:cstheme="minorHAnsi"/>
          <w:color w:val="000000"/>
          <w:sz w:val="22"/>
          <w:szCs w:val="22"/>
          <w:lang w:val="es-ES" w:eastAsia="ca-ES"/>
          <w:rPrChange w:id="25" w:author="FRANCISCO DE BORJA JIMENEZ-ALFARO GONZALEZ" w:date="2024-02-15T09:58:00Z">
            <w:rPr>
              <w:rFonts w:asciiTheme="minorHAnsi" w:eastAsia="Times New Roman" w:hAnsiTheme="minorHAnsi" w:cstheme="minorHAnsi"/>
              <w:color w:val="000000"/>
              <w:sz w:val="22"/>
              <w:szCs w:val="22"/>
              <w:lang w:eastAsia="ca-ES"/>
            </w:rPr>
          </w:rPrChange>
        </w:rPr>
        <w:t xml:space="preserve">. </w:t>
      </w:r>
      <w:r w:rsidRPr="002A1D44">
        <w:rPr>
          <w:rFonts w:asciiTheme="minorHAnsi" w:hAnsiTheme="minorHAnsi" w:cstheme="minorHAnsi"/>
          <w:sz w:val="22"/>
          <w:szCs w:val="22"/>
          <w:lang w:val="es-ES"/>
          <w:rPrChange w:id="26" w:author="FRANCISCO DE BORJA JIMENEZ-ALFARO GONZALEZ" w:date="2024-02-15T09:58:00Z">
            <w:rPr>
              <w:rFonts w:asciiTheme="minorHAnsi" w:hAnsiTheme="minorHAnsi" w:cstheme="minorHAnsi"/>
              <w:sz w:val="22"/>
              <w:szCs w:val="22"/>
            </w:rPr>
          </w:rPrChange>
        </w:rPr>
        <w:t xml:space="preserve"> </w:t>
      </w:r>
    </w:p>
    <w:p w14:paraId="2CAA1C12" w14:textId="289ED9B0" w:rsidR="00675488" w:rsidRPr="002A1D44" w:rsidRDefault="00246A06" w:rsidP="007E2ED8">
      <w:pPr>
        <w:pStyle w:val="FirstParagraph"/>
        <w:spacing w:before="120" w:after="0"/>
        <w:rPr>
          <w:rFonts w:asciiTheme="minorHAnsi" w:eastAsia="Times New Roman" w:hAnsiTheme="minorHAnsi" w:cstheme="minorHAnsi"/>
          <w:color w:val="000000"/>
          <w:sz w:val="22"/>
          <w:szCs w:val="22"/>
          <w:lang w:val="es-ES" w:eastAsia="ca-ES"/>
        </w:rPr>
      </w:pPr>
      <w:r w:rsidRPr="002A1D44">
        <w:rPr>
          <w:rFonts w:asciiTheme="minorHAnsi" w:hAnsiTheme="minorHAnsi" w:cstheme="minorHAnsi"/>
          <w:sz w:val="22"/>
          <w:szCs w:val="22"/>
          <w:lang w:val="es-ES"/>
          <w:rPrChange w:id="27" w:author="FRANCISCO DE BORJA JIMENEZ-ALFARO GONZALEZ" w:date="2024-02-15T09:58:00Z">
            <w:rPr>
              <w:rFonts w:asciiTheme="minorHAnsi" w:hAnsiTheme="minorHAnsi" w:cstheme="minorHAnsi"/>
              <w:sz w:val="22"/>
              <w:szCs w:val="22"/>
            </w:rPr>
          </w:rPrChange>
        </w:rPr>
        <w:t>Borja Jiménez-Alfaro</w:t>
      </w:r>
      <w:r w:rsidR="00693DCE" w:rsidRPr="002A1D44">
        <w:rPr>
          <w:rFonts w:asciiTheme="minorHAnsi" w:hAnsiTheme="minorHAnsi" w:cstheme="minorHAnsi"/>
          <w:sz w:val="22"/>
          <w:szCs w:val="22"/>
          <w:lang w:val="es-ES"/>
          <w:rPrChange w:id="28" w:author="FRANCISCO DE BORJA JIMENEZ-ALFARO GONZALEZ" w:date="2024-02-15T09:58:00Z">
            <w:rPr>
              <w:rFonts w:asciiTheme="minorHAnsi" w:hAnsiTheme="minorHAnsi" w:cstheme="minorHAnsi"/>
              <w:sz w:val="22"/>
              <w:szCs w:val="22"/>
            </w:rPr>
          </w:rPrChange>
        </w:rPr>
        <w:t xml:space="preserve">. </w:t>
      </w:r>
      <w:proofErr w:type="spellStart"/>
      <w:r w:rsidR="00693DCE" w:rsidRPr="002A1D44">
        <w:rPr>
          <w:rFonts w:asciiTheme="minorHAnsi" w:eastAsia="Times New Roman" w:hAnsiTheme="minorHAnsi" w:cstheme="minorHAnsi"/>
          <w:color w:val="000000"/>
          <w:sz w:val="22"/>
          <w:szCs w:val="22"/>
          <w:lang w:val="es-ES" w:eastAsia="ca-ES"/>
          <w:rPrChange w:id="29" w:author="FRANCISCO DE BORJA JIMENEZ-ALFARO GONZALEZ" w:date="2024-02-15T09:58:00Z">
            <w:rPr>
              <w:rFonts w:asciiTheme="minorHAnsi" w:eastAsia="Times New Roman" w:hAnsiTheme="minorHAnsi" w:cstheme="minorHAnsi"/>
              <w:color w:val="000000"/>
              <w:sz w:val="22"/>
              <w:szCs w:val="22"/>
              <w:lang w:eastAsia="ca-ES"/>
            </w:rPr>
          </w:rPrChange>
        </w:rPr>
        <w:t>Biodiversity</w:t>
      </w:r>
      <w:proofErr w:type="spellEnd"/>
      <w:r w:rsidR="00693DCE" w:rsidRPr="002A1D44">
        <w:rPr>
          <w:rFonts w:asciiTheme="minorHAnsi" w:eastAsia="Times New Roman" w:hAnsiTheme="minorHAnsi" w:cstheme="minorHAnsi"/>
          <w:color w:val="000000"/>
          <w:sz w:val="22"/>
          <w:szCs w:val="22"/>
          <w:lang w:val="es-ES" w:eastAsia="ca-ES"/>
          <w:rPrChange w:id="30" w:author="FRANCISCO DE BORJA JIMENEZ-ALFARO GONZALEZ" w:date="2024-02-15T09:58:00Z">
            <w:rPr>
              <w:rFonts w:asciiTheme="minorHAnsi" w:eastAsia="Times New Roman" w:hAnsiTheme="minorHAnsi" w:cstheme="minorHAnsi"/>
              <w:color w:val="000000"/>
              <w:sz w:val="22"/>
              <w:szCs w:val="22"/>
              <w:lang w:eastAsia="ca-ES"/>
            </w:rPr>
          </w:rPrChange>
        </w:rPr>
        <w:t xml:space="preserve"> </w:t>
      </w:r>
      <w:proofErr w:type="spellStart"/>
      <w:r w:rsidR="00693DCE" w:rsidRPr="002A1D44">
        <w:rPr>
          <w:rFonts w:asciiTheme="minorHAnsi" w:eastAsia="Times New Roman" w:hAnsiTheme="minorHAnsi" w:cstheme="minorHAnsi"/>
          <w:color w:val="000000"/>
          <w:sz w:val="22"/>
          <w:szCs w:val="22"/>
          <w:lang w:val="es-ES" w:eastAsia="ca-ES"/>
          <w:rPrChange w:id="31" w:author="FRANCISCO DE BORJA JIMENEZ-ALFARO GONZALEZ" w:date="2024-02-15T09:58:00Z">
            <w:rPr>
              <w:rFonts w:asciiTheme="minorHAnsi" w:eastAsia="Times New Roman" w:hAnsiTheme="minorHAnsi" w:cstheme="minorHAnsi"/>
              <w:color w:val="000000"/>
              <w:sz w:val="22"/>
              <w:szCs w:val="22"/>
              <w:lang w:eastAsia="ca-ES"/>
            </w:rPr>
          </w:rPrChange>
        </w:rPr>
        <w:t>Research</w:t>
      </w:r>
      <w:proofErr w:type="spellEnd"/>
      <w:r w:rsidR="00693DCE" w:rsidRPr="002A1D44">
        <w:rPr>
          <w:rFonts w:asciiTheme="minorHAnsi" w:eastAsia="Times New Roman" w:hAnsiTheme="minorHAnsi" w:cstheme="minorHAnsi"/>
          <w:color w:val="000000"/>
          <w:sz w:val="22"/>
          <w:szCs w:val="22"/>
          <w:lang w:val="es-ES" w:eastAsia="ca-ES"/>
          <w:rPrChange w:id="32" w:author="FRANCISCO DE BORJA JIMENEZ-ALFARO GONZALEZ" w:date="2024-02-15T09:58:00Z">
            <w:rPr>
              <w:rFonts w:asciiTheme="minorHAnsi" w:eastAsia="Times New Roman" w:hAnsiTheme="minorHAnsi" w:cstheme="minorHAnsi"/>
              <w:color w:val="000000"/>
              <w:sz w:val="22"/>
              <w:szCs w:val="22"/>
              <w:lang w:eastAsia="ca-ES"/>
            </w:rPr>
          </w:rPrChange>
        </w:rPr>
        <w:t xml:space="preserve"> </w:t>
      </w:r>
      <w:proofErr w:type="spellStart"/>
      <w:r w:rsidR="00693DCE" w:rsidRPr="002A1D44">
        <w:rPr>
          <w:rFonts w:asciiTheme="minorHAnsi" w:eastAsia="Times New Roman" w:hAnsiTheme="minorHAnsi" w:cstheme="minorHAnsi"/>
          <w:color w:val="000000"/>
          <w:sz w:val="22"/>
          <w:szCs w:val="22"/>
          <w:lang w:val="es-ES" w:eastAsia="ca-ES"/>
          <w:rPrChange w:id="33" w:author="FRANCISCO DE BORJA JIMENEZ-ALFARO GONZALEZ" w:date="2024-02-15T09:58:00Z">
            <w:rPr>
              <w:rFonts w:asciiTheme="minorHAnsi" w:eastAsia="Times New Roman" w:hAnsiTheme="minorHAnsi" w:cstheme="minorHAnsi"/>
              <w:color w:val="000000"/>
              <w:sz w:val="22"/>
              <w:szCs w:val="22"/>
              <w:lang w:eastAsia="ca-ES"/>
            </w:rPr>
          </w:rPrChange>
        </w:rPr>
        <w:t>Institute</w:t>
      </w:r>
      <w:proofErr w:type="spellEnd"/>
      <w:r w:rsidR="00693DCE" w:rsidRPr="002A1D44">
        <w:rPr>
          <w:rFonts w:asciiTheme="minorHAnsi" w:eastAsia="Times New Roman" w:hAnsiTheme="minorHAnsi" w:cstheme="minorHAnsi"/>
          <w:color w:val="000000"/>
          <w:sz w:val="22"/>
          <w:szCs w:val="22"/>
          <w:lang w:val="es-ES" w:eastAsia="ca-ES"/>
          <w:rPrChange w:id="34" w:author="FRANCISCO DE BORJA JIMENEZ-ALFARO GONZALEZ" w:date="2024-02-15T09:58:00Z">
            <w:rPr>
              <w:rFonts w:asciiTheme="minorHAnsi" w:eastAsia="Times New Roman" w:hAnsiTheme="minorHAnsi" w:cstheme="minorHAnsi"/>
              <w:color w:val="000000"/>
              <w:sz w:val="22"/>
              <w:szCs w:val="22"/>
              <w:lang w:eastAsia="ca-ES"/>
            </w:rPr>
          </w:rPrChange>
        </w:rPr>
        <w:t xml:space="preserve">, IMIB (Univ. </w:t>
      </w:r>
      <w:r w:rsidR="00693DCE" w:rsidRPr="0095509B">
        <w:rPr>
          <w:rFonts w:asciiTheme="minorHAnsi" w:eastAsia="Times New Roman" w:hAnsiTheme="minorHAnsi" w:cstheme="minorHAnsi"/>
          <w:color w:val="000000"/>
          <w:sz w:val="22"/>
          <w:szCs w:val="22"/>
          <w:lang w:val="es-ES" w:eastAsia="ca-ES"/>
          <w:rPrChange w:id="35" w:author="FRANCISCO DE BORJA JIMENEZ-ALFARO GONZALEZ" w:date="2024-02-15T11:55:00Z">
            <w:rPr>
              <w:rFonts w:asciiTheme="minorHAnsi" w:eastAsia="Times New Roman" w:hAnsiTheme="minorHAnsi" w:cstheme="minorHAnsi"/>
              <w:color w:val="000000"/>
              <w:sz w:val="22"/>
              <w:szCs w:val="22"/>
              <w:lang w:eastAsia="ca-ES"/>
            </w:rPr>
          </w:rPrChange>
        </w:rPr>
        <w:t>Oviedo-CSIC-</w:t>
      </w:r>
      <w:proofErr w:type="spellStart"/>
      <w:r w:rsidR="00693DCE" w:rsidRPr="0095509B">
        <w:rPr>
          <w:rFonts w:asciiTheme="minorHAnsi" w:eastAsia="Times New Roman" w:hAnsiTheme="minorHAnsi" w:cstheme="minorHAnsi"/>
          <w:color w:val="000000"/>
          <w:sz w:val="22"/>
          <w:szCs w:val="22"/>
          <w:lang w:val="es-ES" w:eastAsia="ca-ES"/>
          <w:rPrChange w:id="36" w:author="FRANCISCO DE BORJA JIMENEZ-ALFARO GONZALEZ" w:date="2024-02-15T11:55:00Z">
            <w:rPr>
              <w:rFonts w:asciiTheme="minorHAnsi" w:eastAsia="Times New Roman" w:hAnsiTheme="minorHAnsi" w:cstheme="minorHAnsi"/>
              <w:color w:val="000000"/>
              <w:sz w:val="22"/>
              <w:szCs w:val="22"/>
              <w:lang w:eastAsia="ca-ES"/>
            </w:rPr>
          </w:rPrChange>
        </w:rPr>
        <w:t>Princ</w:t>
      </w:r>
      <w:proofErr w:type="spellEnd"/>
      <w:r w:rsidR="00693DCE" w:rsidRPr="0095509B">
        <w:rPr>
          <w:rFonts w:asciiTheme="minorHAnsi" w:eastAsia="Times New Roman" w:hAnsiTheme="minorHAnsi" w:cstheme="minorHAnsi"/>
          <w:color w:val="000000"/>
          <w:sz w:val="22"/>
          <w:szCs w:val="22"/>
          <w:lang w:val="es-ES" w:eastAsia="ca-ES"/>
          <w:rPrChange w:id="37" w:author="FRANCISCO DE BORJA JIMENEZ-ALFARO GONZALEZ" w:date="2024-02-15T11:55:00Z">
            <w:rPr>
              <w:rFonts w:asciiTheme="minorHAnsi" w:eastAsia="Times New Roman" w:hAnsiTheme="minorHAnsi" w:cstheme="minorHAnsi"/>
              <w:color w:val="000000"/>
              <w:sz w:val="22"/>
              <w:szCs w:val="22"/>
              <w:lang w:eastAsia="ca-ES"/>
            </w:rPr>
          </w:rPrChange>
        </w:rPr>
        <w:t xml:space="preserve">. </w:t>
      </w:r>
      <w:r w:rsidR="00693DCE" w:rsidRPr="002A1D44">
        <w:rPr>
          <w:rFonts w:asciiTheme="minorHAnsi" w:eastAsia="Times New Roman" w:hAnsiTheme="minorHAnsi" w:cstheme="minorHAnsi"/>
          <w:color w:val="000000"/>
          <w:sz w:val="22"/>
          <w:szCs w:val="22"/>
          <w:lang w:val="es-ES" w:eastAsia="ca-ES"/>
        </w:rPr>
        <w:t xml:space="preserve">Asturias), 33600 Mieres, </w:t>
      </w:r>
      <w:proofErr w:type="spellStart"/>
      <w:r w:rsidR="00693DCE" w:rsidRPr="002A1D44">
        <w:rPr>
          <w:rFonts w:asciiTheme="minorHAnsi" w:eastAsia="Times New Roman" w:hAnsiTheme="minorHAnsi" w:cstheme="minorHAnsi"/>
          <w:color w:val="000000"/>
          <w:sz w:val="22"/>
          <w:szCs w:val="22"/>
          <w:lang w:val="es-ES" w:eastAsia="ca-ES"/>
        </w:rPr>
        <w:t>Spain</w:t>
      </w:r>
      <w:proofErr w:type="spellEnd"/>
      <w:r w:rsidR="00693DCE" w:rsidRPr="002A1D44">
        <w:rPr>
          <w:rFonts w:asciiTheme="minorHAnsi" w:eastAsia="Times New Roman" w:hAnsiTheme="minorHAnsi" w:cstheme="minorHAnsi"/>
          <w:color w:val="000000"/>
          <w:sz w:val="22"/>
          <w:szCs w:val="22"/>
          <w:lang w:val="es-ES" w:eastAsia="ca-ES"/>
        </w:rPr>
        <w:t xml:space="preserve">. </w:t>
      </w:r>
    </w:p>
    <w:p w14:paraId="3D5E177B" w14:textId="77777777" w:rsidR="002D07DE" w:rsidRPr="002A1D44" w:rsidRDefault="002D07DE" w:rsidP="002D07DE">
      <w:pPr>
        <w:pStyle w:val="BodyText"/>
        <w:rPr>
          <w:lang w:val="es-ES" w:eastAsia="ca-ES"/>
        </w:rPr>
      </w:pPr>
    </w:p>
    <w:p w14:paraId="1514C2E0" w14:textId="77777777" w:rsidR="002D07DE" w:rsidRDefault="00223310" w:rsidP="00223310">
      <w:pPr>
        <w:pStyle w:val="BodyText"/>
        <w:rPr>
          <w:lang w:val="es-ES" w:eastAsia="ca-ES"/>
        </w:rPr>
      </w:pPr>
      <w:proofErr w:type="spellStart"/>
      <w:r w:rsidRPr="002D07DE">
        <w:rPr>
          <w:b/>
          <w:bCs/>
          <w:lang w:val="es-ES" w:eastAsia="ca-ES"/>
        </w:rPr>
        <w:t>Correspondence</w:t>
      </w:r>
      <w:proofErr w:type="spellEnd"/>
      <w:r w:rsidRPr="002D07DE">
        <w:rPr>
          <w:b/>
          <w:bCs/>
          <w:lang w:val="es-ES" w:eastAsia="ca-ES"/>
        </w:rPr>
        <w:t xml:space="preserve"> </w:t>
      </w:r>
      <w:proofErr w:type="spellStart"/>
      <w:r w:rsidRPr="002D07DE">
        <w:rPr>
          <w:b/>
          <w:bCs/>
          <w:lang w:val="es-ES" w:eastAsia="ca-ES"/>
        </w:rPr>
        <w:t>author</w:t>
      </w:r>
      <w:proofErr w:type="spellEnd"/>
      <w:r w:rsidRPr="00223310">
        <w:rPr>
          <w:lang w:val="es-ES" w:eastAsia="ca-ES"/>
        </w:rPr>
        <w:t xml:space="preserve">: </w:t>
      </w:r>
    </w:p>
    <w:p w14:paraId="28B114C7" w14:textId="28DB3A68" w:rsidR="002D07DE" w:rsidRPr="004353F9" w:rsidRDefault="00223310" w:rsidP="002D07DE">
      <w:pPr>
        <w:pStyle w:val="BodyText"/>
        <w:rPr>
          <w:lang w:val="es-ES"/>
        </w:rPr>
      </w:pPr>
      <w:r w:rsidRPr="00223310">
        <w:rPr>
          <w:lang w:val="es-ES"/>
        </w:rPr>
        <w:t>Clara Espinosa Del Alba</w:t>
      </w:r>
      <w:r w:rsidRPr="00FD7B90">
        <w:rPr>
          <w:rFonts w:eastAsia="Times New Roman" w:cstheme="minorHAnsi"/>
          <w:color w:val="000000"/>
          <w:lang w:val="es-ES" w:eastAsia="ca-ES"/>
        </w:rPr>
        <w:t xml:space="preserve">. </w:t>
      </w:r>
      <w:r w:rsidRPr="00FD7B90">
        <w:rPr>
          <w:lang w:val="es-ES"/>
        </w:rPr>
        <w:t xml:space="preserve"> Email: </w:t>
      </w:r>
      <w:r w:rsidR="0039239A">
        <w:fldChar w:fldCharType="begin"/>
      </w:r>
      <w:r w:rsidR="0039239A" w:rsidRPr="00783211">
        <w:rPr>
          <w:lang w:val="es-ES"/>
          <w:rPrChange w:id="38" w:author="FRANCISCO DE BORJA JIMENEZ-ALFARO GONZALEZ" w:date="2024-02-15T12:31:00Z">
            <w:rPr/>
          </w:rPrChange>
        </w:rPr>
        <w:instrText>HYPERLINK "mailto:espinosaclara@uniovi.es"</w:instrText>
      </w:r>
      <w:r w:rsidR="0039239A">
        <w:fldChar w:fldCharType="separate"/>
      </w:r>
      <w:r w:rsidRPr="00FD7B90">
        <w:rPr>
          <w:rStyle w:val="Hyperlink"/>
          <w:lang w:val="es-ES"/>
        </w:rPr>
        <w:t>espinosaclara@uniovi.es</w:t>
      </w:r>
      <w:r w:rsidR="0039239A">
        <w:rPr>
          <w:rStyle w:val="Hyperlink"/>
          <w:lang w:val="es-ES"/>
        </w:rPr>
        <w:fldChar w:fldCharType="end"/>
      </w:r>
    </w:p>
    <w:p w14:paraId="2AA47C9A" w14:textId="77777777" w:rsidR="002D07DE" w:rsidRPr="002D07DE" w:rsidRDefault="002D07DE" w:rsidP="002D07DE">
      <w:pPr>
        <w:pStyle w:val="BodyText"/>
        <w:rPr>
          <w:lang w:val="es-ES" w:eastAsia="ca-ES"/>
        </w:rPr>
      </w:pPr>
    </w:p>
    <w:p w14:paraId="273CB5C6" w14:textId="425A991F" w:rsidR="007E2ED8" w:rsidRPr="00223310" w:rsidRDefault="007E2ED8" w:rsidP="007A440A">
      <w:pPr>
        <w:spacing w:after="0" w:line="360" w:lineRule="auto"/>
        <w:textAlignment w:val="baseline"/>
        <w:rPr>
          <w:rFonts w:eastAsia="Times New Roman" w:cstheme="minorHAnsi"/>
          <w:b/>
          <w:bCs/>
          <w:color w:val="000000"/>
          <w:bdr w:val="none" w:sz="0" w:space="0" w:color="auto" w:frame="1"/>
          <w:lang w:val="es-ES" w:eastAsia="ca-ES"/>
        </w:rPr>
      </w:pPr>
      <w:proofErr w:type="spellStart"/>
      <w:r w:rsidRPr="00223310">
        <w:rPr>
          <w:rFonts w:eastAsia="Times New Roman" w:cstheme="minorHAnsi"/>
          <w:b/>
          <w:bCs/>
          <w:color w:val="000000"/>
          <w:bdr w:val="none" w:sz="0" w:space="0" w:color="auto" w:frame="1"/>
          <w:lang w:val="es-ES" w:eastAsia="ca-ES"/>
        </w:rPr>
        <w:t>ORCID</w:t>
      </w:r>
      <w:r w:rsidR="00223310">
        <w:rPr>
          <w:rFonts w:eastAsia="Times New Roman" w:cstheme="minorHAnsi"/>
          <w:b/>
          <w:bCs/>
          <w:color w:val="000000"/>
          <w:bdr w:val="none" w:sz="0" w:space="0" w:color="auto" w:frame="1"/>
          <w:lang w:val="es-ES" w:eastAsia="ca-ES"/>
        </w:rPr>
        <w:t>s</w:t>
      </w:r>
      <w:proofErr w:type="spellEnd"/>
    </w:p>
    <w:p w14:paraId="2582EAF5" w14:textId="3A09F131" w:rsidR="007E2ED8" w:rsidRPr="002B7931" w:rsidRDefault="007E2ED8" w:rsidP="007A440A">
      <w:pPr>
        <w:spacing w:after="0" w:line="360" w:lineRule="auto"/>
        <w:textAlignment w:val="baseline"/>
        <w:rPr>
          <w:u w:val="single"/>
          <w:lang w:val="es-ES"/>
        </w:rPr>
      </w:pPr>
      <w:r w:rsidRPr="007E2ED8">
        <w:rPr>
          <w:lang w:val="es-ES"/>
        </w:rPr>
        <w:t>Clara Espinosa Del Alba</w:t>
      </w:r>
      <w:r w:rsidR="00223310" w:rsidRPr="002B7931">
        <w:rPr>
          <w:u w:val="single"/>
          <w:lang w:val="es-ES"/>
        </w:rPr>
        <w:t>.</w:t>
      </w:r>
      <w:r w:rsidRPr="002B7931">
        <w:rPr>
          <w:u w:val="single"/>
          <w:lang w:val="es-ES"/>
        </w:rPr>
        <w:t xml:space="preserve"> </w:t>
      </w:r>
      <w:r w:rsidRPr="002B7931">
        <w:rPr>
          <w:rStyle w:val="Hyperlink"/>
          <w:lang w:val="es-ES"/>
        </w:rPr>
        <w:t xml:space="preserve"> https://orcid.org/0000-0001-8634-5808</w:t>
      </w:r>
    </w:p>
    <w:p w14:paraId="1258D3ED" w14:textId="55FBD729" w:rsidR="007E2ED8" w:rsidRPr="00D5356D" w:rsidRDefault="007E2ED8" w:rsidP="007A440A">
      <w:pPr>
        <w:spacing w:after="0" w:line="360" w:lineRule="auto"/>
        <w:textAlignment w:val="baseline"/>
        <w:rPr>
          <w:rFonts w:cstheme="minorHAnsi"/>
          <w:lang w:val="es-ES"/>
        </w:rPr>
      </w:pPr>
      <w:r w:rsidRPr="007E2ED8">
        <w:rPr>
          <w:rFonts w:cstheme="minorHAnsi"/>
          <w:lang w:val="es-ES"/>
        </w:rPr>
        <w:t>Eduardo Fernández-Pascual</w:t>
      </w:r>
      <w:r w:rsidR="00223310">
        <w:rPr>
          <w:rFonts w:cstheme="minorHAnsi"/>
          <w:lang w:val="es-ES"/>
        </w:rPr>
        <w:t>.</w:t>
      </w:r>
      <w:r w:rsidRPr="007E2ED8">
        <w:rPr>
          <w:rFonts w:cstheme="minorHAnsi"/>
          <w:lang w:val="es-ES"/>
        </w:rPr>
        <w:t xml:space="preserve"> </w:t>
      </w:r>
      <w:r w:rsidR="0039239A">
        <w:fldChar w:fldCharType="begin"/>
      </w:r>
      <w:r w:rsidR="0039239A" w:rsidRPr="00783211">
        <w:rPr>
          <w:lang w:val="es-ES"/>
          <w:rPrChange w:id="39" w:author="FRANCISCO DE BORJA JIMENEZ-ALFARO GONZALEZ" w:date="2024-02-15T12:31:00Z">
            <w:rPr/>
          </w:rPrChange>
        </w:rPr>
        <w:instrText>HYPERLINK "https://orcid.org/0000-0002-4743-9577"</w:instrText>
      </w:r>
      <w:r w:rsidR="0039239A">
        <w:fldChar w:fldCharType="separate"/>
      </w:r>
      <w:r w:rsidRPr="00D5356D">
        <w:rPr>
          <w:rStyle w:val="Hyperlink"/>
          <w:rFonts w:cstheme="minorHAnsi"/>
          <w:lang w:val="es-ES"/>
        </w:rPr>
        <w:t>https://orcid.org/0000-0002-4743-9577</w:t>
      </w:r>
      <w:r w:rsidR="0039239A">
        <w:rPr>
          <w:rStyle w:val="Hyperlink"/>
          <w:rFonts w:cstheme="minorHAnsi"/>
          <w:lang w:val="es-ES"/>
        </w:rPr>
        <w:fldChar w:fldCharType="end"/>
      </w:r>
    </w:p>
    <w:p w14:paraId="41AE8BAF" w14:textId="5EB6561B" w:rsidR="007E2ED8" w:rsidRPr="00D5356D" w:rsidRDefault="007E2ED8" w:rsidP="007A440A">
      <w:pPr>
        <w:spacing w:after="0" w:line="360" w:lineRule="auto"/>
        <w:textAlignment w:val="baseline"/>
        <w:rPr>
          <w:rFonts w:cstheme="minorHAnsi"/>
          <w:lang w:val="es-ES"/>
        </w:rPr>
      </w:pPr>
      <w:r w:rsidRPr="00D5356D">
        <w:rPr>
          <w:rFonts w:cstheme="minorHAnsi"/>
          <w:lang w:val="es-ES"/>
        </w:rPr>
        <w:t>Borja Jiménez-Alfaro</w:t>
      </w:r>
      <w:r w:rsidR="00223310" w:rsidRPr="00D5356D">
        <w:rPr>
          <w:rFonts w:cstheme="minorHAnsi"/>
          <w:lang w:val="es-ES"/>
        </w:rPr>
        <w:t>.</w:t>
      </w:r>
      <w:r w:rsidRPr="00D5356D">
        <w:rPr>
          <w:rFonts w:cstheme="minorHAnsi"/>
          <w:lang w:val="es-ES"/>
        </w:rPr>
        <w:t xml:space="preserve"> </w:t>
      </w:r>
      <w:r w:rsidR="0039239A">
        <w:fldChar w:fldCharType="begin"/>
      </w:r>
      <w:r w:rsidR="0039239A" w:rsidRPr="00D5356D">
        <w:rPr>
          <w:lang w:val="es-ES"/>
          <w:rPrChange w:id="40" w:author="Borja J-A" w:date="2024-02-15T15:52:00Z">
            <w:rPr/>
          </w:rPrChange>
        </w:rPr>
        <w:instrText>HYPERLINK "https://orcid.org/0000-0001-6601-9597"</w:instrText>
      </w:r>
      <w:r w:rsidR="0039239A">
        <w:fldChar w:fldCharType="separate"/>
      </w:r>
      <w:r w:rsidRPr="00D5356D">
        <w:rPr>
          <w:rStyle w:val="Hyperlink"/>
          <w:rFonts w:cstheme="minorHAnsi"/>
          <w:lang w:val="es-ES"/>
        </w:rPr>
        <w:t>https://orcid.org/0000-0001-6601-9597</w:t>
      </w:r>
      <w:r w:rsidR="0039239A">
        <w:rPr>
          <w:rStyle w:val="Hyperlink"/>
          <w:rFonts w:cstheme="minorHAnsi"/>
          <w:lang w:val="es-ES"/>
        </w:rPr>
        <w:fldChar w:fldCharType="end"/>
      </w:r>
    </w:p>
    <w:p w14:paraId="7099F116" w14:textId="77777777" w:rsidR="00CF592C" w:rsidRPr="00D5356D" w:rsidRDefault="00CF592C" w:rsidP="002335DE">
      <w:pPr>
        <w:spacing w:after="0" w:line="360" w:lineRule="auto"/>
        <w:textAlignment w:val="baseline"/>
        <w:rPr>
          <w:rFonts w:eastAsia="Times New Roman" w:cstheme="minorHAnsi"/>
          <w:color w:val="000000"/>
          <w:lang w:val="es-ES" w:eastAsia="ca-ES"/>
        </w:rPr>
      </w:pPr>
    </w:p>
    <w:p w14:paraId="5E0EA221" w14:textId="77777777" w:rsidR="00B663AD" w:rsidRPr="00795794" w:rsidRDefault="00B663AD" w:rsidP="00B663AD">
      <w:pPr>
        <w:spacing w:after="0" w:line="360" w:lineRule="auto"/>
        <w:textAlignment w:val="baseline"/>
        <w:rPr>
          <w:rFonts w:eastAsia="Times New Roman" w:cstheme="minorHAnsi"/>
          <w:b/>
          <w:bCs/>
          <w:color w:val="000000"/>
          <w:lang w:val="es-ES" w:eastAsia="ca-ES"/>
        </w:rPr>
      </w:pPr>
      <w:proofErr w:type="gramStart"/>
      <w:r w:rsidRPr="00795794">
        <w:rPr>
          <w:rFonts w:eastAsia="Times New Roman" w:cstheme="minorHAnsi"/>
          <w:b/>
          <w:bCs/>
          <w:color w:val="000000"/>
          <w:lang w:val="es-ES" w:eastAsia="ca-ES"/>
        </w:rPr>
        <w:t xml:space="preserve">Word  </w:t>
      </w:r>
      <w:proofErr w:type="spellStart"/>
      <w:r w:rsidRPr="00795794">
        <w:rPr>
          <w:rFonts w:eastAsia="Times New Roman" w:cstheme="minorHAnsi"/>
          <w:b/>
          <w:bCs/>
          <w:color w:val="000000"/>
          <w:lang w:val="es-ES" w:eastAsia="ca-ES"/>
        </w:rPr>
        <w:t>counts</w:t>
      </w:r>
      <w:proofErr w:type="spellEnd"/>
      <w:proofErr w:type="gramEnd"/>
    </w:p>
    <w:p w14:paraId="726EC4D8" w14:textId="77777777" w:rsidR="00B663AD" w:rsidRPr="00F95F23" w:rsidRDefault="00B663AD" w:rsidP="00B663AD">
      <w:pPr>
        <w:spacing w:after="0" w:line="360" w:lineRule="auto"/>
        <w:textAlignment w:val="baseline"/>
        <w:rPr>
          <w:rFonts w:eastAsia="Times New Roman" w:cstheme="minorHAnsi"/>
          <w:bCs/>
          <w:color w:val="000000"/>
          <w:lang w:eastAsia="ca-ES"/>
        </w:rPr>
      </w:pPr>
      <w:r w:rsidRPr="00F95F23">
        <w:rPr>
          <w:rFonts w:eastAsia="Times New Roman" w:cstheme="minorHAnsi"/>
          <w:bCs/>
          <w:color w:val="000000"/>
          <w:lang w:eastAsia="ca-ES"/>
        </w:rPr>
        <w:t xml:space="preserve">Summary: </w:t>
      </w:r>
      <w:r>
        <w:rPr>
          <w:rFonts w:eastAsia="Times New Roman" w:cstheme="minorHAnsi"/>
          <w:bCs/>
          <w:color w:val="000000"/>
          <w:lang w:eastAsia="ca-ES"/>
        </w:rPr>
        <w:t xml:space="preserve">203 </w:t>
      </w:r>
      <w:r w:rsidRPr="00F95F23">
        <w:rPr>
          <w:rFonts w:eastAsia="Times New Roman" w:cstheme="minorHAnsi"/>
          <w:bCs/>
          <w:color w:val="000000"/>
          <w:lang w:eastAsia="ca-ES"/>
        </w:rPr>
        <w:t>(200)</w:t>
      </w:r>
    </w:p>
    <w:p w14:paraId="1E829226" w14:textId="77777777"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Introduction:</w:t>
      </w:r>
      <w:r>
        <w:rPr>
          <w:rFonts w:eastAsia="Times New Roman" w:cstheme="minorHAnsi"/>
          <w:color w:val="000000"/>
          <w:lang w:eastAsia="ca-ES"/>
        </w:rPr>
        <w:t xml:space="preserve"> 1006 </w:t>
      </w:r>
      <w:r w:rsidRPr="00F95F23">
        <w:rPr>
          <w:rFonts w:eastAsia="Times New Roman" w:cstheme="minorHAnsi"/>
          <w:color w:val="000000"/>
          <w:lang w:eastAsia="ca-ES"/>
        </w:rPr>
        <w:t>(1000)</w:t>
      </w:r>
    </w:p>
    <w:p w14:paraId="122D8311" w14:textId="77777777"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Material and Methods: </w:t>
      </w:r>
      <w:r>
        <w:rPr>
          <w:rFonts w:eastAsia="Times New Roman" w:cstheme="minorHAnsi"/>
          <w:color w:val="000000"/>
          <w:lang w:eastAsia="ca-ES"/>
        </w:rPr>
        <w:t>1850</w:t>
      </w:r>
      <w:r w:rsidRPr="00F95F23">
        <w:rPr>
          <w:rFonts w:eastAsia="Times New Roman" w:cstheme="minorHAnsi"/>
          <w:color w:val="000000"/>
          <w:lang w:eastAsia="ca-ES"/>
        </w:rPr>
        <w:t xml:space="preserve"> (1500)</w:t>
      </w:r>
    </w:p>
    <w:p w14:paraId="7709CCAF" w14:textId="77777777"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Results: 10</w:t>
      </w:r>
      <w:r>
        <w:rPr>
          <w:rFonts w:eastAsia="Times New Roman" w:cstheme="minorHAnsi"/>
          <w:color w:val="000000"/>
          <w:lang w:eastAsia="ca-ES"/>
        </w:rPr>
        <w:t>2</w:t>
      </w:r>
      <w:r w:rsidRPr="00F95F23">
        <w:rPr>
          <w:rFonts w:eastAsia="Times New Roman" w:cstheme="minorHAnsi"/>
          <w:color w:val="000000"/>
          <w:lang w:eastAsia="ca-ES"/>
        </w:rPr>
        <w:t>0 (1000)</w:t>
      </w:r>
    </w:p>
    <w:p w14:paraId="4DFE478A" w14:textId="77777777"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Discussion (30% of the total count): (1500)</w:t>
      </w:r>
    </w:p>
    <w:p w14:paraId="2F0B5D9D" w14:textId="77777777"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Number of figures (indicate which figures in </w:t>
      </w:r>
      <w:proofErr w:type="spellStart"/>
      <w:r w:rsidRPr="00F95F23">
        <w:rPr>
          <w:rFonts w:eastAsia="Times New Roman" w:cstheme="minorHAnsi"/>
          <w:color w:val="000000"/>
          <w:lang w:eastAsia="ca-ES"/>
        </w:rPr>
        <w:t>color</w:t>
      </w:r>
      <w:proofErr w:type="spellEnd"/>
      <w:r w:rsidRPr="00F95F23">
        <w:rPr>
          <w:rFonts w:eastAsia="Times New Roman" w:cstheme="minorHAnsi"/>
          <w:color w:val="000000"/>
          <w:lang w:eastAsia="ca-ES"/>
        </w:rPr>
        <w:t xml:space="preserve">): 6 (all in </w:t>
      </w:r>
      <w:proofErr w:type="spellStart"/>
      <w:r w:rsidRPr="00F95F23">
        <w:rPr>
          <w:rFonts w:eastAsia="Times New Roman" w:cstheme="minorHAnsi"/>
          <w:color w:val="000000"/>
          <w:lang w:eastAsia="ca-ES"/>
        </w:rPr>
        <w:t>color</w:t>
      </w:r>
      <w:proofErr w:type="spellEnd"/>
      <w:r w:rsidRPr="00F95F23">
        <w:rPr>
          <w:rFonts w:eastAsia="Times New Roman" w:cstheme="minorHAnsi"/>
          <w:color w:val="000000"/>
          <w:lang w:eastAsia="ca-ES"/>
        </w:rPr>
        <w:t>)</w:t>
      </w:r>
    </w:p>
    <w:p w14:paraId="621319C3" w14:textId="77777777"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Number of tables: 3 </w:t>
      </w:r>
    </w:p>
    <w:p w14:paraId="32796840" w14:textId="2C537CA4" w:rsidR="00B663AD" w:rsidRPr="002D07DE" w:rsidRDefault="00B663AD" w:rsidP="002D07DE">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Supporting information</w:t>
      </w:r>
      <w:r>
        <w:rPr>
          <w:rFonts w:eastAsia="Times New Roman" w:cstheme="minorHAnsi"/>
          <w:color w:val="000000"/>
          <w:lang w:eastAsia="ca-ES"/>
        </w:rPr>
        <w:t xml:space="preserve">: </w:t>
      </w:r>
      <w:r>
        <w:rPr>
          <w:rFonts w:eastAsia="Times New Roman"/>
          <w:bdr w:val="none" w:sz="0" w:space="0" w:color="auto" w:frame="1"/>
          <w:lang w:eastAsia="ca-ES"/>
        </w:rPr>
        <w:br w:type="page"/>
      </w:r>
    </w:p>
    <w:p w14:paraId="5787207E" w14:textId="6EFB1C4B" w:rsidR="006C48F7" w:rsidRPr="00F95F23" w:rsidRDefault="00D7264C" w:rsidP="00B75760">
      <w:pPr>
        <w:pStyle w:val="Heading2"/>
        <w:spacing w:after="160"/>
        <w:rPr>
          <w:rFonts w:eastAsia="Times New Roman"/>
          <w:lang w:eastAsia="ca-ES"/>
        </w:rPr>
      </w:pPr>
      <w:r w:rsidRPr="00F95F23">
        <w:rPr>
          <w:rFonts w:eastAsia="Times New Roman"/>
          <w:bdr w:val="none" w:sz="0" w:space="0" w:color="auto" w:frame="1"/>
          <w:lang w:eastAsia="ca-ES"/>
        </w:rPr>
        <w:lastRenderedPageBreak/>
        <w:t>Summary</w:t>
      </w:r>
      <w:r w:rsidR="006C48F7" w:rsidRPr="00F95F23">
        <w:rPr>
          <w:rFonts w:eastAsia="Times New Roman"/>
          <w:bdr w:val="none" w:sz="0" w:space="0" w:color="auto" w:frame="1"/>
          <w:lang w:eastAsia="ca-ES"/>
        </w:rPr>
        <w:t xml:space="preserve"> (max 2</w:t>
      </w:r>
      <w:r w:rsidR="00802B45" w:rsidRPr="00F95F23">
        <w:rPr>
          <w:rFonts w:eastAsia="Times New Roman"/>
          <w:bdr w:val="none" w:sz="0" w:space="0" w:color="auto" w:frame="1"/>
          <w:lang w:eastAsia="ca-ES"/>
        </w:rPr>
        <w:t>0</w:t>
      </w:r>
      <w:r w:rsidR="006C48F7" w:rsidRPr="00F95F23">
        <w:rPr>
          <w:rFonts w:eastAsia="Times New Roman"/>
          <w:bdr w:val="none" w:sz="0" w:space="0" w:color="auto" w:frame="1"/>
          <w:lang w:eastAsia="ca-ES"/>
        </w:rPr>
        <w:t>0 words)</w:t>
      </w:r>
      <w:r w:rsidR="008A4072" w:rsidRPr="00F95F23">
        <w:rPr>
          <w:rFonts w:eastAsia="Times New Roman"/>
          <w:bdr w:val="none" w:sz="0" w:space="0" w:color="auto" w:frame="1"/>
          <w:lang w:eastAsia="ca-ES"/>
        </w:rPr>
        <w:t xml:space="preserve"> (</w:t>
      </w:r>
      <w:r w:rsidR="00800A1E" w:rsidRPr="00F95F23">
        <w:rPr>
          <w:highlight w:val="yellow"/>
        </w:rPr>
        <w:t xml:space="preserve">now: </w:t>
      </w:r>
      <w:r w:rsidR="009C4680" w:rsidRPr="00F95F23">
        <w:rPr>
          <w:highlight w:val="yellow"/>
        </w:rPr>
        <w:t>203</w:t>
      </w:r>
      <w:r w:rsidR="008A4072" w:rsidRPr="00F95F23">
        <w:rPr>
          <w:highlight w:val="yellow"/>
        </w:rPr>
        <w:t xml:space="preserve"> words</w:t>
      </w:r>
      <w:r w:rsidR="008A4072" w:rsidRPr="00F95F23">
        <w:t>)</w:t>
      </w:r>
    </w:p>
    <w:p w14:paraId="014A6AAD" w14:textId="3F635D0D" w:rsidR="000E2CC0" w:rsidRPr="00F95F23" w:rsidRDefault="000E2CC0" w:rsidP="00504E2F">
      <w:pPr>
        <w:spacing w:line="360" w:lineRule="auto"/>
        <w:jc w:val="both"/>
        <w:rPr>
          <w:rFonts w:eastAsia="Times New Roman" w:cstheme="minorHAnsi"/>
          <w:color w:val="000000" w:themeColor="text1"/>
          <w:lang w:eastAsia="ca-ES"/>
        </w:rPr>
      </w:pPr>
      <w:del w:id="41" w:author="FRANCISCO DE BORJA JIMENEZ-ALFARO GONZALEZ" w:date="2024-02-15T10:00:00Z">
        <w:r w:rsidRPr="00F95F23" w:rsidDel="00C20DF8">
          <w:rPr>
            <w:rFonts w:eastAsia="Times New Roman" w:cstheme="minorHAnsi"/>
            <w:color w:val="000000" w:themeColor="text1"/>
            <w:lang w:eastAsia="ca-ES"/>
          </w:rPr>
          <w:delText xml:space="preserve">Research conducted: </w:delText>
        </w:r>
      </w:del>
      <w:r w:rsidR="00504E2F" w:rsidRPr="00F95F23">
        <w:rPr>
          <w:rFonts w:eastAsia="Times New Roman" w:cstheme="minorHAnsi"/>
          <w:color w:val="000000" w:themeColor="text1"/>
          <w:lang w:eastAsia="ca-ES"/>
        </w:rPr>
        <w:t xml:space="preserve">Understanding seed germination </w:t>
      </w:r>
      <w:r w:rsidR="00F02E5C" w:rsidRPr="00F95F23">
        <w:rPr>
          <w:rFonts w:eastAsia="Times New Roman" w:cstheme="minorHAnsi"/>
          <w:color w:val="000000" w:themeColor="text1"/>
          <w:lang w:eastAsia="ca-ES"/>
        </w:rPr>
        <w:t>phenology</w:t>
      </w:r>
      <w:r w:rsidR="00883036" w:rsidRPr="00F95F23">
        <w:rPr>
          <w:rFonts w:eastAsia="Times New Roman" w:cstheme="minorHAnsi"/>
          <w:color w:val="000000" w:themeColor="text1"/>
          <w:lang w:eastAsia="ca-ES"/>
        </w:rPr>
        <w:t xml:space="preserve"> </w:t>
      </w:r>
      <w:r w:rsidR="00504E2F" w:rsidRPr="00F95F23">
        <w:rPr>
          <w:rFonts w:eastAsia="Times New Roman" w:cstheme="minorHAnsi"/>
          <w:color w:val="000000" w:themeColor="text1"/>
          <w:lang w:eastAsia="ca-ES"/>
        </w:rPr>
        <w:t xml:space="preserve">is important to predict the </w:t>
      </w:r>
      <w:r w:rsidR="004241ED" w:rsidRPr="00F95F23">
        <w:rPr>
          <w:rFonts w:eastAsia="Times New Roman" w:cstheme="minorHAnsi"/>
          <w:color w:val="000000" w:themeColor="text1"/>
          <w:lang w:eastAsia="ca-ES"/>
        </w:rPr>
        <w:t xml:space="preserve">survival and </w:t>
      </w:r>
      <w:r w:rsidR="00504E2F" w:rsidRPr="00F95F23">
        <w:rPr>
          <w:rFonts w:eastAsia="Times New Roman" w:cstheme="minorHAnsi"/>
          <w:color w:val="000000" w:themeColor="text1"/>
          <w:lang w:eastAsia="ca-ES"/>
        </w:rPr>
        <w:t>resilience of plant communities</w:t>
      </w:r>
      <w:del w:id="42" w:author="FRANCISCO DE BORJA JIMENEZ-ALFARO GONZALEZ" w:date="2024-02-15T11:26:00Z">
        <w:r w:rsidR="00504E2F" w:rsidRPr="00F95F23" w:rsidDel="00BA614D">
          <w:rPr>
            <w:rFonts w:eastAsia="Times New Roman" w:cstheme="minorHAnsi"/>
            <w:color w:val="000000" w:themeColor="text1"/>
            <w:lang w:eastAsia="ca-ES"/>
          </w:rPr>
          <w:delText xml:space="preserve"> to climat</w:delText>
        </w:r>
        <w:r w:rsidR="007A6983" w:rsidRPr="00F95F23" w:rsidDel="00BA614D">
          <w:rPr>
            <w:rFonts w:eastAsia="Times New Roman" w:cstheme="minorHAnsi"/>
            <w:color w:val="000000" w:themeColor="text1"/>
            <w:lang w:eastAsia="ca-ES"/>
          </w:rPr>
          <w:delText>e</w:delText>
        </w:r>
        <w:r w:rsidR="00504E2F" w:rsidRPr="00F95F23" w:rsidDel="00BA614D">
          <w:rPr>
            <w:rFonts w:eastAsia="Times New Roman" w:cstheme="minorHAnsi"/>
            <w:color w:val="000000" w:themeColor="text1"/>
            <w:lang w:eastAsia="ca-ES"/>
          </w:rPr>
          <w:delText xml:space="preserve"> change</w:delText>
        </w:r>
      </w:del>
      <w:r w:rsidR="006312C8" w:rsidRPr="00F95F23">
        <w:rPr>
          <w:rFonts w:eastAsia="Times New Roman" w:cstheme="minorHAnsi"/>
          <w:color w:val="000000" w:themeColor="text1"/>
          <w:lang w:eastAsia="ca-ES"/>
        </w:rPr>
        <w:t>;</w:t>
      </w:r>
      <w:r w:rsidR="00504E2F" w:rsidRPr="00F95F23">
        <w:rPr>
          <w:rFonts w:eastAsia="Times New Roman" w:cstheme="minorHAnsi"/>
          <w:color w:val="000000" w:themeColor="text1"/>
          <w:lang w:eastAsia="ca-ES"/>
        </w:rPr>
        <w:t xml:space="preserve"> yet little </w:t>
      </w:r>
      <w:r w:rsidR="005863D0" w:rsidRPr="00F95F23">
        <w:rPr>
          <w:rFonts w:eastAsia="Times New Roman" w:cstheme="minorHAnsi"/>
          <w:color w:val="000000" w:themeColor="text1"/>
          <w:lang w:eastAsia="ca-ES"/>
        </w:rPr>
        <w:t xml:space="preserve">is known </w:t>
      </w:r>
      <w:r w:rsidR="00504E2F" w:rsidRPr="00F95F23">
        <w:rPr>
          <w:rFonts w:eastAsia="Times New Roman" w:cstheme="minorHAnsi"/>
          <w:color w:val="000000" w:themeColor="text1"/>
          <w:lang w:eastAsia="ca-ES"/>
        </w:rPr>
        <w:t>about the influence of microclimat</w:t>
      </w:r>
      <w:r w:rsidR="00B75760" w:rsidRPr="00F95F23">
        <w:rPr>
          <w:rFonts w:eastAsia="Times New Roman" w:cstheme="minorHAnsi"/>
          <w:color w:val="000000" w:themeColor="text1"/>
          <w:lang w:eastAsia="ca-ES"/>
        </w:rPr>
        <w:t>ic conditions</w:t>
      </w:r>
      <w:r w:rsidR="00504E2F" w:rsidRPr="00F95F23">
        <w:rPr>
          <w:rFonts w:eastAsia="Times New Roman" w:cstheme="minorHAnsi"/>
          <w:color w:val="000000" w:themeColor="text1"/>
          <w:lang w:eastAsia="ca-ES"/>
        </w:rPr>
        <w:t xml:space="preserve"> </w:t>
      </w:r>
      <w:del w:id="43" w:author="FRANCISCO DE BORJA JIMENEZ-ALFARO GONZALEZ" w:date="2024-02-15T10:03:00Z">
        <w:r w:rsidR="00504E2F" w:rsidRPr="00F95F23" w:rsidDel="005A3E2F">
          <w:rPr>
            <w:rFonts w:eastAsia="Times New Roman" w:cstheme="minorHAnsi"/>
            <w:color w:val="000000" w:themeColor="text1"/>
            <w:lang w:eastAsia="ca-ES"/>
          </w:rPr>
          <w:delText>on germination</w:delText>
        </w:r>
        <w:r w:rsidR="00B75760" w:rsidRPr="00F95F23" w:rsidDel="005A3E2F">
          <w:rPr>
            <w:rFonts w:eastAsia="Times New Roman" w:cstheme="minorHAnsi"/>
            <w:color w:val="000000" w:themeColor="text1"/>
            <w:lang w:eastAsia="ca-ES"/>
          </w:rPr>
          <w:delText xml:space="preserve"> </w:delText>
        </w:r>
        <w:r w:rsidR="002009CD" w:rsidRPr="00F95F23" w:rsidDel="005A3E2F">
          <w:rPr>
            <w:rFonts w:eastAsia="Times New Roman" w:cstheme="minorHAnsi"/>
            <w:color w:val="000000" w:themeColor="text1"/>
            <w:lang w:eastAsia="ca-ES"/>
          </w:rPr>
          <w:delText>phenology</w:delText>
        </w:r>
      </w:del>
      <w:ins w:id="44" w:author="FRANCISCO DE BORJA JIMENEZ-ALFARO GONZALEZ" w:date="2024-02-15T10:03:00Z">
        <w:r w:rsidR="005A3E2F">
          <w:rPr>
            <w:rFonts w:eastAsia="Times New Roman" w:cstheme="minorHAnsi"/>
            <w:color w:val="000000" w:themeColor="text1"/>
            <w:lang w:eastAsia="ca-ES"/>
          </w:rPr>
          <w:t xml:space="preserve">on </w:t>
        </w:r>
      </w:ins>
      <w:ins w:id="45" w:author="FRANCISCO DE BORJA JIMENEZ-ALFARO GONZALEZ" w:date="2024-02-15T10:04:00Z">
        <w:r w:rsidR="00E02CB5">
          <w:rPr>
            <w:rFonts w:eastAsia="Times New Roman" w:cstheme="minorHAnsi"/>
            <w:color w:val="000000" w:themeColor="text1"/>
            <w:lang w:eastAsia="ca-ES"/>
          </w:rPr>
          <w:t>seed responses</w:t>
        </w:r>
      </w:ins>
      <w:ins w:id="46" w:author="FRANCISCO DE BORJA JIMENEZ-ALFARO GONZALEZ" w:date="2024-02-15T11:26:00Z">
        <w:r w:rsidR="00BA614D">
          <w:rPr>
            <w:rFonts w:eastAsia="Times New Roman" w:cstheme="minorHAnsi"/>
            <w:color w:val="000000" w:themeColor="text1"/>
            <w:lang w:eastAsia="ca-ES"/>
          </w:rPr>
          <w:t xml:space="preserve"> </w:t>
        </w:r>
        <w:r w:rsidR="002F605B">
          <w:rPr>
            <w:rFonts w:eastAsia="Times New Roman" w:cstheme="minorHAnsi"/>
            <w:color w:val="000000" w:themeColor="text1"/>
            <w:lang w:eastAsia="ca-ES"/>
          </w:rPr>
          <w:t>from</w:t>
        </w:r>
        <w:r w:rsidR="00BA614D">
          <w:rPr>
            <w:rFonts w:eastAsia="Times New Roman" w:cstheme="minorHAnsi"/>
            <w:color w:val="000000" w:themeColor="text1"/>
            <w:lang w:eastAsia="ca-ES"/>
          </w:rPr>
          <w:t xml:space="preserve"> </w:t>
        </w:r>
        <w:r w:rsidR="002F605B">
          <w:rPr>
            <w:rFonts w:eastAsia="Times New Roman" w:cstheme="minorHAnsi"/>
            <w:color w:val="000000" w:themeColor="text1"/>
            <w:lang w:eastAsia="ca-ES"/>
          </w:rPr>
          <w:t>seasonal ecosystems</w:t>
        </w:r>
      </w:ins>
      <w:r w:rsidR="00504E2F" w:rsidRPr="00F95F23">
        <w:rPr>
          <w:rFonts w:eastAsia="Times New Roman" w:cstheme="minorHAnsi"/>
          <w:color w:val="000000" w:themeColor="text1"/>
          <w:lang w:eastAsia="ca-ES"/>
        </w:rPr>
        <w:t>.</w:t>
      </w:r>
      <w:r w:rsidR="004603D3" w:rsidRPr="00F95F23">
        <w:rPr>
          <w:rFonts w:eastAsia="Times New Roman" w:cstheme="minorHAnsi"/>
          <w:color w:val="000000" w:themeColor="text1"/>
          <w:lang w:eastAsia="ca-ES"/>
        </w:rPr>
        <w:t xml:space="preserve"> </w:t>
      </w:r>
    </w:p>
    <w:p w14:paraId="1BF18AE8" w14:textId="020A5D22" w:rsidR="00B82E23" w:rsidRPr="00F95F23" w:rsidRDefault="00B82E23" w:rsidP="00504E2F">
      <w:pPr>
        <w:spacing w:line="360" w:lineRule="auto"/>
        <w:jc w:val="both"/>
        <w:rPr>
          <w:rFonts w:eastAsia="Times New Roman" w:cstheme="minorHAnsi"/>
          <w:color w:val="000000" w:themeColor="text1"/>
          <w:lang w:eastAsia="ca-ES"/>
        </w:rPr>
      </w:pPr>
      <w:del w:id="47" w:author="FRANCISCO DE BORJA JIMENEZ-ALFARO GONZALEZ" w:date="2024-02-15T10:00:00Z">
        <w:r w:rsidRPr="00F95F23" w:rsidDel="00C20DF8">
          <w:rPr>
            <w:rFonts w:eastAsia="Times New Roman" w:cstheme="minorHAnsi"/>
            <w:color w:val="000000" w:themeColor="text1"/>
            <w:lang w:eastAsia="ca-ES"/>
          </w:rPr>
          <w:delText xml:space="preserve">Methods: </w:delText>
        </w:r>
      </w:del>
      <w:r w:rsidR="004241ED" w:rsidRPr="00F95F23">
        <w:rPr>
          <w:rFonts w:eastAsia="Times New Roman" w:cstheme="minorHAnsi"/>
          <w:color w:val="000000" w:themeColor="text1"/>
          <w:lang w:eastAsia="ca-ES"/>
        </w:rPr>
        <w:t>W</w:t>
      </w:r>
      <w:r w:rsidR="004603D3" w:rsidRPr="00F95F23">
        <w:rPr>
          <w:rFonts w:eastAsia="Times New Roman" w:cstheme="minorHAnsi"/>
          <w:color w:val="000000" w:themeColor="text1"/>
          <w:lang w:eastAsia="ca-ES"/>
        </w:rPr>
        <w:t xml:space="preserve">e conducted a continuous </w:t>
      </w:r>
      <w:del w:id="48" w:author="FRANCISCO DE BORJA JIMENEZ-ALFARO GONZALEZ" w:date="2024-02-15T10:05:00Z">
        <w:r w:rsidR="00800A1E" w:rsidRPr="00F95F23" w:rsidDel="00BF6B4A">
          <w:rPr>
            <w:rFonts w:eastAsia="Times New Roman" w:cstheme="minorHAnsi"/>
            <w:color w:val="000000" w:themeColor="text1"/>
            <w:lang w:eastAsia="ca-ES"/>
          </w:rPr>
          <w:delText xml:space="preserve">germination </w:delText>
        </w:r>
      </w:del>
      <w:r w:rsidR="004603D3" w:rsidRPr="00F95F23">
        <w:rPr>
          <w:rFonts w:eastAsia="Times New Roman" w:cstheme="minorHAnsi"/>
          <w:color w:val="000000" w:themeColor="text1"/>
          <w:lang w:eastAsia="ca-ES"/>
        </w:rPr>
        <w:t xml:space="preserve">seasonal experiment with fresh seeds to investigate </w:t>
      </w:r>
      <w:r w:rsidR="009A3121" w:rsidRPr="00F95F23">
        <w:rPr>
          <w:rFonts w:eastAsia="Times New Roman" w:cstheme="minorHAnsi"/>
          <w:color w:val="000000" w:themeColor="text1"/>
          <w:lang w:eastAsia="ca-ES"/>
        </w:rPr>
        <w:t xml:space="preserve">the </w:t>
      </w:r>
      <w:r w:rsidR="004603D3" w:rsidRPr="00F95F23">
        <w:rPr>
          <w:rFonts w:eastAsia="Times New Roman" w:cstheme="minorHAnsi"/>
          <w:color w:val="000000" w:themeColor="text1"/>
          <w:lang w:eastAsia="ca-ES"/>
        </w:rPr>
        <w:t>germination phenology</w:t>
      </w:r>
      <w:r w:rsidR="00591AB8" w:rsidRPr="00F95F23">
        <w:rPr>
          <w:rFonts w:eastAsia="Times New Roman" w:cstheme="minorHAnsi"/>
          <w:color w:val="000000" w:themeColor="text1"/>
          <w:lang w:eastAsia="ca-ES"/>
        </w:rPr>
        <w:t xml:space="preserve"> </w:t>
      </w:r>
      <w:r w:rsidR="00342299" w:rsidRPr="00F95F23">
        <w:rPr>
          <w:rFonts w:eastAsia="Times New Roman" w:cstheme="minorHAnsi"/>
          <w:color w:val="000000" w:themeColor="text1"/>
          <w:lang w:eastAsia="ca-ES"/>
        </w:rPr>
        <w:t>of 54</w:t>
      </w:r>
      <w:r w:rsidR="00800A1E" w:rsidRPr="00F95F23">
        <w:rPr>
          <w:rFonts w:eastAsia="Times New Roman" w:cstheme="minorHAnsi"/>
          <w:color w:val="000000" w:themeColor="text1"/>
          <w:lang w:eastAsia="ca-ES"/>
        </w:rPr>
        <w:t xml:space="preserve"> </w:t>
      </w:r>
      <w:del w:id="49" w:author="FRANCISCO DE BORJA JIMENEZ-ALFARO GONZALEZ" w:date="2024-02-15T10:05:00Z">
        <w:r w:rsidR="004241ED" w:rsidRPr="00F95F23" w:rsidDel="00B55D0A">
          <w:rPr>
            <w:rFonts w:eastAsia="Times New Roman" w:cstheme="minorHAnsi"/>
            <w:color w:val="000000" w:themeColor="text1"/>
            <w:lang w:eastAsia="ca-ES"/>
          </w:rPr>
          <w:delText xml:space="preserve">co-occurring </w:delText>
        </w:r>
      </w:del>
      <w:r w:rsidR="000D2B48" w:rsidRPr="00F95F23">
        <w:rPr>
          <w:rFonts w:eastAsia="Times New Roman" w:cstheme="minorHAnsi"/>
          <w:color w:val="000000" w:themeColor="text1"/>
          <w:lang w:eastAsia="ca-ES"/>
        </w:rPr>
        <w:t xml:space="preserve">species </w:t>
      </w:r>
      <w:r w:rsidR="00515FAC" w:rsidRPr="00F95F23">
        <w:rPr>
          <w:rFonts w:eastAsia="Times New Roman" w:cstheme="minorHAnsi"/>
          <w:color w:val="000000" w:themeColor="text1"/>
          <w:lang w:eastAsia="ca-ES"/>
        </w:rPr>
        <w:t xml:space="preserve">in two alpine </w:t>
      </w:r>
      <w:r w:rsidR="006E2D3D" w:rsidRPr="00F95F23">
        <w:rPr>
          <w:rFonts w:eastAsia="Times New Roman" w:cstheme="minorHAnsi"/>
          <w:color w:val="000000" w:themeColor="text1"/>
          <w:lang w:eastAsia="ca-ES"/>
        </w:rPr>
        <w:t>systems</w:t>
      </w:r>
      <w:ins w:id="50" w:author="FRANCISCO DE BORJA JIMENEZ-ALFARO GONZALEZ" w:date="2024-02-15T10:07:00Z">
        <w:r w:rsidR="00732C58">
          <w:rPr>
            <w:rFonts w:eastAsia="Times New Roman" w:cstheme="minorHAnsi"/>
            <w:color w:val="000000" w:themeColor="text1"/>
            <w:lang w:eastAsia="ca-ES"/>
          </w:rPr>
          <w:t xml:space="preserve"> influenced by </w:t>
        </w:r>
      </w:ins>
      <w:ins w:id="51" w:author="FRANCISCO DE BORJA JIMENEZ-ALFARO GONZALEZ" w:date="2024-02-16T12:34:00Z">
        <w:r w:rsidR="000A7145">
          <w:rPr>
            <w:rFonts w:eastAsia="Times New Roman" w:cstheme="minorHAnsi"/>
            <w:color w:val="000000" w:themeColor="text1"/>
            <w:lang w:eastAsia="ca-ES"/>
          </w:rPr>
          <w:t>t</w:t>
        </w:r>
      </w:ins>
      <w:ins w:id="52" w:author="FRANCISCO DE BORJA JIMENEZ-ALFARO GONZALEZ" w:date="2024-02-15T10:07:00Z">
        <w:r w:rsidR="00732C58">
          <w:rPr>
            <w:rFonts w:eastAsia="Times New Roman" w:cstheme="minorHAnsi"/>
            <w:color w:val="000000" w:themeColor="text1"/>
            <w:lang w:eastAsia="ca-ES"/>
          </w:rPr>
          <w:t xml:space="preserve">emperate and </w:t>
        </w:r>
      </w:ins>
      <w:ins w:id="53" w:author="FRANCISCO DE BORJA JIMENEZ-ALFARO GONZALEZ" w:date="2024-02-16T12:34:00Z">
        <w:r w:rsidR="000A7145">
          <w:rPr>
            <w:rFonts w:eastAsia="Times New Roman" w:cstheme="minorHAnsi"/>
            <w:color w:val="000000" w:themeColor="text1"/>
            <w:lang w:eastAsia="ca-ES"/>
          </w:rPr>
          <w:t>m</w:t>
        </w:r>
      </w:ins>
      <w:ins w:id="54" w:author="FRANCISCO DE BORJA JIMENEZ-ALFARO GONZALEZ" w:date="2024-02-15T10:07:00Z">
        <w:r w:rsidR="00732C58">
          <w:rPr>
            <w:rFonts w:eastAsia="Times New Roman" w:cstheme="minorHAnsi"/>
            <w:color w:val="000000" w:themeColor="text1"/>
            <w:lang w:eastAsia="ca-ES"/>
          </w:rPr>
          <w:t>editerranean climates</w:t>
        </w:r>
      </w:ins>
      <w:r w:rsidR="00800A1E" w:rsidRPr="00F95F23">
        <w:rPr>
          <w:rFonts w:eastAsia="Times New Roman" w:cstheme="minorHAnsi"/>
          <w:color w:val="000000" w:themeColor="text1"/>
          <w:lang w:eastAsia="ca-ES"/>
        </w:rPr>
        <w:t>. U</w:t>
      </w:r>
      <w:r w:rsidR="00B779B7" w:rsidRPr="00F95F23">
        <w:rPr>
          <w:rFonts w:eastAsia="Times New Roman" w:cstheme="minorHAnsi"/>
          <w:color w:val="000000" w:themeColor="text1"/>
          <w:lang w:eastAsia="ca-ES"/>
        </w:rPr>
        <w:t xml:space="preserve">sing </w:t>
      </w:r>
      <w:del w:id="55" w:author="FRANCISCO DE BORJA JIMENEZ-ALFARO GONZALEZ" w:date="2024-02-15T10:18:00Z">
        <w:r w:rsidR="00B779B7" w:rsidRPr="00F95F23" w:rsidDel="00E51C66">
          <w:rPr>
            <w:rFonts w:eastAsia="Times New Roman" w:cstheme="minorHAnsi"/>
            <w:color w:val="000000" w:themeColor="text1"/>
            <w:lang w:eastAsia="ca-ES"/>
          </w:rPr>
          <w:delText>long-term</w:delText>
        </w:r>
      </w:del>
      <w:ins w:id="56" w:author="FRANCISCO DE BORJA JIMENEZ-ALFARO GONZALEZ" w:date="2024-02-15T10:18:00Z">
        <w:r w:rsidR="00E51C66">
          <w:rPr>
            <w:rFonts w:eastAsia="Times New Roman" w:cstheme="minorHAnsi"/>
            <w:color w:val="000000" w:themeColor="text1"/>
            <w:lang w:eastAsia="ca-ES"/>
          </w:rPr>
          <w:t>field</w:t>
        </w:r>
      </w:ins>
      <w:r w:rsidR="00B779B7" w:rsidRPr="00F95F23">
        <w:rPr>
          <w:rFonts w:eastAsia="Times New Roman" w:cstheme="minorHAnsi"/>
          <w:color w:val="000000" w:themeColor="text1"/>
          <w:lang w:eastAsia="ca-ES"/>
        </w:rPr>
        <w:t xml:space="preserve"> </w:t>
      </w:r>
      <w:ins w:id="57" w:author="FRANCISCO DE BORJA JIMENEZ-ALFARO GONZALEZ" w:date="2024-02-15T10:08:00Z">
        <w:r w:rsidR="00F22988">
          <w:rPr>
            <w:rFonts w:eastAsia="Times New Roman" w:cstheme="minorHAnsi"/>
            <w:color w:val="000000" w:themeColor="text1"/>
            <w:lang w:eastAsia="ca-ES"/>
          </w:rPr>
          <w:t xml:space="preserve">microclimatic </w:t>
        </w:r>
      </w:ins>
      <w:r w:rsidR="00B779B7" w:rsidRPr="00F95F23">
        <w:rPr>
          <w:rFonts w:eastAsia="Times New Roman" w:cstheme="minorHAnsi"/>
          <w:color w:val="000000" w:themeColor="text1"/>
          <w:lang w:eastAsia="ca-ES"/>
        </w:rPr>
        <w:t xml:space="preserve">data </w:t>
      </w:r>
      <w:del w:id="58" w:author="FRANCISCO DE BORJA JIMENEZ-ALFARO GONZALEZ" w:date="2024-02-15T10:18:00Z">
        <w:r w:rsidR="00B779B7" w:rsidRPr="00F95F23" w:rsidDel="00E51C66">
          <w:rPr>
            <w:rFonts w:eastAsia="Times New Roman" w:cstheme="minorHAnsi"/>
            <w:color w:val="000000" w:themeColor="text1"/>
            <w:lang w:eastAsia="ca-ES"/>
          </w:rPr>
          <w:delText>collected in alpine soils</w:delText>
        </w:r>
      </w:del>
      <w:ins w:id="59" w:author="FRANCISCO DE BORJA JIMENEZ-ALFARO GONZALEZ" w:date="2024-02-15T10:18:00Z">
        <w:r w:rsidR="00E51C66">
          <w:rPr>
            <w:rFonts w:eastAsia="Times New Roman" w:cstheme="minorHAnsi"/>
            <w:color w:val="000000" w:themeColor="text1"/>
            <w:lang w:eastAsia="ca-ES"/>
          </w:rPr>
          <w:t>series</w:t>
        </w:r>
      </w:ins>
      <w:ins w:id="60" w:author="FRANCISCO DE BORJA JIMENEZ-ALFARO GONZALEZ" w:date="2024-02-15T10:08:00Z">
        <w:r w:rsidR="00F22988">
          <w:rPr>
            <w:rFonts w:eastAsia="Times New Roman" w:cstheme="minorHAnsi"/>
            <w:color w:val="000000" w:themeColor="text1"/>
            <w:lang w:eastAsia="ca-ES"/>
          </w:rPr>
          <w:t>,</w:t>
        </w:r>
      </w:ins>
      <w:r w:rsidR="00800A1E" w:rsidRPr="00F95F23">
        <w:rPr>
          <w:rFonts w:eastAsia="Times New Roman" w:cstheme="minorHAnsi"/>
          <w:color w:val="000000" w:themeColor="text1"/>
          <w:lang w:eastAsia="ca-ES"/>
        </w:rPr>
        <w:t xml:space="preserve"> we mimicked</w:t>
      </w:r>
      <w:r w:rsidR="004603D3" w:rsidRPr="00F95F23">
        <w:rPr>
          <w:rFonts w:eastAsia="Times New Roman" w:cstheme="minorHAnsi"/>
          <w:color w:val="000000" w:themeColor="text1"/>
          <w:lang w:eastAsia="ca-ES"/>
        </w:rPr>
        <w:t xml:space="preserve"> two contrasting </w:t>
      </w:r>
      <w:del w:id="61" w:author="FRANCISCO DE BORJA JIMENEZ-ALFARO GONZALEZ" w:date="2024-02-15T10:08:00Z">
        <w:r w:rsidR="004603D3" w:rsidRPr="00F95F23" w:rsidDel="003E3D20">
          <w:rPr>
            <w:rFonts w:eastAsia="Times New Roman" w:cstheme="minorHAnsi"/>
            <w:color w:val="000000" w:themeColor="text1"/>
            <w:lang w:eastAsia="ca-ES"/>
          </w:rPr>
          <w:delText xml:space="preserve">microclimatic </w:delText>
        </w:r>
      </w:del>
      <w:r w:rsidR="004603D3" w:rsidRPr="00F95F23">
        <w:rPr>
          <w:rFonts w:eastAsia="Times New Roman" w:cstheme="minorHAnsi"/>
          <w:color w:val="000000" w:themeColor="text1"/>
          <w:lang w:eastAsia="ca-ES"/>
        </w:rPr>
        <w:t>scenarios</w:t>
      </w:r>
      <w:r w:rsidR="00FD4E91" w:rsidRPr="00F95F23">
        <w:rPr>
          <w:rFonts w:eastAsia="Times New Roman" w:cstheme="minorHAnsi"/>
          <w:color w:val="000000" w:themeColor="text1"/>
          <w:lang w:eastAsia="ca-ES"/>
        </w:rPr>
        <w:t>:</w:t>
      </w:r>
      <w:r w:rsidR="00B75760" w:rsidRPr="00F95F23">
        <w:rPr>
          <w:rFonts w:eastAsia="Times New Roman" w:cstheme="minorHAnsi"/>
          <w:color w:val="000000" w:themeColor="text1"/>
          <w:lang w:eastAsia="ca-ES"/>
        </w:rPr>
        <w:t xml:space="preserve"> </w:t>
      </w:r>
      <w:r w:rsidR="001D34CE" w:rsidRPr="00F95F23">
        <w:rPr>
          <w:rFonts w:eastAsia="Times New Roman" w:cstheme="minorHAnsi"/>
          <w:color w:val="000000" w:themeColor="text1"/>
          <w:lang w:eastAsia="ca-ES"/>
        </w:rPr>
        <w:t>(1)</w:t>
      </w:r>
      <w:r w:rsidR="004603D3" w:rsidRPr="00F95F23">
        <w:rPr>
          <w:rFonts w:eastAsia="Times New Roman" w:cstheme="minorHAnsi"/>
          <w:color w:val="000000" w:themeColor="text1"/>
          <w:lang w:eastAsia="ca-ES"/>
        </w:rPr>
        <w:t xml:space="preserve"> </w:t>
      </w:r>
      <w:r w:rsidR="005863D0" w:rsidRPr="00F95F23">
        <w:rPr>
          <w:rFonts w:eastAsia="Times New Roman" w:cstheme="minorHAnsi"/>
          <w:color w:val="000000" w:themeColor="text1"/>
          <w:lang w:eastAsia="ca-ES"/>
        </w:rPr>
        <w:t xml:space="preserve">exposed edges with </w:t>
      </w:r>
      <w:r w:rsidR="00515FAC" w:rsidRPr="00F95F23">
        <w:rPr>
          <w:rFonts w:eastAsia="Times New Roman" w:cstheme="minorHAnsi"/>
          <w:color w:val="000000" w:themeColor="text1"/>
          <w:lang w:eastAsia="ca-ES"/>
        </w:rPr>
        <w:t xml:space="preserve">snow-free </w:t>
      </w:r>
      <w:r w:rsidR="00B75760" w:rsidRPr="00F95F23">
        <w:rPr>
          <w:rFonts w:eastAsia="Times New Roman" w:cstheme="minorHAnsi"/>
          <w:color w:val="000000" w:themeColor="text1"/>
          <w:lang w:eastAsia="ca-ES"/>
        </w:rPr>
        <w:t xml:space="preserve">conditions </w:t>
      </w:r>
      <w:r w:rsidR="005863D0" w:rsidRPr="00F95F23">
        <w:rPr>
          <w:rFonts w:eastAsia="Times New Roman" w:cstheme="minorHAnsi"/>
          <w:color w:val="000000" w:themeColor="text1"/>
          <w:lang w:eastAsia="ca-ES"/>
        </w:rPr>
        <w:t>and</w:t>
      </w:r>
      <w:r w:rsidR="00B75760" w:rsidRPr="00F95F23">
        <w:rPr>
          <w:rFonts w:eastAsia="Times New Roman" w:cstheme="minorHAnsi"/>
          <w:color w:val="000000" w:themeColor="text1"/>
          <w:lang w:eastAsia="ca-ES"/>
        </w:rPr>
        <w:t xml:space="preserve"> </w:t>
      </w:r>
      <w:r w:rsidR="004603D3" w:rsidRPr="00F95F23">
        <w:rPr>
          <w:rFonts w:eastAsia="Times New Roman" w:cstheme="minorHAnsi"/>
          <w:color w:val="000000" w:themeColor="text1"/>
          <w:lang w:eastAsia="ca-ES"/>
        </w:rPr>
        <w:t>warmer temperatures</w:t>
      </w:r>
      <w:r w:rsidR="005863D0" w:rsidRPr="00F95F23">
        <w:rPr>
          <w:rFonts w:eastAsia="Times New Roman" w:cstheme="minorHAnsi"/>
          <w:color w:val="000000" w:themeColor="text1"/>
          <w:lang w:eastAsia="ca-ES"/>
        </w:rPr>
        <w:t xml:space="preserve"> (</w:t>
      </w:r>
      <w:del w:id="62" w:author="FRANCISCO DE BORJA JIMENEZ-ALFARO GONZALEZ" w:date="2024-02-15T10:09:00Z">
        <w:r w:rsidR="005863D0" w:rsidRPr="00F95F23" w:rsidDel="003E3D20">
          <w:rPr>
            <w:rFonts w:eastAsia="Times New Roman" w:cstheme="minorHAnsi"/>
            <w:color w:val="000000" w:themeColor="text1"/>
            <w:lang w:eastAsia="ca-ES"/>
          </w:rPr>
          <w:delText>“</w:delText>
        </w:r>
      </w:del>
      <w:del w:id="63" w:author="FRANCISCO DE BORJA JIMENEZ-ALFARO GONZALEZ" w:date="2024-02-15T10:05:00Z">
        <w:r w:rsidR="005863D0" w:rsidRPr="00F95F23" w:rsidDel="00B55D0A">
          <w:rPr>
            <w:rFonts w:eastAsia="Times New Roman" w:cstheme="minorHAnsi"/>
            <w:color w:val="000000" w:themeColor="text1"/>
            <w:lang w:eastAsia="ca-ES"/>
          </w:rPr>
          <w:delText>fellfield2</w:delText>
        </w:r>
      </w:del>
      <w:ins w:id="64" w:author="FRANCISCO DE BORJA JIMENEZ-ALFARO GONZALEZ" w:date="2024-02-15T10:05:00Z">
        <w:r w:rsidR="00B55D0A" w:rsidRPr="00F95F23">
          <w:rPr>
            <w:rFonts w:eastAsia="Times New Roman" w:cstheme="minorHAnsi"/>
            <w:color w:val="000000" w:themeColor="text1"/>
            <w:lang w:eastAsia="ca-ES"/>
          </w:rPr>
          <w:t>fellfield</w:t>
        </w:r>
      </w:ins>
      <w:r w:rsidR="005863D0" w:rsidRPr="00F95F23">
        <w:rPr>
          <w:rFonts w:eastAsia="Times New Roman" w:cstheme="minorHAnsi"/>
          <w:color w:val="000000" w:themeColor="text1"/>
          <w:lang w:eastAsia="ca-ES"/>
        </w:rPr>
        <w:t>)</w:t>
      </w:r>
      <w:r w:rsidR="00B75760" w:rsidRPr="00F95F23">
        <w:rPr>
          <w:rFonts w:eastAsia="Times New Roman" w:cstheme="minorHAnsi"/>
          <w:color w:val="000000" w:themeColor="text1"/>
          <w:lang w:eastAsia="ca-ES"/>
        </w:rPr>
        <w:t>,</w:t>
      </w:r>
      <w:r w:rsidR="004603D3" w:rsidRPr="00F95F23">
        <w:rPr>
          <w:rFonts w:eastAsia="Times New Roman" w:cstheme="minorHAnsi"/>
          <w:color w:val="000000" w:themeColor="text1"/>
          <w:lang w:eastAsia="ca-ES"/>
        </w:rPr>
        <w:t xml:space="preserve"> and </w:t>
      </w:r>
      <w:r w:rsidR="001D34CE" w:rsidRPr="00F95F23">
        <w:rPr>
          <w:rFonts w:eastAsia="Times New Roman" w:cstheme="minorHAnsi"/>
          <w:color w:val="000000" w:themeColor="text1"/>
          <w:lang w:eastAsia="ca-ES"/>
        </w:rPr>
        <w:t xml:space="preserve">(2) </w:t>
      </w:r>
      <w:r w:rsidR="005863D0" w:rsidRPr="00F95F23">
        <w:rPr>
          <w:rFonts w:eastAsia="Times New Roman" w:cstheme="minorHAnsi"/>
          <w:color w:val="000000" w:themeColor="text1"/>
          <w:lang w:eastAsia="ca-ES"/>
        </w:rPr>
        <w:t>micro-valley</w:t>
      </w:r>
      <w:r w:rsidR="004603D3" w:rsidRPr="00F95F23">
        <w:rPr>
          <w:rFonts w:eastAsia="Times New Roman" w:cstheme="minorHAnsi"/>
          <w:color w:val="000000" w:themeColor="text1"/>
          <w:lang w:eastAsia="ca-ES"/>
        </w:rPr>
        <w:t xml:space="preserve"> </w:t>
      </w:r>
      <w:r w:rsidR="00B75760" w:rsidRPr="00F95F23">
        <w:rPr>
          <w:rFonts w:eastAsia="Times New Roman" w:cstheme="minorHAnsi"/>
          <w:color w:val="000000" w:themeColor="text1"/>
          <w:lang w:eastAsia="ca-ES"/>
        </w:rPr>
        <w:t>conditions with</w:t>
      </w:r>
      <w:r w:rsidR="004603D3" w:rsidRPr="00F95F23">
        <w:rPr>
          <w:rFonts w:eastAsia="Times New Roman" w:cstheme="minorHAnsi"/>
          <w:color w:val="000000" w:themeColor="text1"/>
          <w:lang w:eastAsia="ca-ES"/>
        </w:rPr>
        <w:t xml:space="preserve"> </w:t>
      </w:r>
      <w:r w:rsidR="005863D0" w:rsidRPr="00F95F23">
        <w:rPr>
          <w:rFonts w:eastAsia="Times New Roman" w:cstheme="minorHAnsi"/>
          <w:color w:val="000000" w:themeColor="text1"/>
          <w:lang w:eastAsia="ca-ES"/>
        </w:rPr>
        <w:t xml:space="preserve">lengthy snow cover and </w:t>
      </w:r>
      <w:r w:rsidR="004603D3" w:rsidRPr="00F95F23">
        <w:rPr>
          <w:rFonts w:eastAsia="Times New Roman" w:cstheme="minorHAnsi"/>
          <w:color w:val="000000" w:themeColor="text1"/>
          <w:lang w:eastAsia="ca-ES"/>
        </w:rPr>
        <w:t>cooler temperatures</w:t>
      </w:r>
      <w:r w:rsidR="005863D0" w:rsidRPr="00F95F23">
        <w:rPr>
          <w:rFonts w:eastAsia="Times New Roman" w:cstheme="minorHAnsi"/>
          <w:color w:val="000000" w:themeColor="text1"/>
          <w:lang w:eastAsia="ca-ES"/>
        </w:rPr>
        <w:t xml:space="preserve"> (</w:t>
      </w:r>
      <w:proofErr w:type="spellStart"/>
      <w:del w:id="65" w:author="FRANCISCO DE BORJA JIMENEZ-ALFARO GONZALEZ" w:date="2024-02-15T10:09:00Z">
        <w:r w:rsidR="005863D0" w:rsidRPr="00F95F23" w:rsidDel="003E3D20">
          <w:rPr>
            <w:rFonts w:eastAsia="Times New Roman" w:cstheme="minorHAnsi"/>
            <w:color w:val="000000" w:themeColor="text1"/>
            <w:lang w:eastAsia="ca-ES"/>
          </w:rPr>
          <w:delText>“</w:delText>
        </w:r>
      </w:del>
      <w:r w:rsidR="005863D0" w:rsidRPr="00F95F23">
        <w:rPr>
          <w:rFonts w:eastAsia="Times New Roman" w:cstheme="minorHAnsi"/>
          <w:color w:val="000000" w:themeColor="text1"/>
          <w:lang w:eastAsia="ca-ES"/>
        </w:rPr>
        <w:t>snowbed</w:t>
      </w:r>
      <w:proofErr w:type="spellEnd"/>
      <w:del w:id="66" w:author="FRANCISCO DE BORJA JIMENEZ-ALFARO GONZALEZ" w:date="2024-02-15T10:09:00Z">
        <w:r w:rsidR="005863D0" w:rsidRPr="00F95F23" w:rsidDel="003E3D20">
          <w:rPr>
            <w:rFonts w:eastAsia="Times New Roman" w:cstheme="minorHAnsi"/>
            <w:color w:val="000000" w:themeColor="text1"/>
            <w:lang w:eastAsia="ca-ES"/>
          </w:rPr>
          <w:delText>”</w:delText>
        </w:r>
      </w:del>
      <w:r w:rsidR="005863D0" w:rsidRPr="00F95F23">
        <w:rPr>
          <w:rFonts w:eastAsia="Times New Roman" w:cstheme="minorHAnsi"/>
          <w:color w:val="000000" w:themeColor="text1"/>
          <w:lang w:eastAsia="ca-ES"/>
        </w:rPr>
        <w:t>)</w:t>
      </w:r>
      <w:r w:rsidR="004603D3" w:rsidRPr="00F95F23">
        <w:rPr>
          <w:rFonts w:eastAsia="Times New Roman" w:cstheme="minorHAnsi"/>
          <w:color w:val="000000" w:themeColor="text1"/>
          <w:lang w:eastAsia="ca-ES"/>
        </w:rPr>
        <w:t>.</w:t>
      </w:r>
      <w:r w:rsidR="00504E2F" w:rsidRPr="00F95F23">
        <w:rPr>
          <w:rFonts w:eastAsia="Times New Roman" w:cstheme="minorHAnsi"/>
          <w:color w:val="000000" w:themeColor="text1"/>
          <w:lang w:eastAsia="ca-ES"/>
        </w:rPr>
        <w:t xml:space="preserve"> </w:t>
      </w:r>
    </w:p>
    <w:p w14:paraId="0A416F6F" w14:textId="6D43A05C" w:rsidR="00B82E23" w:rsidRPr="00F95F23" w:rsidRDefault="009D681E" w:rsidP="00504E2F">
      <w:pPr>
        <w:spacing w:line="360" w:lineRule="auto"/>
        <w:jc w:val="both"/>
        <w:rPr>
          <w:rFonts w:eastAsia="Times New Roman" w:cstheme="minorHAnsi"/>
          <w:color w:val="000000" w:themeColor="text1"/>
          <w:lang w:eastAsia="ca-ES"/>
        </w:rPr>
      </w:pPr>
      <w:ins w:id="67" w:author="FRANCISCO DE BORJA JIMENEZ-ALFARO GONZALEZ" w:date="2024-02-16T13:16:00Z">
        <w:r>
          <w:rPr>
            <w:rFonts w:eastAsia="Times New Roman" w:cstheme="minorHAnsi"/>
            <w:color w:val="000000" w:themeColor="text1"/>
            <w:lang w:eastAsia="ca-ES"/>
          </w:rPr>
          <w:t>The l</w:t>
        </w:r>
        <w:r>
          <w:rPr>
            <w:rFonts w:eastAsia="Times New Roman" w:cstheme="minorHAnsi"/>
            <w:color w:val="000000" w:themeColor="text1"/>
            <w:lang w:eastAsia="ca-ES"/>
          </w:rPr>
          <w:t>aboratory experiments</w:t>
        </w:r>
        <w:r w:rsidRPr="00F95F23">
          <w:rPr>
            <w:rFonts w:eastAsia="Times New Roman" w:cstheme="minorHAnsi"/>
            <w:color w:val="000000" w:themeColor="text1"/>
            <w:lang w:eastAsia="ca-ES"/>
          </w:rPr>
          <w:t xml:space="preserve"> were validated by germination phenology </w:t>
        </w:r>
        <w:r>
          <w:rPr>
            <w:rFonts w:eastAsia="Times New Roman" w:cstheme="minorHAnsi"/>
            <w:color w:val="000000" w:themeColor="text1"/>
            <w:lang w:eastAsia="ca-ES"/>
          </w:rPr>
          <w:t>recorded</w:t>
        </w:r>
        <w:r w:rsidRPr="00F95F23">
          <w:rPr>
            <w:rFonts w:eastAsia="Times New Roman" w:cstheme="minorHAnsi"/>
            <w:color w:val="000000" w:themeColor="text1"/>
            <w:lang w:eastAsia="ca-ES"/>
          </w:rPr>
          <w:t xml:space="preserve"> </w:t>
        </w:r>
        <w:r w:rsidRPr="00F95F23">
          <w:rPr>
            <w:rFonts w:eastAsia="Times New Roman" w:cstheme="minorHAnsi"/>
            <w:color w:val="000000" w:themeColor="text1"/>
            <w:lang w:eastAsia="ca-ES"/>
          </w:rPr>
          <w:t>in field</w:t>
        </w:r>
        <w:r>
          <w:rPr>
            <w:rFonts w:eastAsia="Times New Roman" w:cstheme="minorHAnsi"/>
            <w:color w:val="000000" w:themeColor="text1"/>
            <w:lang w:eastAsia="ca-ES"/>
          </w:rPr>
          <w:t xml:space="preserve"> sowing experiments</w:t>
        </w:r>
        <w:r w:rsidRPr="00F95F23">
          <w:rPr>
            <w:rFonts w:eastAsia="Times New Roman" w:cstheme="minorHAnsi"/>
            <w:color w:val="000000" w:themeColor="text1"/>
            <w:lang w:eastAsia="ca-ES"/>
          </w:rPr>
          <w:t xml:space="preserve">. </w:t>
        </w:r>
      </w:ins>
      <w:del w:id="68" w:author="FRANCISCO DE BORJA JIMENEZ-ALFARO GONZALEZ" w:date="2024-02-15T10:01:00Z">
        <w:r w:rsidR="00B82E23" w:rsidRPr="00F95F23" w:rsidDel="00C20DF8">
          <w:rPr>
            <w:rFonts w:eastAsia="Times New Roman" w:cstheme="minorHAnsi"/>
            <w:color w:val="000000" w:themeColor="text1"/>
            <w:lang w:eastAsia="ca-ES"/>
          </w:rPr>
          <w:delText xml:space="preserve">Key results: </w:delText>
        </w:r>
      </w:del>
      <w:r w:rsidR="002009CD" w:rsidRPr="00F95F23">
        <w:rPr>
          <w:rFonts w:eastAsia="Times New Roman" w:cstheme="minorHAnsi"/>
          <w:color w:val="000000" w:themeColor="text1"/>
          <w:lang w:eastAsia="ca-ES"/>
        </w:rPr>
        <w:t xml:space="preserve">We found </w:t>
      </w:r>
      <w:del w:id="69" w:author="FRANCISCO DE BORJA JIMENEZ-ALFARO GONZALEZ" w:date="2024-02-15T10:10:00Z">
        <w:r w:rsidR="002009CD" w:rsidRPr="00F95F23" w:rsidDel="007B675D">
          <w:rPr>
            <w:rFonts w:eastAsia="Times New Roman" w:cstheme="minorHAnsi"/>
            <w:color w:val="000000" w:themeColor="text1"/>
            <w:lang w:eastAsia="ca-ES"/>
          </w:rPr>
          <w:delText xml:space="preserve">a consistent germination shift, i.e. </w:delText>
        </w:r>
      </w:del>
      <w:r w:rsidR="002009CD" w:rsidRPr="00F95F23">
        <w:rPr>
          <w:rFonts w:eastAsia="Times New Roman" w:cstheme="minorHAnsi"/>
          <w:color w:val="000000" w:themeColor="text1"/>
          <w:lang w:eastAsia="ca-ES"/>
        </w:rPr>
        <w:t xml:space="preserve">a </w:t>
      </w:r>
      <w:del w:id="70" w:author="FRANCISCO DE BORJA JIMENEZ-ALFARO GONZALEZ" w:date="2024-02-15T10:10:00Z">
        <w:r w:rsidR="002009CD" w:rsidRPr="00F95F23" w:rsidDel="007B2087">
          <w:rPr>
            <w:rFonts w:eastAsia="Times New Roman" w:cstheme="minorHAnsi"/>
            <w:color w:val="000000" w:themeColor="text1"/>
            <w:lang w:eastAsia="ca-ES"/>
          </w:rPr>
          <w:delText xml:space="preserve">temporal </w:delText>
        </w:r>
      </w:del>
      <w:ins w:id="71" w:author="FRANCISCO DE BORJA JIMENEZ-ALFARO GONZALEZ" w:date="2024-02-15T10:10:00Z">
        <w:r w:rsidR="007B675D">
          <w:rPr>
            <w:rFonts w:eastAsia="Times New Roman" w:cstheme="minorHAnsi"/>
            <w:color w:val="000000" w:themeColor="text1"/>
            <w:lang w:eastAsia="ca-ES"/>
          </w:rPr>
          <w:t xml:space="preserve">germination </w:t>
        </w:r>
      </w:ins>
      <w:r w:rsidR="002009CD" w:rsidRPr="00F95F23">
        <w:rPr>
          <w:rFonts w:eastAsia="Times New Roman" w:cstheme="minorHAnsi"/>
          <w:color w:val="000000" w:themeColor="text1"/>
          <w:lang w:eastAsia="ca-ES"/>
        </w:rPr>
        <w:t xml:space="preserve">delay in </w:t>
      </w:r>
      <w:proofErr w:type="spellStart"/>
      <w:r w:rsidR="002009CD" w:rsidRPr="00F95F23">
        <w:rPr>
          <w:rFonts w:eastAsia="Times New Roman" w:cstheme="minorHAnsi"/>
          <w:color w:val="000000" w:themeColor="text1"/>
          <w:lang w:eastAsia="ca-ES"/>
        </w:rPr>
        <w:t>snowbed</w:t>
      </w:r>
      <w:proofErr w:type="spellEnd"/>
      <w:r w:rsidR="002009CD" w:rsidRPr="00F95F23">
        <w:rPr>
          <w:rFonts w:eastAsia="Times New Roman" w:cstheme="minorHAnsi"/>
          <w:color w:val="000000" w:themeColor="text1"/>
          <w:lang w:eastAsia="ca-ES"/>
        </w:rPr>
        <w:t xml:space="preserve"> </w:t>
      </w:r>
      <w:r w:rsidR="00FD4E91" w:rsidRPr="00F95F23">
        <w:rPr>
          <w:rFonts w:eastAsia="Times New Roman" w:cstheme="minorHAnsi"/>
          <w:color w:val="000000" w:themeColor="text1"/>
          <w:lang w:eastAsia="ca-ES"/>
        </w:rPr>
        <w:t>c</w:t>
      </w:r>
      <w:r w:rsidR="00800A1E" w:rsidRPr="00F95F23">
        <w:rPr>
          <w:rFonts w:eastAsia="Times New Roman" w:cstheme="minorHAnsi"/>
          <w:color w:val="000000" w:themeColor="text1"/>
          <w:lang w:eastAsia="ca-ES"/>
        </w:rPr>
        <w:t>ompared to</w:t>
      </w:r>
      <w:r w:rsidR="002009CD" w:rsidRPr="00F95F23">
        <w:rPr>
          <w:rFonts w:eastAsia="Times New Roman" w:cstheme="minorHAnsi"/>
          <w:color w:val="000000" w:themeColor="text1"/>
          <w:lang w:eastAsia="ca-ES"/>
        </w:rPr>
        <w:t xml:space="preserve"> fellfield conditions in </w:t>
      </w:r>
      <w:del w:id="72" w:author="FRANCISCO DE BORJA JIMENEZ-ALFARO GONZALEZ" w:date="2024-02-15T10:10:00Z">
        <w:r w:rsidR="00FD4E91" w:rsidRPr="00F95F23" w:rsidDel="007B2087">
          <w:rPr>
            <w:rFonts w:eastAsia="Times New Roman" w:cstheme="minorHAnsi"/>
            <w:color w:val="000000" w:themeColor="text1"/>
            <w:lang w:eastAsia="ca-ES"/>
          </w:rPr>
          <w:delText>both</w:delText>
        </w:r>
        <w:r w:rsidR="002009CD" w:rsidRPr="00F95F23" w:rsidDel="007B2087">
          <w:rPr>
            <w:rFonts w:eastAsia="Times New Roman" w:cstheme="minorHAnsi"/>
            <w:color w:val="000000" w:themeColor="text1"/>
            <w:lang w:eastAsia="ca-ES"/>
          </w:rPr>
          <w:delText xml:space="preserve"> </w:delText>
        </w:r>
      </w:del>
      <w:ins w:id="73" w:author="FRANCISCO DE BORJA JIMENEZ-ALFARO GONZALEZ" w:date="2024-02-15T10:10:00Z">
        <w:r w:rsidR="007B2087">
          <w:rPr>
            <w:rFonts w:eastAsia="Times New Roman" w:cstheme="minorHAnsi"/>
            <w:color w:val="000000" w:themeColor="text1"/>
            <w:lang w:eastAsia="ca-ES"/>
          </w:rPr>
          <w:t>the two</w:t>
        </w:r>
        <w:r w:rsidR="007B2087" w:rsidRPr="00F95F23">
          <w:rPr>
            <w:rFonts w:eastAsia="Times New Roman" w:cstheme="minorHAnsi"/>
            <w:color w:val="000000" w:themeColor="text1"/>
            <w:lang w:eastAsia="ca-ES"/>
          </w:rPr>
          <w:t xml:space="preserve"> </w:t>
        </w:r>
      </w:ins>
      <w:r w:rsidR="002009CD" w:rsidRPr="00F95F23">
        <w:rPr>
          <w:rFonts w:eastAsia="Times New Roman" w:cstheme="minorHAnsi"/>
          <w:color w:val="000000" w:themeColor="text1"/>
          <w:lang w:eastAsia="ca-ES"/>
        </w:rPr>
        <w:t xml:space="preserve">study systems. </w:t>
      </w:r>
      <w:del w:id="74" w:author="FRANCISCO DE BORJA JIMENEZ-ALFARO GONZALEZ" w:date="2024-02-15T10:19:00Z">
        <w:r w:rsidR="002009CD" w:rsidRPr="00F95F23" w:rsidDel="001C28B6">
          <w:rPr>
            <w:rFonts w:eastAsia="Times New Roman" w:cstheme="minorHAnsi"/>
            <w:color w:val="000000" w:themeColor="text1"/>
            <w:lang w:eastAsia="ca-ES"/>
          </w:rPr>
          <w:delText xml:space="preserve">Experimental </w:delText>
        </w:r>
        <w:r w:rsidR="00EF1714" w:rsidRPr="00F95F23" w:rsidDel="001C28B6">
          <w:rPr>
            <w:rFonts w:eastAsia="Times New Roman" w:cstheme="minorHAnsi"/>
            <w:color w:val="000000" w:themeColor="text1"/>
            <w:lang w:eastAsia="ca-ES"/>
          </w:rPr>
          <w:delText xml:space="preserve">germination </w:delText>
        </w:r>
        <w:r w:rsidR="002009CD" w:rsidRPr="00F95F23" w:rsidDel="001C28B6">
          <w:rPr>
            <w:rFonts w:eastAsia="Times New Roman" w:cstheme="minorHAnsi"/>
            <w:color w:val="000000" w:themeColor="text1"/>
            <w:lang w:eastAsia="ca-ES"/>
          </w:rPr>
          <w:delText>results</w:delText>
        </w:r>
      </w:del>
      <w:del w:id="75" w:author="FRANCISCO DE BORJA JIMENEZ-ALFARO GONZALEZ" w:date="2024-02-16T13:16:00Z">
        <w:r w:rsidR="002009CD" w:rsidRPr="00F95F23" w:rsidDel="009D681E">
          <w:rPr>
            <w:rFonts w:eastAsia="Times New Roman" w:cstheme="minorHAnsi"/>
            <w:color w:val="000000" w:themeColor="text1"/>
            <w:lang w:eastAsia="ca-ES"/>
          </w:rPr>
          <w:delText xml:space="preserve"> were validated by </w:delText>
        </w:r>
      </w:del>
      <w:del w:id="76" w:author="FRANCISCO DE BORJA JIMENEZ-ALFARO GONZALEZ" w:date="2024-02-16T13:15:00Z">
        <w:r w:rsidR="002009CD" w:rsidRPr="00F95F23" w:rsidDel="00EF276E">
          <w:rPr>
            <w:rFonts w:eastAsia="Times New Roman" w:cstheme="minorHAnsi"/>
            <w:color w:val="000000" w:themeColor="text1"/>
            <w:lang w:eastAsia="ca-ES"/>
          </w:rPr>
          <w:delText xml:space="preserve">the </w:delText>
        </w:r>
      </w:del>
      <w:del w:id="77" w:author="FRANCISCO DE BORJA JIMENEZ-ALFARO GONZALEZ" w:date="2024-02-16T13:16:00Z">
        <w:r w:rsidR="002009CD" w:rsidRPr="00F95F23" w:rsidDel="009D681E">
          <w:rPr>
            <w:rFonts w:eastAsia="Times New Roman" w:cstheme="minorHAnsi"/>
            <w:color w:val="000000" w:themeColor="text1"/>
            <w:lang w:eastAsia="ca-ES"/>
          </w:rPr>
          <w:delText xml:space="preserve">germination phenology </w:delText>
        </w:r>
        <w:r w:rsidR="002009CD" w:rsidRPr="00F95F23" w:rsidDel="00EF276E">
          <w:rPr>
            <w:rFonts w:eastAsia="Times New Roman" w:cstheme="minorHAnsi"/>
            <w:color w:val="000000" w:themeColor="text1"/>
            <w:lang w:eastAsia="ca-ES"/>
          </w:rPr>
          <w:delText xml:space="preserve">registered </w:delText>
        </w:r>
        <w:r w:rsidR="002009CD" w:rsidRPr="00F95F23" w:rsidDel="009D681E">
          <w:rPr>
            <w:rFonts w:eastAsia="Times New Roman" w:cstheme="minorHAnsi"/>
            <w:color w:val="000000" w:themeColor="text1"/>
            <w:lang w:eastAsia="ca-ES"/>
          </w:rPr>
          <w:delText xml:space="preserve">in </w:delText>
        </w:r>
      </w:del>
      <w:del w:id="78" w:author="FRANCISCO DE BORJA JIMENEZ-ALFARO GONZALEZ" w:date="2024-02-15T10:11:00Z">
        <w:r w:rsidR="002009CD" w:rsidRPr="00F95F23" w:rsidDel="00190155">
          <w:rPr>
            <w:rFonts w:eastAsia="Times New Roman" w:cstheme="minorHAnsi"/>
            <w:color w:val="000000" w:themeColor="text1"/>
            <w:lang w:eastAsia="ca-ES"/>
          </w:rPr>
          <w:delText xml:space="preserve">the </w:delText>
        </w:r>
      </w:del>
      <w:del w:id="79" w:author="FRANCISCO DE BORJA JIMENEZ-ALFARO GONZALEZ" w:date="2024-02-16T13:16:00Z">
        <w:r w:rsidR="002009CD" w:rsidRPr="00F95F23" w:rsidDel="009D681E">
          <w:rPr>
            <w:rFonts w:eastAsia="Times New Roman" w:cstheme="minorHAnsi"/>
            <w:color w:val="000000" w:themeColor="text1"/>
            <w:lang w:eastAsia="ca-ES"/>
          </w:rPr>
          <w:delText xml:space="preserve">field. </w:delText>
        </w:r>
      </w:del>
      <w:r w:rsidR="000D7049" w:rsidRPr="00F95F23">
        <w:rPr>
          <w:rFonts w:eastAsia="Times New Roman" w:cstheme="minorHAnsi"/>
          <w:color w:val="000000" w:themeColor="text1"/>
          <w:lang w:eastAsia="ca-ES"/>
        </w:rPr>
        <w:t>Despite macroecological effects</w:t>
      </w:r>
      <w:r w:rsidR="00800A1E" w:rsidRPr="00F95F23">
        <w:rPr>
          <w:rFonts w:eastAsia="Times New Roman" w:cstheme="minorHAnsi"/>
          <w:color w:val="000000" w:themeColor="text1"/>
          <w:lang w:eastAsia="ca-ES"/>
        </w:rPr>
        <w:t>,</w:t>
      </w:r>
      <w:r w:rsidR="000D7049" w:rsidRPr="00F95F23">
        <w:rPr>
          <w:rFonts w:eastAsia="Times New Roman" w:cstheme="minorHAnsi"/>
          <w:color w:val="000000" w:themeColor="text1"/>
          <w:lang w:eastAsia="ca-ES"/>
        </w:rPr>
        <w:t xml:space="preserve"> resulting in lower dormancy and higher autumn germination in the </w:t>
      </w:r>
      <w:del w:id="80" w:author="FRANCISCO DE BORJA JIMENEZ-ALFARO GONZALEZ" w:date="2024-02-16T12:35:00Z">
        <w:r w:rsidR="000D7049" w:rsidRPr="00F95F23" w:rsidDel="00DD4202">
          <w:rPr>
            <w:rFonts w:eastAsia="Times New Roman" w:cstheme="minorHAnsi"/>
            <w:color w:val="000000" w:themeColor="text1"/>
            <w:lang w:eastAsia="ca-ES"/>
          </w:rPr>
          <w:delText xml:space="preserve">Mediterranean </w:delText>
        </w:r>
      </w:del>
      <w:ins w:id="81" w:author="FRANCISCO DE BORJA JIMENEZ-ALFARO GONZALEZ" w:date="2024-02-16T12:35:00Z">
        <w:r w:rsidR="00DD4202">
          <w:rPr>
            <w:rFonts w:eastAsia="Times New Roman" w:cstheme="minorHAnsi"/>
            <w:color w:val="000000" w:themeColor="text1"/>
            <w:lang w:eastAsia="ca-ES"/>
          </w:rPr>
          <w:t>m</w:t>
        </w:r>
        <w:r w:rsidR="00DD4202" w:rsidRPr="00F95F23">
          <w:rPr>
            <w:rFonts w:eastAsia="Times New Roman" w:cstheme="minorHAnsi"/>
            <w:color w:val="000000" w:themeColor="text1"/>
            <w:lang w:eastAsia="ca-ES"/>
          </w:rPr>
          <w:t xml:space="preserve">editerranean </w:t>
        </w:r>
      </w:ins>
      <w:r w:rsidR="000D7049" w:rsidRPr="00F95F23">
        <w:rPr>
          <w:rFonts w:eastAsia="Times New Roman" w:cstheme="minorHAnsi"/>
          <w:color w:val="000000" w:themeColor="text1"/>
          <w:lang w:eastAsia="ca-ES"/>
        </w:rPr>
        <w:t xml:space="preserve">than in the temperate system, </w:t>
      </w:r>
      <w:r w:rsidR="00800A1E" w:rsidRPr="00F95F23">
        <w:rPr>
          <w:rFonts w:eastAsia="Times New Roman" w:cstheme="minorHAnsi"/>
          <w:color w:val="000000" w:themeColor="text1"/>
          <w:lang w:eastAsia="ca-ES"/>
        </w:rPr>
        <w:t xml:space="preserve">all </w:t>
      </w:r>
      <w:del w:id="82" w:author="FRANCISCO DE BORJA JIMENEZ-ALFARO GONZALEZ" w:date="2024-02-15T10:19:00Z">
        <w:r w:rsidR="00800A1E" w:rsidRPr="00F95F23" w:rsidDel="00C71212">
          <w:rPr>
            <w:rFonts w:eastAsia="Times New Roman" w:cstheme="minorHAnsi"/>
            <w:color w:val="000000" w:themeColor="text1"/>
            <w:lang w:eastAsia="ca-ES"/>
          </w:rPr>
          <w:delText>the</w:delText>
        </w:r>
        <w:r w:rsidR="00504E2F" w:rsidRPr="00F95F23" w:rsidDel="00C71212">
          <w:rPr>
            <w:rFonts w:eastAsia="Times New Roman" w:cstheme="minorHAnsi"/>
            <w:color w:val="000000" w:themeColor="text1"/>
            <w:lang w:eastAsia="ca-ES"/>
          </w:rPr>
          <w:delText xml:space="preserve"> </w:delText>
        </w:r>
      </w:del>
      <w:r w:rsidR="00B202E0" w:rsidRPr="00F95F23">
        <w:rPr>
          <w:rFonts w:eastAsia="Times New Roman" w:cstheme="minorHAnsi"/>
          <w:color w:val="000000" w:themeColor="text1"/>
          <w:lang w:eastAsia="ca-ES"/>
        </w:rPr>
        <w:t>traits</w:t>
      </w:r>
      <w:r w:rsidR="00504E2F" w:rsidRPr="00F95F23">
        <w:rPr>
          <w:rFonts w:eastAsia="Times New Roman" w:cstheme="minorHAnsi"/>
          <w:color w:val="000000" w:themeColor="text1"/>
          <w:lang w:eastAsia="ca-ES"/>
        </w:rPr>
        <w:t xml:space="preserve"> related to germination </w:t>
      </w:r>
      <w:r w:rsidR="00F02E5C" w:rsidRPr="00F95F23">
        <w:rPr>
          <w:rFonts w:eastAsia="Times New Roman" w:cstheme="minorHAnsi"/>
          <w:color w:val="000000" w:themeColor="text1"/>
          <w:lang w:eastAsia="ca-ES"/>
        </w:rPr>
        <w:t>phenology</w:t>
      </w:r>
      <w:r w:rsidR="00EB4CBB" w:rsidRPr="00F95F23">
        <w:rPr>
          <w:rFonts w:eastAsia="Times New Roman" w:cstheme="minorHAnsi"/>
          <w:color w:val="000000" w:themeColor="text1"/>
          <w:lang w:eastAsia="ca-ES"/>
        </w:rPr>
        <w:t xml:space="preserve"> </w:t>
      </w:r>
      <w:r w:rsidR="00800A1E" w:rsidRPr="00F95F23">
        <w:rPr>
          <w:rFonts w:eastAsia="Times New Roman" w:cstheme="minorHAnsi"/>
          <w:color w:val="000000" w:themeColor="text1"/>
          <w:lang w:eastAsia="ca-ES"/>
        </w:rPr>
        <w:t>showed similar</w:t>
      </w:r>
      <w:r w:rsidR="00EB4CBB" w:rsidRPr="00F95F23">
        <w:rPr>
          <w:rFonts w:eastAsia="Times New Roman" w:cstheme="minorHAnsi"/>
          <w:color w:val="000000" w:themeColor="text1"/>
          <w:lang w:eastAsia="ca-ES"/>
        </w:rPr>
        <w:t xml:space="preserve"> responses </w:t>
      </w:r>
      <w:r w:rsidR="0020318F" w:rsidRPr="00F95F23">
        <w:rPr>
          <w:rFonts w:eastAsia="Times New Roman" w:cstheme="minorHAnsi"/>
          <w:color w:val="000000" w:themeColor="text1"/>
          <w:lang w:eastAsia="ca-ES"/>
        </w:rPr>
        <w:t>under</w:t>
      </w:r>
      <w:r w:rsidR="00EB4CBB" w:rsidRPr="00F95F23">
        <w:rPr>
          <w:rFonts w:eastAsia="Times New Roman" w:cstheme="minorHAnsi"/>
          <w:color w:val="000000" w:themeColor="text1"/>
          <w:lang w:eastAsia="ca-ES"/>
        </w:rPr>
        <w:t xml:space="preserve"> </w:t>
      </w:r>
      <w:r w:rsidR="0020318F" w:rsidRPr="00F95F23">
        <w:rPr>
          <w:rFonts w:eastAsia="Times New Roman" w:cstheme="minorHAnsi"/>
          <w:color w:val="000000" w:themeColor="text1"/>
          <w:lang w:eastAsia="ca-ES"/>
        </w:rPr>
        <w:t>both</w:t>
      </w:r>
      <w:r w:rsidR="00800A1E" w:rsidRPr="00F95F23">
        <w:rPr>
          <w:rFonts w:eastAsia="Times New Roman" w:cstheme="minorHAnsi"/>
          <w:color w:val="000000" w:themeColor="text1"/>
          <w:lang w:eastAsia="ca-ES"/>
        </w:rPr>
        <w:t xml:space="preserve"> </w:t>
      </w:r>
      <w:r w:rsidR="00EB4CBB" w:rsidRPr="00F95F23">
        <w:rPr>
          <w:rFonts w:eastAsia="Times New Roman" w:cstheme="minorHAnsi"/>
          <w:color w:val="000000" w:themeColor="text1"/>
          <w:lang w:eastAsia="ca-ES"/>
        </w:rPr>
        <w:t xml:space="preserve">microclimatic scenarios. </w:t>
      </w:r>
    </w:p>
    <w:p w14:paraId="5092C4CF" w14:textId="44DC4B98" w:rsidR="00504E2F" w:rsidRPr="00F95F23" w:rsidRDefault="00B82E23" w:rsidP="00504E2F">
      <w:pPr>
        <w:spacing w:line="360" w:lineRule="auto"/>
        <w:jc w:val="both"/>
        <w:rPr>
          <w:rFonts w:eastAsia="Times New Roman" w:cstheme="minorHAnsi"/>
          <w:color w:val="000000" w:themeColor="text1"/>
          <w:lang w:eastAsia="ca-ES"/>
        </w:rPr>
      </w:pPr>
      <w:del w:id="83" w:author="FRANCISCO DE BORJA JIMENEZ-ALFARO GONZALEZ" w:date="2024-02-15T10:01:00Z">
        <w:r w:rsidRPr="00F95F23" w:rsidDel="00C20DF8">
          <w:rPr>
            <w:rFonts w:eastAsia="Times New Roman" w:cstheme="minorHAnsi"/>
            <w:color w:val="000000" w:themeColor="text1"/>
            <w:lang w:eastAsia="ca-ES"/>
          </w:rPr>
          <w:delText>Main conclusion</w:delText>
        </w:r>
        <w:r w:rsidR="004241ED" w:rsidRPr="00F95F23" w:rsidDel="00C20DF8">
          <w:rPr>
            <w:rFonts w:eastAsia="Times New Roman" w:cstheme="minorHAnsi"/>
            <w:color w:val="000000" w:themeColor="text1"/>
            <w:lang w:eastAsia="ca-ES"/>
          </w:rPr>
          <w:delText xml:space="preserve">: </w:delText>
        </w:r>
      </w:del>
      <w:del w:id="84" w:author="FRANCISCO DE BORJA JIMENEZ-ALFARO GONZALEZ" w:date="2024-02-15T10:12:00Z">
        <w:r w:rsidR="00A46476" w:rsidRPr="00F95F23" w:rsidDel="0058633C">
          <w:rPr>
            <w:rFonts w:eastAsia="Times New Roman" w:cstheme="minorHAnsi"/>
            <w:color w:val="000000" w:themeColor="text1"/>
            <w:lang w:eastAsia="ca-ES"/>
          </w:rPr>
          <w:delText>These</w:delText>
        </w:r>
      </w:del>
      <w:ins w:id="85" w:author="FRANCISCO DE BORJA JIMENEZ-ALFARO GONZALEZ" w:date="2024-02-15T10:12:00Z">
        <w:r w:rsidR="0058633C">
          <w:rPr>
            <w:rFonts w:eastAsia="Times New Roman" w:cstheme="minorHAnsi"/>
            <w:color w:val="000000" w:themeColor="text1"/>
            <w:lang w:eastAsia="ca-ES"/>
          </w:rPr>
          <w:t>Our</w:t>
        </w:r>
      </w:ins>
      <w:r w:rsidR="00A46476" w:rsidRPr="00F95F23">
        <w:rPr>
          <w:rFonts w:eastAsia="Times New Roman" w:cstheme="minorHAnsi"/>
          <w:color w:val="000000" w:themeColor="text1"/>
          <w:lang w:eastAsia="ca-ES"/>
        </w:rPr>
        <w:t xml:space="preserve"> results suggest a generalizable</w:t>
      </w:r>
      <w:ins w:id="86" w:author="FRANCISCO DE BORJA JIMENEZ-ALFARO GONZALEZ" w:date="2024-02-15T10:13:00Z">
        <w:r w:rsidR="0098464E">
          <w:rPr>
            <w:rFonts w:eastAsia="Times New Roman" w:cstheme="minorHAnsi"/>
            <w:color w:val="000000" w:themeColor="text1"/>
            <w:lang w:eastAsia="ca-ES"/>
          </w:rPr>
          <w:t xml:space="preserve"> and quantifiable </w:t>
        </w:r>
      </w:ins>
      <w:del w:id="87" w:author="FRANCISCO DE BORJA JIMENEZ-ALFARO GONZALEZ" w:date="2024-02-15T10:13:00Z">
        <w:r w:rsidR="00A46476" w:rsidRPr="00F95F23" w:rsidDel="00C217B2">
          <w:rPr>
            <w:rFonts w:eastAsia="Times New Roman" w:cstheme="minorHAnsi"/>
            <w:color w:val="000000" w:themeColor="text1"/>
            <w:lang w:eastAsia="ca-ES"/>
          </w:rPr>
          <w:delText xml:space="preserve"> </w:delText>
        </w:r>
      </w:del>
      <w:r w:rsidR="00A46476" w:rsidRPr="00F95F23">
        <w:rPr>
          <w:rFonts w:eastAsia="Times New Roman" w:cstheme="minorHAnsi"/>
          <w:color w:val="000000" w:themeColor="text1"/>
          <w:lang w:eastAsia="ca-ES"/>
        </w:rPr>
        <w:t xml:space="preserve">phenological </w:t>
      </w:r>
      <w:ins w:id="88" w:author="FRANCISCO DE BORJA JIMENEZ-ALFARO GONZALEZ" w:date="2024-02-15T10:13:00Z">
        <w:r w:rsidR="0058633C">
          <w:rPr>
            <w:rFonts w:eastAsia="Times New Roman" w:cstheme="minorHAnsi"/>
            <w:color w:val="000000" w:themeColor="text1"/>
            <w:lang w:eastAsia="ca-ES"/>
          </w:rPr>
          <w:t xml:space="preserve">shift </w:t>
        </w:r>
      </w:ins>
      <w:ins w:id="89" w:author="FRANCISCO DE BORJA JIMENEZ-ALFARO GONZALEZ" w:date="2024-02-15T10:14:00Z">
        <w:r w:rsidR="009353B3">
          <w:rPr>
            <w:rFonts w:eastAsia="Times New Roman" w:cstheme="minorHAnsi"/>
            <w:color w:val="000000" w:themeColor="text1"/>
            <w:lang w:eastAsia="ca-ES"/>
          </w:rPr>
          <w:t>in the</w:t>
        </w:r>
      </w:ins>
      <w:ins w:id="90" w:author="FRANCISCO DE BORJA JIMENEZ-ALFARO GONZALEZ" w:date="2024-02-15T10:13:00Z">
        <w:r w:rsidR="0058633C">
          <w:rPr>
            <w:rFonts w:eastAsia="Times New Roman" w:cstheme="minorHAnsi"/>
            <w:color w:val="000000" w:themeColor="text1"/>
            <w:lang w:eastAsia="ca-ES"/>
          </w:rPr>
          <w:t xml:space="preserve"> </w:t>
        </w:r>
      </w:ins>
      <w:r w:rsidR="009D795E" w:rsidRPr="00F95F23">
        <w:rPr>
          <w:rFonts w:eastAsia="Times New Roman" w:cstheme="minorHAnsi"/>
          <w:color w:val="000000" w:themeColor="text1"/>
          <w:lang w:eastAsia="ca-ES"/>
        </w:rPr>
        <w:t xml:space="preserve">germination </w:t>
      </w:r>
      <w:del w:id="91" w:author="FRANCISCO DE BORJA JIMENEZ-ALFARO GONZALEZ" w:date="2024-02-15T10:13:00Z">
        <w:r w:rsidR="00A46476" w:rsidRPr="00F95F23" w:rsidDel="0098464E">
          <w:rPr>
            <w:rFonts w:eastAsia="Times New Roman" w:cstheme="minorHAnsi"/>
            <w:color w:val="000000" w:themeColor="text1"/>
            <w:lang w:eastAsia="ca-ES"/>
          </w:rPr>
          <w:delText xml:space="preserve">response </w:delText>
        </w:r>
      </w:del>
      <w:del w:id="92" w:author="FRANCISCO DE BORJA JIMENEZ-ALFARO GONZALEZ" w:date="2024-02-15T10:14:00Z">
        <w:r w:rsidR="00A46476" w:rsidRPr="00F95F23" w:rsidDel="009353B3">
          <w:rPr>
            <w:rFonts w:eastAsia="Times New Roman" w:cstheme="minorHAnsi"/>
            <w:color w:val="000000" w:themeColor="text1"/>
            <w:lang w:eastAsia="ca-ES"/>
          </w:rPr>
          <w:delText>of</w:delText>
        </w:r>
      </w:del>
      <w:ins w:id="93" w:author="FRANCISCO DE BORJA JIMENEZ-ALFARO GONZALEZ" w:date="2024-02-15T10:14:00Z">
        <w:r w:rsidR="009353B3">
          <w:rPr>
            <w:rFonts w:eastAsia="Times New Roman" w:cstheme="minorHAnsi"/>
            <w:color w:val="000000" w:themeColor="text1"/>
            <w:lang w:eastAsia="ca-ES"/>
          </w:rPr>
          <w:t>of</w:t>
        </w:r>
      </w:ins>
      <w:r w:rsidR="00A46476" w:rsidRPr="00F95F23">
        <w:rPr>
          <w:rFonts w:eastAsia="Times New Roman" w:cstheme="minorHAnsi"/>
          <w:color w:val="000000" w:themeColor="text1"/>
          <w:lang w:eastAsia="ca-ES"/>
        </w:rPr>
        <w:t xml:space="preserve"> alpine plants </w:t>
      </w:r>
      <w:del w:id="94" w:author="FRANCISCO DE BORJA JIMENEZ-ALFARO GONZALEZ" w:date="2024-02-15T10:14:00Z">
        <w:r w:rsidR="00A46476" w:rsidRPr="00F95F23" w:rsidDel="009353B3">
          <w:rPr>
            <w:rFonts w:eastAsia="Times New Roman" w:cstheme="minorHAnsi"/>
            <w:color w:val="000000" w:themeColor="text1"/>
            <w:lang w:eastAsia="ca-ES"/>
          </w:rPr>
          <w:delText>to microclimatic conditions regulated by</w:delText>
        </w:r>
      </w:del>
      <w:del w:id="95" w:author="FRANCISCO DE BORJA JIMENEZ-ALFARO GONZALEZ" w:date="2024-02-15T10:19:00Z">
        <w:r w:rsidR="00A46476" w:rsidRPr="00F95F23" w:rsidDel="00C71212">
          <w:rPr>
            <w:rFonts w:eastAsia="Times New Roman" w:cstheme="minorHAnsi"/>
            <w:color w:val="000000" w:themeColor="text1"/>
            <w:lang w:eastAsia="ca-ES"/>
          </w:rPr>
          <w:delText xml:space="preserve"> snow accumulation</w:delText>
        </w:r>
      </w:del>
      <w:r w:rsidR="00417A0A" w:rsidRPr="00F95F23">
        <w:rPr>
          <w:rFonts w:eastAsia="Times New Roman" w:cstheme="minorHAnsi"/>
          <w:color w:val="000000" w:themeColor="text1"/>
          <w:lang w:eastAsia="ca-ES"/>
        </w:rPr>
        <w:t xml:space="preserve"> along</w:t>
      </w:r>
      <w:r w:rsidR="009D795E" w:rsidRPr="00F95F23">
        <w:rPr>
          <w:rFonts w:eastAsia="Times New Roman" w:cstheme="minorHAnsi"/>
          <w:color w:val="000000" w:themeColor="text1"/>
          <w:lang w:eastAsia="ca-ES"/>
        </w:rPr>
        <w:t xml:space="preserve"> </w:t>
      </w:r>
      <w:del w:id="96" w:author="FRANCISCO DE BORJA JIMENEZ-ALFARO GONZALEZ" w:date="2024-02-15T10:15:00Z">
        <w:r w:rsidR="009D795E" w:rsidRPr="00F95F23" w:rsidDel="00AE28C2">
          <w:rPr>
            <w:rFonts w:eastAsia="Times New Roman" w:cstheme="minorHAnsi"/>
            <w:color w:val="000000" w:themeColor="text1"/>
            <w:lang w:eastAsia="ca-ES"/>
          </w:rPr>
          <w:delText>micro</w:delText>
        </w:r>
        <w:r w:rsidR="00417A0A" w:rsidRPr="00F95F23" w:rsidDel="00AE28C2">
          <w:rPr>
            <w:rFonts w:eastAsia="Times New Roman" w:cstheme="minorHAnsi"/>
            <w:color w:val="000000" w:themeColor="text1"/>
            <w:lang w:eastAsia="ca-ES"/>
          </w:rPr>
          <w:delText xml:space="preserve">topographical </w:delText>
        </w:r>
      </w:del>
      <w:ins w:id="97" w:author="FRANCISCO DE BORJA JIMENEZ-ALFARO GONZALEZ" w:date="2024-02-15T10:15:00Z">
        <w:r w:rsidR="00AE28C2">
          <w:rPr>
            <w:rFonts w:eastAsia="Times New Roman" w:cstheme="minorHAnsi"/>
            <w:color w:val="000000" w:themeColor="text1"/>
            <w:lang w:eastAsia="ca-ES"/>
          </w:rPr>
          <w:t>microclimatic</w:t>
        </w:r>
        <w:r w:rsidR="00AE28C2" w:rsidRPr="00F95F23">
          <w:rPr>
            <w:rFonts w:eastAsia="Times New Roman" w:cstheme="minorHAnsi"/>
            <w:color w:val="000000" w:themeColor="text1"/>
            <w:lang w:eastAsia="ca-ES"/>
          </w:rPr>
          <w:t xml:space="preserve"> </w:t>
        </w:r>
      </w:ins>
      <w:r w:rsidR="001C0F85" w:rsidRPr="00F95F23">
        <w:rPr>
          <w:rFonts w:eastAsia="Times New Roman" w:cstheme="minorHAnsi"/>
          <w:color w:val="000000" w:themeColor="text1"/>
          <w:lang w:eastAsia="ca-ES"/>
        </w:rPr>
        <w:t>gradients</w:t>
      </w:r>
      <w:r w:rsidR="00A46476" w:rsidRPr="00F95F23">
        <w:rPr>
          <w:rFonts w:eastAsia="Times New Roman" w:cstheme="minorHAnsi"/>
          <w:color w:val="000000" w:themeColor="text1"/>
          <w:lang w:eastAsia="ca-ES"/>
        </w:rPr>
        <w:t xml:space="preserve">. In a </w:t>
      </w:r>
      <w:r w:rsidR="00504E2F" w:rsidRPr="00F95F23">
        <w:rPr>
          <w:rFonts w:eastAsia="Times New Roman" w:cstheme="minorHAnsi"/>
          <w:lang w:eastAsia="ca-ES"/>
        </w:rPr>
        <w:t>warming scenario with reduced snow cover and higher temperatures</w:t>
      </w:r>
      <w:r w:rsidR="00A46476" w:rsidRPr="00F95F23">
        <w:rPr>
          <w:rFonts w:eastAsia="Times New Roman" w:cstheme="minorHAnsi"/>
          <w:lang w:eastAsia="ca-ES"/>
        </w:rPr>
        <w:t xml:space="preserve">, alpine </w:t>
      </w:r>
      <w:del w:id="98" w:author="FRANCISCO DE BORJA JIMENEZ-ALFARO GONZALEZ" w:date="2024-02-15T10:15:00Z">
        <w:r w:rsidR="00A46476" w:rsidRPr="00F95F23" w:rsidDel="00040485">
          <w:rPr>
            <w:rFonts w:eastAsia="Times New Roman" w:cstheme="minorHAnsi"/>
            <w:lang w:eastAsia="ca-ES"/>
          </w:rPr>
          <w:delText xml:space="preserve">species </w:delText>
        </w:r>
      </w:del>
      <w:ins w:id="99" w:author="FRANCISCO DE BORJA JIMENEZ-ALFARO GONZALEZ" w:date="2024-02-15T10:16:00Z">
        <w:r w:rsidR="0012367D">
          <w:rPr>
            <w:rFonts w:eastAsia="Times New Roman" w:cstheme="minorHAnsi"/>
            <w:lang w:eastAsia="ca-ES"/>
          </w:rPr>
          <w:t>species</w:t>
        </w:r>
      </w:ins>
      <w:ins w:id="100" w:author="FRANCISCO DE BORJA JIMENEZ-ALFARO GONZALEZ" w:date="2024-02-15T10:15:00Z">
        <w:r w:rsidR="00040485" w:rsidRPr="00F95F23">
          <w:rPr>
            <w:rFonts w:eastAsia="Times New Roman" w:cstheme="minorHAnsi"/>
            <w:lang w:eastAsia="ca-ES"/>
          </w:rPr>
          <w:t xml:space="preserve"> </w:t>
        </w:r>
      </w:ins>
      <w:r w:rsidR="001C0F85" w:rsidRPr="00F95F23">
        <w:rPr>
          <w:rFonts w:eastAsia="Times New Roman" w:cstheme="minorHAnsi"/>
          <w:lang w:eastAsia="ca-ES"/>
        </w:rPr>
        <w:t>are expected to</w:t>
      </w:r>
      <w:r w:rsidR="00504E2F" w:rsidRPr="00F95F23">
        <w:rPr>
          <w:rFonts w:eastAsia="Times New Roman" w:cstheme="minorHAnsi"/>
          <w:lang w:eastAsia="ca-ES"/>
        </w:rPr>
        <w:t xml:space="preserve"> </w:t>
      </w:r>
      <w:r w:rsidR="008E0FBC" w:rsidRPr="00F95F23">
        <w:rPr>
          <w:rFonts w:eastAsia="Times New Roman" w:cstheme="minorHAnsi"/>
          <w:lang w:eastAsia="ca-ES"/>
        </w:rPr>
        <w:t xml:space="preserve">anticipate </w:t>
      </w:r>
      <w:r w:rsidR="00504E2F" w:rsidRPr="00F95F23">
        <w:rPr>
          <w:rFonts w:eastAsia="Times New Roman" w:cstheme="minorHAnsi"/>
          <w:lang w:eastAsia="ca-ES"/>
        </w:rPr>
        <w:t>germination</w:t>
      </w:r>
      <w:r w:rsidR="005861AC" w:rsidRPr="00F95F23">
        <w:rPr>
          <w:rFonts w:eastAsia="Times New Roman" w:cstheme="minorHAnsi"/>
          <w:lang w:eastAsia="ca-ES"/>
        </w:rPr>
        <w:t xml:space="preserve"> </w:t>
      </w:r>
      <w:ins w:id="101" w:author="FRANCISCO DE BORJA JIMENEZ-ALFARO GONZALEZ" w:date="2024-02-15T10:16:00Z">
        <w:r w:rsidR="00040485">
          <w:rPr>
            <w:rFonts w:eastAsia="Times New Roman" w:cstheme="minorHAnsi"/>
            <w:lang w:eastAsia="ca-ES"/>
          </w:rPr>
          <w:t xml:space="preserve">between </w:t>
        </w:r>
        <w:commentRangeStart w:id="102"/>
        <w:r w:rsidR="0012367D">
          <w:rPr>
            <w:rFonts w:eastAsia="Times New Roman" w:cstheme="minorHAnsi"/>
            <w:lang w:eastAsia="ca-ES"/>
          </w:rPr>
          <w:t xml:space="preserve">10 and 50 </w:t>
        </w:r>
      </w:ins>
      <w:commentRangeEnd w:id="102"/>
      <w:ins w:id="103" w:author="FRANCISCO DE BORJA JIMENEZ-ALFARO GONZALEZ" w:date="2024-02-16T12:35:00Z">
        <w:r w:rsidR="00DD4202">
          <w:rPr>
            <w:rStyle w:val="CommentReference"/>
            <w:rFonts w:ascii="Calibri" w:eastAsia="Calibri" w:hAnsi="Calibri" w:cs="Calibri"/>
          </w:rPr>
          <w:commentReference w:id="102"/>
        </w:r>
      </w:ins>
      <w:ins w:id="104" w:author="FRANCISCO DE BORJA JIMENEZ-ALFARO GONZALEZ" w:date="2024-02-15T10:16:00Z">
        <w:r w:rsidR="0012367D">
          <w:rPr>
            <w:rFonts w:eastAsia="Times New Roman" w:cstheme="minorHAnsi"/>
            <w:lang w:eastAsia="ca-ES"/>
          </w:rPr>
          <w:t>days</w:t>
        </w:r>
      </w:ins>
      <w:ins w:id="105" w:author="FRANCISCO DE BORJA JIMENEZ-ALFARO GONZALEZ" w:date="2024-02-15T10:17:00Z">
        <w:r w:rsidR="008B790A">
          <w:rPr>
            <w:rFonts w:eastAsia="Times New Roman" w:cstheme="minorHAnsi"/>
            <w:lang w:eastAsia="ca-ES"/>
          </w:rPr>
          <w:t xml:space="preserve"> in</w:t>
        </w:r>
        <w:r w:rsidR="00E94738">
          <w:rPr>
            <w:rFonts w:eastAsia="Times New Roman" w:cstheme="minorHAnsi"/>
            <w:lang w:eastAsia="ca-ES"/>
          </w:rPr>
          <w:t xml:space="preserve"> both</w:t>
        </w:r>
        <w:r w:rsidR="008B790A">
          <w:rPr>
            <w:rFonts w:eastAsia="Times New Roman" w:cstheme="minorHAnsi"/>
            <w:lang w:eastAsia="ca-ES"/>
          </w:rPr>
          <w:t xml:space="preserve"> temperate and </w:t>
        </w:r>
      </w:ins>
      <w:ins w:id="106" w:author="FRANCISCO DE BORJA JIMENEZ-ALFARO GONZALEZ" w:date="2024-02-16T12:35:00Z">
        <w:r w:rsidR="00DD4202">
          <w:rPr>
            <w:rFonts w:eastAsia="Times New Roman" w:cstheme="minorHAnsi"/>
            <w:lang w:eastAsia="ca-ES"/>
          </w:rPr>
          <w:t>m</w:t>
        </w:r>
      </w:ins>
      <w:ins w:id="107" w:author="FRANCISCO DE BORJA JIMENEZ-ALFARO GONZALEZ" w:date="2024-02-15T10:17:00Z">
        <w:r w:rsidR="008B790A">
          <w:rPr>
            <w:rFonts w:eastAsia="Times New Roman" w:cstheme="minorHAnsi"/>
            <w:lang w:eastAsia="ca-ES"/>
          </w:rPr>
          <w:t>editerranean alpine ecosystems</w:t>
        </w:r>
      </w:ins>
      <w:del w:id="108" w:author="FRANCISCO DE BORJA JIMENEZ-ALFARO GONZALEZ" w:date="2024-02-15T10:17:00Z">
        <w:r w:rsidR="008E0FBC" w:rsidRPr="00F95F23" w:rsidDel="008B790A">
          <w:rPr>
            <w:rFonts w:eastAsia="Times New Roman" w:cstheme="minorHAnsi"/>
            <w:lang w:eastAsia="ca-ES"/>
          </w:rPr>
          <w:delText xml:space="preserve">with </w:delText>
        </w:r>
        <w:r w:rsidR="006A2613" w:rsidRPr="00F95F23" w:rsidDel="008B790A">
          <w:rPr>
            <w:rFonts w:eastAsia="Times New Roman" w:cstheme="minorHAnsi"/>
            <w:color w:val="000000" w:themeColor="text1"/>
            <w:lang w:eastAsia="ca-ES"/>
          </w:rPr>
          <w:delText xml:space="preserve">disrupting </w:delText>
        </w:r>
        <w:r w:rsidR="00504E2F" w:rsidRPr="00F95F23" w:rsidDel="008B790A">
          <w:rPr>
            <w:rFonts w:eastAsia="Times New Roman" w:cstheme="minorHAnsi"/>
            <w:color w:val="000000" w:themeColor="text1"/>
            <w:lang w:eastAsia="ca-ES"/>
          </w:rPr>
          <w:delText xml:space="preserve">effects on </w:delText>
        </w:r>
        <w:r w:rsidR="005A160F" w:rsidRPr="00F95F23" w:rsidDel="008B790A">
          <w:rPr>
            <w:rFonts w:eastAsia="Times New Roman" w:cstheme="minorHAnsi"/>
            <w:color w:val="000000" w:themeColor="text1"/>
            <w:lang w:eastAsia="ca-ES"/>
          </w:rPr>
          <w:delText>communities</w:delText>
        </w:r>
        <w:r w:rsidR="00504E2F" w:rsidRPr="00F95F23" w:rsidDel="008B790A">
          <w:rPr>
            <w:rFonts w:eastAsia="Times New Roman" w:cstheme="minorHAnsi"/>
            <w:color w:val="000000" w:themeColor="text1"/>
            <w:lang w:eastAsia="ca-ES"/>
          </w:rPr>
          <w:delText xml:space="preserve"> </w:delText>
        </w:r>
        <w:r w:rsidR="005861AC" w:rsidRPr="00F95F23" w:rsidDel="008B790A">
          <w:rPr>
            <w:rFonts w:eastAsia="Times New Roman" w:cstheme="minorHAnsi"/>
            <w:color w:val="000000" w:themeColor="text1"/>
            <w:lang w:eastAsia="ca-ES"/>
          </w:rPr>
          <w:delText>dominated by</w:delText>
        </w:r>
        <w:r w:rsidR="00504E2F" w:rsidRPr="00F95F23" w:rsidDel="008B790A">
          <w:rPr>
            <w:rFonts w:eastAsia="Times New Roman" w:cstheme="minorHAnsi"/>
            <w:color w:val="000000" w:themeColor="text1"/>
            <w:lang w:eastAsia="ca-ES"/>
          </w:rPr>
          <w:delText xml:space="preserve"> </w:delText>
        </w:r>
        <w:r w:rsidR="00A46476" w:rsidRPr="00F95F23" w:rsidDel="008B790A">
          <w:rPr>
            <w:rFonts w:eastAsia="Times New Roman" w:cstheme="minorHAnsi"/>
            <w:color w:val="000000" w:themeColor="text1"/>
            <w:lang w:eastAsia="ca-ES"/>
          </w:rPr>
          <w:delText>cold-adapted species</w:delText>
        </w:r>
      </w:del>
      <w:r w:rsidR="005861AC" w:rsidRPr="00F95F23">
        <w:rPr>
          <w:rFonts w:eastAsia="Times New Roman" w:cstheme="minorHAnsi"/>
          <w:color w:val="000000" w:themeColor="text1"/>
          <w:lang w:eastAsia="ca-ES"/>
        </w:rPr>
        <w:t>.</w:t>
      </w:r>
    </w:p>
    <w:p w14:paraId="3CB9CC56" w14:textId="77777777" w:rsidR="00B65ACD" w:rsidRDefault="00CF592C" w:rsidP="00B65ACD">
      <w:pPr>
        <w:spacing w:after="0" w:line="360" w:lineRule="auto"/>
        <w:textAlignment w:val="baseline"/>
        <w:rPr>
          <w:rFonts w:eastAsia="Times New Roman" w:cstheme="minorHAnsi"/>
          <w:b/>
          <w:bCs/>
          <w:color w:val="000000"/>
          <w:lang w:eastAsia="ca-ES"/>
        </w:rPr>
      </w:pPr>
      <w:r w:rsidRPr="00F95F23">
        <w:rPr>
          <w:rFonts w:eastAsia="Times New Roman"/>
          <w:bdr w:val="none" w:sz="0" w:space="0" w:color="auto" w:frame="1"/>
          <w:lang w:eastAsia="ca-ES"/>
        </w:rPr>
        <w:t xml:space="preserve">Keywords: </w:t>
      </w:r>
      <w:r w:rsidR="00D2270A" w:rsidRPr="00F95F23">
        <w:rPr>
          <w:rFonts w:eastAsia="Times New Roman"/>
          <w:bdr w:val="none" w:sz="0" w:space="0" w:color="auto" w:frame="1"/>
          <w:lang w:eastAsia="ca-ES"/>
        </w:rPr>
        <w:t xml:space="preserve">alpine microhabitats, climate change, </w:t>
      </w:r>
      <w:r w:rsidRPr="00F95F23">
        <w:rPr>
          <w:rFonts w:eastAsia="Times New Roman"/>
          <w:bdr w:val="none" w:sz="0" w:space="0" w:color="auto" w:frame="1"/>
          <w:lang w:eastAsia="ca-ES"/>
        </w:rPr>
        <w:t xml:space="preserve">germination phenology, </w:t>
      </w:r>
      <w:r w:rsidR="00D2270A" w:rsidRPr="00F95F23">
        <w:rPr>
          <w:rFonts w:eastAsia="Times New Roman"/>
          <w:bdr w:val="none" w:sz="0" w:space="0" w:color="auto" w:frame="1"/>
          <w:lang w:eastAsia="ca-ES"/>
        </w:rPr>
        <w:t>germination shift, microclimatic conditions, reproductive phenology</w:t>
      </w:r>
      <w:r w:rsidR="0089031C" w:rsidRPr="00F95F23">
        <w:rPr>
          <w:rFonts w:eastAsia="Times New Roman"/>
          <w:bdr w:val="none" w:sz="0" w:space="0" w:color="auto" w:frame="1"/>
          <w:lang w:eastAsia="ca-ES"/>
        </w:rPr>
        <w:t>.</w:t>
      </w:r>
      <w:r w:rsidR="00B65ACD" w:rsidRPr="00B65ACD">
        <w:rPr>
          <w:rFonts w:eastAsia="Times New Roman" w:cstheme="minorHAnsi"/>
          <w:b/>
          <w:bCs/>
          <w:color w:val="000000"/>
          <w:lang w:eastAsia="ca-ES"/>
        </w:rPr>
        <w:t xml:space="preserve"> </w:t>
      </w:r>
    </w:p>
    <w:p w14:paraId="44DE1BD5" w14:textId="77777777" w:rsidR="00B65ACD" w:rsidRDefault="00B65ACD" w:rsidP="00B65ACD">
      <w:pPr>
        <w:spacing w:after="0" w:line="360" w:lineRule="auto"/>
        <w:textAlignment w:val="baseline"/>
        <w:rPr>
          <w:rFonts w:eastAsia="Times New Roman" w:cstheme="minorHAnsi"/>
          <w:b/>
          <w:bCs/>
          <w:color w:val="000000"/>
          <w:lang w:eastAsia="ca-ES"/>
        </w:rPr>
      </w:pPr>
    </w:p>
    <w:p w14:paraId="49F5A961" w14:textId="3F0E5920" w:rsidR="00B75760" w:rsidRPr="00F95F23" w:rsidRDefault="00B75760" w:rsidP="00B25229">
      <w:pPr>
        <w:spacing w:line="360" w:lineRule="auto"/>
        <w:rPr>
          <w:rFonts w:asciiTheme="majorHAnsi" w:eastAsia="Times New Roman" w:hAnsiTheme="majorHAnsi" w:cstheme="majorBidi"/>
          <w:color w:val="2F5496" w:themeColor="accent1" w:themeShade="BF"/>
          <w:sz w:val="26"/>
          <w:szCs w:val="26"/>
          <w:bdr w:val="none" w:sz="0" w:space="0" w:color="auto" w:frame="1"/>
          <w:lang w:eastAsia="ca-ES"/>
        </w:rPr>
      </w:pPr>
      <w:r w:rsidRPr="00F95F23">
        <w:rPr>
          <w:rFonts w:eastAsia="Times New Roman"/>
          <w:bdr w:val="none" w:sz="0" w:space="0" w:color="auto" w:frame="1"/>
          <w:lang w:eastAsia="ca-ES"/>
        </w:rPr>
        <w:br w:type="page"/>
      </w:r>
    </w:p>
    <w:p w14:paraId="4D222CCA" w14:textId="43FFDE08" w:rsidR="00271C8A" w:rsidRPr="00F95F23" w:rsidRDefault="00171B80" w:rsidP="00B75760">
      <w:pPr>
        <w:pStyle w:val="Heading2"/>
        <w:spacing w:after="160"/>
        <w:rPr>
          <w:rFonts w:eastAsia="Times New Roman"/>
          <w:bdr w:val="none" w:sz="0" w:space="0" w:color="auto" w:frame="1"/>
          <w:lang w:eastAsia="ca-ES"/>
        </w:rPr>
      </w:pPr>
      <w:r w:rsidRPr="00F95F23">
        <w:rPr>
          <w:rFonts w:eastAsia="Times New Roman"/>
          <w:bdr w:val="none" w:sz="0" w:space="0" w:color="auto" w:frame="1"/>
          <w:lang w:eastAsia="ca-ES"/>
        </w:rPr>
        <w:lastRenderedPageBreak/>
        <w:t xml:space="preserve">1. </w:t>
      </w:r>
      <w:r w:rsidR="00B17E5D" w:rsidRPr="00F95F23">
        <w:rPr>
          <w:rFonts w:eastAsia="Times New Roman"/>
          <w:bdr w:val="none" w:sz="0" w:space="0" w:color="auto" w:frame="1"/>
          <w:lang w:eastAsia="ca-ES"/>
        </w:rPr>
        <w:t>Introduction</w:t>
      </w:r>
    </w:p>
    <w:p w14:paraId="57606E68" w14:textId="21706139" w:rsidR="00586B8E" w:rsidRDefault="002D7BD0" w:rsidP="00C31B32">
      <w:pPr>
        <w:spacing w:after="0" w:line="360" w:lineRule="auto"/>
        <w:ind w:firstLine="708"/>
        <w:jc w:val="both"/>
        <w:textAlignment w:val="baseline"/>
        <w:rPr>
          <w:ins w:id="109" w:author="FRANCISCO DE BORJA JIMENEZ-ALFARO GONZALEZ" w:date="2024-02-15T10:38:00Z"/>
          <w:rFonts w:cstheme="minorHAnsi"/>
          <w:bCs/>
        </w:rPr>
      </w:pPr>
      <w:r w:rsidRPr="00F95F23">
        <w:t>Plant p</w:t>
      </w:r>
      <w:r w:rsidR="007F5525" w:rsidRPr="00F95F23">
        <w:t xml:space="preserve">henology </w:t>
      </w:r>
      <w:del w:id="110" w:author="FRANCISCO DE BORJA JIMENEZ-ALFARO GONZALEZ" w:date="2024-02-15T10:20:00Z">
        <w:r w:rsidR="00A35425" w:rsidRPr="00F95F23" w:rsidDel="00814829">
          <w:delText xml:space="preserve">can be defined as </w:delText>
        </w:r>
        <w:r w:rsidR="007F5525" w:rsidRPr="00F95F23" w:rsidDel="00814829">
          <w:delText xml:space="preserve">the study </w:delText>
        </w:r>
      </w:del>
      <w:ins w:id="111" w:author="FRANCISCO DE BORJA JIMENEZ-ALFARO GONZALEZ" w:date="2024-02-15T10:20:00Z">
        <w:r w:rsidR="00814829">
          <w:t xml:space="preserve">informs about </w:t>
        </w:r>
      </w:ins>
      <w:del w:id="112" w:author="FRANCISCO DE BORJA JIMENEZ-ALFARO GONZALEZ" w:date="2024-02-15T10:20:00Z">
        <w:r w:rsidR="007F5525" w:rsidRPr="00F95F23" w:rsidDel="00814829">
          <w:delText xml:space="preserve">of </w:delText>
        </w:r>
      </w:del>
      <w:del w:id="113" w:author="FRANCISCO DE BORJA JIMENEZ-ALFARO GONZALEZ" w:date="2024-02-15T10:21:00Z">
        <w:r w:rsidR="00AB2F1B" w:rsidRPr="00F95F23" w:rsidDel="00E92DA8">
          <w:delText>annually</w:delText>
        </w:r>
        <w:r w:rsidR="0065545D" w:rsidRPr="00F95F23" w:rsidDel="00E92DA8">
          <w:delText xml:space="preserve"> </w:delText>
        </w:r>
      </w:del>
      <w:r w:rsidR="002459F9" w:rsidRPr="00F95F23">
        <w:t>cyclical</w:t>
      </w:r>
      <w:r w:rsidR="007F5525" w:rsidRPr="00F95F23">
        <w:t xml:space="preserve"> patterns of </w:t>
      </w:r>
      <w:r w:rsidR="00FC3E7D" w:rsidRPr="00F95F23">
        <w:t xml:space="preserve">growth and </w:t>
      </w:r>
      <w:r w:rsidR="00232D03" w:rsidRPr="00F95F23">
        <w:t>development</w:t>
      </w:r>
      <w:r w:rsidR="00800A1E" w:rsidRPr="00F95F23">
        <w:t>al</w:t>
      </w:r>
      <w:r w:rsidR="00232D03" w:rsidRPr="00F95F23">
        <w:t xml:space="preserve"> stages</w:t>
      </w:r>
      <w:r w:rsidR="007F5525" w:rsidRPr="00F95F23">
        <w:t xml:space="preserve"> </w:t>
      </w:r>
      <w:r w:rsidR="007C50A0">
        <w:fldChar w:fldCharType="begin" w:fldLock="1"/>
      </w:r>
      <w:r w:rsidR="00ED72E7">
        <w:instrText>ADDIN CSL_CITATION {"citationItems":[{"id":"ITEM-1","itemData":{"DOI":"https://doi.org/10.1007/978-3-642-51863-8_3","author":[{"dropping-particle":"","family":"Hopp","given":"R.J.","non-dropping-particle":"","parse-names":false,"suffix":""}],"chapter-number":"Plant Phen","container-title":"Phenology and Seasonality Modeling. Ecological Studies, vol 8.","editor":[{"dropping-particle":"","family":"Lieth","given":"H.","non-dropping-particle":"","parse-names":false,"suffix":""}],"id":"ITEM-1","issued":{"date-parts":[["1974"]]},"publisher":"Springer","publisher-place":"Berlin, Heidelberg","title":"Plant Phenology Observation Networks","type":"chapter"},"uris":["http://www.mendeley.com/documents/?uuid=3f1ea4f6-c377-47c9-a4c1-53e799882c59"]}],"mendeley":{"formattedCitation":"(Hopp, 1974)","plainTextFormattedCitation":"(Hopp, 1974)","previouslyFormattedCitation":"(Hopp, 1974)"},"properties":{"noteIndex":0},"schema":"https://github.com/citation-style-language/schema/raw/master/csl-citation.json"}</w:instrText>
      </w:r>
      <w:r w:rsidR="007C50A0">
        <w:fldChar w:fldCharType="separate"/>
      </w:r>
      <w:r w:rsidR="007C50A0" w:rsidRPr="007C50A0">
        <w:rPr>
          <w:noProof/>
        </w:rPr>
        <w:t>(Hopp, 1974)</w:t>
      </w:r>
      <w:r w:rsidR="007C50A0">
        <w:fldChar w:fldCharType="end"/>
      </w:r>
      <w:ins w:id="114" w:author="FRANCISCO DE BORJA JIMENEZ-ALFARO GONZALEZ" w:date="2024-02-15T10:21:00Z">
        <w:r w:rsidR="00814829">
          <w:t xml:space="preserve"> which are </w:t>
        </w:r>
      </w:ins>
      <w:ins w:id="115" w:author="FRANCISCO DE BORJA JIMENEZ-ALFARO GONZALEZ" w:date="2024-02-15T10:23:00Z">
        <w:r w:rsidR="008D4BAB">
          <w:t>especially</w:t>
        </w:r>
      </w:ins>
      <w:ins w:id="116" w:author="FRANCISCO DE BORJA JIMENEZ-ALFARO GONZALEZ" w:date="2024-02-15T10:21:00Z">
        <w:r w:rsidR="00E92DA8">
          <w:t xml:space="preserve"> responsive to </w:t>
        </w:r>
        <w:r w:rsidR="007F67D2">
          <w:t xml:space="preserve">climate change (Scranton &amp; </w:t>
        </w:r>
        <w:proofErr w:type="spellStart"/>
        <w:r w:rsidR="007F67D2">
          <w:t>Amarasekare</w:t>
        </w:r>
        <w:proofErr w:type="spellEnd"/>
        <w:r w:rsidR="007F67D2">
          <w:t xml:space="preserve"> </w:t>
        </w:r>
      </w:ins>
      <w:commentRangeStart w:id="117"/>
      <w:ins w:id="118" w:author="FRANCISCO DE BORJA JIMENEZ-ALFARO GONZALEZ" w:date="2024-02-15T10:22:00Z">
        <w:r w:rsidR="007F67D2">
          <w:t>2017</w:t>
        </w:r>
        <w:commentRangeEnd w:id="117"/>
        <w:r w:rsidR="007F67D2">
          <w:rPr>
            <w:rStyle w:val="CommentReference"/>
            <w:rFonts w:ascii="Calibri" w:eastAsia="Calibri" w:hAnsi="Calibri" w:cs="Calibri"/>
          </w:rPr>
          <w:commentReference w:id="117"/>
        </w:r>
      </w:ins>
      <w:ins w:id="119" w:author="FRANCISCO DE BORJA JIMENEZ-ALFARO GONZALEZ" w:date="2024-02-15T10:21:00Z">
        <w:r w:rsidR="007F67D2">
          <w:t>)</w:t>
        </w:r>
      </w:ins>
      <w:r w:rsidR="00C51490" w:rsidRPr="00F95F23">
        <w:t>.</w:t>
      </w:r>
      <w:r w:rsidR="003231DA" w:rsidRPr="00F95F23">
        <w:t xml:space="preserve"> </w:t>
      </w:r>
      <w:del w:id="120" w:author="FRANCISCO DE BORJA JIMENEZ-ALFARO GONZALEZ" w:date="2024-02-15T10:27:00Z">
        <w:r w:rsidR="0070643B" w:rsidRPr="00F95F23" w:rsidDel="00FD4871">
          <w:delText>Particularly</w:delText>
        </w:r>
      </w:del>
      <w:ins w:id="121" w:author="FRANCISCO DE BORJA JIMENEZ-ALFARO GONZALEZ" w:date="2024-02-15T10:27:00Z">
        <w:r w:rsidR="00FD4871">
          <w:t>In seasonal climates</w:t>
        </w:r>
      </w:ins>
      <w:r w:rsidR="0070643B" w:rsidRPr="00F95F23">
        <w:t>, p</w:t>
      </w:r>
      <w:r w:rsidR="006C04F9" w:rsidRPr="00F95F23">
        <w:rPr>
          <w:rFonts w:cstheme="minorHAnsi"/>
        </w:rPr>
        <w:t xml:space="preserve">lant reproductive </w:t>
      </w:r>
      <w:r w:rsidR="00D97F44" w:rsidRPr="00F95F23">
        <w:rPr>
          <w:rFonts w:cstheme="minorHAnsi"/>
        </w:rPr>
        <w:t>strategies and their phenology</w:t>
      </w:r>
      <w:r w:rsidR="00193F82" w:rsidRPr="00F95F23">
        <w:rPr>
          <w:rFonts w:cstheme="minorHAnsi"/>
        </w:rPr>
        <w:t xml:space="preserve"> </w:t>
      </w:r>
      <w:r w:rsidR="007A170D" w:rsidRPr="00F95F23">
        <w:rPr>
          <w:rFonts w:cstheme="minorHAnsi"/>
        </w:rPr>
        <w:t xml:space="preserve">have strong fitness implications for </w:t>
      </w:r>
      <w:r w:rsidR="006E713A" w:rsidRPr="00F95F23">
        <w:rPr>
          <w:rFonts w:cstheme="minorHAnsi"/>
        </w:rPr>
        <w:t>communities'</w:t>
      </w:r>
      <w:r w:rsidR="00193DC4" w:rsidRPr="00F95F23">
        <w:rPr>
          <w:rFonts w:cstheme="minorHAnsi"/>
        </w:rPr>
        <w:t xml:space="preserve"> </w:t>
      </w:r>
      <w:r w:rsidR="00787E61" w:rsidRPr="00F95F23">
        <w:rPr>
          <w:rFonts w:cstheme="minorHAnsi"/>
        </w:rPr>
        <w:t>evolvement</w:t>
      </w:r>
      <w:r w:rsidR="007A170D" w:rsidRPr="00F95F23">
        <w:rPr>
          <w:rFonts w:cstheme="minorHAnsi"/>
        </w:rPr>
        <w:t xml:space="preserve"> and survival </w:t>
      </w:r>
      <w:r w:rsidR="007A170D" w:rsidRPr="00F95F23">
        <w:rPr>
          <w:rFonts w:cstheme="minorHAnsi"/>
        </w:rPr>
        <w:fldChar w:fldCharType="begin" w:fldLock="1"/>
      </w:r>
      <w:r w:rsidR="00757D24" w:rsidRPr="00F95F23">
        <w:rPr>
          <w:rFonts w:cstheme="minorHAnsi"/>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7A170D" w:rsidRPr="00F95F23">
        <w:rPr>
          <w:rFonts w:cstheme="minorHAnsi"/>
        </w:rPr>
        <w:fldChar w:fldCharType="separate"/>
      </w:r>
      <w:r w:rsidR="00757D24" w:rsidRPr="00F95F23">
        <w:rPr>
          <w:rFonts w:cstheme="minorHAnsi"/>
          <w:noProof/>
        </w:rPr>
        <w:t xml:space="preserve">(Donohue, 2005; Poschlod </w:t>
      </w:r>
      <w:r w:rsidR="00757D24" w:rsidRPr="00F95F23">
        <w:rPr>
          <w:rFonts w:cstheme="minorHAnsi"/>
          <w:i/>
          <w:noProof/>
        </w:rPr>
        <w:t>et al.</w:t>
      </w:r>
      <w:r w:rsidR="00757D24" w:rsidRPr="00F95F23">
        <w:rPr>
          <w:rFonts w:cstheme="minorHAnsi"/>
          <w:noProof/>
        </w:rPr>
        <w:t>, 2013)</w:t>
      </w:r>
      <w:r w:rsidR="007A170D" w:rsidRPr="00F95F23">
        <w:rPr>
          <w:rFonts w:cstheme="minorHAnsi"/>
        </w:rPr>
        <w:fldChar w:fldCharType="end"/>
      </w:r>
      <w:r w:rsidR="00B9644F" w:rsidRPr="00F95F23">
        <w:rPr>
          <w:rFonts w:cstheme="minorHAnsi"/>
        </w:rPr>
        <w:t xml:space="preserve">. </w:t>
      </w:r>
      <w:del w:id="122" w:author="FRANCISCO DE BORJA JIMENEZ-ALFARO GONZALEZ" w:date="2024-02-15T10:23:00Z">
        <w:r w:rsidR="001865F5" w:rsidRPr="00F95F23" w:rsidDel="00FA3DA2">
          <w:rPr>
            <w:rFonts w:cstheme="minorHAnsi"/>
          </w:rPr>
          <w:delText>M</w:delText>
        </w:r>
        <w:r w:rsidR="00E01665" w:rsidRPr="00F95F23" w:rsidDel="00FA3DA2">
          <w:rPr>
            <w:rFonts w:cstheme="minorHAnsi"/>
          </w:rPr>
          <w:delText>ost</w:delText>
        </w:r>
        <w:r w:rsidR="00D548CC" w:rsidRPr="00F95F23" w:rsidDel="00FA3DA2">
          <w:rPr>
            <w:rFonts w:cstheme="minorHAnsi"/>
          </w:rPr>
          <w:delText xml:space="preserve"> studies</w:delText>
        </w:r>
      </w:del>
      <w:ins w:id="123" w:author="FRANCISCO DE BORJA JIMENEZ-ALFARO GONZALEZ" w:date="2024-02-15T10:23:00Z">
        <w:r w:rsidR="00FA3DA2">
          <w:rPr>
            <w:rFonts w:cstheme="minorHAnsi"/>
          </w:rPr>
          <w:t>St</w:t>
        </w:r>
      </w:ins>
      <w:ins w:id="124" w:author="FRANCISCO DE BORJA JIMENEZ-ALFARO GONZALEZ" w:date="2024-02-15T10:24:00Z">
        <w:r w:rsidR="00FA3DA2">
          <w:rPr>
            <w:rFonts w:cstheme="minorHAnsi"/>
          </w:rPr>
          <w:t>udies</w:t>
        </w:r>
      </w:ins>
      <w:r w:rsidR="00A265CC" w:rsidRPr="00F95F23">
        <w:rPr>
          <w:rFonts w:cstheme="minorHAnsi"/>
        </w:rPr>
        <w:t xml:space="preserve"> </w:t>
      </w:r>
      <w:del w:id="125" w:author="FRANCISCO DE BORJA JIMENEZ-ALFARO GONZALEZ" w:date="2024-02-15T10:23:00Z">
        <w:r w:rsidR="00A265CC" w:rsidRPr="00F95F23" w:rsidDel="00045C10">
          <w:rPr>
            <w:rFonts w:cstheme="minorHAnsi"/>
          </w:rPr>
          <w:delText xml:space="preserve">focused </w:delText>
        </w:r>
      </w:del>
      <w:ins w:id="126" w:author="FRANCISCO DE BORJA JIMENEZ-ALFARO GONZALEZ" w:date="2024-02-15T10:23:00Z">
        <w:r w:rsidR="00045C10" w:rsidRPr="00F95F23">
          <w:rPr>
            <w:rFonts w:cstheme="minorHAnsi"/>
          </w:rPr>
          <w:t>focus</w:t>
        </w:r>
        <w:r w:rsidR="00045C10">
          <w:rPr>
            <w:rFonts w:cstheme="minorHAnsi"/>
          </w:rPr>
          <w:t>ing</w:t>
        </w:r>
        <w:r w:rsidR="00045C10" w:rsidRPr="00F95F23">
          <w:rPr>
            <w:rFonts w:cstheme="minorHAnsi"/>
          </w:rPr>
          <w:t xml:space="preserve"> </w:t>
        </w:r>
      </w:ins>
      <w:r w:rsidR="00A265CC" w:rsidRPr="00F95F23">
        <w:rPr>
          <w:rFonts w:cstheme="minorHAnsi"/>
        </w:rPr>
        <w:t>on reproductive phenology</w:t>
      </w:r>
      <w:r w:rsidR="00D548CC" w:rsidRPr="00F95F23">
        <w:rPr>
          <w:rFonts w:cstheme="minorHAnsi"/>
        </w:rPr>
        <w:t xml:space="preserve"> </w:t>
      </w:r>
      <w:r w:rsidR="00E01665" w:rsidRPr="00F95F23">
        <w:rPr>
          <w:rFonts w:cstheme="minorHAnsi"/>
        </w:rPr>
        <w:t xml:space="preserve">have </w:t>
      </w:r>
      <w:r w:rsidR="00F95F23">
        <w:rPr>
          <w:rFonts w:cstheme="minorHAnsi"/>
        </w:rPr>
        <w:t>centred</w:t>
      </w:r>
      <w:r w:rsidR="00D548CC" w:rsidRPr="00F95F23">
        <w:rPr>
          <w:rFonts w:cstheme="minorHAnsi"/>
        </w:rPr>
        <w:t xml:space="preserve"> </w:t>
      </w:r>
      <w:r w:rsidR="00ED0A8D" w:rsidRPr="00F95F23">
        <w:rPr>
          <w:rFonts w:cstheme="minorHAnsi"/>
        </w:rPr>
        <w:t>on</w:t>
      </w:r>
      <w:r w:rsidR="00D548CC" w:rsidRPr="00F95F23">
        <w:rPr>
          <w:rFonts w:cstheme="minorHAnsi"/>
        </w:rPr>
        <w:t xml:space="preserve"> flowering time, seed maturation and dispersal onset, describing a fast-slow continuum of reproductive phenology </w:t>
      </w:r>
      <w:r w:rsidR="00690BD9">
        <w:rPr>
          <w:rFonts w:cstheme="minorHAnsi"/>
        </w:rPr>
        <w:fldChar w:fldCharType="begin" w:fldLock="1"/>
      </w:r>
      <w:r w:rsidR="00690BD9">
        <w:rPr>
          <w:rFonts w:cstheme="minorHAnsi"/>
        </w:rPr>
        <w:instrText>ADDIN CSL_CITATION {"citationItems":[{"id":"ITEM-1","itemData":{"DOI":"10.1111/1365-2435.13098","ISSN":"13652435","abstract":"The phenology of organisms corresponds to the temporal match between the components of their life cycle and the seasonal distribution of resources and hazards. Flowering has been extensively studied to describe the reproductive phenology of plants, but in comparison, other key events for reproductive success such as the seed maturation period and the time of seed dispersal have been considerably less investigated. This study describes the temporal sequence of onset of flowering and seed dispersal, and the time necessary to mature seeds in 138 species growing in the strongly seasonal climate of Mediterranean southern France. Data for the three traits were compiled from several original surveys to characterize the reproductive phenology of 47 annual, 67 perennial herbaceous and 24 low stature woody species. The timing of these three phases was assessed in relation to local climatic conditions, and the degree to which they were coordinated was tested. All three phenological traits spanned a wide range of values from early spring to late summer. Annuals flowered slightly earlier than perennials but the largest difference between these groups was found for the seed maturation period, which was much shorter in annuals. This resulted in earlier dispersal dates in these species, which occurred before periods of high water deficit. Significant positive correlations were found between onset of flowering, onset of seed dispersal and seed maturation period. This suggests a consistent pattern of coordination between the different phases of reproductive phenology across species. Our results show that while the time slot for flowering appears restricted to periods with adequate temperature and water availability for most species, the seed maturation period and dispersal phase can occur during periods of substantial water deficit, at least for perennials. They also suggest that the different species can be arrayed along a fast-slow continuum based on reproductive events, from early flowering species with short seed maturation and early dispersal to late flowering species with long seed maturation and late dispersal. Whether this relates to the postulated fast-slow continuum identified for the functioning of vegetative organs is a promising avenue for future research. A plain language summary is available for this article.","author":[{"dropping-particle":"","family":"Segrestin","given":"Jules","non-dropping-particle":"","parse-names":false,"suffix":""},{"dropping-particle":"","family":"Bernard-Verdier","given":"Maud","non-dropping-particle":"","parse-names":false,"suffix":""},{"dropping-particle":"","family":"Violle","given":"Cyrille","non-dropping-particle":"","parse-names":false,"suffix":""},{"dropping-particle":"","family":"Richarte","given":"Jean","non-dropping-particle":"","parse-names":false,"suffix":""},{"dropping-particle":"","family":"Navas","given":"Marie Laure","non-dropping-particle":"","parse-names":false,"suffix":""},{"dropping-particle":"","family":"Garnier","given":"Eric","non-dropping-particle":"","parse-names":false,"suffix":""}],"container-title":"Functional Ecology","id":"ITEM-1","issue":"7","issued":{"date-parts":[["2018"]]},"page":"1770-1783","title":"When is the best time to flower and disperse? A comparative analysis of plant reproductive phenology in the Mediterranean","type":"article-journal","volume":"32"},"uris":["http://www.mendeley.com/documents/?uuid=9c2bd497-36b7-47fd-9406-fc5bb52d3363"]},{"id":"ITEM-2","itemData":{"DOI":"10.1111/nph.16165","ISSN":"14698137","PMID":"31486531","abstract":"Phenology, the study of seasonal timing of events in nature, plays a key role in the matching between organisms and their environment. Yet, it has been poorly integrated in trait-based descriptions of the plant phenotype. Here, we focus on three phases of reproductive phenology – time of flowering, time of seed dispersal and duration of seed maturation – to test how these traits relate to other recognized dimensions of plant functioning. Traits describing reproductive phenology, together with reproductive plant height, seed mass, area of a leaf, and traits involved in leaf economics, were compiled for 139 species growing under Mediterranean climate conditions. Across all species, flowering time was positively related to reproductive height, while the duration of seed maturation was related to leaf economics. Relationships differed among growth forms, however: flowering time and reproductive height were related both in annuals and in herbaceous perennials, whereas the duration of seed maturation was related to seed mass only in annuals; no correlations were found for woody species. Phenology relates to other dimensions of plant functioning in a complex manner, suggesting that it should be considered as an independent dimension in the context of plant strategies.","author":[{"dropping-particle":"","family":"Segrestin","given":"Jules","non-dropping-particle":"","parse-names":false,"suffix":""},{"dropping-particle":"","family":"Navas","given":"Marie Laure","non-dropping-particle":"","parse-names":false,"suffix":""},{"dropping-particle":"","family":"Garnier","given":"Eric","non-dropping-particle":"","parse-names":false,"suffix":""}],"container-title":"New Phytologist","id":"ITEM-2","issue":"2","issued":{"date-parts":[["2020"]]},"page":"740-753","title":"Reproductive phenology as a dimension of the phenotypic space in 139 plant species from the Mediterranean","type":"article-journal","volume":"225"},"uris":["http://www.mendeley.com/documents/?uuid=725be58a-2720-47e9-a55a-3a78af4477db"]}],"mendeley":{"formattedCitation":"(Segrestin &lt;i&gt;et al.&lt;/i&gt;, 2018; Segrestin, Navas and Garnier, 2020)","plainTextFormattedCitation":"(Segrestin et al., 2018; Segrestin, Navas and Garnier, 2020)","previouslyFormattedCitation":"(Segrestin &lt;i&gt;et al.&lt;/i&gt;, 2018; Segrestin, Navas and Garnier, 2020)"},"properties":{"noteIndex":0},"schema":"https://github.com/citation-style-language/schema/raw/master/csl-citation.json"}</w:instrText>
      </w:r>
      <w:r w:rsidR="00690BD9">
        <w:rPr>
          <w:rFonts w:cstheme="minorHAnsi"/>
        </w:rPr>
        <w:fldChar w:fldCharType="separate"/>
      </w:r>
      <w:r w:rsidR="00690BD9" w:rsidRPr="00690BD9">
        <w:rPr>
          <w:rFonts w:cstheme="minorHAnsi"/>
          <w:noProof/>
        </w:rPr>
        <w:t xml:space="preserve">(Segrestin </w:t>
      </w:r>
      <w:r w:rsidR="00690BD9" w:rsidRPr="00690BD9">
        <w:rPr>
          <w:rFonts w:cstheme="minorHAnsi"/>
          <w:i/>
          <w:noProof/>
        </w:rPr>
        <w:t>et al.</w:t>
      </w:r>
      <w:r w:rsidR="00690BD9" w:rsidRPr="00690BD9">
        <w:rPr>
          <w:rFonts w:cstheme="minorHAnsi"/>
          <w:noProof/>
        </w:rPr>
        <w:t>, 2018; Segrestin, Navas and Garnier, 2020)</w:t>
      </w:r>
      <w:r w:rsidR="00690BD9">
        <w:rPr>
          <w:rFonts w:cstheme="minorHAnsi"/>
        </w:rPr>
        <w:fldChar w:fldCharType="end"/>
      </w:r>
      <w:r w:rsidR="00765BAA" w:rsidRPr="00F95F23">
        <w:rPr>
          <w:rFonts w:cstheme="minorHAnsi"/>
        </w:rPr>
        <w:t xml:space="preserve">. </w:t>
      </w:r>
      <w:r w:rsidR="00ED0A8D" w:rsidRPr="00F95F23">
        <w:rPr>
          <w:rFonts w:cstheme="minorHAnsi"/>
        </w:rPr>
        <w:t xml:space="preserve">Comparatively, </w:t>
      </w:r>
      <w:ins w:id="127" w:author="FRANCISCO DE BORJA JIMENEZ-ALFARO GONZALEZ" w:date="2024-02-15T10:24:00Z">
        <w:r w:rsidR="009700BD">
          <w:rPr>
            <w:rFonts w:cstheme="minorHAnsi"/>
          </w:rPr>
          <w:t xml:space="preserve">very </w:t>
        </w:r>
      </w:ins>
      <w:r w:rsidR="00ED5EF8" w:rsidRPr="00F95F23">
        <w:rPr>
          <w:rFonts w:cstheme="minorHAnsi"/>
        </w:rPr>
        <w:t xml:space="preserve">few studies have focused on </w:t>
      </w:r>
      <w:ins w:id="128" w:author="FRANCISCO DE BORJA JIMENEZ-ALFARO GONZALEZ" w:date="2024-02-15T10:35:00Z">
        <w:r w:rsidR="00586B8E">
          <w:rPr>
            <w:rFonts w:cstheme="minorHAnsi"/>
          </w:rPr>
          <w:t>s</w:t>
        </w:r>
      </w:ins>
      <w:ins w:id="129" w:author="FRANCISCO DE BORJA JIMENEZ-ALFARO GONZALEZ" w:date="2024-02-15T10:36:00Z">
        <w:r w:rsidR="00586B8E">
          <w:rPr>
            <w:rFonts w:cstheme="minorHAnsi"/>
          </w:rPr>
          <w:t xml:space="preserve">eed </w:t>
        </w:r>
      </w:ins>
      <w:r w:rsidR="00ED5EF8" w:rsidRPr="00F95F23">
        <w:rPr>
          <w:rFonts w:cstheme="minorHAnsi"/>
        </w:rPr>
        <w:t>germination phenology</w:t>
      </w:r>
      <w:ins w:id="130" w:author="FRANCISCO DE BORJA JIMENEZ-ALFARO GONZALEZ" w:date="2024-02-15T10:24:00Z">
        <w:r w:rsidR="009700BD">
          <w:rPr>
            <w:rFonts w:cstheme="minorHAnsi"/>
          </w:rPr>
          <w:t>, despite</w:t>
        </w:r>
      </w:ins>
      <w:r w:rsidR="00ED5EF8" w:rsidRPr="00F95F23">
        <w:rPr>
          <w:rFonts w:cstheme="minorHAnsi"/>
        </w:rPr>
        <w:t xml:space="preserve"> </w:t>
      </w:r>
      <w:ins w:id="131" w:author="FRANCISCO DE BORJA JIMENEZ-ALFARO GONZALEZ" w:date="2024-02-15T10:36:00Z">
        <w:r w:rsidR="00586B8E">
          <w:rPr>
            <w:rFonts w:cstheme="minorHAnsi"/>
          </w:rPr>
          <w:t>this</w:t>
        </w:r>
      </w:ins>
      <w:del w:id="132" w:author="FRANCISCO DE BORJA JIMENEZ-ALFARO GONZALEZ" w:date="2024-02-15T10:24:00Z">
        <w:r w:rsidR="00ED5EF8" w:rsidRPr="00F95F23" w:rsidDel="009700BD">
          <w:rPr>
            <w:rFonts w:cstheme="minorHAnsi"/>
          </w:rPr>
          <w:delText xml:space="preserve">although </w:delText>
        </w:r>
      </w:del>
      <w:del w:id="133" w:author="FRANCISCO DE BORJA JIMENEZ-ALFARO GONZALEZ" w:date="2024-02-15T10:36:00Z">
        <w:r w:rsidR="00ED326A" w:rsidRPr="00F95F23" w:rsidDel="00586B8E">
          <w:rPr>
            <w:rFonts w:cstheme="minorHAnsi"/>
          </w:rPr>
          <w:delText>germination</w:delText>
        </w:r>
      </w:del>
      <w:r w:rsidR="00ED326A" w:rsidRPr="00F95F23">
        <w:rPr>
          <w:rFonts w:cstheme="minorHAnsi"/>
        </w:rPr>
        <w:t xml:space="preserve"> </w:t>
      </w:r>
      <w:r w:rsidR="00ED5EF8" w:rsidRPr="00F95F23">
        <w:rPr>
          <w:rFonts w:cstheme="minorHAnsi"/>
        </w:rPr>
        <w:t>is</w:t>
      </w:r>
      <w:r w:rsidR="00ED326A" w:rsidRPr="00F95F23">
        <w:rPr>
          <w:rFonts w:cstheme="minorHAnsi"/>
        </w:rPr>
        <w:t xml:space="preserve"> a sensitive and irreversible </w:t>
      </w:r>
      <w:r w:rsidR="00D22262" w:rsidRPr="00F95F23">
        <w:rPr>
          <w:rFonts w:cstheme="minorHAnsi"/>
          <w:bCs/>
        </w:rPr>
        <w:t xml:space="preserve">process </w:t>
      </w:r>
      <w:r w:rsidR="00CF32FB" w:rsidRPr="00F95F23">
        <w:rPr>
          <w:rFonts w:cstheme="minorHAnsi"/>
          <w:bCs/>
        </w:rPr>
        <w:t>fundamental for</w:t>
      </w:r>
      <w:r w:rsidR="00D22262" w:rsidRPr="00F95F23">
        <w:rPr>
          <w:rFonts w:cstheme="minorHAnsi"/>
          <w:bCs/>
        </w:rPr>
        <w:t xml:space="preserve"> plant regeneration </w:t>
      </w:r>
      <w:r w:rsidR="00ED0A8D" w:rsidRPr="00F95F23">
        <w:rPr>
          <w:rFonts w:cstheme="minorHAnsi"/>
        </w:rPr>
        <w:fldChar w:fldCharType="begin" w:fldLock="1"/>
      </w:r>
      <w:r w:rsidR="00ED0A8D"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ED0A8D" w:rsidRPr="00F95F23">
        <w:rPr>
          <w:rFonts w:cstheme="minorHAnsi"/>
        </w:rPr>
        <w:fldChar w:fldCharType="separate"/>
      </w:r>
      <w:r w:rsidR="00ED0A8D" w:rsidRPr="00F95F23">
        <w:rPr>
          <w:rFonts w:cstheme="minorHAnsi"/>
          <w:noProof/>
        </w:rPr>
        <w:t>(Baskin and Baskin, 2014)</w:t>
      </w:r>
      <w:r w:rsidR="00ED0A8D" w:rsidRPr="00F95F23">
        <w:rPr>
          <w:rFonts w:cstheme="minorHAnsi"/>
        </w:rPr>
        <w:fldChar w:fldCharType="end"/>
      </w:r>
      <w:r w:rsidR="00ED0A8D" w:rsidRPr="00F95F23">
        <w:rPr>
          <w:rFonts w:cstheme="minorHAnsi"/>
          <w:bCs/>
        </w:rPr>
        <w:t>.</w:t>
      </w:r>
      <w:r w:rsidR="005E1516" w:rsidRPr="00F95F23">
        <w:rPr>
          <w:rFonts w:cstheme="minorHAnsi"/>
          <w:bCs/>
        </w:rPr>
        <w:t xml:space="preserve"> </w:t>
      </w:r>
      <w:del w:id="134" w:author="FRANCISCO DE BORJA JIMENEZ-ALFARO GONZALEZ" w:date="2024-02-15T10:26:00Z">
        <w:r w:rsidR="00A649D3" w:rsidRPr="00F95F23" w:rsidDel="004430C6">
          <w:rPr>
            <w:rFonts w:cstheme="minorHAnsi"/>
          </w:rPr>
          <w:delText xml:space="preserve">Previous experiments found that </w:delText>
        </w:r>
      </w:del>
      <w:ins w:id="135" w:author="FRANCISCO DE BORJA JIMENEZ-ALFARO GONZALEZ" w:date="2024-02-15T10:26:00Z">
        <w:r w:rsidR="004430C6">
          <w:rPr>
            <w:rFonts w:cstheme="minorHAnsi"/>
          </w:rPr>
          <w:t>E</w:t>
        </w:r>
      </w:ins>
      <w:del w:id="136" w:author="FRANCISCO DE BORJA JIMENEZ-ALFARO GONZALEZ" w:date="2024-02-15T10:26:00Z">
        <w:r w:rsidR="00A649D3" w:rsidRPr="00F95F23" w:rsidDel="004430C6">
          <w:rPr>
            <w:rFonts w:cstheme="minorHAnsi"/>
          </w:rPr>
          <w:delText>e</w:delText>
        </w:r>
      </w:del>
      <w:r w:rsidR="00E012F5" w:rsidRPr="00F95F23">
        <w:rPr>
          <w:rFonts w:cstheme="minorHAnsi"/>
        </w:rPr>
        <w:t xml:space="preserve">arly season germination can benefit individuals with longer growing </w:t>
      </w:r>
      <w:r w:rsidR="00F95F23">
        <w:rPr>
          <w:rFonts w:cstheme="minorHAnsi"/>
        </w:rPr>
        <w:t>seasons</w:t>
      </w:r>
      <w:r w:rsidR="00E012F5" w:rsidRPr="00F95F23">
        <w:rPr>
          <w:rFonts w:cstheme="minorHAnsi"/>
        </w:rPr>
        <w:t xml:space="preserve"> </w:t>
      </w:r>
      <w:r w:rsidR="00CC69EF">
        <w:rPr>
          <w:rFonts w:cstheme="minorHAnsi"/>
        </w:rPr>
        <w:fldChar w:fldCharType="begin" w:fldLock="1"/>
      </w:r>
      <w:r w:rsidR="00690BD9">
        <w:rPr>
          <w:rFonts w:cstheme="minorHAnsi"/>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ranges","type":"article-journal","volume":"41"},"uris":["http://www.mendeley.com/documents/?uuid=ac43ecad-c1d7-4d66-82d6-610c14b27148"]}],"mendeley":{"formattedCitation":"(Donohue &lt;i&gt;et al.&lt;/i&gt;, 2010)","plainTextFormattedCitation":"(Donohue et al., 2010)","previouslyFormattedCitation":"(Donohue &lt;i&gt;et al.&lt;/i&gt;, 2010)"},"properties":{"noteIndex":0},"schema":"https://github.com/citation-style-language/schema/raw/master/csl-citation.json"}</w:instrText>
      </w:r>
      <w:r w:rsidR="00CC69EF">
        <w:rPr>
          <w:rFonts w:cstheme="minorHAnsi"/>
        </w:rPr>
        <w:fldChar w:fldCharType="separate"/>
      </w:r>
      <w:r w:rsidR="00CC69EF" w:rsidRPr="00CC69EF">
        <w:rPr>
          <w:rFonts w:cstheme="minorHAnsi"/>
          <w:noProof/>
        </w:rPr>
        <w:t xml:space="preserve">(Donohue </w:t>
      </w:r>
      <w:r w:rsidR="00CC69EF" w:rsidRPr="00CC69EF">
        <w:rPr>
          <w:rFonts w:cstheme="minorHAnsi"/>
          <w:i/>
          <w:noProof/>
        </w:rPr>
        <w:t>et al.</w:t>
      </w:r>
      <w:r w:rsidR="00CC69EF" w:rsidRPr="00CC69EF">
        <w:rPr>
          <w:rFonts w:cstheme="minorHAnsi"/>
          <w:noProof/>
        </w:rPr>
        <w:t>, 2010)</w:t>
      </w:r>
      <w:r w:rsidR="00CC69EF">
        <w:rPr>
          <w:rFonts w:cstheme="minorHAnsi"/>
        </w:rPr>
        <w:fldChar w:fldCharType="end"/>
      </w:r>
      <w:r w:rsidR="00E012F5" w:rsidRPr="00F95F23">
        <w:rPr>
          <w:rFonts w:cstheme="minorHAnsi"/>
        </w:rPr>
        <w:t xml:space="preserve"> and give a competitive edge to limiting resources</w:t>
      </w:r>
      <w:r w:rsidR="00ED72E7">
        <w:rPr>
          <w:rFonts w:cstheme="minorHAnsi"/>
        </w:rPr>
        <w:t xml:space="preserve"> </w:t>
      </w:r>
      <w:del w:id="137" w:author="FRANCISCO DE BORJA JIMENEZ-ALFARO GONZALEZ" w:date="2024-02-15T10:26:00Z">
        <w:r w:rsidR="00ED72E7" w:rsidDel="006D7797">
          <w:rPr>
            <w:rFonts w:cstheme="minorHAnsi"/>
          </w:rPr>
          <w:fldChar w:fldCharType="begin" w:fldLock="1"/>
        </w:r>
        <w:r w:rsidR="0004120D" w:rsidDel="006D7797">
          <w:rPr>
            <w:rFonts w:cstheme="minorHAnsi"/>
          </w:rPr>
          <w:delInstrText>ADDIN CSL_CITATION {"citationItems":[{"id":"ITEM-1","itemData":{"DOI":"10.1890/04-1647","abstract":"The time at which a seedling emerges can determine its future success as a plant. Despite the large number of studies that have examined the effect of emergence time on different components of plant fitness (survival, growth, and/or fecundity), the potential evolutionary response to selection on seedling emergence date is still poorly known. In this study, we review 55 of those studies by a random-effects meta-analysis, considering the phylogenetic relatedness among taxa. We test the following hypotheses: (1) early emergence increases seedling survival, growth, and fecundity, (2) early emergence is more advantageous to large-seeded species than to small-seeded ones, as the former can compensate for the lower number of seeds by increasing seedling survival, (3) perennial plants benefit more than annuals from early emergence, as the iteroparity of the former allows them to risk seedling emergence to the best conditions each year, whereas the semelparity of the latter forces them to spread the risk of emergence over time, and (4) the effect of emergence time may depend upon the experimental conditions (field vs. controlled experiments in a greenhouse or laboratory). Our results show that early emergence differentially affects components of plant fitness, with no effect on seedling survival but large benefits to seedling growth and fecundity. Such effects vary depending upon intrinsic factors like seed size or life-form, and also upon methodology (census time and experimental conditions). Large-seeded species gain from emerging early by growing more during their first growing seasons, although they survive and reproduce similarly to small-seeded species. The survival benefit of early emergence is greater in perennial than in annual species, thus supporting hypothesis 3. The relationship between emergence time and seedling growth appears to be stronger under controlled conditions than in the field, probably as a result of the unlimited nutrient and water resources of the former. In field conditions, in contrast, limited resources probably decelerate the growth of early seedlings, precluding the detection of differences between these and late seedlings.","author":[{"dropping-particle":"","family":"Verdú","given":"A","non-dropping-particle":"","parse-names":false,"suffix":""},{"dropping-particle":"","family":"Traveset","given":"Anna","non-dropping-particle":"","parse-names":false,"suffix":""}],"container-title":"Ecology","id":"ITEM-1","issue":"6","issued":{"date-parts":[["2005"]]},"page":"1385-1394","title":"EARLY EMERGENCE ENHANCES PLANT FITNESS: A PHYLOGENETICALLY CONTROLLED META-ANALYSIS","type":"article-journal","volume":"86"},"uris":["http://www.mendeley.com/documents/?uuid=6c80eb30-a439-4384-85ce-1e35842ba233"]}],"mendeley":{"formattedCitation":"(Verdú and Traveset, 2005)","plainTextFormattedCitation":"(Verdú and Traveset, 2005)","previouslyFormattedCitation":"(Verdú and Traveset, 2005)"},"properties":{"noteIndex":0},"schema":"https://github.com/citation-style-language/schema/raw/master/csl-citation.json"}</w:delInstrText>
        </w:r>
        <w:r w:rsidR="00ED72E7" w:rsidDel="006D7797">
          <w:rPr>
            <w:rFonts w:cstheme="minorHAnsi"/>
          </w:rPr>
          <w:fldChar w:fldCharType="separate"/>
        </w:r>
        <w:r w:rsidR="00ED72E7" w:rsidRPr="00ED72E7" w:rsidDel="006D7797">
          <w:rPr>
            <w:rFonts w:cstheme="minorHAnsi"/>
            <w:noProof/>
          </w:rPr>
          <w:delText>(Verdú and Traveset, 2005)</w:delText>
        </w:r>
        <w:r w:rsidR="00ED72E7" w:rsidDel="006D7797">
          <w:rPr>
            <w:rFonts w:cstheme="minorHAnsi"/>
          </w:rPr>
          <w:fldChar w:fldCharType="end"/>
        </w:r>
      </w:del>
      <w:r w:rsidR="00E012F5" w:rsidRPr="00F95F23">
        <w:rPr>
          <w:rFonts w:cstheme="minorHAnsi"/>
        </w:rPr>
        <w:t xml:space="preserve"> against individuals germinating later during the season</w:t>
      </w:r>
      <w:ins w:id="138" w:author="FRANCISCO DE BORJA JIMENEZ-ALFARO GONZALEZ" w:date="2024-02-15T10:26:00Z">
        <w:r w:rsidR="006D7797">
          <w:rPr>
            <w:rFonts w:cstheme="minorHAnsi"/>
          </w:rPr>
          <w:t xml:space="preserve"> </w:t>
        </w:r>
        <w:r w:rsidR="006D7797">
          <w:rPr>
            <w:rFonts w:cstheme="minorHAnsi"/>
          </w:rPr>
          <w:fldChar w:fldCharType="begin" w:fldLock="1"/>
        </w:r>
        <w:r w:rsidR="006D7797">
          <w:rPr>
            <w:rFonts w:cstheme="minorHAnsi"/>
          </w:rPr>
          <w:instrText>ADDIN CSL_CITATION {"citationItems":[{"id":"ITEM-1","itemData":{"DOI":"10.1890/04-1647","abstract":"The time at which a seedling emerges can determine its future success as a plant. Despite the large number of studies that have examined the effect of emergence time on different components of plant fitness (survival, growth, and/or fecundity), the potential evolutionary response to selection on seedling emergence date is still poorly known. In this study, we review 55 of those studies by a random-effects meta-analysis, considering the phylogenetic relatedness among taxa. We test the following hypotheses: (1) early emergence increases seedling survival, growth, and fecundity, (2) early emergence is more advantageous to large-seeded species than to small-seeded ones, as the former can compensate for the lower number of seeds by increasing seedling survival, (3) perennial plants benefit more than annuals from early emergence, as the iteroparity of the former allows them to risk seedling emergence to the best conditions each year, whereas the semelparity of the latter forces them to spread the risk of emergence over time, and (4) the effect of emergence time may depend upon the experimental conditions (field vs. controlled experiments in a greenhouse or laboratory). Our results show that early emergence differentially affects components of plant fitness, with no effect on seedling survival but large benefits to seedling growth and fecundity. Such effects vary depending upon intrinsic factors like seed size or life-form, and also upon methodology (census time and experimental conditions). Large-seeded species gain from emerging early by growing more during their first growing seasons, although they survive and reproduce similarly to small-seeded species. The survival benefit of early emergence is greater in perennial than in annual species, thus supporting hypothesis 3. The relationship between emergence time and seedling growth appears to be stronger under controlled conditions than in the field, probably as a result of the unlimited nutrient and water resources of the former. In field conditions, in contrast, limited resources probably decelerate the growth of early seedlings, precluding the detection of differences between these and late seedlings.","author":[{"dropping-particle":"","family":"Verdú","given":"A","non-dropping-particle":"","parse-names":false,"suffix":""},{"dropping-particle":"","family":"Traveset","given":"Anna","non-dropping-particle":"","parse-names":false,"suffix":""}],"container-title":"Ecology","id":"ITEM-1","issue":"6","issued":{"date-parts":[["2005"]]},"page":"1385-1394","title":"EARLY EMERGENCE ENHANCES PLANT FITNESS: A PHYLOGENETICALLY CONTROLLED META-ANALYSIS","type":"article-journal","volume":"86"},"uris":["http://www.mendeley.com/documents/?uuid=6c80eb30-a439-4384-85ce-1e35842ba233"]}],"mendeley":{"formattedCitation":"(Verdú and Traveset, 2005)","plainTextFormattedCitation":"(Verdú and Traveset, 2005)","previouslyFormattedCitation":"(Verdú and Traveset, 2005)"},"properties":{"noteIndex":0},"schema":"https://github.com/citation-style-language/schema/raw/master/csl-citation.json"}</w:instrText>
        </w:r>
        <w:r w:rsidR="006D7797">
          <w:rPr>
            <w:rFonts w:cstheme="minorHAnsi"/>
          </w:rPr>
          <w:fldChar w:fldCharType="separate"/>
        </w:r>
        <w:r w:rsidR="006D7797" w:rsidRPr="00ED72E7">
          <w:rPr>
            <w:rFonts w:cstheme="minorHAnsi"/>
            <w:noProof/>
          </w:rPr>
          <w:t>(Verdú and Traveset, 2005)</w:t>
        </w:r>
        <w:r w:rsidR="006D7797">
          <w:rPr>
            <w:rFonts w:cstheme="minorHAnsi"/>
          </w:rPr>
          <w:fldChar w:fldCharType="end"/>
        </w:r>
      </w:ins>
      <w:r w:rsidR="00E012F5" w:rsidRPr="00F95F23">
        <w:rPr>
          <w:rFonts w:cstheme="minorHAnsi"/>
        </w:rPr>
        <w:t>. However, early germination also involves higher mortality risks</w:t>
      </w:r>
      <w:r w:rsidR="00D3268D">
        <w:rPr>
          <w:rFonts w:cstheme="minorHAnsi"/>
        </w:rPr>
        <w:t xml:space="preserve"> </w:t>
      </w:r>
      <w:r w:rsidR="000F5EB4">
        <w:rPr>
          <w:rFonts w:cstheme="minorHAnsi"/>
        </w:rPr>
        <w:fldChar w:fldCharType="begin" w:fldLock="1"/>
      </w:r>
      <w:r w:rsidR="00582F47">
        <w:rPr>
          <w:rFonts w:cstheme="minorHAnsi"/>
        </w:rPr>
        <w:instrText>ADDIN CSL_CITATION {"citationItems":[{"id":"ITEM-1","itemData":{"DOI":"10.1002/ecs2.1987","ISSN":"21508925","abstract":"Priority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L.","non-dropping-particle":"","parse-names":false,"suffix":""}],"container-title":"Ecosphere","id":"ITEM-1","issue":"10","issued":{"date-parts":[["2017"]]},"title":"Between invaders and a risky place: Exotic grasses alter demographic tradeoffs of native forb germination timing","type":"article-journal","volume":"8"},"uris":["http://www.mendeley.com/documents/?uuid=2c23ec70-c19f-47ac-bcdf-de86208aa5d0"]}],"mendeley":{"formattedCitation":"(Thomson, King and Schultz, 2017)","plainTextFormattedCitation":"(Thomson, King and Schultz, 2017)","previouslyFormattedCitation":"(Thomson, King and Schultz, 2017)"},"properties":{"noteIndex":0},"schema":"https://github.com/citation-style-language/schema/raw/master/csl-citation.json"}</w:instrText>
      </w:r>
      <w:r w:rsidR="000F5EB4">
        <w:rPr>
          <w:rFonts w:cstheme="minorHAnsi"/>
        </w:rPr>
        <w:fldChar w:fldCharType="separate"/>
      </w:r>
      <w:r w:rsidR="000F5EB4" w:rsidRPr="000F5EB4">
        <w:rPr>
          <w:rFonts w:cstheme="minorHAnsi"/>
          <w:noProof/>
        </w:rPr>
        <w:t>(Thomson, King and Schultz, 2017)</w:t>
      </w:r>
      <w:r w:rsidR="000F5EB4">
        <w:rPr>
          <w:rFonts w:cstheme="minorHAnsi"/>
        </w:rPr>
        <w:fldChar w:fldCharType="end"/>
      </w:r>
      <w:r w:rsidR="00E012F5" w:rsidRPr="00F95F23">
        <w:rPr>
          <w:rFonts w:cstheme="minorHAnsi"/>
        </w:rPr>
        <w:t xml:space="preserve"> due to warm spells or frost event</w:t>
      </w:r>
      <w:r w:rsidR="001C09CF" w:rsidRPr="00F95F23">
        <w:rPr>
          <w:rFonts w:cstheme="minorHAnsi"/>
        </w:rPr>
        <w:t>s</w:t>
      </w:r>
      <w:r w:rsidR="00E012F5" w:rsidRPr="00F95F23">
        <w:rPr>
          <w:rFonts w:cstheme="minorHAnsi"/>
        </w:rPr>
        <w:t xml:space="preserve"> compared to a more conservative strategy </w:t>
      </w:r>
      <w:del w:id="139" w:author="FRANCISCO DE BORJA JIMENEZ-ALFARO GONZALEZ" w:date="2024-02-15T10:28:00Z">
        <w:r w:rsidR="00D65578" w:rsidRPr="00F95F23" w:rsidDel="00424026">
          <w:rPr>
            <w:rFonts w:cstheme="minorHAnsi"/>
          </w:rPr>
          <w:delText>i.e.</w:delText>
        </w:r>
      </w:del>
      <w:ins w:id="140" w:author="FRANCISCO DE BORJA JIMENEZ-ALFARO GONZALEZ" w:date="2024-02-15T10:28:00Z">
        <w:r w:rsidR="00424026">
          <w:rPr>
            <w:rFonts w:cstheme="minorHAnsi"/>
          </w:rPr>
          <w:t>of</w:t>
        </w:r>
      </w:ins>
      <w:r w:rsidR="00E012F5" w:rsidRPr="00F95F23">
        <w:rPr>
          <w:rFonts w:cstheme="minorHAnsi"/>
        </w:rPr>
        <w:t xml:space="preserve"> seed</w:t>
      </w:r>
      <w:r w:rsidR="00D65578" w:rsidRPr="00F95F23">
        <w:rPr>
          <w:rFonts w:cstheme="minorHAnsi"/>
        </w:rPr>
        <w:t>s</w:t>
      </w:r>
      <w:r w:rsidR="00E012F5" w:rsidRPr="00F95F23">
        <w:rPr>
          <w:rFonts w:cstheme="minorHAnsi"/>
        </w:rPr>
        <w:t xml:space="preserve"> germinating later </w:t>
      </w:r>
      <w:del w:id="141" w:author="FRANCISCO DE BORJA JIMENEZ-ALFARO GONZALEZ" w:date="2024-02-15T10:28:00Z">
        <w:r w:rsidR="00E012F5" w:rsidRPr="00F95F23" w:rsidDel="00424026">
          <w:rPr>
            <w:rFonts w:cstheme="minorHAnsi"/>
          </w:rPr>
          <w:delText xml:space="preserve">in the season </w:delText>
        </w:r>
      </w:del>
      <w:r w:rsidR="00582F47">
        <w:rPr>
          <w:rFonts w:cstheme="minorHAnsi"/>
        </w:rPr>
        <w:fldChar w:fldCharType="begin" w:fldLock="1"/>
      </w:r>
      <w:r w:rsidR="00341D97">
        <w:rPr>
          <w:rFonts w:cstheme="minorHAnsi"/>
        </w:rPr>
        <w:instrText>ADDIN CSL_CITATION {"citationItems":[{"id":"ITEM-1","itemData":{"DOI":"10.1111/ele.13461","ISSN":"14610248","PMID":"31994356","abstract":"For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Letters","id":"ITEM-1","issue":"4","issued":{"date-parts":[["2020"]]},"page":"620-630","title":"Optimal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variation","type":"article-journal","volume":"23"},"uris":["http://www.mendeley.com/documents/?uuid=49ddf7c9-7a9e-49a7-aa66-62029656a759"]}],"mendeley":{"formattedCitation":"(ten Brink, Gremer and Kokko, 2020)","plainTextFormattedCitation":"(ten Brink, Gremer and Kokko, 2020)","previouslyFormattedCitation":"(ten Brink, Gremer and Kokko, 2020)"},"properties":{"noteIndex":0},"schema":"https://github.com/citation-style-language/schema/raw/master/csl-citation.json"}</w:instrText>
      </w:r>
      <w:r w:rsidR="00582F47">
        <w:rPr>
          <w:rFonts w:cstheme="minorHAnsi"/>
        </w:rPr>
        <w:fldChar w:fldCharType="separate"/>
      </w:r>
      <w:r w:rsidR="00582F47" w:rsidRPr="00582F47">
        <w:rPr>
          <w:rFonts w:cstheme="minorHAnsi"/>
          <w:noProof/>
        </w:rPr>
        <w:t>(ten Brink, Gremer and Kokko, 2020)</w:t>
      </w:r>
      <w:r w:rsidR="00582F47">
        <w:rPr>
          <w:rFonts w:cstheme="minorHAnsi"/>
        </w:rPr>
        <w:fldChar w:fldCharType="end"/>
      </w:r>
      <w:r w:rsidR="00E012F5" w:rsidRPr="00F95F23">
        <w:rPr>
          <w:rFonts w:cstheme="minorHAnsi"/>
        </w:rPr>
        <w:t xml:space="preserve">. </w:t>
      </w:r>
      <w:del w:id="142" w:author="FRANCISCO DE BORJA JIMENEZ-ALFARO GONZALEZ" w:date="2024-02-15T10:30:00Z">
        <w:r w:rsidR="00FC558D" w:rsidRPr="00F95F23" w:rsidDel="000D6E66">
          <w:rPr>
            <w:rFonts w:cstheme="minorHAnsi"/>
          </w:rPr>
          <w:delText xml:space="preserve">Thus, </w:delText>
        </w:r>
      </w:del>
      <w:ins w:id="143" w:author="FRANCISCO DE BORJA JIMENEZ-ALFARO GONZALEZ" w:date="2024-02-15T10:30:00Z">
        <w:r w:rsidR="000D6E66">
          <w:rPr>
            <w:rFonts w:cstheme="minorHAnsi"/>
          </w:rPr>
          <w:t>G</w:t>
        </w:r>
      </w:ins>
      <w:del w:id="144" w:author="FRANCISCO DE BORJA JIMENEZ-ALFARO GONZALEZ" w:date="2024-02-15T10:30:00Z">
        <w:r w:rsidR="00900AB3" w:rsidRPr="00F95F23" w:rsidDel="000D6E66">
          <w:rPr>
            <w:rFonts w:cstheme="minorHAnsi"/>
          </w:rPr>
          <w:delText>g</w:delText>
        </w:r>
      </w:del>
      <w:r w:rsidR="00900AB3" w:rsidRPr="00F95F23">
        <w:rPr>
          <w:rFonts w:cstheme="minorHAnsi"/>
        </w:rPr>
        <w:t xml:space="preserve">ermination timing </w:t>
      </w:r>
      <w:del w:id="145" w:author="FRANCISCO DE BORJA JIMENEZ-ALFARO GONZALEZ" w:date="2024-02-15T10:29:00Z">
        <w:r w:rsidR="003169ED" w:rsidRPr="00F95F23" w:rsidDel="00FE5979">
          <w:rPr>
            <w:rFonts w:cstheme="minorHAnsi"/>
          </w:rPr>
          <w:delText>proved</w:delText>
        </w:r>
        <w:r w:rsidR="002317D8" w:rsidRPr="00F95F23" w:rsidDel="00FE5979">
          <w:rPr>
            <w:rFonts w:cstheme="minorHAnsi"/>
          </w:rPr>
          <w:delText xml:space="preserve"> </w:delText>
        </w:r>
        <w:r w:rsidR="00851636" w:rsidRPr="00F95F23" w:rsidDel="00FE5979">
          <w:rPr>
            <w:rFonts w:cstheme="minorHAnsi"/>
          </w:rPr>
          <w:delText>to be</w:delText>
        </w:r>
      </w:del>
      <w:ins w:id="146" w:author="FRANCISCO DE BORJA JIMENEZ-ALFARO GONZALEZ" w:date="2024-02-15T10:29:00Z">
        <w:r w:rsidR="00FE5979">
          <w:rPr>
            <w:rFonts w:cstheme="minorHAnsi"/>
          </w:rPr>
          <w:t>is</w:t>
        </w:r>
        <w:r w:rsidR="00F34A5E">
          <w:rPr>
            <w:rFonts w:cstheme="minorHAnsi"/>
          </w:rPr>
          <w:t xml:space="preserve"> </w:t>
        </w:r>
      </w:ins>
      <w:ins w:id="147" w:author="FRANCISCO DE BORJA JIMENEZ-ALFARO GONZALEZ" w:date="2024-02-15T10:30:00Z">
        <w:r w:rsidR="000D6E66">
          <w:rPr>
            <w:rFonts w:cstheme="minorHAnsi"/>
          </w:rPr>
          <w:t xml:space="preserve">therefore </w:t>
        </w:r>
      </w:ins>
      <w:ins w:id="148" w:author="FRANCISCO DE BORJA JIMENEZ-ALFARO GONZALEZ" w:date="2024-02-15T10:29:00Z">
        <w:r w:rsidR="00F34A5E">
          <w:rPr>
            <w:rFonts w:cstheme="minorHAnsi"/>
          </w:rPr>
          <w:t>a</w:t>
        </w:r>
      </w:ins>
      <w:r w:rsidR="00581F0C" w:rsidRPr="00F95F23">
        <w:rPr>
          <w:rFonts w:cstheme="minorHAnsi"/>
        </w:rPr>
        <w:t xml:space="preserve"> </w:t>
      </w:r>
      <w:r w:rsidR="00494356" w:rsidRPr="00F95F23">
        <w:rPr>
          <w:rFonts w:cstheme="minorHAnsi"/>
        </w:rPr>
        <w:t xml:space="preserve">key </w:t>
      </w:r>
      <w:ins w:id="149" w:author="FRANCISCO DE BORJA JIMENEZ-ALFARO GONZALEZ" w:date="2024-02-15T10:29:00Z">
        <w:r w:rsidR="00F34A5E">
          <w:rPr>
            <w:rFonts w:cstheme="minorHAnsi"/>
          </w:rPr>
          <w:t xml:space="preserve">trait </w:t>
        </w:r>
      </w:ins>
      <w:r w:rsidR="00494356" w:rsidRPr="00F95F23">
        <w:rPr>
          <w:rFonts w:cstheme="minorHAnsi"/>
        </w:rPr>
        <w:t xml:space="preserve">for </w:t>
      </w:r>
      <w:del w:id="150" w:author="FRANCISCO DE BORJA JIMENEZ-ALFARO GONZALEZ" w:date="2024-02-15T10:30:00Z">
        <w:r w:rsidR="00494356" w:rsidRPr="00F95F23" w:rsidDel="000D6E66">
          <w:rPr>
            <w:rFonts w:cstheme="minorHAnsi"/>
          </w:rPr>
          <w:delText xml:space="preserve">successful </w:delText>
        </w:r>
      </w:del>
      <w:r w:rsidR="00494356" w:rsidRPr="00F95F23">
        <w:rPr>
          <w:rFonts w:cstheme="minorHAnsi"/>
        </w:rPr>
        <w:t>regeneration and seedling survival</w:t>
      </w:r>
      <w:ins w:id="151" w:author="FRANCISCO DE BORJA JIMENEZ-ALFARO GONZALEZ" w:date="2024-02-15T10:29:00Z">
        <w:r w:rsidR="00F34A5E">
          <w:rPr>
            <w:rFonts w:cstheme="minorHAnsi"/>
          </w:rPr>
          <w:t>, influencing</w:t>
        </w:r>
      </w:ins>
      <w:r w:rsidR="001427F4" w:rsidRPr="00F95F23">
        <w:rPr>
          <w:rFonts w:cstheme="minorHAnsi"/>
        </w:rPr>
        <w:t xml:space="preserve"> </w:t>
      </w:r>
      <w:del w:id="152" w:author="FRANCISCO DE BORJA JIMENEZ-ALFARO GONZALEZ" w:date="2024-02-15T10:29:00Z">
        <w:r w:rsidR="001427F4" w:rsidRPr="00F95F23" w:rsidDel="00F34A5E">
          <w:rPr>
            <w:rFonts w:cstheme="minorHAnsi"/>
          </w:rPr>
          <w:delText>(ref)</w:delText>
        </w:r>
        <w:r w:rsidR="00494356" w:rsidRPr="00F95F23" w:rsidDel="00F34A5E">
          <w:rPr>
            <w:rFonts w:cstheme="minorHAnsi"/>
          </w:rPr>
          <w:delText xml:space="preserve"> as well as </w:delText>
        </w:r>
        <w:r w:rsidR="0072769E" w:rsidRPr="00F95F23" w:rsidDel="00F34A5E">
          <w:rPr>
            <w:rFonts w:cstheme="minorHAnsi"/>
          </w:rPr>
          <w:delText xml:space="preserve">to be </w:delText>
        </w:r>
        <w:r w:rsidR="00946BAE" w:rsidRPr="00F95F23" w:rsidDel="00F34A5E">
          <w:rPr>
            <w:rFonts w:cstheme="minorHAnsi"/>
          </w:rPr>
          <w:delText>influential</w:delText>
        </w:r>
        <w:r w:rsidR="00851636" w:rsidRPr="00F95F23" w:rsidDel="00F34A5E">
          <w:rPr>
            <w:rFonts w:cstheme="minorHAnsi"/>
          </w:rPr>
          <w:delText xml:space="preserve"> for</w:delText>
        </w:r>
        <w:r w:rsidR="00581F0C" w:rsidRPr="00F95F23" w:rsidDel="00F34A5E">
          <w:rPr>
            <w:rFonts w:cstheme="minorHAnsi"/>
          </w:rPr>
          <w:delText xml:space="preserve"> </w:delText>
        </w:r>
      </w:del>
      <w:r w:rsidR="00581F0C" w:rsidRPr="00F95F23">
        <w:rPr>
          <w:rFonts w:cstheme="minorHAnsi"/>
        </w:rPr>
        <w:t>population and community dynam</w:t>
      </w:r>
      <w:r w:rsidR="001B523B" w:rsidRPr="00F95F23">
        <w:rPr>
          <w:rFonts w:cstheme="minorHAnsi"/>
        </w:rPr>
        <w:t>i</w:t>
      </w:r>
      <w:r w:rsidR="00581F0C" w:rsidRPr="00F95F23">
        <w:rPr>
          <w:rFonts w:cstheme="minorHAnsi"/>
        </w:rPr>
        <w:t xml:space="preserve">cs </w:t>
      </w:r>
      <w:r w:rsidR="002317D8" w:rsidRPr="00F95F23">
        <w:rPr>
          <w:rFonts w:cstheme="minorHAnsi"/>
        </w:rPr>
        <w:t>in response to</w:t>
      </w:r>
      <w:r w:rsidR="001B523B" w:rsidRPr="00F95F23">
        <w:rPr>
          <w:rFonts w:cstheme="minorHAnsi"/>
        </w:rPr>
        <w:t xml:space="preserve"> </w:t>
      </w:r>
      <w:ins w:id="153" w:author="FRANCISCO DE BORJA JIMENEZ-ALFARO GONZALEZ" w:date="2024-02-15T10:29:00Z">
        <w:r w:rsidR="00F34A5E">
          <w:rPr>
            <w:rFonts w:cstheme="minorHAnsi"/>
          </w:rPr>
          <w:t xml:space="preserve">climatic </w:t>
        </w:r>
      </w:ins>
      <w:r w:rsidR="001B523B" w:rsidRPr="00F95F23">
        <w:rPr>
          <w:rFonts w:cstheme="minorHAnsi"/>
        </w:rPr>
        <w:t xml:space="preserve">changes </w:t>
      </w:r>
      <w:del w:id="154" w:author="FRANCISCO DE BORJA JIMENEZ-ALFARO GONZALEZ" w:date="2024-02-15T10:29:00Z">
        <w:r w:rsidR="001B523B" w:rsidRPr="00F95F23" w:rsidDel="00F34A5E">
          <w:rPr>
            <w:rFonts w:cstheme="minorHAnsi"/>
          </w:rPr>
          <w:delText>in climatic conditions</w:delText>
        </w:r>
        <w:r w:rsidR="0004120D" w:rsidDel="00F34A5E">
          <w:rPr>
            <w:rFonts w:cstheme="minorHAnsi"/>
          </w:rPr>
          <w:delText xml:space="preserve"> </w:delText>
        </w:r>
      </w:del>
      <w:r w:rsidR="0004120D">
        <w:rPr>
          <w:rFonts w:cstheme="minorHAnsi"/>
        </w:rPr>
        <w:fldChar w:fldCharType="begin" w:fldLock="1"/>
      </w:r>
      <w:r w:rsidR="00B515E9">
        <w:rPr>
          <w:rFonts w:cstheme="minorHAnsi"/>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annuals","type":"article-journal","volume":"98"},"uris":["http://www.mendeley.com/documents/?uuid=dd7ef1e0-ec0e-40c9-aa79-b490c7814cab"]},{"id":"ITEM-2","itemData":{"abstract":"A major challenge in forecasting the ecological consequences of climate change is understanding the relative importance of changes to mean conditions vs. changes to discrete climatic events, such as storms, frosts, or droughts. Here we show that the first major storm of the growing season strongly influences the population dynamics of three rare and endangered annual plant species in a coastal California (USA) ecosystem. In a field experiment we used moisture barriers and water addition to manipulate the timing and temperature associated with first major rains of the season. The three focal species showed two- to fivefold variation in per capita population growth rates between the different storm treatments, comparable to variation found in a prior experiment imposing eightfold differences in season-long precipitation. Variation in germination was a major demographic driver of how two of three species responded to the first rains. For one of these species, the timing of the storm was the most critical determinant of its germination, while the other showed enhanced germination with colder storm temperatures. The role of temperature was further supported by laboratory trials showing enhanced germination in cooler treatments. Our work suggests that, because of species-specific cues for demographic transitions such as germination, changes to discrete climate events may be as, if not more, important than changes to season-long variables.","author":[{"dropping-particle":"","family":"Levine","given":"Jonathan M","non-dropping-particle":"","parse-names":false,"suffix":""},{"dropping-particle":"","family":"Mceachern","given":"A Kathryn","non-dropping-particle":"","parse-names":false,"suffix":""},{"dropping-particle":"","family":"Cowan","given":"Clark","non-dropping-particle":"","parse-names":false,"suffix":""}],"container-title":"Ecology","id":"ITEM-2","issue":"12","issued":{"date-parts":[["2011"]]},"page":"2236-2247","title":"Seasonal timing of first rain storms affects rare plant population dynamics","type":"article-journal","volume":"92"},"uris":["http://www.mendeley.com/documents/?uuid=f0ea65eb-ad90-4f9b-b4e8-4b885ef35e89"]},{"id":"ITEM-3","itemData":{"DOI":"10.1890/15-0744.1","abstract":"Early life- cycle events play critical roles in determining the population and community dynamics of plants. The ecology of seeds and their germination patterns can determine range limits, adaptation to environmental variation, species diversity, and community responses to climate change. Understanding the adaptive consequences and environmental filtering of such functional traits will allow us to explain and predict ecological dynamics. Here we quantify key functional aspects of germination physiology and relate them to an existing functional ecology framework to explain long- term population dynamics for 13 species of desert annuals near Tucson, Arizona, USA. Our goal was to assess the extent to which germination functional biology contributes to long- term population processes in nature. Some of the species differences in base, optimum, and maximum temperatures for germination, thermal times to germination, and base water potentials for germination were strongly related to 20- yr mean germination fractions, 25- yr average germination dates, seed size, and long- term demographic variation. Comparisons of germination fraction, survival, and fecundity vs. yearly changes in population size found significant roles for all three factors, although in varying proportions for different species. Relationships between species' germination physiologies and relative germination fractions varied across years, with fast- germinating species being favored in years with warm temperatures during rainfall events in the germination season. Species with low germination fractions and high demographic variance have low integrated water- use efficiency, higher vegetative growth rates, and smaller, slower- germinating seeds. We have identified and quantified a number of functional traits associated with germination biology that play critical roles in ecological population dynamics.","author":[{"dropping-particle":"","family":"Huang","given":"Zhenying","non-dropping-particle":"","parse-names":false,"suffix":""},{"dropping-particle":"","family":"Liu","given":"Shuangshuang","non-dropping-particle":"","parse-names":false,"suffix":""},{"dropping-particle":"","family":"Bradford","given":"Kent J.","non-dropping-particle":"","parse-names":false,"suffix":""},{"dropping-particle":"","family":"Huxman","given":"Travis E.","non-dropping-particle":"","parse-names":false,"suffix":""},{"dropping-particle":"","family":"Venable","given":"D. Lawrence","non-dropping-particle":"","parse-names":false,"suffix":""}],"container-title":"Ecology","id":"ITEM-3","issue":"1","issued":{"date-parts":[["2016"]]},"page":"250-261","title":"The contribution of germination functional traits to population dynamics of a desert plant community","type":"article-journal","volume":"97"},"uris":["http://www.mendeley.com/documents/?uuid=be6e0d88-a7ef-41ac-92b9-546d473930fa"]}],"mendeley":{"formattedCitation":"(Kimball &lt;i&gt;et al.&lt;/i&gt;, 2011; Levine, Mceachern and Cowan, 2011; Huang &lt;i&gt;et al.&lt;/i&gt;, 2016)","plainTextFormattedCitation":"(Kimball et al., 2011; Levine, Mceachern and Cowan, 2011; Huang et al., 2016)","previouslyFormattedCitation":"(Kimball &lt;i&gt;et al.&lt;/i&gt;, 2011; Levine, Mceachern and Cowan, 2011; Huang &lt;i&gt;et al.&lt;/i&gt;, 2016)"},"properties":{"noteIndex":0},"schema":"https://github.com/citation-style-language/schema/raw/master/csl-citation.json"}</w:instrText>
      </w:r>
      <w:r w:rsidR="0004120D">
        <w:rPr>
          <w:rFonts w:cstheme="minorHAnsi"/>
        </w:rPr>
        <w:fldChar w:fldCharType="separate"/>
      </w:r>
      <w:r w:rsidR="0004120D" w:rsidRPr="0004120D">
        <w:rPr>
          <w:rFonts w:cstheme="minorHAnsi"/>
          <w:noProof/>
        </w:rPr>
        <w:t xml:space="preserve">(Kimball </w:t>
      </w:r>
      <w:r w:rsidR="0004120D" w:rsidRPr="0004120D">
        <w:rPr>
          <w:rFonts w:cstheme="minorHAnsi"/>
          <w:i/>
          <w:noProof/>
        </w:rPr>
        <w:t>et al.</w:t>
      </w:r>
      <w:r w:rsidR="0004120D" w:rsidRPr="0004120D">
        <w:rPr>
          <w:rFonts w:cstheme="minorHAnsi"/>
          <w:noProof/>
        </w:rPr>
        <w:t xml:space="preserve">, 2011; Levine, Mceachern and Cowan, 2011; Huang </w:t>
      </w:r>
      <w:r w:rsidR="0004120D" w:rsidRPr="0004120D">
        <w:rPr>
          <w:rFonts w:cstheme="minorHAnsi"/>
          <w:i/>
          <w:noProof/>
        </w:rPr>
        <w:t>et al.</w:t>
      </w:r>
      <w:r w:rsidR="0004120D" w:rsidRPr="0004120D">
        <w:rPr>
          <w:rFonts w:cstheme="minorHAnsi"/>
          <w:noProof/>
        </w:rPr>
        <w:t>, 2016)</w:t>
      </w:r>
      <w:r w:rsidR="0004120D">
        <w:rPr>
          <w:rFonts w:cstheme="minorHAnsi"/>
        </w:rPr>
        <w:fldChar w:fldCharType="end"/>
      </w:r>
      <w:r w:rsidR="0072769E" w:rsidRPr="00F95F23">
        <w:rPr>
          <w:rFonts w:cstheme="minorHAnsi"/>
        </w:rPr>
        <w:t xml:space="preserve">. </w:t>
      </w:r>
      <w:del w:id="155" w:author="FRANCISCO DE BORJA JIMENEZ-ALFARO GONZALEZ" w:date="2024-02-15T10:32:00Z">
        <w:r w:rsidR="00D84F44" w:rsidRPr="00F95F23" w:rsidDel="0067207A">
          <w:rPr>
            <w:rFonts w:cstheme="minorHAnsi"/>
            <w:bCs/>
          </w:rPr>
          <w:delText>There is a consensus that the germination process has evolved by adapting diverse approaches. One approach</w:delText>
        </w:r>
      </w:del>
      <w:ins w:id="156" w:author="FRANCISCO DE BORJA JIMENEZ-ALFARO GONZALEZ" w:date="2024-02-15T10:32:00Z">
        <w:r w:rsidR="00150CDD">
          <w:rPr>
            <w:rFonts w:cstheme="minorHAnsi"/>
            <w:bCs/>
          </w:rPr>
          <w:t>Common</w:t>
        </w:r>
        <w:r w:rsidR="0067207A">
          <w:rPr>
            <w:rFonts w:cstheme="minorHAnsi"/>
            <w:bCs/>
          </w:rPr>
          <w:t xml:space="preserve"> adaptations of plants </w:t>
        </w:r>
        <w:r w:rsidR="00150CDD">
          <w:rPr>
            <w:rFonts w:cstheme="minorHAnsi"/>
            <w:bCs/>
          </w:rPr>
          <w:t>to regulate germination phenology include</w:t>
        </w:r>
      </w:ins>
      <w:r w:rsidR="00D84F44" w:rsidRPr="00F95F23">
        <w:rPr>
          <w:rFonts w:cstheme="minorHAnsi"/>
          <w:bCs/>
        </w:rPr>
        <w:t xml:space="preserve"> </w:t>
      </w:r>
      <w:ins w:id="157" w:author="FRANCISCO DE BORJA JIMENEZ-ALFARO GONZALEZ" w:date="2024-02-15T10:32:00Z">
        <w:r w:rsidR="00150CDD">
          <w:rPr>
            <w:rFonts w:cstheme="minorHAnsi"/>
            <w:bCs/>
          </w:rPr>
          <w:t xml:space="preserve">the </w:t>
        </w:r>
      </w:ins>
      <w:del w:id="158" w:author="FRANCISCO DE BORJA JIMENEZ-ALFARO GONZALEZ" w:date="2024-02-15T10:32:00Z">
        <w:r w:rsidR="00D84F44" w:rsidRPr="00F95F23" w:rsidDel="00150CDD">
          <w:rPr>
            <w:rFonts w:cstheme="minorHAnsi"/>
            <w:bCs/>
          </w:rPr>
          <w:delText xml:space="preserve">is </w:delText>
        </w:r>
        <w:r w:rsidR="003F05F8" w:rsidRPr="00F95F23" w:rsidDel="00150CDD">
          <w:rPr>
            <w:rFonts w:cstheme="minorHAnsi"/>
            <w:bCs/>
          </w:rPr>
          <w:delText>to adopt</w:delText>
        </w:r>
        <w:r w:rsidR="00D84F44" w:rsidRPr="00F95F23" w:rsidDel="00150CDD">
          <w:rPr>
            <w:rFonts w:cstheme="minorHAnsi"/>
            <w:bCs/>
          </w:rPr>
          <w:delText xml:space="preserve"> a </w:delText>
        </w:r>
      </w:del>
      <w:r w:rsidR="00D84F44" w:rsidRPr="00F95F23">
        <w:rPr>
          <w:rFonts w:cstheme="minorHAnsi"/>
          <w:bCs/>
        </w:rPr>
        <w:t>bet-hedging strategy</w:t>
      </w:r>
      <w:del w:id="159" w:author="FRANCISCO DE BORJA JIMENEZ-ALFARO GONZALEZ" w:date="2024-02-15T10:36:00Z">
        <w:r w:rsidR="00D84F44" w:rsidRPr="00F95F23" w:rsidDel="00773794">
          <w:rPr>
            <w:rFonts w:cstheme="minorHAnsi"/>
            <w:bCs/>
          </w:rPr>
          <w:delText xml:space="preserve">, </w:delText>
        </w:r>
      </w:del>
      <w:ins w:id="160" w:author="FRANCISCO DE BORJA JIMENEZ-ALFARO GONZALEZ" w:date="2024-02-15T10:36:00Z">
        <w:r w:rsidR="00773794">
          <w:rPr>
            <w:rFonts w:cstheme="minorHAnsi"/>
            <w:bCs/>
          </w:rPr>
          <w:t xml:space="preserve"> that </w:t>
        </w:r>
      </w:ins>
      <w:del w:id="161" w:author="FRANCISCO DE BORJA JIMENEZ-ALFARO GONZALEZ" w:date="2024-02-15T10:33:00Z">
        <w:r w:rsidR="00D84F44" w:rsidRPr="00F95F23" w:rsidDel="00430A83">
          <w:rPr>
            <w:rFonts w:cstheme="minorHAnsi"/>
            <w:bCs/>
          </w:rPr>
          <w:delText xml:space="preserve">i.e. </w:delText>
        </w:r>
      </w:del>
      <w:r w:rsidR="00D84F44" w:rsidRPr="00F95F23">
        <w:rPr>
          <w:rFonts w:cstheme="minorHAnsi"/>
          <w:bCs/>
        </w:rPr>
        <w:t>spread</w:t>
      </w:r>
      <w:del w:id="162" w:author="FRANCISCO DE BORJA JIMENEZ-ALFARO GONZALEZ" w:date="2024-02-15T10:36:00Z">
        <w:r w:rsidR="00D84F44" w:rsidRPr="00F95F23" w:rsidDel="00773794">
          <w:rPr>
            <w:rFonts w:cstheme="minorHAnsi"/>
            <w:bCs/>
          </w:rPr>
          <w:delText>ing</w:delText>
        </w:r>
      </w:del>
      <w:ins w:id="163" w:author="FRANCISCO DE BORJA JIMENEZ-ALFARO GONZALEZ" w:date="2024-02-15T10:36:00Z">
        <w:r w:rsidR="00773794">
          <w:rPr>
            <w:rFonts w:cstheme="minorHAnsi"/>
            <w:bCs/>
          </w:rPr>
          <w:t>s</w:t>
        </w:r>
      </w:ins>
      <w:r w:rsidR="00D84F44" w:rsidRPr="00F95F23">
        <w:rPr>
          <w:rFonts w:cstheme="minorHAnsi"/>
          <w:bCs/>
        </w:rPr>
        <w:t xml:space="preserve"> the mortality risk with several germination </w:t>
      </w:r>
      <w:del w:id="164" w:author="FRANCISCO DE BORJA JIMENEZ-ALFARO GONZALEZ" w:date="2024-02-15T10:33:00Z">
        <w:r w:rsidR="00D84F44" w:rsidRPr="00F95F23" w:rsidDel="00430A83">
          <w:rPr>
            <w:rFonts w:cstheme="minorHAnsi"/>
            <w:bCs/>
          </w:rPr>
          <w:delText>episodes</w:delText>
        </w:r>
        <w:r w:rsidR="00B515E9" w:rsidDel="00430A83">
          <w:rPr>
            <w:rFonts w:cstheme="minorHAnsi"/>
            <w:bCs/>
          </w:rPr>
          <w:delText xml:space="preserve"> </w:delText>
        </w:r>
      </w:del>
      <w:ins w:id="165" w:author="FRANCISCO DE BORJA JIMENEZ-ALFARO GONZALEZ" w:date="2024-02-15T10:33:00Z">
        <w:r w:rsidR="00430A83">
          <w:rPr>
            <w:rFonts w:cstheme="minorHAnsi"/>
            <w:bCs/>
          </w:rPr>
          <w:t xml:space="preserve">pulses </w:t>
        </w:r>
      </w:ins>
      <w:r w:rsidR="00B515E9">
        <w:rPr>
          <w:rFonts w:cstheme="minorHAnsi"/>
          <w:bCs/>
        </w:rPr>
        <w:fldChar w:fldCharType="begin" w:fldLock="1"/>
      </w:r>
      <w:r w:rsidR="00B515E9">
        <w:rPr>
          <w:rFonts w:cstheme="minorHAnsi"/>
          <w:bCs/>
        </w:rPr>
        <w:instrText>ADDIN CSL_CITATION {"citationItems":[{"id":"ITEM-1","itemData":{"DOI":"10.1098/rspb.2011.0176","abstract":"Uncertainty is a problem not only in human decision-making, but is a prevalent quality of natural environments and thus requires evolutionary response. Unpredictable natural selection is expected result in the evolution of bet-hedging strategies, which are adaptations to long-term fluctuating selection. Despite a recent surge of interest in bet hedging, its study remains mired in conceptual and practical ficulties, compounded by confusion over what constitutes evidence for its existence. Here, I attempt to resolve misunderstandings about bet hedging and its relationship with other modes of response environmental change, identify the challenges inherent to its study and assess the state of existing empiri- cal evidence. The variety and distribution of plausible bet-hedging traits found across 16 phyla in over 100 studies suggest their ubiquity. Thus, bet hedging should be considered a specific mode of response to environmental change. However, the distribution of bet-hedging studies across evidence categories defined according to potential strength - is heavily skewed towards weaker categories, underscoring the need for direct appraisals of the adaptive significance of putative bet-hedging","author":[{"dropping-particle":"","family":"Simons","given":"Andrew M.","non-dropping-particle":"","parse-names":false,"suffix":""}],"container-title":"Proceedings of the Royal Society B: Biological Sciences","id":"ITEM-1","issue":"1712","issued":{"date-parts":[["2011"]]},"page":"1601-1609","title":"Modes of response to environmental change and the elusive empirical evidence for bet hedging","type":"article-journal","volume":"278"},"uris":["http://www.mendeley.com/documents/?uuid=b839d485-7eb3-4039-9607-ff5137ac56a9"]}],"mendeley":{"formattedCitation":"(Simons, 2011)","plainTextFormattedCitation":"(Simons, 2011)","previouslyFormattedCitation":"(Simons, 2011)"},"properties":{"noteIndex":0},"schema":"https://github.com/citation-style-language/schema/raw/master/csl-citation.json"}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(Simons, 2011)</w:t>
      </w:r>
      <w:r w:rsidR="00B515E9">
        <w:rPr>
          <w:rFonts w:cstheme="minorHAnsi"/>
          <w:bCs/>
        </w:rPr>
        <w:fldChar w:fldCharType="end"/>
      </w:r>
      <w:r w:rsidR="00D84F44" w:rsidRPr="00F95F23">
        <w:rPr>
          <w:rFonts w:cstheme="minorHAnsi"/>
          <w:bCs/>
        </w:rPr>
        <w:t xml:space="preserve">; </w:t>
      </w:r>
      <w:del w:id="166" w:author="FRANCISCO DE BORJA JIMENEZ-ALFARO GONZALEZ" w:date="2024-02-15T10:33:00Z">
        <w:r w:rsidR="00D84F44" w:rsidRPr="00F95F23" w:rsidDel="00430A83">
          <w:rPr>
            <w:rFonts w:cstheme="minorHAnsi"/>
            <w:bCs/>
          </w:rPr>
          <w:delText xml:space="preserve">another </w:delText>
        </w:r>
      </w:del>
      <w:ins w:id="167" w:author="FRANCISCO DE BORJA JIMENEZ-ALFARO GONZALEZ" w:date="2024-02-15T10:34:00Z">
        <w:r w:rsidR="000A4547">
          <w:rPr>
            <w:rFonts w:cstheme="minorHAnsi"/>
            <w:bCs/>
          </w:rPr>
          <w:t>the</w:t>
        </w:r>
      </w:ins>
      <w:ins w:id="168" w:author="FRANCISCO DE BORJA JIMENEZ-ALFARO GONZALEZ" w:date="2024-02-15T10:33:00Z">
        <w:r w:rsidR="004C1941">
          <w:rPr>
            <w:rFonts w:cstheme="minorHAnsi"/>
            <w:bCs/>
          </w:rPr>
          <w:t xml:space="preserve"> response to</w:t>
        </w:r>
      </w:ins>
      <w:del w:id="169" w:author="FRANCISCO DE BORJA JIMENEZ-ALFARO GONZALEZ" w:date="2024-02-15T10:33:00Z">
        <w:r w:rsidR="00D84F44" w:rsidRPr="00F95F23" w:rsidDel="004C1941">
          <w:rPr>
            <w:rFonts w:cstheme="minorHAnsi"/>
            <w:bCs/>
          </w:rPr>
          <w:delText xml:space="preserve">is </w:delText>
        </w:r>
        <w:r w:rsidR="003F05F8" w:rsidRPr="00F95F23" w:rsidDel="004C1941">
          <w:rPr>
            <w:rFonts w:cstheme="minorHAnsi"/>
            <w:bCs/>
          </w:rPr>
          <w:delText>to have</w:delText>
        </w:r>
      </w:del>
      <w:r w:rsidR="00D84F44" w:rsidRPr="00F95F23">
        <w:rPr>
          <w:rFonts w:cstheme="minorHAnsi"/>
          <w:bCs/>
        </w:rPr>
        <w:t xml:space="preserve"> </w:t>
      </w:r>
      <w:del w:id="170" w:author="FRANCISCO DE BORJA JIMENEZ-ALFARO GONZALEZ" w:date="2024-02-15T10:34:00Z">
        <w:r w:rsidR="00D84F44" w:rsidRPr="00F95F23" w:rsidDel="004C1941">
          <w:rPr>
            <w:rFonts w:cstheme="minorHAnsi"/>
            <w:bCs/>
          </w:rPr>
          <w:delText xml:space="preserve">specific </w:delText>
        </w:r>
      </w:del>
      <w:r w:rsidR="00D84F44" w:rsidRPr="00F95F23">
        <w:rPr>
          <w:rFonts w:cstheme="minorHAnsi"/>
          <w:bCs/>
        </w:rPr>
        <w:t xml:space="preserve">environmental </w:t>
      </w:r>
      <w:del w:id="171" w:author="FRANCISCO DE BORJA JIMENEZ-ALFARO GONZALEZ" w:date="2024-02-15T10:34:00Z">
        <w:r w:rsidR="00D84F44" w:rsidRPr="00F95F23" w:rsidDel="000A4547">
          <w:rPr>
            <w:rFonts w:cstheme="minorHAnsi"/>
            <w:bCs/>
          </w:rPr>
          <w:delText xml:space="preserve">germination </w:delText>
        </w:r>
      </w:del>
      <w:r w:rsidR="00D84F44" w:rsidRPr="00F95F23">
        <w:rPr>
          <w:rFonts w:cstheme="minorHAnsi"/>
          <w:bCs/>
        </w:rPr>
        <w:t xml:space="preserve">cues that trigger </w:t>
      </w:r>
      <w:del w:id="172" w:author="FRANCISCO DE BORJA JIMENEZ-ALFARO GONZALEZ" w:date="2024-02-15T10:35:00Z">
        <w:r w:rsidR="00D84F44" w:rsidRPr="00F95F23" w:rsidDel="000A4547">
          <w:rPr>
            <w:rFonts w:cstheme="minorHAnsi"/>
            <w:bCs/>
          </w:rPr>
          <w:delText xml:space="preserve">the </w:delText>
        </w:r>
      </w:del>
      <w:r w:rsidR="00D84F44" w:rsidRPr="00F95F23">
        <w:rPr>
          <w:rFonts w:cstheme="minorHAnsi"/>
          <w:bCs/>
        </w:rPr>
        <w:t xml:space="preserve">germination process </w:t>
      </w:r>
      <w:del w:id="173" w:author="FRANCISCO DE BORJA JIMENEZ-ALFARO GONZALEZ" w:date="2024-02-15T10:35:00Z">
        <w:r w:rsidR="00D84F44" w:rsidRPr="00F95F23" w:rsidDel="000A4547">
          <w:rPr>
            <w:rFonts w:cstheme="minorHAnsi"/>
            <w:bCs/>
          </w:rPr>
          <w:delText>when abiotic</w:delText>
        </w:r>
      </w:del>
      <w:ins w:id="174" w:author="FRANCISCO DE BORJA JIMENEZ-ALFARO GONZALEZ" w:date="2024-02-15T10:36:00Z">
        <w:r w:rsidR="005130CE">
          <w:rPr>
            <w:rFonts w:cstheme="minorHAnsi"/>
            <w:bCs/>
          </w:rPr>
          <w:t>unde</w:t>
        </w:r>
      </w:ins>
      <w:ins w:id="175" w:author="FRANCISCO DE BORJA JIMENEZ-ALFARO GONZALEZ" w:date="2024-02-15T10:37:00Z">
        <w:r w:rsidR="005130CE">
          <w:rPr>
            <w:rFonts w:cstheme="minorHAnsi"/>
            <w:bCs/>
          </w:rPr>
          <w:t>r certain amount of</w:t>
        </w:r>
      </w:ins>
      <w:del w:id="176" w:author="FRANCISCO DE BORJA JIMENEZ-ALFARO GONZALEZ" w:date="2024-02-15T10:36:00Z">
        <w:r w:rsidR="00D84F44" w:rsidRPr="00F95F23" w:rsidDel="00773794">
          <w:rPr>
            <w:rFonts w:cstheme="minorHAnsi"/>
            <w:bCs/>
          </w:rPr>
          <w:delText xml:space="preserve"> conditions </w:delText>
        </w:r>
      </w:del>
      <w:del w:id="177" w:author="FRANCISCO DE BORJA JIMENEZ-ALFARO GONZALEZ" w:date="2024-02-15T10:35:00Z">
        <w:r w:rsidR="00D84F44" w:rsidRPr="00F95F23" w:rsidDel="000A4547">
          <w:rPr>
            <w:rFonts w:cstheme="minorHAnsi"/>
            <w:bCs/>
          </w:rPr>
          <w:delText>are favourable (i.e</w:delText>
        </w:r>
      </w:del>
      <w:del w:id="178" w:author="FRANCISCO DE BORJA JIMENEZ-ALFARO GONZALEZ" w:date="2024-02-15T10:36:00Z">
        <w:r w:rsidR="00D84F44" w:rsidRPr="00F95F23" w:rsidDel="00773794">
          <w:rPr>
            <w:rFonts w:cstheme="minorHAnsi"/>
            <w:bCs/>
          </w:rPr>
          <w:delText>.</w:delText>
        </w:r>
      </w:del>
      <w:r w:rsidR="00D84F44" w:rsidRPr="00F95F23">
        <w:rPr>
          <w:rFonts w:cstheme="minorHAnsi"/>
          <w:bCs/>
        </w:rPr>
        <w:t xml:space="preserve"> temperature, moisture or light</w:t>
      </w:r>
      <w:del w:id="179" w:author="FRANCISCO DE BORJA JIMENEZ-ALFARO GONZALEZ" w:date="2024-02-15T10:35:00Z">
        <w:r w:rsidR="00D84F44" w:rsidRPr="00F95F23" w:rsidDel="000A4547">
          <w:rPr>
            <w:rFonts w:cstheme="minorHAnsi"/>
            <w:bCs/>
          </w:rPr>
          <w:delText>)</w:delText>
        </w:r>
      </w:del>
      <w:r w:rsidR="00D84F44" w:rsidRPr="00F95F23">
        <w:rPr>
          <w:rFonts w:cstheme="minorHAnsi"/>
          <w:bCs/>
        </w:rPr>
        <w:t xml:space="preserve"> </w:t>
      </w:r>
      <w:r w:rsidR="00341D97">
        <w:rPr>
          <w:rFonts w:cstheme="minorHAnsi"/>
          <w:bCs/>
        </w:rPr>
        <w:fldChar w:fldCharType="begin" w:fldLock="1"/>
      </w:r>
      <w:r w:rsidR="00341D97">
        <w:rPr>
          <w:rFonts w:cstheme="minorHAnsi"/>
          <w:bCs/>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ranges","type":"article-journal","volume":"41"},"uris":["http://www.mendeley.com/documents/?uuid=ac43ecad-c1d7-4d66-82d6-610c14b27148"]},{"id":"ITEM-2","itemData":{"DOI":"10.1016/B978-0-12-416677-6.00001-9","ISBN":"978-0-12-416677-6","abstract":"This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Editio","id":"ITEM-2","issued":{"date-parts":[["2014","1","1"]]},"publisher":"Academic Press","publisher-place":"San Diego, CA, USA","title":"Seeds. Ecology, Biogeography and Evolution of Dormancy and Germination","type":"book"},"uris":["http://www.mendeley.com/documents/?uuid=a147d983-47ad-3113-ac22-f9e2c3bbcc32"]}],"mendeley":{"formattedCitation":"(Donohue &lt;i&gt;et al.&lt;/i&gt;, 2010; Baskin and Baskin, 2014)","plainTextFormattedCitation":"(Donohue et al., 2010; Baskin and Baskin, 2014)","previouslyFormattedCitation":"(Donohue &lt;i&gt;et al.&lt;/i&gt;, 2010; Baskin and Baskin, 2014)"},"properties":{"noteIndex":0},"schema":"https://github.com/citation-style-language/schema/raw/master/csl-citation.json"}</w:instrText>
      </w:r>
      <w:r w:rsidR="00341D97">
        <w:rPr>
          <w:rFonts w:cstheme="minorHAnsi"/>
          <w:bCs/>
        </w:rPr>
        <w:fldChar w:fldCharType="separate"/>
      </w:r>
      <w:r w:rsidR="00341D97" w:rsidRPr="00341D97">
        <w:rPr>
          <w:rFonts w:cstheme="minorHAnsi"/>
          <w:bCs/>
          <w:noProof/>
        </w:rPr>
        <w:t xml:space="preserve">(Donohue </w:t>
      </w:r>
      <w:r w:rsidR="00341D97" w:rsidRPr="00341D97">
        <w:rPr>
          <w:rFonts w:cstheme="minorHAnsi"/>
          <w:bCs/>
          <w:i/>
          <w:noProof/>
        </w:rPr>
        <w:t>et al.</w:t>
      </w:r>
      <w:r w:rsidR="00341D97" w:rsidRPr="00341D97">
        <w:rPr>
          <w:rFonts w:cstheme="minorHAnsi"/>
          <w:bCs/>
          <w:noProof/>
        </w:rPr>
        <w:t>, 2010; Baskin and Baskin, 2014)</w:t>
      </w:r>
      <w:r w:rsidR="00341D97">
        <w:rPr>
          <w:rFonts w:cstheme="minorHAnsi"/>
          <w:bCs/>
        </w:rPr>
        <w:fldChar w:fldCharType="end"/>
      </w:r>
      <w:ins w:id="180" w:author="FRANCISCO DE BORJA JIMENEZ-ALFARO GONZALEZ" w:date="2024-02-15T10:35:00Z">
        <w:r w:rsidR="000A4547">
          <w:rPr>
            <w:rFonts w:cstheme="minorHAnsi"/>
            <w:bCs/>
          </w:rPr>
          <w:t>;</w:t>
        </w:r>
      </w:ins>
      <w:r w:rsidR="00341D97">
        <w:rPr>
          <w:rFonts w:cstheme="minorHAnsi"/>
          <w:bCs/>
        </w:rPr>
        <w:t xml:space="preserve"> </w:t>
      </w:r>
      <w:r w:rsidR="00D84F44" w:rsidRPr="00F95F23">
        <w:rPr>
          <w:rFonts w:cstheme="minorHAnsi"/>
          <w:bCs/>
        </w:rPr>
        <w:t xml:space="preserve">or a combination of both </w:t>
      </w:r>
      <w:r w:rsidR="00B515E9">
        <w:rPr>
          <w:rFonts w:cstheme="minorHAnsi"/>
          <w:bCs/>
        </w:rPr>
        <w:fldChar w:fldCharType="begin" w:fldLock="1"/>
      </w:r>
      <w:r w:rsidR="00A0468A">
        <w:rPr>
          <w:rFonts w:cstheme="minorHAnsi"/>
          <w:bCs/>
        </w:rPr>
        <w:instrText>ADDIN CSL_CITATION {"citationItems":[{"id":"ITEM-1","itemData":{"DOI":"10.1098/rspb.2014.0706","ISSN":"14712954","PMID":"24870047","abstract":"All organisms are faced with environmental uncertainty. Bet-hedging theory expects unpredictable selection to result in the evolution of traits that maximize the geometric-mean fitness even though such traits appeartobedet-rimental over the shorter term. Despite the centrality of fitness measures to evolutionary analysis, no direct test of the geometric-mean fitness principle exists. Here, we directly distinguish between predictions of competing fitness maximization principles by testing Cohen's 1966 classic bet-hedging model using the fungus Neurospora crassa. The simple prediction is that propagule dormancy will evolve in proportion to the frequency of 'bad' years, whereas the prediction of the alternative arithmetic-mean principle is the evolution of zero dormancy as long as the expectation of a bad year is less than 0.5. Ascospore dormancy fraction in N. crassa was allowed to evolve under five experimental selection regimes that differed in the frequency of unpredictable 'bad years'. Results were consistent with bet-hedging theory: final dormancy fraction in 12 genetic lineages across 88 independently evolving samples was proportional to the frequency of bad years, and evolved both upwards and downwards as predicted from a range of starting dormancy fractions. These findings suggest that selection results in adaptation to variable rather than to expected environments. © 2014 The Author(s) Published by the Royal Society. All rights reserved.","author":[{"dropping-particle":"","family":"Graham","given":"Jeffrey K.","non-dropping-particle":"","parse-names":false,"suffix":""},{"dropping-particle":"","family":"Smith","given":"Myron L.","non-dropping-particle":"","parse-names":false,"suffix":""},{"dropping-particle":"","family":"Simons","given":"Andrew M.","non-dropping-particle":"","parse-names":false,"suffix":""}],"container-title":"Proceedings of the Royal Society B: Biological Sciences","id":"ITEM-1","issue":"1787","issued":{"date-parts":[["2014"]]},"title":"Experimental evolution of bet hedging under manipulated environmental uncertainty in Neurospora Crassa","type":"article-journal","volume":"281"},"uris":["http://www.mendeley.com/documents/?uuid=f2645969-c67e-4115-b00d-0278e4ebfbcf"]}],"mendeley":{"formattedCitation":"(Graham, Smith and Simons, 2014)","plainTextFormattedCitation":"(Graham, Smith and Simons, 2014)","previouslyFormattedCitation":"(Graham, Smith and Simons, 2014)"},"properties":{"noteIndex":0},"schema":"https://github.com/citation-style-language/schema/raw/master/csl-citation.json"}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(Graham, Smith and Simons, 2014)</w:t>
      </w:r>
      <w:r w:rsidR="00B515E9">
        <w:rPr>
          <w:rFonts w:cstheme="minorHAnsi"/>
          <w:bCs/>
        </w:rPr>
        <w:fldChar w:fldCharType="end"/>
      </w:r>
      <w:r w:rsidR="00D84F44" w:rsidRPr="00F95F23">
        <w:rPr>
          <w:rFonts w:cstheme="minorHAnsi"/>
          <w:bCs/>
        </w:rPr>
        <w:t>.</w:t>
      </w:r>
      <w:r w:rsidR="003F05F8" w:rsidRPr="00F95F23">
        <w:rPr>
          <w:rFonts w:cstheme="minorHAnsi"/>
          <w:bCs/>
        </w:rPr>
        <w:t xml:space="preserve"> </w:t>
      </w:r>
    </w:p>
    <w:p w14:paraId="461F8379" w14:textId="64131593" w:rsidR="00816A9A" w:rsidRPr="00F95F23" w:rsidDel="00C51495" w:rsidRDefault="00A66752" w:rsidP="00C31B32">
      <w:pPr>
        <w:spacing w:after="0" w:line="360" w:lineRule="auto"/>
        <w:ind w:firstLine="708"/>
        <w:jc w:val="both"/>
        <w:textAlignment w:val="baseline"/>
        <w:rPr>
          <w:del w:id="181" w:author="FRANCISCO DE BORJA JIMENEZ-ALFARO GONZALEZ" w:date="2024-02-15T11:00:00Z"/>
          <w:rFonts w:eastAsia="Times New Roman" w:cstheme="minorHAnsi"/>
          <w:color w:val="000000"/>
          <w:lang w:eastAsia="ca-ES"/>
        </w:rPr>
      </w:pPr>
      <w:ins w:id="182" w:author="FRANCISCO DE BORJA JIMENEZ-ALFARO GONZALEZ" w:date="2024-02-15T10:38:00Z">
        <w:r>
          <w:rPr>
            <w:rFonts w:cstheme="minorHAnsi"/>
            <w:bCs/>
          </w:rPr>
          <w:t xml:space="preserve">The </w:t>
        </w:r>
      </w:ins>
      <w:ins w:id="183" w:author="FRANCISCO DE BORJA JIMENEZ-ALFARO GONZALEZ" w:date="2024-02-15T10:40:00Z">
        <w:r w:rsidR="005021F4">
          <w:rPr>
            <w:rFonts w:cstheme="minorHAnsi"/>
            <w:bCs/>
          </w:rPr>
          <w:t xml:space="preserve">environmental </w:t>
        </w:r>
      </w:ins>
      <w:ins w:id="184" w:author="FRANCISCO DE BORJA JIMENEZ-ALFARO GONZALEZ" w:date="2024-02-15T10:38:00Z">
        <w:r>
          <w:rPr>
            <w:rFonts w:cstheme="minorHAnsi"/>
            <w:bCs/>
          </w:rPr>
          <w:t xml:space="preserve">regulation of germination phenology </w:t>
        </w:r>
      </w:ins>
      <w:ins w:id="185" w:author="FRANCISCO DE BORJA JIMENEZ-ALFARO GONZALEZ" w:date="2024-02-15T10:39:00Z">
        <w:r w:rsidR="00D53CAF">
          <w:rPr>
            <w:rFonts w:cstheme="minorHAnsi"/>
            <w:bCs/>
          </w:rPr>
          <w:t>in largel</w:t>
        </w:r>
      </w:ins>
      <w:ins w:id="186" w:author="FRANCISCO DE BORJA JIMENEZ-ALFARO GONZALEZ" w:date="2024-02-15T10:40:00Z">
        <w:r w:rsidR="00D53CAF">
          <w:rPr>
            <w:rFonts w:cstheme="minorHAnsi"/>
            <w:bCs/>
          </w:rPr>
          <w:t>y unexplored</w:t>
        </w:r>
      </w:ins>
      <w:ins w:id="187" w:author="FRANCISCO DE BORJA JIMENEZ-ALFARO GONZALEZ" w:date="2024-02-15T10:39:00Z">
        <w:r w:rsidR="00B30719">
          <w:rPr>
            <w:rFonts w:cstheme="minorHAnsi"/>
            <w:bCs/>
          </w:rPr>
          <w:t xml:space="preserve"> </w:t>
        </w:r>
      </w:ins>
      <w:ins w:id="188" w:author="FRANCISCO DE BORJA JIMENEZ-ALFARO GONZALEZ" w:date="2024-02-15T10:40:00Z">
        <w:r w:rsidR="005021F4">
          <w:rPr>
            <w:rFonts w:cstheme="minorHAnsi"/>
            <w:bCs/>
          </w:rPr>
          <w:t>in natural ecosystems</w:t>
        </w:r>
        <w:r w:rsidR="00B07711">
          <w:rPr>
            <w:rFonts w:cstheme="minorHAnsi"/>
            <w:bCs/>
          </w:rPr>
          <w:t xml:space="preserve">, </w:t>
        </w:r>
      </w:ins>
      <w:ins w:id="189" w:author="FRANCISCO DE BORJA JIMENEZ-ALFARO GONZALEZ" w:date="2024-02-15T10:42:00Z">
        <w:r w:rsidR="00F05A4E">
          <w:rPr>
            <w:rFonts w:cstheme="minorHAnsi"/>
            <w:bCs/>
          </w:rPr>
          <w:t>and</w:t>
        </w:r>
      </w:ins>
      <w:ins w:id="190" w:author="FRANCISCO DE BORJA JIMENEZ-ALFARO GONZALEZ" w:date="2024-02-15T10:40:00Z">
        <w:r w:rsidR="00B07711">
          <w:rPr>
            <w:rFonts w:cstheme="minorHAnsi"/>
            <w:bCs/>
          </w:rPr>
          <w:t xml:space="preserve"> most studies have focused </w:t>
        </w:r>
      </w:ins>
      <w:ins w:id="191" w:author="FRANCISCO DE BORJA JIMENEZ-ALFARO GONZALEZ" w:date="2024-02-15T10:41:00Z">
        <w:r w:rsidR="00B07711">
          <w:rPr>
            <w:rFonts w:cstheme="minorHAnsi"/>
            <w:bCs/>
          </w:rPr>
          <w:t xml:space="preserve">on </w:t>
        </w:r>
      </w:ins>
      <w:ins w:id="192" w:author="FRANCISCO DE BORJA JIMENEZ-ALFARO GONZALEZ" w:date="2024-02-15T10:43:00Z">
        <w:r w:rsidR="000C2511">
          <w:rPr>
            <w:rFonts w:cstheme="minorHAnsi"/>
            <w:bCs/>
          </w:rPr>
          <w:t xml:space="preserve">annual species from </w:t>
        </w:r>
      </w:ins>
      <w:ins w:id="193" w:author="FRANCISCO DE BORJA JIMENEZ-ALFARO GONZALEZ" w:date="2024-02-15T10:42:00Z">
        <w:r w:rsidR="006C4A15">
          <w:rPr>
            <w:rFonts w:cstheme="minorHAnsi"/>
            <w:bCs/>
          </w:rPr>
          <w:t xml:space="preserve">unpredictable water-dependent </w:t>
        </w:r>
      </w:ins>
      <w:ins w:id="194" w:author="FRANCISCO DE BORJA JIMENEZ-ALFARO GONZALEZ" w:date="2024-02-15T10:48:00Z">
        <w:r w:rsidR="00FA012B">
          <w:rPr>
            <w:rFonts w:cstheme="minorHAnsi"/>
            <w:bCs/>
          </w:rPr>
          <w:t>communities</w:t>
        </w:r>
      </w:ins>
      <w:ins w:id="195" w:author="FRANCISCO DE BORJA JIMENEZ-ALFARO GONZALEZ" w:date="2024-02-15T10:42:00Z">
        <w:r w:rsidR="00F05A4E">
          <w:rPr>
            <w:rFonts w:cstheme="minorHAnsi"/>
            <w:bCs/>
          </w:rPr>
          <w:t xml:space="preserve"> (</w:t>
        </w:r>
      </w:ins>
      <w:commentRangeStart w:id="196"/>
      <w:ins w:id="197" w:author="FRANCISCO DE BORJA JIMENEZ-ALFARO GONZALEZ" w:date="2024-02-15T10:43:00Z">
        <w:r w:rsidR="000C2511">
          <w:rPr>
            <w:rFonts w:cstheme="minorHAnsi"/>
            <w:bCs/>
          </w:rPr>
          <w:t>XX</w:t>
        </w:r>
      </w:ins>
      <w:ins w:id="198" w:author="FRANCISCO DE BORJA JIMENEZ-ALFARO GONZALEZ" w:date="2024-02-15T11:06:00Z">
        <w:r w:rsidR="00512F4B">
          <w:rPr>
            <w:rFonts w:cstheme="minorHAnsi"/>
            <w:bCs/>
          </w:rPr>
          <w:t xml:space="preserve"> XXX </w:t>
        </w:r>
      </w:ins>
      <w:proofErr w:type="spellStart"/>
      <w:ins w:id="199" w:author="FRANCISCO DE BORJA JIMENEZ-ALFARO GONZALEZ" w:date="2024-02-15T10:43:00Z">
        <w:r w:rsidR="000C2511">
          <w:rPr>
            <w:rFonts w:cstheme="minorHAnsi"/>
            <w:bCs/>
          </w:rPr>
          <w:t>XXX</w:t>
        </w:r>
      </w:ins>
      <w:proofErr w:type="spellEnd"/>
      <w:ins w:id="200" w:author="FRANCISCO DE BORJA JIMENEZ-ALFARO GONZALEZ" w:date="2024-02-15T11:06:00Z">
        <w:r w:rsidR="00512F4B">
          <w:rPr>
            <w:rFonts w:cstheme="minorHAnsi"/>
            <w:bCs/>
          </w:rPr>
          <w:t xml:space="preserve">; </w:t>
        </w:r>
      </w:ins>
      <w:ins w:id="201" w:author="FRANCISCO DE BORJA JIMENEZ-ALFARO GONZALEZ" w:date="2024-02-15T10:43:00Z">
        <w:r w:rsidR="000C2511">
          <w:rPr>
            <w:rFonts w:cstheme="minorHAnsi"/>
            <w:bCs/>
          </w:rPr>
          <w:t>XXXX</w:t>
        </w:r>
      </w:ins>
      <w:ins w:id="202" w:author="FRANCISCO DE BORJA JIMENEZ-ALFARO GONZALEZ" w:date="2024-02-15T11:06:00Z">
        <w:r w:rsidR="00512F4B">
          <w:rPr>
            <w:rFonts w:cstheme="minorHAnsi"/>
            <w:bCs/>
          </w:rPr>
          <w:t xml:space="preserve"> </w:t>
        </w:r>
        <w:proofErr w:type="spellStart"/>
        <w:r w:rsidR="00512F4B">
          <w:rPr>
            <w:rFonts w:cstheme="minorHAnsi"/>
            <w:bCs/>
          </w:rPr>
          <w:t>XXXX</w:t>
        </w:r>
        <w:proofErr w:type="spellEnd"/>
        <w:r w:rsidR="00512F4B">
          <w:rPr>
            <w:rFonts w:cstheme="minorHAnsi"/>
            <w:bCs/>
          </w:rPr>
          <w:t xml:space="preserve"> </w:t>
        </w:r>
      </w:ins>
      <w:ins w:id="203" w:author="FRANCISCO DE BORJA JIMENEZ-ALFARO GONZALEZ" w:date="2024-02-15T10:43:00Z">
        <w:r w:rsidR="000C2511">
          <w:rPr>
            <w:rFonts w:cstheme="minorHAnsi"/>
            <w:bCs/>
          </w:rPr>
          <w:t>XX</w:t>
        </w:r>
      </w:ins>
      <w:commentRangeEnd w:id="196"/>
      <w:ins w:id="204" w:author="FRANCISCO DE BORJA JIMENEZ-ALFARO GONZALEZ" w:date="2024-02-15T10:44:00Z">
        <w:r w:rsidR="00804AD1">
          <w:rPr>
            <w:rStyle w:val="CommentReference"/>
            <w:rFonts w:ascii="Calibri" w:eastAsia="Calibri" w:hAnsi="Calibri" w:cs="Calibri"/>
          </w:rPr>
          <w:commentReference w:id="196"/>
        </w:r>
      </w:ins>
      <w:ins w:id="205" w:author="FRANCISCO DE BORJA JIMENEZ-ALFARO GONZALEZ" w:date="2024-02-15T10:42:00Z">
        <w:r w:rsidR="00F05A4E">
          <w:rPr>
            <w:rFonts w:cstheme="minorHAnsi"/>
            <w:bCs/>
          </w:rPr>
          <w:t xml:space="preserve">). </w:t>
        </w:r>
      </w:ins>
      <w:ins w:id="206" w:author="FRANCISCO DE BORJA JIMENEZ-ALFARO GONZALEZ" w:date="2024-02-15T10:43:00Z">
        <w:r w:rsidR="00CF245E">
          <w:rPr>
            <w:rFonts w:cstheme="minorHAnsi"/>
            <w:bCs/>
          </w:rPr>
          <w:t xml:space="preserve">However, </w:t>
        </w:r>
      </w:ins>
      <w:ins w:id="207" w:author="FRANCISCO DE BORJA JIMENEZ-ALFARO GONZALEZ" w:date="2024-02-15T10:49:00Z">
        <w:r w:rsidR="00CF2DB1">
          <w:rPr>
            <w:rFonts w:cstheme="minorHAnsi"/>
            <w:bCs/>
          </w:rPr>
          <w:t xml:space="preserve">changes in </w:t>
        </w:r>
      </w:ins>
      <w:ins w:id="208" w:author="FRANCISCO DE BORJA JIMENEZ-ALFARO GONZALEZ" w:date="2024-02-15T10:45:00Z">
        <w:r w:rsidR="004F3FF7">
          <w:rPr>
            <w:rFonts w:cstheme="minorHAnsi"/>
            <w:bCs/>
          </w:rPr>
          <w:t xml:space="preserve">germination </w:t>
        </w:r>
      </w:ins>
      <w:ins w:id="209" w:author="FRANCISCO DE BORJA JIMENEZ-ALFARO GONZALEZ" w:date="2024-02-15T10:49:00Z">
        <w:r w:rsidR="00CF2DB1">
          <w:rPr>
            <w:rFonts w:cstheme="minorHAnsi"/>
            <w:bCs/>
          </w:rPr>
          <w:t>phenology</w:t>
        </w:r>
      </w:ins>
      <w:ins w:id="210" w:author="FRANCISCO DE BORJA JIMENEZ-ALFARO GONZALEZ" w:date="2024-02-15T10:47:00Z">
        <w:r w:rsidR="00C53091">
          <w:rPr>
            <w:rFonts w:cstheme="minorHAnsi"/>
            <w:bCs/>
          </w:rPr>
          <w:t xml:space="preserve"> </w:t>
        </w:r>
      </w:ins>
      <w:ins w:id="211" w:author="FRANCISCO DE BORJA JIMENEZ-ALFARO GONZALEZ" w:date="2024-02-15T10:49:00Z">
        <w:r w:rsidR="00CF2DB1">
          <w:rPr>
            <w:rFonts w:cstheme="minorHAnsi"/>
            <w:bCs/>
          </w:rPr>
          <w:t>are</w:t>
        </w:r>
      </w:ins>
      <w:ins w:id="212" w:author="FRANCISCO DE BORJA JIMENEZ-ALFARO GONZALEZ" w:date="2024-02-15T10:47:00Z">
        <w:r w:rsidR="00C53091">
          <w:rPr>
            <w:rFonts w:cstheme="minorHAnsi"/>
            <w:bCs/>
          </w:rPr>
          <w:t xml:space="preserve"> </w:t>
        </w:r>
      </w:ins>
      <w:ins w:id="213" w:author="FRANCISCO DE BORJA JIMENEZ-ALFARO GONZALEZ" w:date="2024-02-15T10:48:00Z">
        <w:r w:rsidR="00154D57">
          <w:rPr>
            <w:rFonts w:cstheme="minorHAnsi"/>
            <w:bCs/>
          </w:rPr>
          <w:t xml:space="preserve">also </w:t>
        </w:r>
      </w:ins>
      <w:ins w:id="214" w:author="FRANCISCO DE BORJA JIMENEZ-ALFARO GONZALEZ" w:date="2024-02-15T10:47:00Z">
        <w:r w:rsidR="00C53091">
          <w:rPr>
            <w:rFonts w:cstheme="minorHAnsi"/>
            <w:bCs/>
          </w:rPr>
          <w:t xml:space="preserve">expected in </w:t>
        </w:r>
      </w:ins>
      <w:ins w:id="215" w:author="FRANCISCO DE BORJA JIMENEZ-ALFARO GONZALEZ" w:date="2024-02-15T10:48:00Z">
        <w:r w:rsidR="00FA012B">
          <w:rPr>
            <w:rFonts w:cstheme="minorHAnsi"/>
            <w:bCs/>
          </w:rPr>
          <w:t xml:space="preserve">other </w:t>
        </w:r>
        <w:r w:rsidR="00154D57">
          <w:rPr>
            <w:rFonts w:cstheme="minorHAnsi"/>
            <w:bCs/>
          </w:rPr>
          <w:t>systems</w:t>
        </w:r>
        <w:r w:rsidR="00FA012B">
          <w:rPr>
            <w:rFonts w:cstheme="minorHAnsi"/>
            <w:bCs/>
          </w:rPr>
          <w:t xml:space="preserve"> </w:t>
        </w:r>
      </w:ins>
      <w:ins w:id="216" w:author="FRANCISCO DE BORJA JIMENEZ-ALFARO GONZALEZ" w:date="2024-02-15T10:50:00Z">
        <w:r w:rsidR="00FD53A9">
          <w:rPr>
            <w:rFonts w:cstheme="minorHAnsi"/>
            <w:bCs/>
          </w:rPr>
          <w:t>influenced by seasonal</w:t>
        </w:r>
        <w:r w:rsidR="00CA27E5">
          <w:rPr>
            <w:rFonts w:cstheme="minorHAnsi"/>
            <w:bCs/>
          </w:rPr>
          <w:t>ity</w:t>
        </w:r>
      </w:ins>
      <w:ins w:id="217" w:author="FRANCISCO DE BORJA JIMENEZ-ALFARO GONZALEZ" w:date="2024-02-15T10:51:00Z">
        <w:r w:rsidR="00AD6874">
          <w:rPr>
            <w:rFonts w:cstheme="minorHAnsi"/>
            <w:bCs/>
          </w:rPr>
          <w:t xml:space="preserve"> and </w:t>
        </w:r>
      </w:ins>
      <w:ins w:id="218" w:author="FRANCISCO DE BORJA JIMENEZ-ALFARO GONZALEZ" w:date="2024-02-15T10:56:00Z">
        <w:r w:rsidR="004B4434">
          <w:rPr>
            <w:rFonts w:cstheme="minorHAnsi"/>
            <w:bCs/>
          </w:rPr>
          <w:t>climate</w:t>
        </w:r>
      </w:ins>
      <w:ins w:id="219" w:author="FRANCISCO DE BORJA JIMENEZ-ALFARO GONZALEZ" w:date="2024-02-15T10:51:00Z">
        <w:r w:rsidR="00AD6874">
          <w:rPr>
            <w:rFonts w:cstheme="minorHAnsi"/>
            <w:bCs/>
          </w:rPr>
          <w:t xml:space="preserve"> change (</w:t>
        </w:r>
      </w:ins>
      <w:commentRangeStart w:id="220"/>
      <w:ins w:id="221" w:author="FRANCISCO DE BORJA JIMENEZ-ALFARO GONZALEZ" w:date="2024-02-15T10:53:00Z">
        <w:r w:rsidR="00E3526B">
          <w:rPr>
            <w:rFonts w:cstheme="minorHAnsi"/>
            <w:bCs/>
          </w:rPr>
          <w:t>Walck et al. 20</w:t>
        </w:r>
      </w:ins>
      <w:ins w:id="222" w:author="FRANCISCO DE BORJA JIMENEZ-ALFARO GONZALEZ" w:date="2024-02-15T10:54:00Z">
        <w:r w:rsidR="00E3526B">
          <w:rPr>
            <w:rFonts w:cstheme="minorHAnsi"/>
            <w:bCs/>
          </w:rPr>
          <w:t>11</w:t>
        </w:r>
        <w:commentRangeEnd w:id="220"/>
        <w:r w:rsidR="00E3526B">
          <w:rPr>
            <w:rStyle w:val="CommentReference"/>
            <w:rFonts w:ascii="Calibri" w:eastAsia="Calibri" w:hAnsi="Calibri" w:cs="Calibri"/>
          </w:rPr>
          <w:commentReference w:id="220"/>
        </w:r>
      </w:ins>
      <w:ins w:id="223" w:author="FRANCISCO DE BORJA JIMENEZ-ALFARO GONZALEZ" w:date="2024-02-15T10:51:00Z">
        <w:r w:rsidR="00AD6874">
          <w:rPr>
            <w:rFonts w:cstheme="minorHAnsi"/>
            <w:bCs/>
          </w:rPr>
          <w:t xml:space="preserve">). </w:t>
        </w:r>
      </w:ins>
      <w:ins w:id="224" w:author="FRANCISCO DE BORJA JIMENEZ-ALFARO GONZALEZ" w:date="2024-02-15T10:55:00Z">
        <w:r w:rsidR="003D7FEA">
          <w:rPr>
            <w:rFonts w:cstheme="minorHAnsi"/>
            <w:bCs/>
          </w:rPr>
          <w:t xml:space="preserve">One </w:t>
        </w:r>
      </w:ins>
      <w:ins w:id="225" w:author="FRANCISCO DE BORJA JIMENEZ-ALFARO GONZALEZ" w:date="2024-02-15T10:56:00Z">
        <w:r w:rsidR="002B04C0">
          <w:rPr>
            <w:rFonts w:cstheme="minorHAnsi"/>
            <w:bCs/>
          </w:rPr>
          <w:t xml:space="preserve">important </w:t>
        </w:r>
      </w:ins>
      <w:ins w:id="226" w:author="FRANCISCO DE BORJA JIMENEZ-ALFARO GONZALEZ" w:date="2024-02-15T10:55:00Z">
        <w:r w:rsidR="003D7FEA">
          <w:rPr>
            <w:rFonts w:cstheme="minorHAnsi"/>
            <w:bCs/>
          </w:rPr>
          <w:t xml:space="preserve">example is </w:t>
        </w:r>
      </w:ins>
      <w:ins w:id="227" w:author="FRANCISCO DE BORJA JIMENEZ-ALFARO GONZALEZ" w:date="2024-02-15T10:57:00Z">
        <w:r w:rsidR="00332326">
          <w:rPr>
            <w:rFonts w:cstheme="minorHAnsi"/>
            <w:bCs/>
          </w:rPr>
          <w:t xml:space="preserve">found </w:t>
        </w:r>
      </w:ins>
      <w:ins w:id="228" w:author="FRANCISCO DE BORJA JIMENEZ-ALFARO GONZALEZ" w:date="2024-02-15T10:59:00Z">
        <w:r w:rsidR="00E00B96">
          <w:rPr>
            <w:rFonts w:cstheme="minorHAnsi"/>
            <w:bCs/>
          </w:rPr>
          <w:t xml:space="preserve">in </w:t>
        </w:r>
      </w:ins>
      <w:ins w:id="229" w:author="FRANCISCO DE BORJA JIMENEZ-ALFARO GONZALEZ" w:date="2024-02-15T10:56:00Z">
        <w:r w:rsidR="002B04C0">
          <w:rPr>
            <w:rFonts w:cstheme="minorHAnsi"/>
            <w:bCs/>
          </w:rPr>
          <w:t xml:space="preserve">alpine and arctic </w:t>
        </w:r>
      </w:ins>
      <w:ins w:id="230" w:author="FRANCISCO DE BORJA JIMENEZ-ALFARO GONZALEZ" w:date="2024-02-15T10:57:00Z">
        <w:r w:rsidR="00202551">
          <w:rPr>
            <w:rFonts w:cstheme="minorHAnsi"/>
            <w:bCs/>
          </w:rPr>
          <w:t xml:space="preserve">ecosystems, where </w:t>
        </w:r>
      </w:ins>
      <w:ins w:id="231" w:author="FRANCISCO DE BORJA JIMENEZ-ALFARO GONZALEZ" w:date="2024-02-15T10:58:00Z">
        <w:r w:rsidR="00202551">
          <w:rPr>
            <w:rFonts w:cstheme="minorHAnsi"/>
            <w:bCs/>
          </w:rPr>
          <w:t>seed</w:t>
        </w:r>
      </w:ins>
      <w:ins w:id="232" w:author="FRANCISCO DE BORJA JIMENEZ-ALFARO GONZALEZ" w:date="2024-02-15T10:59:00Z">
        <w:r w:rsidR="00E00B96">
          <w:rPr>
            <w:rFonts w:cstheme="minorHAnsi"/>
            <w:bCs/>
          </w:rPr>
          <w:t xml:space="preserve"> production</w:t>
        </w:r>
        <w:r w:rsidR="00713CEB">
          <w:rPr>
            <w:rFonts w:cstheme="minorHAnsi"/>
            <w:bCs/>
          </w:rPr>
          <w:t xml:space="preserve"> and germination</w:t>
        </w:r>
      </w:ins>
      <w:ins w:id="233" w:author="FRANCISCO DE BORJA JIMENEZ-ALFARO GONZALEZ" w:date="2024-02-15T10:58:00Z">
        <w:r w:rsidR="00202551">
          <w:rPr>
            <w:rFonts w:cstheme="minorHAnsi"/>
            <w:bCs/>
          </w:rPr>
          <w:t xml:space="preserve"> </w:t>
        </w:r>
      </w:ins>
      <w:ins w:id="234" w:author="FRANCISCO DE BORJA JIMENEZ-ALFARO GONZALEZ" w:date="2024-02-15T11:00:00Z">
        <w:r w:rsidR="00C51495">
          <w:rPr>
            <w:rFonts w:cstheme="minorHAnsi"/>
            <w:bCs/>
          </w:rPr>
          <w:t>are</w:t>
        </w:r>
      </w:ins>
      <w:ins w:id="235" w:author="FRANCISCO DE BORJA JIMENEZ-ALFARO GONZALEZ" w:date="2024-02-15T10:59:00Z">
        <w:r w:rsidR="00543804">
          <w:rPr>
            <w:rFonts w:cstheme="minorHAnsi"/>
            <w:bCs/>
          </w:rPr>
          <w:t xml:space="preserve"> strongly influenced by </w:t>
        </w:r>
        <w:r w:rsidR="00E00B96">
          <w:rPr>
            <w:rFonts w:cstheme="minorHAnsi"/>
            <w:bCs/>
          </w:rPr>
          <w:t xml:space="preserve">climate </w:t>
        </w:r>
      </w:ins>
      <w:ins w:id="236" w:author="FRANCISCO DE BORJA JIMENEZ-ALFARO GONZALEZ" w:date="2024-02-15T11:18:00Z">
        <w:r w:rsidR="0024158D">
          <w:rPr>
            <w:rFonts w:cstheme="minorHAnsi"/>
            <w:bCs/>
          </w:rPr>
          <w:t>warming</w:t>
        </w:r>
      </w:ins>
      <w:ins w:id="237" w:author="FRANCISCO DE BORJA JIMENEZ-ALFARO GONZALEZ" w:date="2024-02-15T10:59:00Z">
        <w:r w:rsidR="00713CEB">
          <w:rPr>
            <w:rFonts w:cstheme="minorHAnsi"/>
            <w:bCs/>
          </w:rPr>
          <w:t xml:space="preserve"> (</w:t>
        </w:r>
        <w:commentRangeStart w:id="238"/>
        <w:proofErr w:type="spellStart"/>
        <w:r w:rsidR="00713CEB">
          <w:rPr>
            <w:rFonts w:cstheme="minorHAnsi"/>
            <w:bCs/>
          </w:rPr>
          <w:t>Mondoni</w:t>
        </w:r>
        <w:proofErr w:type="spellEnd"/>
        <w:r w:rsidR="00713CEB">
          <w:rPr>
            <w:rFonts w:cstheme="minorHAnsi"/>
            <w:bCs/>
          </w:rPr>
          <w:t xml:space="preserve"> et al. 202</w:t>
        </w:r>
      </w:ins>
      <w:ins w:id="239" w:author="FRANCISCO DE BORJA JIMENEZ-ALFARO GONZALEZ" w:date="2024-02-15T11:00:00Z">
        <w:r w:rsidR="00713CEB">
          <w:rPr>
            <w:rFonts w:cstheme="minorHAnsi"/>
            <w:bCs/>
          </w:rPr>
          <w:t>2</w:t>
        </w:r>
        <w:commentRangeEnd w:id="238"/>
        <w:r w:rsidR="00713CEB">
          <w:rPr>
            <w:rStyle w:val="CommentReference"/>
            <w:rFonts w:ascii="Calibri" w:eastAsia="Calibri" w:hAnsi="Calibri" w:cs="Calibri"/>
          </w:rPr>
          <w:commentReference w:id="238"/>
        </w:r>
        <w:r w:rsidR="00713CEB">
          <w:rPr>
            <w:rFonts w:cstheme="minorHAnsi"/>
            <w:bCs/>
          </w:rPr>
          <w:t xml:space="preserve">). </w:t>
        </w:r>
      </w:ins>
      <w:del w:id="240" w:author="FRANCISCO DE BORJA JIMENEZ-ALFARO GONZALEZ" w:date="2024-02-15T11:00:00Z">
        <w:r w:rsidR="0072769E" w:rsidRPr="00F95F23" w:rsidDel="00C51495">
          <w:rPr>
            <w:rFonts w:cstheme="minorHAnsi"/>
          </w:rPr>
          <w:delText>N</w:delText>
        </w:r>
        <w:r w:rsidR="001775A8" w:rsidRPr="00F95F23" w:rsidDel="00C51495">
          <w:rPr>
            <w:rFonts w:cstheme="minorHAnsi"/>
          </w:rPr>
          <w:delText xml:space="preserve">onetheless, </w:delText>
        </w:r>
        <w:r w:rsidR="00A820F7" w:rsidRPr="00F95F23" w:rsidDel="00C51495">
          <w:rPr>
            <w:rFonts w:cstheme="minorHAnsi"/>
          </w:rPr>
          <w:delText>little is known about germination phenology</w:delText>
        </w:r>
        <w:r w:rsidR="003169ED" w:rsidRPr="00F95F23" w:rsidDel="00C51495">
          <w:rPr>
            <w:rFonts w:cstheme="minorHAnsi"/>
          </w:rPr>
          <w:delText xml:space="preserve"> in </w:delText>
        </w:r>
        <w:r w:rsidR="00800A1E" w:rsidRPr="00F95F23" w:rsidDel="00C51495">
          <w:rPr>
            <w:rFonts w:cstheme="minorHAnsi"/>
          </w:rPr>
          <w:delText xml:space="preserve">communities adapted to </w:delText>
        </w:r>
        <w:r w:rsidR="00233FA1" w:rsidRPr="00F95F23" w:rsidDel="00C51495">
          <w:rPr>
            <w:rFonts w:cstheme="minorHAnsi"/>
          </w:rPr>
          <w:delText xml:space="preserve">harsh </w:delText>
        </w:r>
        <w:r w:rsidR="00E43154" w:rsidRPr="00F95F23" w:rsidDel="00C51495">
          <w:rPr>
            <w:rFonts w:cstheme="minorHAnsi"/>
          </w:rPr>
          <w:delText>and</w:delText>
        </w:r>
        <w:r w:rsidR="002174B2" w:rsidRPr="00F95F23" w:rsidDel="00C51495">
          <w:rPr>
            <w:rFonts w:cstheme="minorHAnsi"/>
          </w:rPr>
          <w:delText xml:space="preserve"> unpredictable </w:delText>
        </w:r>
        <w:r w:rsidR="00233FA1" w:rsidRPr="00F95F23" w:rsidDel="00C51495">
          <w:rPr>
            <w:rFonts w:cstheme="minorHAnsi"/>
          </w:rPr>
          <w:delText>environments</w:delText>
        </w:r>
        <w:r w:rsidR="0082595E" w:rsidRPr="00F95F23" w:rsidDel="00C51495">
          <w:rPr>
            <w:rFonts w:cstheme="minorHAnsi"/>
          </w:rPr>
          <w:delText xml:space="preserve"> which </w:delText>
        </w:r>
        <w:r w:rsidR="003F05F8" w:rsidRPr="00F95F23" w:rsidDel="00C51495">
          <w:rPr>
            <w:rFonts w:cstheme="minorHAnsi"/>
          </w:rPr>
          <w:delText>could</w:delText>
        </w:r>
        <w:r w:rsidR="0082595E" w:rsidRPr="00F95F23" w:rsidDel="00C51495">
          <w:rPr>
            <w:rFonts w:cstheme="minorHAnsi"/>
          </w:rPr>
          <w:delText xml:space="preserve"> help us understand</w:delText>
        </w:r>
        <w:r w:rsidR="00816A9A" w:rsidRPr="00F95F23" w:rsidDel="00C51495">
          <w:rPr>
            <w:rFonts w:cstheme="minorHAnsi"/>
          </w:rPr>
          <w:delText xml:space="preserve"> how germination phenology </w:delText>
        </w:r>
        <w:r w:rsidR="003F05F8" w:rsidRPr="00F95F23" w:rsidDel="00C51495">
          <w:rPr>
            <w:rFonts w:cstheme="minorHAnsi"/>
          </w:rPr>
          <w:delText xml:space="preserve">may </w:delText>
        </w:r>
        <w:r w:rsidR="00816A9A" w:rsidRPr="00F95F23" w:rsidDel="00C51495">
          <w:rPr>
            <w:rFonts w:cstheme="minorHAnsi"/>
          </w:rPr>
          <w:delText xml:space="preserve">shift </w:delText>
        </w:r>
        <w:r w:rsidR="00FE5785" w:rsidRPr="00F95F23" w:rsidDel="00C51495">
          <w:rPr>
            <w:rFonts w:cstheme="minorHAnsi"/>
          </w:rPr>
          <w:delText xml:space="preserve">and </w:delText>
        </w:r>
        <w:r w:rsidR="004E46A2" w:rsidRPr="00F95F23" w:rsidDel="00C51495">
          <w:rPr>
            <w:rFonts w:cstheme="minorHAnsi"/>
          </w:rPr>
          <w:delText xml:space="preserve">adapt </w:delText>
        </w:r>
        <w:r w:rsidR="00816A9A" w:rsidRPr="00F95F23" w:rsidDel="00C51495">
          <w:rPr>
            <w:rFonts w:cstheme="minorHAnsi"/>
          </w:rPr>
          <w:delText xml:space="preserve">under current and future climate change scenarios. </w:delText>
        </w:r>
      </w:del>
    </w:p>
    <w:p w14:paraId="46EAE914" w14:textId="2BADC6C8" w:rsidR="004F7915" w:rsidRDefault="005D5E5F" w:rsidP="004F7915">
      <w:pPr>
        <w:spacing w:after="0" w:line="360" w:lineRule="auto"/>
        <w:ind w:firstLine="708"/>
        <w:jc w:val="both"/>
        <w:textAlignment w:val="baseline"/>
        <w:rPr>
          <w:ins w:id="241" w:author="FRANCISCO DE BORJA JIMENEZ-ALFARO GONZALEZ" w:date="2024-02-15T11:23:00Z"/>
        </w:rPr>
      </w:pPr>
      <w:r w:rsidRPr="00F95F23">
        <w:rPr>
          <w:rFonts w:cstheme="minorHAnsi"/>
        </w:rPr>
        <w:t>A</w:t>
      </w:r>
      <w:r w:rsidRPr="00F95F23">
        <w:rPr>
          <w:rFonts w:eastAsia="Times New Roman" w:cstheme="minorHAnsi"/>
          <w:color w:val="000000"/>
          <w:lang w:eastAsia="ca-ES"/>
        </w:rPr>
        <w:t xml:space="preserve">lpine areas </w:t>
      </w:r>
      <w:ins w:id="242" w:author="FRANCISCO DE BORJA JIMENEZ-ALFARO GONZALEZ" w:date="2024-02-15T11:01:00Z">
        <w:r w:rsidR="0084714F" w:rsidRPr="00F95F23">
          <w:rPr>
            <w:rFonts w:eastAsia="Times New Roman" w:cstheme="minorHAnsi"/>
            <w:color w:val="000000"/>
            <w:lang w:eastAsia="ca-ES"/>
          </w:rPr>
          <w:t xml:space="preserve">are characterized by short growing seasons </w:t>
        </w:r>
        <w:r w:rsidR="0084714F">
          <w:rPr>
            <w:rFonts w:eastAsia="Times New Roman" w:cstheme="minorHAnsi"/>
            <w:color w:val="000000"/>
            <w:lang w:eastAsia="ca-ES"/>
          </w:rPr>
          <w:t xml:space="preserve">and </w:t>
        </w:r>
      </w:ins>
      <w:r w:rsidRPr="00F95F23">
        <w:rPr>
          <w:rFonts w:eastAsia="Times New Roman" w:cstheme="minorHAnsi"/>
          <w:color w:val="000000"/>
          <w:lang w:eastAsia="ca-ES"/>
        </w:rPr>
        <w:t xml:space="preserve">display </w:t>
      </w:r>
      <w:del w:id="243" w:author="FRANCISCO DE BORJA JIMENEZ-ALFARO GONZALEZ" w:date="2024-02-15T11:01:00Z">
        <w:r w:rsidR="00AF0686" w:rsidRPr="00F95F23" w:rsidDel="0084714F">
          <w:rPr>
            <w:rFonts w:eastAsia="Times New Roman" w:cstheme="minorHAnsi"/>
            <w:color w:val="000000"/>
            <w:lang w:eastAsia="ca-ES"/>
          </w:rPr>
          <w:delText xml:space="preserve">extreme </w:delText>
        </w:r>
        <w:r w:rsidR="00AF0686" w:rsidRPr="00F95F23" w:rsidDel="00095A07">
          <w:rPr>
            <w:rFonts w:eastAsia="Times New Roman" w:cstheme="minorHAnsi"/>
            <w:color w:val="000000"/>
            <w:lang w:eastAsia="ca-ES"/>
          </w:rPr>
          <w:delText xml:space="preserve">and </w:delText>
        </w:r>
      </w:del>
      <w:r w:rsidR="00AF0686" w:rsidRPr="00F95F23">
        <w:rPr>
          <w:rFonts w:eastAsia="Times New Roman" w:cstheme="minorHAnsi"/>
          <w:color w:val="000000"/>
          <w:lang w:eastAsia="ca-ES"/>
        </w:rPr>
        <w:t>changing climatic conditions</w:t>
      </w:r>
      <w:del w:id="244" w:author="FRANCISCO DE BORJA JIMENEZ-ALFARO GONZALEZ" w:date="2024-02-15T11:02:00Z">
        <w:r w:rsidR="0099244E" w:rsidRPr="00F95F23" w:rsidDel="00095A07">
          <w:rPr>
            <w:rFonts w:eastAsia="Times New Roman" w:cstheme="minorHAnsi"/>
            <w:color w:val="000000"/>
            <w:lang w:eastAsia="ca-ES"/>
          </w:rPr>
          <w:delText xml:space="preserve"> </w:delText>
        </w:r>
      </w:del>
      <w:r w:rsidR="001656DF" w:rsidRPr="00F95F23">
        <w:rPr>
          <w:rFonts w:eastAsia="Times New Roman" w:cstheme="minorHAnsi"/>
          <w:color w:val="000000"/>
          <w:lang w:eastAsia="ca-ES"/>
        </w:rPr>
        <w:t xml:space="preserve"> </w:t>
      </w:r>
      <w:ins w:id="245" w:author="FRANCISCO DE BORJA JIMENEZ-ALFARO GONZALEZ" w:date="2024-02-15T11:04:00Z">
        <w:r w:rsidR="00356BC6">
          <w:rPr>
            <w:rFonts w:eastAsia="Times New Roman" w:cstheme="minorHAnsi"/>
            <w:color w:val="000000"/>
            <w:lang w:eastAsia="ca-ES"/>
          </w:rPr>
          <w:t xml:space="preserve">at </w:t>
        </w:r>
      </w:ins>
      <w:ins w:id="246" w:author="FRANCISCO DE BORJA JIMENEZ-ALFARO GONZALEZ" w:date="2024-02-15T11:05:00Z">
        <w:r w:rsidR="00BB3BB8">
          <w:rPr>
            <w:rFonts w:eastAsia="Times New Roman" w:cstheme="minorHAnsi"/>
            <w:color w:val="000000"/>
            <w:lang w:eastAsia="ca-ES"/>
          </w:rPr>
          <w:t>different spatial</w:t>
        </w:r>
      </w:ins>
      <w:ins w:id="247" w:author="FRANCISCO DE BORJA JIMENEZ-ALFARO GONZALEZ" w:date="2024-02-15T11:04:00Z">
        <w:r w:rsidR="00BB3BB8">
          <w:rPr>
            <w:rFonts w:eastAsia="Times New Roman" w:cstheme="minorHAnsi"/>
            <w:color w:val="000000"/>
            <w:lang w:eastAsia="ca-ES"/>
          </w:rPr>
          <w:t xml:space="preserve"> scales </w:t>
        </w:r>
      </w:ins>
      <w:del w:id="248" w:author="FRANCISCO DE BORJA JIMENEZ-ALFARO GONZALEZ" w:date="2024-02-15T11:01:00Z">
        <w:r w:rsidR="001656DF" w:rsidRPr="00F95F23" w:rsidDel="00C51495">
          <w:rPr>
            <w:rFonts w:eastAsia="Times New Roman" w:cstheme="minorHAnsi"/>
            <w:color w:val="000000"/>
            <w:lang w:eastAsia="ca-ES"/>
          </w:rPr>
          <w:delText>a</w:delText>
        </w:r>
        <w:r w:rsidR="001656DF" w:rsidRPr="00F95F23" w:rsidDel="0084714F">
          <w:rPr>
            <w:rFonts w:eastAsia="Times New Roman" w:cstheme="minorHAnsi"/>
            <w:color w:val="000000"/>
            <w:lang w:eastAsia="ca-ES"/>
          </w:rPr>
          <w:delText xml:space="preserve">nd are characterized by short growing seasons </w:delText>
        </w:r>
      </w:del>
      <w:r w:rsidR="001656DF" w:rsidRPr="00F95F23">
        <w:rPr>
          <w:rFonts w:eastAsia="Times New Roman" w:cstheme="minorHAnsi"/>
          <w:color w:val="000000"/>
          <w:lang w:eastAsia="ca-ES"/>
        </w:rPr>
        <w:fldChar w:fldCharType="begin" w:fldLock="1"/>
      </w:r>
      <w:r w:rsidR="001656DF"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1656DF" w:rsidRPr="00F95F23">
        <w:rPr>
          <w:rFonts w:eastAsia="Times New Roman" w:cstheme="minorHAnsi"/>
          <w:color w:val="000000"/>
          <w:lang w:eastAsia="ca-ES"/>
        </w:rPr>
        <w:fldChar w:fldCharType="separate"/>
      </w:r>
      <w:r w:rsidR="001656DF" w:rsidRPr="00F95F23">
        <w:rPr>
          <w:rFonts w:eastAsia="Times New Roman" w:cstheme="minorHAnsi"/>
          <w:noProof/>
          <w:color w:val="000000"/>
          <w:lang w:eastAsia="ca-ES"/>
        </w:rPr>
        <w:t>(Körner, 2021)</w:t>
      </w:r>
      <w:r w:rsidR="001656DF" w:rsidRPr="00F95F23">
        <w:rPr>
          <w:rFonts w:eastAsia="Times New Roman" w:cstheme="minorHAnsi"/>
          <w:color w:val="000000"/>
          <w:lang w:eastAsia="ca-ES"/>
        </w:rPr>
        <w:fldChar w:fldCharType="end"/>
      </w:r>
      <w:ins w:id="249" w:author="FRANCISCO DE BORJA JIMENEZ-ALFARO GONZALEZ" w:date="2024-02-15T11:04:00Z">
        <w:r w:rsidR="00BB3BB8">
          <w:rPr>
            <w:rFonts w:eastAsia="Times New Roman" w:cstheme="minorHAnsi"/>
            <w:color w:val="000000"/>
            <w:lang w:eastAsia="ca-ES"/>
          </w:rPr>
          <w:t>.</w:t>
        </w:r>
      </w:ins>
      <w:ins w:id="250" w:author="FRANCISCO DE BORJA JIMENEZ-ALFARO GONZALEZ" w:date="2024-02-15T11:02:00Z">
        <w:r w:rsidR="0054306C">
          <w:rPr>
            <w:rFonts w:eastAsia="Times New Roman" w:cstheme="minorHAnsi"/>
            <w:color w:val="000000"/>
            <w:lang w:eastAsia="ca-ES"/>
          </w:rPr>
          <w:t xml:space="preserve"> </w:t>
        </w:r>
      </w:ins>
      <w:del w:id="251" w:author="FRANCISCO DE BORJA JIMENEZ-ALFARO GONZALEZ" w:date="2024-02-15T11:04:00Z">
        <w:r w:rsidR="001656DF" w:rsidRPr="00F95F23" w:rsidDel="00BB3BB8">
          <w:rPr>
            <w:rFonts w:eastAsia="Times New Roman" w:cstheme="minorHAnsi"/>
            <w:color w:val="000000"/>
            <w:lang w:eastAsia="ca-ES"/>
          </w:rPr>
          <w:delText>.</w:delText>
        </w:r>
        <w:r w:rsidR="00767DAD" w:rsidRPr="00F95F23" w:rsidDel="00BB3BB8">
          <w:rPr>
            <w:rFonts w:eastAsia="Times New Roman" w:cstheme="minorHAnsi"/>
            <w:color w:val="000000"/>
            <w:lang w:eastAsia="ca-ES"/>
          </w:rPr>
          <w:delText xml:space="preserve"> </w:delText>
        </w:r>
      </w:del>
      <w:r w:rsidR="00C151E0" w:rsidRPr="00F95F23">
        <w:rPr>
          <w:rFonts w:cstheme="minorHAnsi"/>
        </w:rPr>
        <w:t xml:space="preserve">Under these circumstances, germination phenology is of vital importance to match </w:t>
      </w:r>
      <w:r w:rsidR="00341D97" w:rsidRPr="00F95F23">
        <w:rPr>
          <w:rFonts w:cstheme="minorHAnsi"/>
        </w:rPr>
        <w:t>favourable</w:t>
      </w:r>
      <w:r w:rsidR="00C151E0" w:rsidRPr="00F95F23">
        <w:rPr>
          <w:rFonts w:cstheme="minorHAnsi"/>
        </w:rPr>
        <w:t xml:space="preserve"> conditions and to prevent unsuitable winter climate</w:t>
      </w:r>
      <w:r w:rsidR="00341D97">
        <w:rPr>
          <w:rFonts w:cstheme="minorHAnsi"/>
        </w:rPr>
        <w:t xml:space="preserve"> </w:t>
      </w:r>
      <w:ins w:id="252" w:author="FRANCISCO DE BORJA JIMENEZ-ALFARO GONZALEZ" w:date="2024-02-15T11:05:00Z">
        <w:r w:rsidR="00512F4B">
          <w:rPr>
            <w:rFonts w:cstheme="minorHAnsi"/>
          </w:rPr>
          <w:t xml:space="preserve">during seed regeneration </w:t>
        </w:r>
      </w:ins>
      <w:del w:id="253" w:author="FRANCISCO DE BORJA JIMENEZ-ALFARO GONZALEZ" w:date="2024-02-15T11:05:00Z">
        <w:r w:rsidR="00C151E0" w:rsidRPr="00F95F23" w:rsidDel="00512F4B">
          <w:rPr>
            <w:rFonts w:cstheme="minorHAnsi"/>
          </w:rPr>
          <w:delText xml:space="preserve"> </w:delText>
        </w:r>
        <w:r w:rsidR="00341D97" w:rsidDel="00BB3BB8">
          <w:rPr>
            <w:rFonts w:cstheme="minorHAnsi"/>
          </w:rPr>
          <w:delText xml:space="preserve"> </w:delText>
        </w:r>
      </w:del>
      <w:r w:rsidR="00341D97">
        <w:rPr>
          <w:rFonts w:cstheme="minorHAnsi"/>
        </w:rPr>
        <w:fldChar w:fldCharType="begin" w:fldLock="1"/>
      </w:r>
      <w:r w:rsidR="00CA577A">
        <w:rPr>
          <w:rFonts w:cstheme="minorHAnsi"/>
        </w:rPr>
        <w:instrText>ADDIN CSL_CITATION {"citationItems":[{"id":"ITEM-1","itemData":{"DOI":"10.1002/ajb2.1425","ISSN":"00029122","PMID":"32056208","abstract":"Premise: The timing of germination has profound impacts on fitness, population dynamics, and species ranges. Many plants have evolved responses to seasonal environmental cues to time germination with favorable conditions; these responses interact with temporal variation in local climate to drive the seasonal climate niche and may reflect local adaptation. Here, we examined germination responses to temperature cues in Streptanthus tortuosus populations across an elevational gradient. Methods: Using common garden experiments, we evaluated differences among populations in response to cold stratification (chilling) and germination temperature and related them to observed germination phenology in the field. We then explored how these responses relate to past climate at each site and the implications of those patterns under future climate change. Results: Populations from high elevations had stronger stratification requirements for germination and narrower temperature ranges for germination without stratification. Differences in germination responses corresponded with elevation and variability in seasonal temperature and precipitation across populations. Further, they corresponded with germination phenology in the field; low-elevation populations germinated in the fall without chilling, whereas high-elevation populations germinated after winter chilling and snowmelt in spring and summer. Climate-change forecasts indicate increasing temperatures and decreasing snowpack, which will likely alter germination cues and timing, particularly for high-elevation populations. Conclusions: The seasonal germination niche for S. tortuosus is highly influenced by temperature and varies across the elevational gradient. Climate change will likely affect germination timing, which may cascade to influence trait expression, fitness, and population persistence.","author":[{"dropping-particle":"","family":"Gremer","given":"Jennifer R.","non-dropping-particle":"","parse-names":false,"suffix":""},{"dropping-particle":"","family":"Chiono","given":"Alec","non-dropping-particle":"","parse-names":false,"suffix":""},{"dropping-particle":"","family":"Suglia","given":"Elena","non-dropping-particle":"","parse-names":false,"suffix":""},{"dropping-particle":"","family":"Bontrager","given":"Megan","non-dropping-particle":"","parse-names":false,"suffix":""},{"dropping-particle":"","family":"Okafor","given":"Lauren","non-dropping-particle":"","parse-names":false,"suffix":""},{"dropping-particle":"","family":"Schmitt","given":"Johanna","non-dropping-particle":"","parse-names":false,"suffix":""}],"container-title":"American Journal of Botany","id":"ITEM-1","issue":"2","issued":{"date-parts":[["2020"]]},"page":"350-363","title":"Variation in the seasonal germination niche across an elevational gradient: the role of germination cueing in current and future climates","type":"article-journal","volume":"107"},"uris":["http://www.mendeley.com/documents/?uuid=e6e0cdf2-1cc3-4e20-b56f-99845f15e1e4"]}],"mendeley":{"formattedCitation":"(Gremer &lt;i&gt;et al.&lt;/i&gt;, 2020)","plainTextFormattedCitation":"(Gremer et al., 2020)","previouslyFormattedCitation":"(Gremer &lt;i&gt;et al.&lt;/i&gt;, 2020)"},"properties":{"noteIndex":0},"schema":"https://github.com/citation-style-language/schema/raw/master/csl-citation.json"}</w:instrText>
      </w:r>
      <w:r w:rsidR="00341D97">
        <w:rPr>
          <w:rFonts w:cstheme="minorHAnsi"/>
        </w:rPr>
        <w:fldChar w:fldCharType="separate"/>
      </w:r>
      <w:r w:rsidR="00341D97" w:rsidRPr="00341D97">
        <w:rPr>
          <w:rFonts w:cstheme="minorHAnsi"/>
          <w:noProof/>
        </w:rPr>
        <w:t xml:space="preserve">(Gremer </w:t>
      </w:r>
      <w:r w:rsidR="00341D97" w:rsidRPr="00341D97">
        <w:rPr>
          <w:rFonts w:cstheme="minorHAnsi"/>
          <w:i/>
          <w:noProof/>
        </w:rPr>
        <w:t>et al.</w:t>
      </w:r>
      <w:r w:rsidR="00341D97" w:rsidRPr="00341D97">
        <w:rPr>
          <w:rFonts w:cstheme="minorHAnsi"/>
          <w:noProof/>
        </w:rPr>
        <w:t>, 2020)</w:t>
      </w:r>
      <w:r w:rsidR="00341D97">
        <w:rPr>
          <w:rFonts w:cstheme="minorHAnsi"/>
        </w:rPr>
        <w:fldChar w:fldCharType="end"/>
      </w:r>
      <w:r w:rsidR="00C151E0" w:rsidRPr="00F95F23">
        <w:rPr>
          <w:rFonts w:cstheme="minorHAnsi"/>
        </w:rPr>
        <w:t>.</w:t>
      </w:r>
      <w:r w:rsidR="008A3295" w:rsidRPr="00F95F23">
        <w:rPr>
          <w:rFonts w:cstheme="minorHAnsi"/>
        </w:rPr>
        <w:t xml:space="preserve"> </w:t>
      </w:r>
      <w:r w:rsidR="005369EA" w:rsidRPr="00F95F23">
        <w:rPr>
          <w:rFonts w:eastAsia="Times New Roman" w:cstheme="minorHAnsi"/>
          <w:color w:val="000000"/>
          <w:lang w:eastAsia="ca-ES"/>
        </w:rPr>
        <w:t xml:space="preserve">The germination </w:t>
      </w:r>
      <w:del w:id="254" w:author="FRANCISCO DE BORJA JIMENEZ-ALFARO GONZALEZ" w:date="2024-02-15T11:06:00Z">
        <w:r w:rsidR="005369EA" w:rsidRPr="00F95F23" w:rsidDel="001529E4">
          <w:rPr>
            <w:rFonts w:eastAsia="Times New Roman" w:cstheme="minorHAnsi"/>
            <w:color w:val="000000"/>
            <w:lang w:eastAsia="ca-ES"/>
          </w:rPr>
          <w:delText xml:space="preserve">observed from </w:delText>
        </w:r>
      </w:del>
      <w:ins w:id="255" w:author="FRANCISCO DE BORJA JIMENEZ-ALFARO GONZALEZ" w:date="2024-02-15T11:06:00Z">
        <w:r w:rsidR="001529E4">
          <w:rPr>
            <w:rFonts w:eastAsia="Times New Roman" w:cstheme="minorHAnsi"/>
            <w:color w:val="000000"/>
            <w:lang w:eastAsia="ca-ES"/>
          </w:rPr>
          <w:t xml:space="preserve">of alpine </w:t>
        </w:r>
      </w:ins>
      <w:r w:rsidR="005369EA" w:rsidRPr="00F95F23">
        <w:rPr>
          <w:rFonts w:eastAsia="Times New Roman" w:cstheme="minorHAnsi"/>
          <w:color w:val="000000"/>
          <w:lang w:eastAsia="ca-ES"/>
        </w:rPr>
        <w:t xml:space="preserve">species </w:t>
      </w:r>
      <w:del w:id="256" w:author="FRANCISCO DE BORJA JIMENEZ-ALFARO GONZALEZ" w:date="2024-02-15T11:06:00Z">
        <w:r w:rsidR="005369EA" w:rsidRPr="00F95F23" w:rsidDel="001529E4">
          <w:rPr>
            <w:rFonts w:eastAsia="Times New Roman" w:cstheme="minorHAnsi"/>
            <w:color w:val="000000"/>
            <w:lang w:eastAsia="ca-ES"/>
          </w:rPr>
          <w:delText xml:space="preserve">in these areas </w:delText>
        </w:r>
      </w:del>
      <w:r w:rsidR="005369EA" w:rsidRPr="00F95F23">
        <w:rPr>
          <w:rFonts w:eastAsia="Times New Roman" w:cstheme="minorHAnsi"/>
          <w:color w:val="000000"/>
          <w:lang w:eastAsia="ca-ES"/>
        </w:rPr>
        <w:t xml:space="preserve">has been </w:t>
      </w:r>
      <w:ins w:id="257" w:author="FRANCISCO DE BORJA JIMENEZ-ALFARO GONZALEZ" w:date="2024-02-15T11:18:00Z">
        <w:r w:rsidR="008D4CF6">
          <w:rPr>
            <w:rFonts w:eastAsia="Times New Roman" w:cstheme="minorHAnsi"/>
            <w:color w:val="000000"/>
            <w:lang w:eastAsia="ca-ES"/>
          </w:rPr>
          <w:t xml:space="preserve">generally </w:t>
        </w:r>
      </w:ins>
      <w:r w:rsidR="005369EA" w:rsidRPr="00F95F23">
        <w:rPr>
          <w:rFonts w:eastAsia="Times New Roman" w:cstheme="minorHAnsi"/>
          <w:color w:val="000000"/>
          <w:lang w:eastAsia="ca-ES"/>
        </w:rPr>
        <w:t xml:space="preserve">described </w:t>
      </w:r>
      <w:del w:id="258" w:author="FRANCISCO DE BORJA JIMENEZ-ALFARO GONZALEZ" w:date="2024-02-15T11:06:00Z">
        <w:r w:rsidR="005369EA" w:rsidRPr="00F95F23" w:rsidDel="001529E4">
          <w:rPr>
            <w:rFonts w:eastAsia="Times New Roman" w:cstheme="minorHAnsi"/>
            <w:color w:val="000000"/>
            <w:lang w:eastAsia="ca-ES"/>
          </w:rPr>
          <w:delText xml:space="preserve">in </w:delText>
        </w:r>
      </w:del>
      <w:ins w:id="259" w:author="FRANCISCO DE BORJA JIMENEZ-ALFARO GONZALEZ" w:date="2024-02-15T11:06:00Z">
        <w:r w:rsidR="001529E4">
          <w:rPr>
            <w:rFonts w:eastAsia="Times New Roman" w:cstheme="minorHAnsi"/>
            <w:color w:val="000000"/>
            <w:lang w:eastAsia="ca-ES"/>
          </w:rPr>
          <w:t>by</w:t>
        </w:r>
        <w:r w:rsidR="001529E4" w:rsidRPr="00F95F23">
          <w:rPr>
            <w:rFonts w:eastAsia="Times New Roman" w:cstheme="minorHAnsi"/>
            <w:color w:val="000000"/>
            <w:lang w:eastAsia="ca-ES"/>
          </w:rPr>
          <w:t xml:space="preserve"> </w:t>
        </w:r>
      </w:ins>
      <w:r w:rsidR="005369EA" w:rsidRPr="00F95F23">
        <w:rPr>
          <w:rFonts w:eastAsia="Times New Roman" w:cstheme="minorHAnsi"/>
          <w:color w:val="000000"/>
          <w:lang w:eastAsia="ca-ES"/>
        </w:rPr>
        <w:t>two general syndrome</w:t>
      </w:r>
      <w:ins w:id="260" w:author="FRANCISCO DE BORJA JIMENEZ-ALFARO GONZALEZ" w:date="2024-02-15T11:11:00Z">
        <w:r w:rsidR="00B139C5">
          <w:rPr>
            <w:rFonts w:eastAsia="Times New Roman" w:cstheme="minorHAnsi"/>
            <w:color w:val="000000"/>
            <w:lang w:eastAsia="ca-ES"/>
          </w:rPr>
          <w:t>s</w:t>
        </w:r>
        <w:r w:rsidR="00B139C5">
          <w:rPr>
            <w:rFonts w:cstheme="minorHAnsi"/>
          </w:rPr>
          <w:t>. T</w:t>
        </w:r>
      </w:ins>
      <w:del w:id="261" w:author="FRANCISCO DE BORJA JIMENEZ-ALFARO GONZALEZ" w:date="2024-02-15T11:11:00Z">
        <w:r w:rsidR="005369EA" w:rsidRPr="00F95F23" w:rsidDel="00B139C5">
          <w:rPr>
            <w:rFonts w:eastAsia="Times New Roman" w:cstheme="minorHAnsi"/>
            <w:color w:val="000000"/>
            <w:lang w:eastAsia="ca-ES"/>
          </w:rPr>
          <w:delText>s</w:delText>
        </w:r>
      </w:del>
      <w:del w:id="262" w:author="FRANCISCO DE BORJA JIMENEZ-ALFARO GONZALEZ" w:date="2024-02-15T11:07:00Z">
        <w:r w:rsidR="007C0ECC" w:rsidRPr="00F95F23" w:rsidDel="007D0D2A">
          <w:rPr>
            <w:rFonts w:eastAsia="Times New Roman" w:cstheme="minorHAnsi"/>
            <w:color w:val="000000"/>
            <w:lang w:eastAsia="ca-ES"/>
          </w:rPr>
          <w:delText>.</w:delText>
        </w:r>
        <w:r w:rsidR="005369EA" w:rsidRPr="00F95F23" w:rsidDel="007D0D2A">
          <w:rPr>
            <w:rFonts w:cstheme="minorHAnsi"/>
          </w:rPr>
          <w:delText xml:space="preserve"> </w:delText>
        </w:r>
        <w:r w:rsidR="007C0ECC" w:rsidRPr="00F95F23" w:rsidDel="00EA710E">
          <w:rPr>
            <w:rFonts w:cstheme="minorHAnsi"/>
          </w:rPr>
          <w:delText>O</w:delText>
        </w:r>
        <w:r w:rsidR="005369EA" w:rsidRPr="00F95F23" w:rsidDel="00EA710E">
          <w:rPr>
            <w:rFonts w:cstheme="minorHAnsi"/>
          </w:rPr>
          <w:delText xml:space="preserve">ne </w:delText>
        </w:r>
        <w:r w:rsidR="007C0ECC" w:rsidRPr="00F95F23" w:rsidDel="00EA710E">
          <w:rPr>
            <w:rFonts w:cstheme="minorHAnsi"/>
          </w:rPr>
          <w:delText xml:space="preserve">syndrome is </w:delText>
        </w:r>
        <w:r w:rsidR="005369EA" w:rsidRPr="00F95F23" w:rsidDel="00EA710E">
          <w:rPr>
            <w:rFonts w:cstheme="minorHAnsi"/>
          </w:rPr>
          <w:delText>called “</w:delText>
        </w:r>
      </w:del>
      <w:ins w:id="263" w:author="FRANCISCO DE BORJA JIMENEZ-ALFARO GONZALEZ" w:date="2024-02-15T11:07:00Z">
        <w:r w:rsidR="00EA710E">
          <w:rPr>
            <w:rFonts w:cstheme="minorHAnsi"/>
          </w:rPr>
          <w:t xml:space="preserve">he </w:t>
        </w:r>
      </w:ins>
      <w:r w:rsidR="005369EA" w:rsidRPr="00F95F23">
        <w:rPr>
          <w:rFonts w:cstheme="minorHAnsi"/>
        </w:rPr>
        <w:t>g</w:t>
      </w:r>
      <w:r w:rsidR="005369EA" w:rsidRPr="00F95F23">
        <w:rPr>
          <w:rFonts w:eastAsia="Times New Roman" w:cstheme="minorHAnsi"/>
          <w:color w:val="000000"/>
          <w:lang w:eastAsia="ca-ES"/>
        </w:rPr>
        <w:t>lobal alpine germination syndrome</w:t>
      </w:r>
      <w:del w:id="264" w:author="FRANCISCO DE BORJA JIMENEZ-ALFARO GONZALEZ" w:date="2024-02-15T11:07:00Z">
        <w:r w:rsidR="005369EA" w:rsidRPr="00F95F23" w:rsidDel="00EA710E">
          <w:rPr>
            <w:rFonts w:eastAsia="Times New Roman" w:cstheme="minorHAnsi"/>
            <w:color w:val="000000"/>
            <w:lang w:eastAsia="ca-ES"/>
          </w:rPr>
          <w:delText>”,</w:delText>
        </w:r>
      </w:del>
      <w:r w:rsidR="005369EA" w:rsidRPr="00F95F23">
        <w:rPr>
          <w:rFonts w:eastAsia="Times New Roman" w:cstheme="minorHAnsi"/>
          <w:color w:val="000000"/>
          <w:lang w:eastAsia="ca-ES"/>
        </w:rPr>
        <w:t xml:space="preserve"> </w:t>
      </w:r>
      <w:del w:id="265" w:author="FRANCISCO DE BORJA JIMENEZ-ALFARO GONZALEZ" w:date="2024-02-15T11:07:00Z">
        <w:r w:rsidR="007C0ECC" w:rsidRPr="00F95F23" w:rsidDel="007D0D2A">
          <w:rPr>
            <w:rFonts w:cstheme="minorHAnsi"/>
          </w:rPr>
          <w:delText>derived mainly</w:delText>
        </w:r>
      </w:del>
      <w:ins w:id="266" w:author="FRANCISCO DE BORJA JIMENEZ-ALFARO GONZALEZ" w:date="2024-02-15T11:07:00Z">
        <w:r w:rsidR="007D0D2A">
          <w:rPr>
            <w:rFonts w:cstheme="minorHAnsi"/>
          </w:rPr>
          <w:t>occurs mainly in</w:t>
        </w:r>
      </w:ins>
      <w:r w:rsidR="007C0ECC" w:rsidRPr="00F95F23">
        <w:rPr>
          <w:rFonts w:cstheme="minorHAnsi"/>
        </w:rPr>
        <w:t xml:space="preserve"> </w:t>
      </w:r>
      <w:del w:id="267" w:author="FRANCISCO DE BORJA JIMENEZ-ALFARO GONZALEZ" w:date="2024-02-15T11:07:00Z">
        <w:r w:rsidR="007C0ECC" w:rsidRPr="00F95F23" w:rsidDel="007D0D2A">
          <w:rPr>
            <w:rFonts w:cstheme="minorHAnsi"/>
          </w:rPr>
          <w:delText xml:space="preserve">from </w:delText>
        </w:r>
      </w:del>
      <w:r w:rsidR="007C0ECC" w:rsidRPr="00F95F23">
        <w:rPr>
          <w:rFonts w:cstheme="minorHAnsi"/>
        </w:rPr>
        <w:t xml:space="preserve">temperate </w:t>
      </w:r>
      <w:del w:id="268" w:author="FRANCISCO DE BORJA JIMENEZ-ALFARO GONZALEZ" w:date="2024-02-15T11:08:00Z">
        <w:r w:rsidR="007C0ECC" w:rsidRPr="00F95F23" w:rsidDel="007D0D2A">
          <w:rPr>
            <w:rFonts w:cstheme="minorHAnsi"/>
          </w:rPr>
          <w:delText>alpine species</w:delText>
        </w:r>
      </w:del>
      <w:ins w:id="269" w:author="FRANCISCO DE BORJA JIMENEZ-ALFARO GONZALEZ" w:date="2024-02-15T11:08:00Z">
        <w:r w:rsidR="007D0D2A">
          <w:rPr>
            <w:rFonts w:cstheme="minorHAnsi"/>
          </w:rPr>
          <w:t>climate</w:t>
        </w:r>
      </w:ins>
      <w:r w:rsidR="007C0ECC" w:rsidRPr="00F95F23">
        <w:rPr>
          <w:rFonts w:cstheme="minorHAnsi"/>
        </w:rPr>
        <w:t xml:space="preserve"> </w:t>
      </w:r>
      <w:ins w:id="270" w:author="FRANCISCO DE BORJA JIMENEZ-ALFARO GONZALEZ" w:date="2024-02-15T11:08:00Z">
        <w:r w:rsidR="007D0D2A">
          <w:rPr>
            <w:rFonts w:cstheme="minorHAnsi"/>
          </w:rPr>
          <w:t xml:space="preserve">and it is </w:t>
        </w:r>
      </w:ins>
      <w:del w:id="271" w:author="FRANCISCO DE BORJA JIMENEZ-ALFARO GONZALEZ" w:date="2024-02-15T11:08:00Z">
        <w:r w:rsidR="007C0ECC" w:rsidRPr="00F95F23" w:rsidDel="007D0D2A">
          <w:rPr>
            <w:rFonts w:cstheme="minorHAnsi"/>
          </w:rPr>
          <w:delText xml:space="preserve">and </w:delText>
        </w:r>
      </w:del>
      <w:r w:rsidR="005369EA" w:rsidRPr="00F95F23">
        <w:rPr>
          <w:rFonts w:eastAsia="Times New Roman" w:cstheme="minorHAnsi"/>
          <w:color w:val="000000"/>
          <w:lang w:eastAsia="ca-ES"/>
        </w:rPr>
        <w:t xml:space="preserve">characterized by a period of cold stratification followed </w:t>
      </w:r>
      <w:r w:rsidR="00D53D90" w:rsidRPr="00F95F23">
        <w:rPr>
          <w:rFonts w:eastAsia="Times New Roman" w:cstheme="minorHAnsi"/>
          <w:color w:val="000000"/>
          <w:lang w:eastAsia="ca-ES"/>
        </w:rPr>
        <w:t>by</w:t>
      </w:r>
      <w:r w:rsidR="005369EA" w:rsidRPr="00F95F23">
        <w:rPr>
          <w:rFonts w:eastAsia="Times New Roman" w:cstheme="minorHAnsi"/>
          <w:color w:val="000000"/>
          <w:lang w:eastAsia="ca-ES"/>
        </w:rPr>
        <w:t xml:space="preserve"> </w:t>
      </w:r>
      <w:r w:rsidR="005369EA" w:rsidRPr="00F95F23">
        <w:rPr>
          <w:rFonts w:eastAsia="Times New Roman" w:cstheme="minorHAnsi"/>
          <w:color w:val="000000"/>
          <w:lang w:eastAsia="ca-ES"/>
        </w:rPr>
        <w:lastRenderedPageBreak/>
        <w:t xml:space="preserve">warm temperatures </w:t>
      </w:r>
      <w:r w:rsidR="005369EA" w:rsidRPr="00F95F23">
        <w:rPr>
          <w:rFonts w:eastAsia="Times New Roman" w:cstheme="minorHAnsi"/>
          <w:color w:val="000000"/>
          <w:lang w:eastAsia="ca-ES"/>
        </w:rPr>
        <w:fldChar w:fldCharType="begin" w:fldLock="1"/>
      </w:r>
      <w:r w:rsidR="005369EA"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005369EA" w:rsidRPr="00F95F23">
        <w:rPr>
          <w:rFonts w:eastAsia="Times New Roman" w:cstheme="minorHAnsi"/>
          <w:color w:val="000000"/>
          <w:lang w:eastAsia="ca-ES"/>
        </w:rPr>
        <w:fldChar w:fldCharType="separate"/>
      </w:r>
      <w:r w:rsidR="005369EA" w:rsidRPr="00F95F23">
        <w:rPr>
          <w:rFonts w:eastAsia="Times New Roman" w:cstheme="minorHAnsi"/>
          <w:noProof/>
          <w:color w:val="000000"/>
          <w:lang w:eastAsia="ca-ES"/>
        </w:rPr>
        <w:t xml:space="preserve">(Baskin and Baskin, 2014; Fernández-Pascual </w:t>
      </w:r>
      <w:r w:rsidR="005369EA" w:rsidRPr="00F95F23">
        <w:rPr>
          <w:rFonts w:eastAsia="Times New Roman" w:cstheme="minorHAnsi"/>
          <w:i/>
          <w:noProof/>
          <w:color w:val="000000"/>
          <w:lang w:eastAsia="ca-ES"/>
        </w:rPr>
        <w:t>et al.</w:t>
      </w:r>
      <w:r w:rsidR="005369EA" w:rsidRPr="00F95F23">
        <w:rPr>
          <w:rFonts w:eastAsia="Times New Roman" w:cstheme="minorHAnsi"/>
          <w:noProof/>
          <w:color w:val="000000"/>
          <w:lang w:eastAsia="ca-ES"/>
        </w:rPr>
        <w:t>, 2021)</w:t>
      </w:r>
      <w:r w:rsidR="005369EA" w:rsidRPr="00F95F23">
        <w:rPr>
          <w:rFonts w:eastAsia="Times New Roman" w:cstheme="minorHAnsi"/>
          <w:color w:val="000000"/>
          <w:lang w:eastAsia="ca-ES"/>
        </w:rPr>
        <w:fldChar w:fldCharType="end"/>
      </w:r>
      <w:ins w:id="272" w:author="FRANCISCO DE BORJA JIMENEZ-ALFARO GONZALEZ" w:date="2024-02-15T11:11:00Z">
        <w:r w:rsidR="00B139C5">
          <w:rPr>
            <w:rFonts w:cstheme="minorHAnsi"/>
          </w:rPr>
          <w:t>. I</w:t>
        </w:r>
      </w:ins>
      <w:ins w:id="273" w:author="FRANCISCO DE BORJA JIMENEZ-ALFARO GONZALEZ" w:date="2024-02-15T11:08:00Z">
        <w:r w:rsidR="007D0D2A">
          <w:rPr>
            <w:rFonts w:cstheme="minorHAnsi"/>
          </w:rPr>
          <w:t xml:space="preserve">n addition, a </w:t>
        </w:r>
        <w:r w:rsidR="007D0D2A" w:rsidRPr="00F95F23">
          <w:rPr>
            <w:rFonts w:eastAsia="Times New Roman" w:cstheme="minorHAnsi"/>
            <w:color w:val="000000"/>
            <w:lang w:eastAsia="ca-ES"/>
          </w:rPr>
          <w:t>Mediterranean germination syndrome</w:t>
        </w:r>
        <w:r w:rsidR="007D0D2A">
          <w:rPr>
            <w:rFonts w:eastAsia="Times New Roman" w:cstheme="minorHAnsi"/>
            <w:color w:val="000000"/>
            <w:lang w:eastAsia="ca-ES"/>
          </w:rPr>
          <w:t xml:space="preserve"> has been </w:t>
        </w:r>
      </w:ins>
      <w:del w:id="274" w:author="FRANCISCO DE BORJA JIMENEZ-ALFARO GONZALEZ" w:date="2024-02-15T11:08:00Z">
        <w:r w:rsidR="007C0ECC" w:rsidRPr="00F95F23" w:rsidDel="007D0D2A">
          <w:rPr>
            <w:rFonts w:cstheme="minorHAnsi"/>
          </w:rPr>
          <w:delText>. In t</w:delText>
        </w:r>
        <w:r w:rsidR="005369EA" w:rsidRPr="00F95F23" w:rsidDel="007D0D2A">
          <w:rPr>
            <w:rFonts w:cstheme="minorHAnsi"/>
          </w:rPr>
          <w:delText>he other</w:delText>
        </w:r>
        <w:r w:rsidR="007C0ECC" w:rsidRPr="00F95F23" w:rsidDel="007D0D2A">
          <w:rPr>
            <w:rFonts w:cstheme="minorHAnsi"/>
          </w:rPr>
          <w:delText xml:space="preserve"> syndrome</w:delText>
        </w:r>
        <w:r w:rsidR="005369EA" w:rsidRPr="00F95F23" w:rsidDel="007D0D2A">
          <w:rPr>
            <w:rFonts w:cstheme="minorHAnsi"/>
          </w:rPr>
          <w:delText>,</w:delText>
        </w:r>
        <w:r w:rsidR="005369EA" w:rsidRPr="00F95F23" w:rsidDel="007D0D2A">
          <w:rPr>
            <w:rFonts w:eastAsia="Times New Roman" w:cstheme="minorHAnsi"/>
            <w:color w:val="000000"/>
            <w:lang w:eastAsia="ca-ES"/>
          </w:rPr>
          <w:delText xml:space="preserve"> </w:delText>
        </w:r>
      </w:del>
      <w:r w:rsidR="005369EA" w:rsidRPr="00F95F23">
        <w:rPr>
          <w:rFonts w:eastAsia="Times New Roman" w:cstheme="minorHAnsi"/>
          <w:color w:val="000000"/>
          <w:lang w:eastAsia="ca-ES"/>
        </w:rPr>
        <w:t>proposed for areas with Mediterranean-like climate</w:t>
      </w:r>
      <w:ins w:id="275" w:author="FRANCISCO DE BORJA JIMENEZ-ALFARO GONZALEZ" w:date="2024-02-15T11:09:00Z">
        <w:r w:rsidR="007D0D2A">
          <w:rPr>
            <w:rFonts w:eastAsia="Times New Roman" w:cstheme="minorHAnsi"/>
            <w:color w:val="000000"/>
            <w:lang w:eastAsia="ca-ES"/>
          </w:rPr>
          <w:t>s</w:t>
        </w:r>
      </w:ins>
      <w:r w:rsidR="007C0ECC" w:rsidRPr="00F95F23">
        <w:rPr>
          <w:rFonts w:eastAsia="Times New Roman" w:cstheme="minorHAnsi"/>
          <w:color w:val="000000"/>
          <w:lang w:eastAsia="ca-ES"/>
        </w:rPr>
        <w:t>,</w:t>
      </w:r>
      <w:ins w:id="276" w:author="FRANCISCO DE BORJA JIMENEZ-ALFARO GONZALEZ" w:date="2024-02-15T11:09:00Z">
        <w:r w:rsidR="007D0D2A">
          <w:rPr>
            <w:rFonts w:eastAsia="Times New Roman" w:cstheme="minorHAnsi"/>
            <w:color w:val="000000"/>
            <w:lang w:eastAsia="ca-ES"/>
          </w:rPr>
          <w:t xml:space="preserve"> in which</w:t>
        </w:r>
      </w:ins>
      <w:r w:rsidR="005369EA" w:rsidRPr="00F95F23">
        <w:rPr>
          <w:rFonts w:eastAsia="Times New Roman" w:cstheme="minorHAnsi"/>
          <w:color w:val="000000"/>
          <w:lang w:eastAsia="ca-ES"/>
        </w:rPr>
        <w:t xml:space="preserve"> species germinate immediately after dispersal if water is available</w:t>
      </w:r>
      <w:ins w:id="277" w:author="FRANCISCO DE BORJA JIMENEZ-ALFARO GONZALEZ" w:date="2024-02-15T11:09:00Z">
        <w:r w:rsidR="002A19F6">
          <w:rPr>
            <w:rFonts w:eastAsia="Times New Roman" w:cstheme="minorHAnsi"/>
            <w:color w:val="000000"/>
            <w:lang w:eastAsia="ca-ES"/>
          </w:rPr>
          <w:t xml:space="preserve">, </w:t>
        </w:r>
        <w:commentRangeStart w:id="278"/>
        <w:r w:rsidR="002A19F6">
          <w:rPr>
            <w:rFonts w:eastAsia="Times New Roman" w:cstheme="minorHAnsi"/>
            <w:color w:val="000000"/>
            <w:lang w:eastAsia="ca-ES"/>
          </w:rPr>
          <w:t>even at relatively low temperatures</w:t>
        </w:r>
      </w:ins>
      <w:r w:rsidR="00914C6B" w:rsidRPr="00F95F23">
        <w:rPr>
          <w:rFonts w:eastAsia="Times New Roman" w:cstheme="minorHAnsi"/>
          <w:color w:val="000000"/>
          <w:lang w:eastAsia="ca-ES"/>
        </w:rPr>
        <w:t xml:space="preserve"> </w:t>
      </w:r>
      <w:commentRangeEnd w:id="278"/>
      <w:r w:rsidR="002D4CFB">
        <w:rPr>
          <w:rStyle w:val="CommentReference"/>
          <w:rFonts w:ascii="Calibri" w:eastAsia="Calibri" w:hAnsi="Calibri" w:cs="Calibri"/>
        </w:rPr>
        <w:commentReference w:id="278"/>
      </w:r>
      <w:del w:id="279" w:author="FRANCISCO DE BORJA JIMENEZ-ALFARO GONZALEZ" w:date="2024-02-15T11:09:00Z">
        <w:r w:rsidR="00914C6B" w:rsidRPr="00F95F23" w:rsidDel="002A19F6">
          <w:rPr>
            <w:rFonts w:eastAsia="Times New Roman" w:cstheme="minorHAnsi"/>
            <w:color w:val="000000"/>
            <w:lang w:eastAsia="ca-ES"/>
          </w:rPr>
          <w:delText>and under colder temperatures</w:delText>
        </w:r>
        <w:r w:rsidR="005369EA" w:rsidRPr="00F95F23" w:rsidDel="002A19F6">
          <w:rPr>
            <w:rFonts w:eastAsia="Times New Roman" w:cstheme="minorHAnsi"/>
            <w:color w:val="000000"/>
            <w:lang w:eastAsia="ca-ES"/>
          </w:rPr>
          <w:delText xml:space="preserve">, </w:delText>
        </w:r>
        <w:r w:rsidR="00B7500F" w:rsidRPr="00F95F23" w:rsidDel="002A19F6">
          <w:rPr>
            <w:rFonts w:eastAsia="Times New Roman" w:cstheme="minorHAnsi"/>
            <w:color w:val="000000"/>
            <w:lang w:eastAsia="ca-ES"/>
          </w:rPr>
          <w:delText xml:space="preserve">and is </w:delText>
        </w:r>
        <w:r w:rsidR="005369EA" w:rsidRPr="00F95F23" w:rsidDel="002A19F6">
          <w:rPr>
            <w:rFonts w:eastAsia="Times New Roman" w:cstheme="minorHAnsi"/>
            <w:color w:val="000000"/>
            <w:lang w:eastAsia="ca-ES"/>
          </w:rPr>
          <w:delText xml:space="preserve">referred to as </w:delText>
        </w:r>
      </w:del>
      <w:del w:id="280" w:author="FRANCISCO DE BORJA JIMENEZ-ALFARO GONZALEZ" w:date="2024-02-15T11:08:00Z">
        <w:r w:rsidR="005369EA" w:rsidRPr="00F95F23" w:rsidDel="007D0D2A">
          <w:rPr>
            <w:rFonts w:eastAsia="Times New Roman" w:cstheme="minorHAnsi"/>
            <w:color w:val="000000"/>
            <w:lang w:eastAsia="ca-ES"/>
          </w:rPr>
          <w:delText xml:space="preserve">“Mediterranean germination syndrome” </w:delText>
        </w:r>
      </w:del>
      <w:r w:rsidR="005369EA" w:rsidRPr="00F95F23">
        <w:rPr>
          <w:rFonts w:eastAsia="Times New Roman" w:cstheme="minorHAnsi"/>
          <w:color w:val="000000"/>
          <w:lang w:eastAsia="ca-ES"/>
        </w:rPr>
        <w:fldChar w:fldCharType="begin" w:fldLock="1"/>
      </w:r>
      <w:r w:rsidR="005369EA" w:rsidRPr="00F95F23">
        <w:rPr>
          <w:rFonts w:eastAsia="Times New Roman" w:cstheme="minorHAnsi"/>
          <w:color w:val="000000"/>
          <w:lang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Escudero and Pérez-García, 2005)","plainTextFormattedCitation":"(Giménez-Benavides, Escudero and Pérez-García, 2005)","previouslyFormattedCitation":"(Giménez-Benavides, Escudero and Pérez-García, 2005)"},"properties":{"noteIndex":0},"schema":"https://github.com/citation-style-language/schema/raw/master/csl-citation.json"}</w:instrText>
      </w:r>
      <w:r w:rsidR="005369EA" w:rsidRPr="00F95F23">
        <w:rPr>
          <w:rFonts w:eastAsia="Times New Roman" w:cstheme="minorHAnsi"/>
          <w:color w:val="000000"/>
          <w:lang w:eastAsia="ca-ES"/>
        </w:rPr>
        <w:fldChar w:fldCharType="separate"/>
      </w:r>
      <w:r w:rsidR="005369EA" w:rsidRPr="00F95F23">
        <w:rPr>
          <w:rFonts w:eastAsia="Times New Roman" w:cstheme="minorHAnsi"/>
          <w:noProof/>
          <w:color w:val="000000"/>
          <w:lang w:eastAsia="ca-ES"/>
        </w:rPr>
        <w:t>(Giménez-Benavides, Escudero and Pérez-García, 2005)</w:t>
      </w:r>
      <w:r w:rsidR="005369EA" w:rsidRPr="00F95F23">
        <w:rPr>
          <w:rFonts w:eastAsia="Times New Roman" w:cstheme="minorHAnsi"/>
          <w:color w:val="000000"/>
          <w:lang w:eastAsia="ca-ES"/>
        </w:rPr>
        <w:fldChar w:fldCharType="end"/>
      </w:r>
      <w:r w:rsidR="005369EA" w:rsidRPr="00F95F23">
        <w:rPr>
          <w:rFonts w:eastAsia="Times New Roman" w:cstheme="minorHAnsi"/>
          <w:color w:val="000000"/>
          <w:lang w:eastAsia="ca-ES"/>
        </w:rPr>
        <w:t>.</w:t>
      </w:r>
      <w:r w:rsidR="00146212" w:rsidRPr="00F95F23">
        <w:rPr>
          <w:rFonts w:cstheme="minorHAnsi"/>
        </w:rPr>
        <w:t xml:space="preserve"> </w:t>
      </w:r>
      <w:del w:id="281" w:author="FRANCISCO DE BORJA JIMENEZ-ALFARO GONZALEZ" w:date="2024-02-15T11:18:00Z">
        <w:r w:rsidR="00146212" w:rsidRPr="00F95F23" w:rsidDel="008D4CF6">
          <w:rPr>
            <w:rFonts w:cstheme="minorHAnsi"/>
          </w:rPr>
          <w:delText>Nevertheless</w:delText>
        </w:r>
      </w:del>
      <w:ins w:id="282" w:author="FRANCISCO DE BORJA JIMENEZ-ALFARO GONZALEZ" w:date="2024-02-15T11:18:00Z">
        <w:r w:rsidR="008D4CF6">
          <w:rPr>
            <w:rFonts w:cstheme="minorHAnsi"/>
          </w:rPr>
          <w:t>However</w:t>
        </w:r>
      </w:ins>
      <w:r w:rsidR="00146212" w:rsidRPr="00F95F23">
        <w:rPr>
          <w:rFonts w:cstheme="minorHAnsi"/>
        </w:rPr>
        <w:t xml:space="preserve">, germination strategies </w:t>
      </w:r>
      <w:ins w:id="283" w:author="FRANCISCO DE BORJA JIMENEZ-ALFARO GONZALEZ" w:date="2024-02-15T11:18:00Z">
        <w:r w:rsidR="00754D89">
          <w:rPr>
            <w:rFonts w:cstheme="minorHAnsi"/>
          </w:rPr>
          <w:t xml:space="preserve">of alpine species </w:t>
        </w:r>
      </w:ins>
      <w:ins w:id="284" w:author="FRANCISCO DE BORJA JIMENEZ-ALFARO GONZALEZ" w:date="2024-02-15T11:19:00Z">
        <w:r w:rsidR="00754D89">
          <w:rPr>
            <w:rFonts w:cstheme="minorHAnsi"/>
          </w:rPr>
          <w:t>may change</w:t>
        </w:r>
        <w:r w:rsidR="00B06A51">
          <w:rPr>
            <w:rFonts w:cstheme="minorHAnsi"/>
          </w:rPr>
          <w:t xml:space="preserve"> dramatically within the same </w:t>
        </w:r>
        <w:r w:rsidR="000B43C0">
          <w:rPr>
            <w:rFonts w:cstheme="minorHAnsi"/>
          </w:rPr>
          <w:t xml:space="preserve">region, as </w:t>
        </w:r>
      </w:ins>
      <w:ins w:id="285" w:author="FRANCISCO DE BORJA JIMENEZ-ALFARO GONZALEZ" w:date="2024-02-15T11:20:00Z">
        <w:r w:rsidR="000B43C0">
          <w:rPr>
            <w:rFonts w:cstheme="minorHAnsi"/>
          </w:rPr>
          <w:t>a response to local elevation gradients</w:t>
        </w:r>
      </w:ins>
      <w:ins w:id="286" w:author="FRANCISCO DE BORJA JIMENEZ-ALFARO GONZALEZ" w:date="2024-02-15T11:23:00Z">
        <w:r w:rsidR="004F7915">
          <w:rPr>
            <w:rFonts w:cstheme="minorHAnsi"/>
          </w:rPr>
          <w:t xml:space="preserve"> </w:t>
        </w:r>
      </w:ins>
      <w:del w:id="287" w:author="FRANCISCO DE BORJA JIMENEZ-ALFARO GONZALEZ" w:date="2024-02-15T11:23:00Z">
        <w:r w:rsidR="00146212" w:rsidRPr="00F95F23" w:rsidDel="004F7915">
          <w:rPr>
            <w:rFonts w:cstheme="minorHAnsi"/>
          </w:rPr>
          <w:delText xml:space="preserve">are highly variable in alpine ecosystems </w:delText>
        </w:r>
        <w:r w:rsidR="00146212" w:rsidRPr="00F95F23" w:rsidDel="004F7915">
          <w:rPr>
            <w:rFonts w:cstheme="minorHAnsi"/>
          </w:rPr>
          <w:fldChar w:fldCharType="begin" w:fldLock="1"/>
        </w:r>
        <w:r w:rsidR="00146212" w:rsidRPr="00F95F23" w:rsidDel="004F7915">
          <w:rPr>
            <w:rFonts w:cstheme="minorHAnsi"/>
          </w:rPr>
          <w:del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and Simons, 2009)","plainTextFormattedCitation":"(Wagner and Simons, 2009)","previouslyFormattedCitation":"(Wagner and Simons, 2009)"},"properties":{"noteIndex":0},"schema":"https://github.com/citation-style-language/schema/raw/master/csl-citation.json"}</w:delInstrText>
        </w:r>
        <w:r w:rsidR="00146212" w:rsidRPr="00F95F23" w:rsidDel="004F7915">
          <w:rPr>
            <w:rFonts w:cstheme="minorHAnsi"/>
          </w:rPr>
          <w:fldChar w:fldCharType="separate"/>
        </w:r>
        <w:r w:rsidR="00146212" w:rsidRPr="00F95F23" w:rsidDel="004F7915">
          <w:rPr>
            <w:rFonts w:cstheme="minorHAnsi"/>
            <w:noProof/>
          </w:rPr>
          <w:delText>(Wagner and Simons, 2009)</w:delText>
        </w:r>
        <w:r w:rsidR="00146212" w:rsidRPr="00F95F23" w:rsidDel="004F7915">
          <w:rPr>
            <w:rFonts w:cstheme="minorHAnsi"/>
          </w:rPr>
          <w:fldChar w:fldCharType="end"/>
        </w:r>
        <w:r w:rsidR="00146212" w:rsidRPr="00F95F23" w:rsidDel="004F7915">
          <w:rPr>
            <w:rFonts w:cstheme="minorHAnsi"/>
          </w:rPr>
          <w:delText xml:space="preserve"> and the underlying causes of the variation observed deviating from the main germination syndromes are </w:delText>
        </w:r>
        <w:r w:rsidR="00A018A9" w:rsidRPr="00F95F23" w:rsidDel="004F7915">
          <w:rPr>
            <w:rFonts w:cstheme="minorHAnsi"/>
          </w:rPr>
          <w:delText xml:space="preserve">not fully </w:delText>
        </w:r>
        <w:r w:rsidR="00146212" w:rsidRPr="00F95F23" w:rsidDel="004F7915">
          <w:rPr>
            <w:rFonts w:cstheme="minorHAnsi"/>
          </w:rPr>
          <w:delText xml:space="preserve">known. </w:delText>
        </w:r>
      </w:del>
      <w:del w:id="288" w:author="FRANCISCO DE BORJA JIMENEZ-ALFARO GONZALEZ" w:date="2024-02-15T11:20:00Z">
        <w:r w:rsidR="00EF21E9" w:rsidRPr="00F95F23" w:rsidDel="000B43C0">
          <w:rPr>
            <w:rFonts w:cstheme="minorHAnsi"/>
          </w:rPr>
          <w:delText xml:space="preserve">In case-specific studies, germination variability was partly explained by species altitudinal range </w:delText>
        </w:r>
      </w:del>
      <w:r w:rsidR="00EF21E9" w:rsidRPr="00F95F23">
        <w:rPr>
          <w:rFonts w:cstheme="minorHAnsi"/>
        </w:rPr>
        <w:fldChar w:fldCharType="begin" w:fldLock="1"/>
      </w:r>
      <w:r w:rsidR="00EF21E9" w:rsidRPr="00F95F23">
        <w:rPr>
          <w:rFonts w:cstheme="minorHAnsi"/>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Biology","id":"ITEM-1","issue":"1","issued":{"date-parts":[["2017","1","1"]]},"page":"32-40","publisher":"Blackwell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temperatures","type":"article-journal","volume":"19"},"uris":["http://www.mendeley.com/documents/?uuid=7d22f688-eef6-4746-bdd9-89e19617f563"]}],"mendeley":{"formattedCitation":"(Fernández-Pascual &lt;i&gt;et al.&lt;/i&gt;, 2017)","manualFormatting":"(Fernández-Pascual et al., 2017)","plainTextFormattedCitation":"(Fernández-Pascual et al., 2017)","previouslyFormattedCitation":"(Fernández-Pascual &lt;i&gt;et al.&lt;/i&gt;, 2017)"},"properties":{"noteIndex":0},"schema":"https://github.com/citation-style-language/schema/raw/master/csl-citation.json"}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(Fernández-Pascual et al., 2017)</w:t>
      </w:r>
      <w:r w:rsidR="00EF21E9" w:rsidRPr="00F95F23">
        <w:rPr>
          <w:rFonts w:cstheme="minorHAnsi"/>
        </w:rPr>
        <w:fldChar w:fldCharType="end"/>
      </w:r>
      <w:r w:rsidR="00EF21E9" w:rsidRPr="00F95F23">
        <w:rPr>
          <w:rFonts w:cstheme="minorHAnsi"/>
        </w:rPr>
        <w:t xml:space="preserve">, </w:t>
      </w:r>
      <w:ins w:id="289" w:author="FRANCISCO DE BORJA JIMENEZ-ALFARO GONZALEZ" w:date="2024-02-15T11:23:00Z">
        <w:r w:rsidR="004F7915">
          <w:rPr>
            <w:rFonts w:cstheme="minorHAnsi"/>
          </w:rPr>
          <w:t>light</w:t>
        </w:r>
      </w:ins>
      <w:ins w:id="290" w:author="FRANCISCO DE BORJA JIMENEZ-ALFARO GONZALEZ" w:date="2024-02-15T11:28:00Z">
        <w:r w:rsidR="00F712FE">
          <w:rPr>
            <w:rFonts w:cstheme="minorHAnsi"/>
          </w:rPr>
          <w:t xml:space="preserve"> exposure</w:t>
        </w:r>
      </w:ins>
      <w:ins w:id="291" w:author="FRANCISCO DE BORJA JIMENEZ-ALFARO GONZALEZ" w:date="2024-02-15T11:30:00Z">
        <w:r w:rsidR="00333D93">
          <w:rPr>
            <w:rFonts w:cstheme="minorHAnsi"/>
          </w:rPr>
          <w:t>s</w:t>
        </w:r>
      </w:ins>
      <w:ins w:id="292" w:author="FRANCISCO DE BORJA JIMENEZ-ALFARO GONZALEZ" w:date="2024-02-15T11:23:00Z">
        <w:r w:rsidR="004F7915">
          <w:rPr>
            <w:rFonts w:cstheme="minorHAnsi"/>
          </w:rPr>
          <w:t xml:space="preserve"> </w:t>
        </w:r>
        <w:r w:rsidR="004F7915" w:rsidRPr="00F95F23">
          <w:rPr>
            <w:rFonts w:cstheme="minorHAnsi"/>
          </w:rPr>
          <w:fldChar w:fldCharType="begin" w:fldLock="1"/>
        </w:r>
        <w:r w:rsidR="004F7915" w:rsidRPr="00F95F23">
          <w:rPr>
            <w:rFonts w:cstheme="minorHAnsi"/>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and Simons, 2009)","plainTextFormattedCitation":"(Wagner and Simons, 2009)","previouslyFormattedCitation":"(Wagner and Simons, 2009)"},"properties":{"noteIndex":0},"schema":"https://github.com/citation-style-language/schema/raw/master/csl-citation.json"}</w:instrText>
        </w:r>
        <w:r w:rsidR="004F7915" w:rsidRPr="00F95F23">
          <w:rPr>
            <w:rFonts w:cstheme="minorHAnsi"/>
          </w:rPr>
          <w:fldChar w:fldCharType="separate"/>
        </w:r>
        <w:r w:rsidR="004F7915" w:rsidRPr="00F95F23">
          <w:rPr>
            <w:rFonts w:cstheme="minorHAnsi"/>
            <w:noProof/>
          </w:rPr>
          <w:t>(Wagner and Simons, 2009)</w:t>
        </w:r>
        <w:r w:rsidR="004F7915" w:rsidRPr="00F95F23">
          <w:rPr>
            <w:rFonts w:cstheme="minorHAnsi"/>
          </w:rPr>
          <w:fldChar w:fldCharType="end"/>
        </w:r>
        <w:r w:rsidR="004F7915">
          <w:rPr>
            <w:rFonts w:cstheme="minorHAnsi"/>
          </w:rPr>
          <w:t>,</w:t>
        </w:r>
        <w:r w:rsidR="004F7915" w:rsidRPr="00F95F23">
          <w:rPr>
            <w:rFonts w:cstheme="minorHAnsi"/>
          </w:rPr>
          <w:t xml:space="preserve"> </w:t>
        </w:r>
      </w:ins>
      <w:r w:rsidR="00EF21E9" w:rsidRPr="00F95F23">
        <w:rPr>
          <w:rFonts w:cstheme="minorHAnsi"/>
        </w:rPr>
        <w:t>bedrock</w:t>
      </w:r>
      <w:ins w:id="293" w:author="FRANCISCO DE BORJA JIMENEZ-ALFARO GONZALEZ" w:date="2024-02-15T11:28:00Z">
        <w:r w:rsidR="00F712FE">
          <w:rPr>
            <w:rFonts w:cstheme="minorHAnsi"/>
          </w:rPr>
          <w:t xml:space="preserve"> typology</w:t>
        </w:r>
      </w:ins>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&lt;i&gt;et al.&lt;/i&gt;, 2018; Tudela-Isanta, Ladouceur, &lt;i&gt;et al.&lt;/i&gt;, 2018)","plainTextFormattedCitation":"(Tudela-Isanta, Fernández-Pascual, et al., 2018; Tudela-Isanta, Ladouceur, et al., 2018)","previouslyFormattedCitation":"(Tudela-Isanta, Fernández-Pascual, &lt;i&gt;et al.&lt;/i&gt;, 2018; Tudela-Isanta, Ladouceur, &lt;i&gt;et al.&lt;/i&gt;, 2018)"},"properties":{"noteIndex":0},"schema":"https://github.com/citation-style-language/schema/raw/master/csl-citation.json"}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(Tudela-Isanta, Fernández-Pascual, </w:t>
      </w:r>
      <w:r w:rsidR="00EF21E9" w:rsidRPr="00F95F23">
        <w:rPr>
          <w:rFonts w:cstheme="minorHAnsi"/>
          <w:i/>
          <w:noProof/>
        </w:rPr>
        <w:t>et al.</w:t>
      </w:r>
      <w:r w:rsidR="00EF21E9" w:rsidRPr="00F95F23">
        <w:rPr>
          <w:rFonts w:cstheme="minorHAnsi"/>
          <w:noProof/>
        </w:rPr>
        <w:t xml:space="preserve">, 2018; Tudela-Isanta, Ladouceur, </w:t>
      </w:r>
      <w:r w:rsidR="00EF21E9" w:rsidRPr="00F95F23">
        <w:rPr>
          <w:rFonts w:cstheme="minorHAnsi"/>
          <w:i/>
          <w:noProof/>
        </w:rPr>
        <w:t>et al.</w:t>
      </w:r>
      <w:r w:rsidR="00EF21E9" w:rsidRPr="00F95F23">
        <w:rPr>
          <w:rFonts w:cstheme="minorHAnsi"/>
          <w:noProof/>
        </w:rPr>
        <w:t>, 2018)</w:t>
      </w:r>
      <w:r w:rsidR="00EF21E9" w:rsidRPr="00F95F23">
        <w:rPr>
          <w:rFonts w:cstheme="minorHAnsi"/>
        </w:rPr>
        <w:fldChar w:fldCharType="end"/>
      </w:r>
      <w:r w:rsidR="00A018A9" w:rsidRPr="00F95F23">
        <w:rPr>
          <w:rFonts w:cstheme="minorHAnsi"/>
        </w:rPr>
        <w:t xml:space="preserve"> or</w:t>
      </w:r>
      <w:r w:rsidR="00EF21E9" w:rsidRPr="00F95F23">
        <w:rPr>
          <w:rFonts w:cstheme="minorHAnsi"/>
        </w:rPr>
        <w:t xml:space="preserve"> </w:t>
      </w:r>
      <w:del w:id="294" w:author="FRANCISCO DE BORJA JIMENEZ-ALFARO GONZALEZ" w:date="2024-02-15T11:28:00Z">
        <w:r w:rsidR="00EF21E9" w:rsidRPr="00F95F23" w:rsidDel="00F712FE">
          <w:rPr>
            <w:rFonts w:cstheme="minorHAnsi"/>
          </w:rPr>
          <w:delText>species order of appearance</w:delText>
        </w:r>
      </w:del>
      <w:ins w:id="295" w:author="FRANCISCO DE BORJA JIMENEZ-ALFARO GONZALEZ" w:date="2024-02-15T11:28:00Z">
        <w:r w:rsidR="00F712FE">
          <w:rPr>
            <w:rFonts w:cstheme="minorHAnsi"/>
          </w:rPr>
          <w:t>successional stages</w:t>
        </w:r>
      </w:ins>
      <w:r w:rsidR="00EF21E9" w:rsidRPr="00F95F23">
        <w:rPr>
          <w:rFonts w:cstheme="minorHAnsi"/>
        </w:rPr>
        <w:t xml:space="preserve"> in </w:t>
      </w:r>
      <w:ins w:id="296" w:author="FRANCISCO DE BORJA JIMENEZ-ALFARO GONZALEZ" w:date="2024-02-15T11:28:00Z">
        <w:r w:rsidR="00F712FE">
          <w:rPr>
            <w:rFonts w:cstheme="minorHAnsi"/>
          </w:rPr>
          <w:t>e.g.</w:t>
        </w:r>
      </w:ins>
      <w:ins w:id="297" w:author="FRANCISCO DE BORJA JIMENEZ-ALFARO GONZALEZ" w:date="2024-02-15T11:27:00Z">
        <w:r w:rsidR="002B2279">
          <w:rPr>
            <w:rFonts w:cstheme="minorHAnsi"/>
          </w:rPr>
          <w:t xml:space="preserve"> </w:t>
        </w:r>
      </w:ins>
      <w:r w:rsidR="00EF21E9" w:rsidRPr="00F95F23">
        <w:rPr>
          <w:rFonts w:cstheme="minorHAnsi"/>
        </w:rPr>
        <w:t>glacier foreland</w:t>
      </w:r>
      <w:ins w:id="298" w:author="FRANCISCO DE BORJA JIMENEZ-ALFARO GONZALEZ" w:date="2024-02-15T11:29:00Z">
        <w:r w:rsidR="00F712FE">
          <w:rPr>
            <w:rFonts w:cstheme="minorHAnsi"/>
          </w:rPr>
          <w:t>s</w:t>
        </w:r>
      </w:ins>
      <w:r w:rsidR="00EF21E9" w:rsidRPr="00F95F23">
        <w:rPr>
          <w:rFonts w:cstheme="minorHAnsi"/>
        </w:rPr>
        <w:t xml:space="preserve"> </w:t>
      </w:r>
      <w:del w:id="299" w:author="FRANCISCO DE BORJA JIMENEZ-ALFARO GONZALEZ" w:date="2024-02-15T11:29:00Z">
        <w:r w:rsidR="00EF21E9" w:rsidRPr="00F95F23" w:rsidDel="00F712FE">
          <w:rPr>
            <w:rFonts w:cstheme="minorHAnsi"/>
          </w:rPr>
          <w:delText xml:space="preserve">succession </w:delText>
        </w:r>
      </w:del>
      <w:r w:rsidR="00EF21E9" w:rsidRPr="00F95F23">
        <w:rPr>
          <w:rFonts w:cstheme="minorHAnsi"/>
        </w:rPr>
        <w:fldChar w:fldCharType="begin" w:fldLock="1"/>
      </w:r>
      <w:r w:rsidR="00EF21E9" w:rsidRPr="00F95F23">
        <w:rPr>
          <w:rFonts w:cstheme="minorHAnsi"/>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&lt;i&gt;et al.&lt;/i&gt;, 2012)","plainTextFormattedCitation":"(Schwienbacher et al., 2012)","previouslyFormattedCitation":"(Schwienbacher &lt;i&gt;et al.&lt;/i&gt;, 2012)"},"properties":{"noteIndex":0},"schema":"https://github.com/citation-style-language/schema/raw/master/csl-citation.json"}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(Schwienbacher </w:t>
      </w:r>
      <w:r w:rsidR="00EF21E9" w:rsidRPr="00F95F23">
        <w:rPr>
          <w:rFonts w:cstheme="minorHAnsi"/>
          <w:i/>
          <w:noProof/>
        </w:rPr>
        <w:t>et al.</w:t>
      </w:r>
      <w:r w:rsidR="00EF21E9" w:rsidRPr="00F95F23">
        <w:rPr>
          <w:rFonts w:cstheme="minorHAnsi"/>
          <w:noProof/>
        </w:rPr>
        <w:t>, 2012)</w:t>
      </w:r>
      <w:r w:rsidR="00EF21E9" w:rsidRPr="00F95F23">
        <w:rPr>
          <w:rFonts w:cstheme="minorHAnsi"/>
        </w:rPr>
        <w:fldChar w:fldCharType="end"/>
      </w:r>
      <w:r w:rsidR="00EF21E9" w:rsidRPr="00F95F23">
        <w:t xml:space="preserve">. </w:t>
      </w:r>
    </w:p>
    <w:p w14:paraId="24491892" w14:textId="1161E84C" w:rsidR="0083054E" w:rsidRDefault="00B3671B" w:rsidP="00B81EC5">
      <w:pPr>
        <w:spacing w:after="0" w:line="360" w:lineRule="auto"/>
        <w:ind w:firstLine="708"/>
        <w:jc w:val="both"/>
        <w:textAlignment w:val="baseline"/>
        <w:rPr>
          <w:ins w:id="300" w:author="FRANCISCO DE BORJA JIMENEZ-ALFARO GONZALEZ" w:date="2024-02-15T12:29:00Z"/>
          <w:rFonts w:eastAsia="Times New Roman" w:cstheme="minorHAnsi"/>
          <w:color w:val="000000"/>
          <w:lang w:eastAsia="ca-ES"/>
        </w:rPr>
      </w:pPr>
      <w:ins w:id="301" w:author="FRANCISCO DE BORJA JIMENEZ-ALFARO GONZALEZ" w:date="2024-02-15T11:29:00Z">
        <w:r>
          <w:rPr>
            <w:rFonts w:cstheme="minorHAnsi"/>
          </w:rPr>
          <w:t>At the local scale,</w:t>
        </w:r>
      </w:ins>
      <w:ins w:id="302" w:author="FRANCISCO DE BORJA JIMENEZ-ALFARO GONZALEZ" w:date="2024-02-15T11:31:00Z">
        <w:r w:rsidR="00766DC6">
          <w:rPr>
            <w:rFonts w:cstheme="minorHAnsi"/>
          </w:rPr>
          <w:t xml:space="preserve"> the </w:t>
        </w:r>
      </w:ins>
      <w:del w:id="303" w:author="FRANCISCO DE BORJA JIMENEZ-ALFARO GONZALEZ" w:date="2024-02-15T11:31:00Z">
        <w:r w:rsidR="00146212" w:rsidRPr="00F95F23" w:rsidDel="00766DC6">
          <w:rPr>
            <w:rFonts w:cstheme="minorHAnsi"/>
          </w:rPr>
          <w:delText xml:space="preserve">A worth considering particularity of alpine areas is </w:delText>
        </w:r>
        <w:r w:rsidR="00B476F6" w:rsidRPr="00F95F23" w:rsidDel="00766DC6">
          <w:rPr>
            <w:rFonts w:cstheme="minorHAnsi"/>
          </w:rPr>
          <w:delText>their</w:delText>
        </w:r>
        <w:r w:rsidR="00146212" w:rsidRPr="00F95F23" w:rsidDel="00766DC6">
          <w:rPr>
            <w:rFonts w:cstheme="minorHAnsi"/>
          </w:rPr>
          <w:delText xml:space="preserve"> </w:delText>
        </w:r>
      </w:del>
      <w:r w:rsidR="00146212" w:rsidRPr="00F95F23">
        <w:rPr>
          <w:rFonts w:cstheme="minorHAnsi"/>
        </w:rPr>
        <w:t>h</w:t>
      </w:r>
      <w:r w:rsidR="00816A9A" w:rsidRPr="00F95F23">
        <w:rPr>
          <w:rFonts w:eastAsia="Times New Roman" w:cstheme="minorHAnsi"/>
          <w:color w:val="000000"/>
          <w:lang w:eastAsia="ca-ES"/>
        </w:rPr>
        <w:t xml:space="preserve">igh topographic roughness </w:t>
      </w:r>
      <w:del w:id="304" w:author="FRANCISCO DE BORJA JIMENEZ-ALFARO GONZALEZ" w:date="2024-02-15T11:31:00Z">
        <w:r w:rsidR="00816A9A" w:rsidRPr="00F95F23" w:rsidDel="00766DC6">
          <w:rPr>
            <w:rFonts w:eastAsia="Times New Roman" w:cstheme="minorHAnsi"/>
            <w:color w:val="000000"/>
            <w:lang w:eastAsia="ca-ES"/>
          </w:rPr>
          <w:delText>which</w:delText>
        </w:r>
      </w:del>
      <w:ins w:id="305" w:author="FRANCISCO DE BORJA JIMENEZ-ALFARO GONZALEZ" w:date="2024-02-15T11:31:00Z">
        <w:r w:rsidR="00766DC6">
          <w:rPr>
            <w:rFonts w:eastAsia="Times New Roman" w:cstheme="minorHAnsi"/>
            <w:color w:val="000000"/>
            <w:lang w:eastAsia="ca-ES"/>
          </w:rPr>
          <w:t xml:space="preserve">of alpine landscapes </w:t>
        </w:r>
      </w:ins>
      <w:del w:id="306" w:author="FRANCISCO DE BORJA JIMENEZ-ALFARO GONZALEZ" w:date="2024-02-15T11:31:00Z">
        <w:r w:rsidR="00816A9A" w:rsidRPr="00F95F23" w:rsidDel="00766DC6">
          <w:rPr>
            <w:rFonts w:eastAsia="Times New Roman" w:cstheme="minorHAnsi"/>
            <w:color w:val="000000"/>
            <w:lang w:eastAsia="ca-ES"/>
          </w:rPr>
          <w:delText xml:space="preserve">, at fines scales, </w:delText>
        </w:r>
      </w:del>
      <w:r w:rsidR="00816A9A" w:rsidRPr="00F95F23">
        <w:rPr>
          <w:rFonts w:eastAsia="Times New Roman" w:cstheme="minorHAnsi"/>
          <w:color w:val="000000"/>
          <w:lang w:eastAsia="ca-ES"/>
        </w:rPr>
        <w:t xml:space="preserve">translates into a mosaic of microclimatic conditions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and Körner, 2011)","plainTextFormattedCitation":"(Scherrer and Körner, 2011)","previouslyFormattedCitation":"(Scherrer and Körner, 2011)"},"properties":{"noteIndex":0},"schema":"https://github.com/citation-style-language/schema/raw/master/csl-citation.json"}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(Scherrer and Körner, 2011)</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with sharp temperature and snow-melting gradients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(Körner, 2021)</w:t>
      </w:r>
      <w:r w:rsidR="00816A9A" w:rsidRPr="00F95F23">
        <w:rPr>
          <w:rFonts w:eastAsia="Times New Roman" w:cstheme="minorHAnsi"/>
          <w:color w:val="000000"/>
          <w:lang w:eastAsia="ca-ES"/>
        </w:rPr>
        <w:fldChar w:fldCharType="end"/>
      </w:r>
      <w:ins w:id="307" w:author="FRANCISCO DE BORJA JIMENEZ-ALFARO GONZALEZ" w:date="2024-02-15T11:33:00Z">
        <w:r w:rsidR="006C70E0">
          <w:rPr>
            <w:rFonts w:eastAsia="Times New Roman" w:cstheme="minorHAnsi"/>
            <w:color w:val="000000"/>
            <w:lang w:eastAsia="ca-ES"/>
          </w:rPr>
          <w:t xml:space="preserve"> even at</w:t>
        </w:r>
      </w:ins>
      <w:r w:rsidR="00816A9A" w:rsidRPr="00F95F23">
        <w:rPr>
          <w:rFonts w:eastAsia="Times New Roman" w:cstheme="minorHAnsi"/>
          <w:color w:val="000000"/>
          <w:lang w:eastAsia="ca-ES"/>
        </w:rPr>
        <w:t xml:space="preserve"> </w:t>
      </w:r>
      <w:ins w:id="308" w:author="FRANCISCO DE BORJA JIMENEZ-ALFARO GONZALEZ" w:date="2024-02-15T11:33:00Z">
        <w:r w:rsidR="006C70E0">
          <w:rPr>
            <w:rFonts w:eastAsia="Times New Roman" w:cstheme="minorHAnsi"/>
            <w:color w:val="000000"/>
            <w:lang w:eastAsia="ca-ES"/>
          </w:rPr>
          <w:t xml:space="preserve">distances of </w:t>
        </w:r>
      </w:ins>
      <w:del w:id="309" w:author="FRANCISCO DE BORJA JIMENEZ-ALFARO GONZALEZ" w:date="2024-02-15T11:33:00Z">
        <w:r w:rsidR="00816A9A" w:rsidRPr="00F95F23" w:rsidDel="006C70E0">
          <w:rPr>
            <w:rFonts w:eastAsia="Times New Roman" w:cstheme="minorHAnsi"/>
            <w:color w:val="000000"/>
            <w:lang w:eastAsia="ca-ES"/>
          </w:rPr>
          <w:delText xml:space="preserve">over a </w:delText>
        </w:r>
      </w:del>
      <w:r w:rsidR="00816A9A" w:rsidRPr="00F95F23">
        <w:rPr>
          <w:rFonts w:eastAsia="Times New Roman" w:cstheme="minorHAnsi"/>
          <w:color w:val="000000"/>
          <w:lang w:eastAsia="ca-ES"/>
        </w:rPr>
        <w:t xml:space="preserve">few </w:t>
      </w:r>
      <w:r w:rsidR="00590C25" w:rsidRPr="00F95F23">
        <w:rPr>
          <w:rFonts w:eastAsia="Times New Roman" w:cstheme="minorHAnsi"/>
          <w:color w:val="000000"/>
          <w:lang w:eastAsia="ca-ES"/>
        </w:rPr>
        <w:t>centimetres</w:t>
      </w:r>
      <w:r w:rsidR="00816A9A" w:rsidRPr="00F95F23">
        <w:rPr>
          <w:rFonts w:eastAsia="Times New Roman" w:cstheme="minorHAnsi"/>
          <w:color w:val="000000"/>
          <w:lang w:eastAsia="ca-ES"/>
        </w:rPr>
        <w:t xml:space="preserve">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&lt;i&gt;et al.&lt;/i&gt;, 2012)","plainTextFormattedCitation":"(Graham et al., 2012)","previouslyFormattedCitation":"(Graham &lt;i&gt;et al.&lt;/i&gt;, 2012)"},"properties":{"noteIndex":0},"schema":"https://github.com/citation-style-language/schema/raw/master/csl-citation.json"}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 xml:space="preserve">(Graham </w:t>
      </w:r>
      <w:r w:rsidR="00816A9A" w:rsidRPr="00F95F23">
        <w:rPr>
          <w:rFonts w:eastAsia="Times New Roman" w:cstheme="minorHAnsi"/>
          <w:i/>
          <w:noProof/>
          <w:color w:val="000000"/>
          <w:lang w:eastAsia="ca-ES"/>
        </w:rPr>
        <w:t>et al.</w:t>
      </w:r>
      <w:r w:rsidR="00816A9A" w:rsidRPr="00F95F23">
        <w:rPr>
          <w:rFonts w:eastAsia="Times New Roman" w:cstheme="minorHAnsi"/>
          <w:noProof/>
          <w:color w:val="000000"/>
          <w:lang w:eastAsia="ca-ES"/>
        </w:rPr>
        <w:t>, 2012)</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t>
      </w:r>
      <w:del w:id="310" w:author="FRANCISCO DE BORJA JIMENEZ-ALFARO GONZALEZ" w:date="2024-02-15T11:34:00Z">
        <w:r w:rsidR="00EF21E9" w:rsidRPr="00F95F23" w:rsidDel="00E92E0F">
          <w:rPr>
            <w:rFonts w:cstheme="minorHAnsi"/>
          </w:rPr>
          <w:delText>However, t</w:delText>
        </w:r>
        <w:r w:rsidR="00EF21E9" w:rsidRPr="00F95F23" w:rsidDel="00E92E0F">
          <w:rPr>
            <w:rFonts w:eastAsia="Times New Roman" w:cstheme="minorHAnsi"/>
            <w:color w:val="000000"/>
            <w:lang w:eastAsia="ca-ES"/>
          </w:rPr>
          <w:delText>he</w:delText>
        </w:r>
      </w:del>
      <w:ins w:id="311" w:author="FRANCISCO DE BORJA JIMENEZ-ALFARO GONZALEZ" w:date="2024-02-15T11:34:00Z">
        <w:r w:rsidR="00E92E0F">
          <w:rPr>
            <w:rFonts w:cstheme="minorHAnsi"/>
          </w:rPr>
          <w:t xml:space="preserve">The impact of these microclimatic </w:t>
        </w:r>
      </w:ins>
      <w:ins w:id="312" w:author="FRANCISCO DE BORJA JIMENEZ-ALFARO GONZALEZ" w:date="2024-02-15T11:35:00Z">
        <w:r w:rsidR="003903FE">
          <w:rPr>
            <w:rFonts w:cstheme="minorHAnsi"/>
          </w:rPr>
          <w:t>variation</w:t>
        </w:r>
      </w:ins>
      <w:ins w:id="313" w:author="FRANCISCO DE BORJA JIMENEZ-ALFARO GONZALEZ" w:date="2024-02-15T11:34:00Z">
        <w:r w:rsidR="00E92E0F">
          <w:rPr>
            <w:rFonts w:cstheme="minorHAnsi"/>
          </w:rPr>
          <w:t xml:space="preserve"> on </w:t>
        </w:r>
        <w:r w:rsidR="009E1E65">
          <w:rPr>
            <w:rFonts w:cstheme="minorHAnsi"/>
          </w:rPr>
          <w:t>germination phenology is largely unknown, and the</w:t>
        </w:r>
      </w:ins>
      <w:r w:rsidR="00EF21E9" w:rsidRPr="00F95F23">
        <w:rPr>
          <w:rFonts w:eastAsia="Times New Roman" w:cstheme="minorHAnsi"/>
          <w:color w:val="000000"/>
          <w:lang w:eastAsia="ca-ES"/>
        </w:rPr>
        <w:t xml:space="preserve"> few studies that consider </w:t>
      </w:r>
      <w:del w:id="314" w:author="FRANCISCO DE BORJA JIMENEZ-ALFARO GONZALEZ" w:date="2024-02-15T11:35:00Z">
        <w:r w:rsidR="00EF21E9" w:rsidRPr="00F95F23" w:rsidDel="003903FE">
          <w:rPr>
            <w:rFonts w:eastAsia="Times New Roman" w:cstheme="minorHAnsi"/>
            <w:color w:val="000000"/>
            <w:lang w:eastAsia="ca-ES"/>
          </w:rPr>
          <w:delText xml:space="preserve">microclimatic </w:delText>
        </w:r>
      </w:del>
      <w:ins w:id="315" w:author="FRANCISCO DE BORJA JIMENEZ-ALFARO GONZALEZ" w:date="2024-02-15T11:35:00Z">
        <w:r w:rsidR="003903FE">
          <w:rPr>
            <w:rFonts w:eastAsia="Times New Roman" w:cstheme="minorHAnsi"/>
            <w:color w:val="000000"/>
            <w:lang w:eastAsia="ca-ES"/>
          </w:rPr>
          <w:t>its</w:t>
        </w:r>
        <w:r w:rsidR="003903FE" w:rsidRPr="00F95F23">
          <w:rPr>
            <w:rFonts w:eastAsia="Times New Roman" w:cstheme="minorHAnsi"/>
            <w:color w:val="000000"/>
            <w:lang w:eastAsia="ca-ES"/>
          </w:rPr>
          <w:t xml:space="preserve"> </w:t>
        </w:r>
      </w:ins>
      <w:del w:id="316" w:author="FRANCISCO DE BORJA JIMENEZ-ALFARO GONZALEZ" w:date="2024-02-15T11:35:00Z">
        <w:r w:rsidR="00EF21E9" w:rsidRPr="00F95F23" w:rsidDel="009E1E65">
          <w:rPr>
            <w:rFonts w:eastAsia="Times New Roman" w:cstheme="minorHAnsi"/>
            <w:color w:val="000000"/>
            <w:lang w:eastAsia="ca-ES"/>
          </w:rPr>
          <w:delText xml:space="preserve">variability </w:delText>
        </w:r>
      </w:del>
      <w:ins w:id="317" w:author="FRANCISCO DE BORJA JIMENEZ-ALFARO GONZALEZ" w:date="2024-02-15T11:35:00Z">
        <w:r w:rsidR="009E1E65">
          <w:rPr>
            <w:rFonts w:eastAsia="Times New Roman" w:cstheme="minorHAnsi"/>
            <w:color w:val="000000"/>
            <w:lang w:eastAsia="ca-ES"/>
          </w:rPr>
          <w:t xml:space="preserve">effect on </w:t>
        </w:r>
        <w:r w:rsidR="003903FE">
          <w:rPr>
            <w:rFonts w:eastAsia="Times New Roman" w:cstheme="minorHAnsi"/>
            <w:color w:val="000000"/>
            <w:lang w:eastAsia="ca-ES"/>
          </w:rPr>
          <w:t>seed germination patterns show</w:t>
        </w:r>
        <w:r w:rsidR="009E1E65" w:rsidRPr="00F95F23">
          <w:rPr>
            <w:rFonts w:eastAsia="Times New Roman" w:cstheme="minorHAnsi"/>
            <w:color w:val="000000"/>
            <w:lang w:eastAsia="ca-ES"/>
          </w:rPr>
          <w:t xml:space="preserve"> </w:t>
        </w:r>
      </w:ins>
      <w:del w:id="318" w:author="FRANCISCO DE BORJA JIMENEZ-ALFARO GONZALEZ" w:date="2024-02-15T11:35:00Z">
        <w:r w:rsidR="00EF21E9" w:rsidRPr="00F95F23" w:rsidDel="003903FE">
          <w:rPr>
            <w:rFonts w:eastAsia="Times New Roman" w:cstheme="minorHAnsi"/>
            <w:color w:val="000000"/>
            <w:lang w:eastAsia="ca-ES"/>
          </w:rPr>
          <w:delText xml:space="preserve">found </w:delText>
        </w:r>
      </w:del>
      <w:r w:rsidR="00EF21E9" w:rsidRPr="00F95F23">
        <w:rPr>
          <w:rFonts w:eastAsia="Times New Roman" w:cstheme="minorHAnsi"/>
          <w:color w:val="000000"/>
          <w:lang w:eastAsia="ca-ES"/>
        </w:rPr>
        <w:t>contrasting results.</w:t>
      </w:r>
      <w:ins w:id="319" w:author="FRANCISCO DE BORJA JIMENEZ-ALFARO GONZALEZ" w:date="2024-02-15T11:35:00Z">
        <w:r w:rsidR="006C3CEC">
          <w:rPr>
            <w:rFonts w:eastAsia="Times New Roman" w:cstheme="minorHAnsi"/>
            <w:color w:val="000000"/>
            <w:lang w:eastAsia="ca-ES"/>
          </w:rPr>
          <w:t xml:space="preserve"> </w:t>
        </w:r>
      </w:ins>
      <w:ins w:id="320" w:author="FRANCISCO DE BORJA JIMENEZ-ALFARO GONZALEZ" w:date="2024-02-15T12:09:00Z">
        <w:r w:rsidR="00A86DCC">
          <w:rPr>
            <w:rFonts w:eastAsia="Times New Roman" w:cstheme="minorHAnsi"/>
            <w:color w:val="000000"/>
            <w:lang w:eastAsia="ca-ES"/>
          </w:rPr>
          <w:t>C</w:t>
        </w:r>
      </w:ins>
      <w:ins w:id="321" w:author="FRANCISCO DE BORJA JIMENEZ-ALFARO GONZALEZ" w:date="2024-02-15T11:36:00Z">
        <w:r w:rsidR="006C3CEC">
          <w:rPr>
            <w:rFonts w:eastAsia="Times New Roman" w:cstheme="minorHAnsi"/>
            <w:color w:val="000000"/>
            <w:lang w:eastAsia="ca-ES"/>
          </w:rPr>
          <w:t xml:space="preserve">omparing germination patterns between specialists of </w:t>
        </w:r>
        <w:proofErr w:type="spellStart"/>
        <w:r w:rsidR="00902276">
          <w:rPr>
            <w:rFonts w:eastAsia="Times New Roman" w:cstheme="minorHAnsi"/>
            <w:color w:val="000000"/>
            <w:lang w:eastAsia="ca-ES"/>
          </w:rPr>
          <w:t>snowbed</w:t>
        </w:r>
      </w:ins>
      <w:ins w:id="322" w:author="FRANCISCO DE BORJA JIMENEZ-ALFARO GONZALEZ" w:date="2024-02-15T11:38:00Z">
        <w:r w:rsidR="0066587C">
          <w:rPr>
            <w:rFonts w:eastAsia="Times New Roman" w:cstheme="minorHAnsi"/>
            <w:color w:val="000000"/>
            <w:lang w:eastAsia="ca-ES"/>
          </w:rPr>
          <w:t>s</w:t>
        </w:r>
      </w:ins>
      <w:proofErr w:type="spellEnd"/>
      <w:ins w:id="323" w:author="FRANCISCO DE BORJA JIMENEZ-ALFARO GONZALEZ" w:date="2024-02-15T11:36:00Z">
        <w:r w:rsidR="00902276">
          <w:rPr>
            <w:rFonts w:eastAsia="Times New Roman" w:cstheme="minorHAnsi"/>
            <w:color w:val="000000"/>
            <w:lang w:eastAsia="ca-ES"/>
          </w:rPr>
          <w:t xml:space="preserve"> and fellfield</w:t>
        </w:r>
      </w:ins>
      <w:ins w:id="324" w:author="FRANCISCO DE BORJA JIMENEZ-ALFARO GONZALEZ" w:date="2024-02-15T11:38:00Z">
        <w:r w:rsidR="0066587C">
          <w:rPr>
            <w:rFonts w:eastAsia="Times New Roman" w:cstheme="minorHAnsi"/>
            <w:color w:val="000000"/>
            <w:lang w:eastAsia="ca-ES"/>
          </w:rPr>
          <w:t>s</w:t>
        </w:r>
      </w:ins>
      <w:ins w:id="325" w:author="FRANCISCO DE BORJA JIMENEZ-ALFARO GONZALEZ" w:date="2024-02-15T11:36:00Z">
        <w:r w:rsidR="00902276">
          <w:rPr>
            <w:rFonts w:eastAsia="Times New Roman" w:cstheme="minorHAnsi"/>
            <w:color w:val="000000"/>
            <w:lang w:eastAsia="ca-ES"/>
          </w:rPr>
          <w:t>,</w:t>
        </w:r>
      </w:ins>
      <w:r w:rsidR="00EF21E9"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fldChar w:fldCharType="begin" w:fldLock="1"/>
      </w:r>
      <w:r w:rsidR="00EF21E9"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2005)","manualFormatting":"Shimono &amp; Kudo (2005)","plainTextFormattedCitation":"(Shimono and Kudo, 2005)","previouslyFormattedCitation":"(Shimono and Kudo, 2005)"},"properties":{"noteIndex":0},"schema":"https://github.com/citation-style-language/schema/raw/master/csl-citation.json"}</w:instrText>
      </w:r>
      <w:r w:rsidR="00EF21E9" w:rsidRPr="00F95F23">
        <w:rPr>
          <w:rFonts w:eastAsia="Times New Roman" w:cstheme="minorHAnsi"/>
          <w:color w:val="000000"/>
          <w:lang w:eastAsia="ca-ES"/>
        </w:rPr>
        <w:fldChar w:fldCharType="separate"/>
      </w:r>
      <w:r w:rsidR="00EF21E9" w:rsidRPr="00F95F23">
        <w:rPr>
          <w:rFonts w:eastAsia="Times New Roman" w:cstheme="minorHAnsi"/>
          <w:noProof/>
          <w:color w:val="000000"/>
          <w:lang w:eastAsia="ca-ES"/>
        </w:rPr>
        <w:t>Shimono &amp; Kudo (2005)</w:t>
      </w:r>
      <w:r w:rsidR="00EF21E9" w:rsidRPr="00F95F23">
        <w:rPr>
          <w:rFonts w:eastAsia="Times New Roman" w:cstheme="minorHAnsi"/>
          <w:color w:val="000000"/>
          <w:lang w:eastAsia="ca-ES"/>
        </w:rPr>
        <w:fldChar w:fldCharType="end"/>
      </w:r>
      <w:r w:rsidR="00EF21E9" w:rsidRPr="00F95F23">
        <w:rPr>
          <w:rFonts w:eastAsia="Times New Roman" w:cstheme="minorHAnsi"/>
          <w:color w:val="000000"/>
          <w:lang w:eastAsia="ca-ES"/>
        </w:rPr>
        <w:t xml:space="preserve"> found no differences </w:t>
      </w:r>
      <w:ins w:id="326" w:author="FRANCISCO DE BORJA JIMENEZ-ALFARO GONZALEZ" w:date="2024-02-15T11:37:00Z">
        <w:r w:rsidR="00902276">
          <w:rPr>
            <w:rFonts w:eastAsia="Times New Roman" w:cstheme="minorHAnsi"/>
            <w:color w:val="000000"/>
            <w:lang w:eastAsia="ca-ES"/>
          </w:rPr>
          <w:t xml:space="preserve">in </w:t>
        </w:r>
      </w:ins>
      <w:ins w:id="327" w:author="FRANCISCO DE BORJA JIMENEZ-ALFARO GONZALEZ" w:date="2024-02-15T11:38:00Z">
        <w:r w:rsidR="00C20413">
          <w:rPr>
            <w:rFonts w:eastAsia="Times New Roman" w:cstheme="minorHAnsi"/>
            <w:color w:val="000000"/>
            <w:lang w:eastAsia="ca-ES"/>
          </w:rPr>
          <w:t xml:space="preserve">the response of </w:t>
        </w:r>
      </w:ins>
      <w:del w:id="328" w:author="FRANCISCO DE BORJA JIMENEZ-ALFARO GONZALEZ" w:date="2024-02-15T11:38:00Z">
        <w:r w:rsidR="00EF21E9" w:rsidRPr="00F95F23" w:rsidDel="00C20413">
          <w:rPr>
            <w:rFonts w:eastAsia="Times New Roman" w:cstheme="minorHAnsi"/>
            <w:color w:val="000000"/>
            <w:lang w:eastAsia="ca-ES"/>
          </w:rPr>
          <w:delText xml:space="preserve">between </w:delText>
        </w:r>
      </w:del>
      <w:ins w:id="329" w:author="FRANCISCO DE BORJA JIMENEZ-ALFARO GONZALEZ" w:date="2024-02-15T11:38:00Z">
        <w:r w:rsidR="00C20413">
          <w:rPr>
            <w:rFonts w:eastAsia="Times New Roman" w:cstheme="minorHAnsi"/>
            <w:color w:val="000000"/>
            <w:lang w:eastAsia="ca-ES"/>
          </w:rPr>
          <w:t xml:space="preserve">27 </w:t>
        </w:r>
      </w:ins>
      <w:ins w:id="330" w:author="FRANCISCO DE BORJA JIMENEZ-ALFARO GONZALEZ" w:date="2024-02-15T11:43:00Z">
        <w:r w:rsidR="009D57FC">
          <w:rPr>
            <w:rFonts w:eastAsia="Times New Roman" w:cstheme="minorHAnsi"/>
            <w:color w:val="000000"/>
            <w:lang w:eastAsia="ca-ES"/>
          </w:rPr>
          <w:t xml:space="preserve">alpine </w:t>
        </w:r>
      </w:ins>
      <w:ins w:id="331" w:author="FRANCISCO DE BORJA JIMENEZ-ALFARO GONZALEZ" w:date="2024-02-15T11:38:00Z">
        <w:r w:rsidR="00C20413">
          <w:rPr>
            <w:rFonts w:eastAsia="Times New Roman" w:cstheme="minorHAnsi"/>
            <w:color w:val="000000"/>
            <w:lang w:eastAsia="ca-ES"/>
          </w:rPr>
          <w:t>species</w:t>
        </w:r>
        <w:r w:rsidR="00C20413" w:rsidRPr="00F95F23">
          <w:rPr>
            <w:rFonts w:eastAsia="Times New Roman" w:cstheme="minorHAnsi"/>
            <w:color w:val="000000"/>
            <w:lang w:eastAsia="ca-ES"/>
          </w:rPr>
          <w:t xml:space="preserve"> </w:t>
        </w:r>
      </w:ins>
      <w:del w:id="332" w:author="FRANCISCO DE BORJA JIMENEZ-ALFARO GONZALEZ" w:date="2024-02-15T11:38:00Z">
        <w:r w:rsidR="00EF21E9" w:rsidRPr="00F95F23" w:rsidDel="00C20413">
          <w:rPr>
            <w:rFonts w:eastAsia="Times New Roman" w:cstheme="minorHAnsi"/>
            <w:color w:val="000000"/>
            <w:lang w:eastAsia="ca-ES"/>
          </w:rPr>
          <w:delText>fellfield and snowbeds specialist</w:delText>
        </w:r>
      </w:del>
      <w:ins w:id="333" w:author="FRANCISCO DE BORJA JIMENEZ-ALFARO GONZALEZ" w:date="2024-02-15T11:38:00Z">
        <w:r w:rsidR="00C20413">
          <w:rPr>
            <w:rFonts w:eastAsia="Times New Roman" w:cstheme="minorHAnsi"/>
            <w:color w:val="000000"/>
            <w:lang w:eastAsia="ca-ES"/>
          </w:rPr>
          <w:t>to</w:t>
        </w:r>
        <w:r w:rsidR="0066587C">
          <w:rPr>
            <w:rFonts w:eastAsia="Times New Roman" w:cstheme="minorHAnsi"/>
            <w:color w:val="000000"/>
            <w:lang w:eastAsia="ca-ES"/>
          </w:rPr>
          <w:t xml:space="preserve"> microhabitats, temperature and light in Japan. </w:t>
        </w:r>
      </w:ins>
      <w:ins w:id="334" w:author="FRANCISCO DE BORJA JIMENEZ-ALFARO GONZALEZ" w:date="2024-02-15T11:39:00Z">
        <w:r w:rsidR="0066587C">
          <w:rPr>
            <w:rFonts w:eastAsia="Times New Roman" w:cstheme="minorHAnsi"/>
            <w:color w:val="000000"/>
            <w:lang w:eastAsia="ca-ES"/>
          </w:rPr>
          <w:t xml:space="preserve">In contrast, </w:t>
        </w:r>
      </w:ins>
      <w:del w:id="335" w:author="FRANCISCO DE BORJA JIMENEZ-ALFARO GONZALEZ" w:date="2024-02-15T11:39:00Z">
        <w:r w:rsidR="00EF21E9" w:rsidRPr="00F95F23" w:rsidDel="0066587C">
          <w:rPr>
            <w:rFonts w:eastAsia="Times New Roman" w:cstheme="minorHAnsi"/>
            <w:color w:val="000000"/>
            <w:lang w:eastAsia="ca-ES"/>
          </w:rPr>
          <w:delText xml:space="preserve"> while </w:delText>
        </w:r>
      </w:del>
      <w:r w:rsidR="000A011C" w:rsidRPr="00F95F23">
        <w:fldChar w:fldCharType="begin" w:fldLock="1"/>
      </w:r>
      <w:r w:rsidR="00CA577A">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A011C" w:rsidRPr="00F95F23">
        <w:fldChar w:fldCharType="separate"/>
      </w:r>
      <w:r w:rsidR="000A011C" w:rsidRPr="00F95F23">
        <w:rPr>
          <w:noProof/>
        </w:rPr>
        <w:t xml:space="preserve">Rosbakh </w:t>
      </w:r>
      <w:r w:rsidR="000A011C" w:rsidRPr="00F95F23">
        <w:rPr>
          <w:i/>
          <w:noProof/>
        </w:rPr>
        <w:t>et al</w:t>
      </w:r>
      <w:r w:rsidR="000A011C" w:rsidRPr="00F95F23">
        <w:rPr>
          <w:noProof/>
        </w:rPr>
        <w:t xml:space="preserve"> </w:t>
      </w:r>
      <w:r w:rsidR="00341D97">
        <w:rPr>
          <w:noProof/>
        </w:rPr>
        <w:t>(</w:t>
      </w:r>
      <w:r w:rsidR="000A011C" w:rsidRPr="00F95F23">
        <w:rPr>
          <w:noProof/>
        </w:rPr>
        <w:t>2022)</w:t>
      </w:r>
      <w:r w:rsidR="000A011C" w:rsidRPr="00F95F23">
        <w:fldChar w:fldCharType="end"/>
      </w:r>
      <w:r w:rsidR="00EF21E9" w:rsidRPr="00F95F23">
        <w:rPr>
          <w:noProof/>
        </w:rPr>
        <w:t xml:space="preserve"> </w:t>
      </w:r>
      <w:del w:id="336" w:author="FRANCISCO DE BORJA JIMENEZ-ALFARO GONZALEZ" w:date="2024-02-15T11:39:00Z">
        <w:r w:rsidR="00EF21E9" w:rsidRPr="00F95F23" w:rsidDel="0066587C">
          <w:rPr>
            <w:noProof/>
          </w:rPr>
          <w:delText xml:space="preserve">did </w:delText>
        </w:r>
      </w:del>
      <w:r w:rsidR="00EF21E9" w:rsidRPr="00F95F23">
        <w:rPr>
          <w:noProof/>
        </w:rPr>
        <w:t xml:space="preserve">found </w:t>
      </w:r>
      <w:del w:id="337" w:author="FRANCISCO DE BORJA JIMENEZ-ALFARO GONZALEZ" w:date="2024-02-15T11:41:00Z">
        <w:r w:rsidR="00EF21E9" w:rsidRPr="00F95F23" w:rsidDel="00101ACC">
          <w:rPr>
            <w:noProof/>
          </w:rPr>
          <w:delText xml:space="preserve">that </w:delText>
        </w:r>
      </w:del>
      <w:ins w:id="338" w:author="FRANCISCO DE BORJA JIMENEZ-ALFARO GONZALEZ" w:date="2024-02-15T11:41:00Z">
        <w:r w:rsidR="00101ACC">
          <w:rPr>
            <w:noProof/>
          </w:rPr>
          <w:t>different germination responses</w:t>
        </w:r>
      </w:ins>
      <w:ins w:id="339" w:author="FRANCISCO DE BORJA JIMENEZ-ALFARO GONZALEZ" w:date="2024-02-15T11:42:00Z">
        <w:r w:rsidR="00C61AD5">
          <w:rPr>
            <w:noProof/>
          </w:rPr>
          <w:t xml:space="preserve"> to temperature </w:t>
        </w:r>
        <w:r w:rsidR="0046537E">
          <w:rPr>
            <w:noProof/>
          </w:rPr>
          <w:t>among</w:t>
        </w:r>
      </w:ins>
      <w:ins w:id="340" w:author="FRANCISCO DE BORJA JIMENEZ-ALFARO GONZALEZ" w:date="2024-02-15T11:41:00Z">
        <w:r w:rsidR="00101ACC">
          <w:rPr>
            <w:noProof/>
          </w:rPr>
          <w:t xml:space="preserve"> 17 species </w:t>
        </w:r>
      </w:ins>
      <w:ins w:id="341" w:author="FRANCISCO DE BORJA JIMENEZ-ALFARO GONZALEZ" w:date="2024-02-15T11:42:00Z">
        <w:r w:rsidR="0046537E">
          <w:rPr>
            <w:noProof/>
          </w:rPr>
          <w:t>occurring in</w:t>
        </w:r>
      </w:ins>
      <w:ins w:id="342" w:author="FRANCISCO DE BORJA JIMENEZ-ALFARO GONZALEZ" w:date="2024-02-15T11:41:00Z">
        <w:r w:rsidR="00101ACC">
          <w:rPr>
            <w:noProof/>
          </w:rPr>
          <w:t xml:space="preserve"> </w:t>
        </w:r>
        <w:r w:rsidR="00C61AD5">
          <w:rPr>
            <w:noProof/>
          </w:rPr>
          <w:t>cont</w:t>
        </w:r>
      </w:ins>
      <w:ins w:id="343" w:author="FRANCISCO DE BORJA JIMENEZ-ALFARO GONZALEZ" w:date="2024-02-15T11:42:00Z">
        <w:r w:rsidR="00C61AD5">
          <w:rPr>
            <w:noProof/>
          </w:rPr>
          <w:t>rasting</w:t>
        </w:r>
      </w:ins>
      <w:ins w:id="344" w:author="FRANCISCO DE BORJA JIMENEZ-ALFARO GONZALEZ" w:date="2024-02-15T11:41:00Z">
        <w:r w:rsidR="00C61AD5">
          <w:rPr>
            <w:noProof/>
          </w:rPr>
          <w:t xml:space="preserve"> alpine habitats </w:t>
        </w:r>
      </w:ins>
      <w:ins w:id="345" w:author="FRANCISCO DE BORJA JIMENEZ-ALFARO GONZALEZ" w:date="2024-02-15T11:43:00Z">
        <w:r w:rsidR="0046537E">
          <w:rPr>
            <w:noProof/>
          </w:rPr>
          <w:t>from</w:t>
        </w:r>
      </w:ins>
      <w:ins w:id="346" w:author="FRANCISCO DE BORJA JIMENEZ-ALFARO GONZALEZ" w:date="2024-02-15T11:41:00Z">
        <w:r w:rsidR="00101ACC" w:rsidRPr="00F95F23">
          <w:rPr>
            <w:noProof/>
          </w:rPr>
          <w:t xml:space="preserve"> </w:t>
        </w:r>
      </w:ins>
      <w:del w:id="347" w:author="FRANCISCO DE BORJA JIMENEZ-ALFARO GONZALEZ" w:date="2024-02-15T11:42:00Z">
        <w:r w:rsidR="00EF21E9" w:rsidRPr="00F95F23" w:rsidDel="00C61AD5">
          <w:rPr>
            <w:noProof/>
          </w:rPr>
          <w:delText>germination was</w:delText>
        </w:r>
      </w:del>
      <w:ins w:id="348" w:author="FRANCISCO DE BORJA JIMENEZ-ALFARO GONZALEZ" w:date="2024-02-15T11:42:00Z">
        <w:r w:rsidR="00C61AD5">
          <w:rPr>
            <w:noProof/>
          </w:rPr>
          <w:t xml:space="preserve">the </w:t>
        </w:r>
      </w:ins>
      <w:del w:id="349" w:author="FRANCISCO DE BORJA JIMENEZ-ALFARO GONZALEZ" w:date="2024-02-15T11:43:00Z">
        <w:r w:rsidR="00EF21E9" w:rsidRPr="00F95F23" w:rsidDel="0046537E">
          <w:rPr>
            <w:noProof/>
          </w:rPr>
          <w:delText xml:space="preserve"> </w:delText>
        </w:r>
      </w:del>
      <w:del w:id="350" w:author="FRANCISCO DE BORJA JIMENEZ-ALFARO GONZALEZ" w:date="2024-02-15T11:42:00Z">
        <w:r w:rsidR="00EF21E9" w:rsidRPr="00F95F23" w:rsidDel="00C61AD5">
          <w:rPr>
            <w:noProof/>
          </w:rPr>
          <w:delText>affected by the position along the snowmelt gradient</w:delText>
        </w:r>
      </w:del>
      <w:ins w:id="351" w:author="FRANCISCO DE BORJA JIMENEZ-ALFARO GONZALEZ" w:date="2024-02-15T11:42:00Z">
        <w:r w:rsidR="00C61AD5">
          <w:rPr>
            <w:noProof/>
          </w:rPr>
          <w:t>Caucasus</w:t>
        </w:r>
      </w:ins>
      <w:r w:rsidR="00EF21E9" w:rsidRPr="00F95F23">
        <w:rPr>
          <w:rFonts w:eastAsia="Times New Roman" w:cstheme="minorHAnsi"/>
          <w:color w:val="000000"/>
          <w:lang w:eastAsia="ca-ES"/>
        </w:rPr>
        <w:t xml:space="preserve">. </w:t>
      </w:r>
      <w:ins w:id="352" w:author="FRANCISCO DE BORJA JIMENEZ-ALFARO GONZALEZ" w:date="2024-02-15T11:43:00Z">
        <w:r w:rsidR="002903D6">
          <w:rPr>
            <w:rFonts w:eastAsia="Times New Roman" w:cstheme="minorHAnsi"/>
            <w:color w:val="000000"/>
            <w:lang w:eastAsia="ca-ES"/>
          </w:rPr>
          <w:t xml:space="preserve">This suggests that </w:t>
        </w:r>
      </w:ins>
      <w:ins w:id="353" w:author="FRANCISCO DE BORJA JIMENEZ-ALFARO GONZALEZ" w:date="2024-02-15T11:44:00Z">
        <w:r w:rsidR="002903D6">
          <w:rPr>
            <w:rFonts w:eastAsia="Times New Roman" w:cstheme="minorHAnsi"/>
            <w:color w:val="000000"/>
            <w:lang w:eastAsia="ca-ES"/>
          </w:rPr>
          <w:t xml:space="preserve">germination patterns </w:t>
        </w:r>
        <w:r w:rsidR="00105720">
          <w:rPr>
            <w:rFonts w:eastAsia="Times New Roman" w:cstheme="minorHAnsi"/>
            <w:color w:val="000000"/>
            <w:lang w:eastAsia="ca-ES"/>
          </w:rPr>
          <w:t>in alpine</w:t>
        </w:r>
      </w:ins>
      <w:ins w:id="354" w:author="FRANCISCO DE BORJA JIMENEZ-ALFARO GONZALEZ" w:date="2024-02-15T11:45:00Z">
        <w:r w:rsidR="000F4A08">
          <w:rPr>
            <w:rFonts w:eastAsia="Times New Roman" w:cstheme="minorHAnsi"/>
            <w:color w:val="000000"/>
            <w:lang w:eastAsia="ca-ES"/>
          </w:rPr>
          <w:t xml:space="preserve"> landscapes</w:t>
        </w:r>
      </w:ins>
      <w:ins w:id="355" w:author="FRANCISCO DE BORJA JIMENEZ-ALFARO GONZALEZ" w:date="2024-02-15T11:44:00Z">
        <w:r w:rsidR="002903D6">
          <w:rPr>
            <w:rFonts w:eastAsia="Times New Roman" w:cstheme="minorHAnsi"/>
            <w:color w:val="000000"/>
            <w:lang w:eastAsia="ca-ES"/>
          </w:rPr>
          <w:t xml:space="preserve"> may diffe</w:t>
        </w:r>
        <w:r w:rsidR="00105720">
          <w:rPr>
            <w:rFonts w:eastAsia="Times New Roman" w:cstheme="minorHAnsi"/>
            <w:color w:val="000000"/>
            <w:lang w:eastAsia="ca-ES"/>
          </w:rPr>
          <w:t xml:space="preserve">r in systems </w:t>
        </w:r>
      </w:ins>
      <w:ins w:id="356" w:author="FRANCISCO DE BORJA JIMENEZ-ALFARO GONZALEZ" w:date="2024-02-15T11:46:00Z">
        <w:r w:rsidR="00C24292">
          <w:rPr>
            <w:rFonts w:eastAsia="Times New Roman" w:cstheme="minorHAnsi"/>
            <w:color w:val="000000"/>
            <w:lang w:eastAsia="ca-ES"/>
          </w:rPr>
          <w:t>representing different ecological gradients</w:t>
        </w:r>
        <w:r w:rsidR="00194A73">
          <w:rPr>
            <w:rFonts w:eastAsia="Times New Roman" w:cstheme="minorHAnsi"/>
            <w:color w:val="000000"/>
            <w:lang w:eastAsia="ca-ES"/>
          </w:rPr>
          <w:t xml:space="preserve"> or regional</w:t>
        </w:r>
      </w:ins>
      <w:ins w:id="357" w:author="FRANCISCO DE BORJA JIMENEZ-ALFARO GONZALEZ" w:date="2024-02-15T11:47:00Z">
        <w:r w:rsidR="00194A73">
          <w:rPr>
            <w:rFonts w:eastAsia="Times New Roman" w:cstheme="minorHAnsi"/>
            <w:color w:val="000000"/>
            <w:lang w:eastAsia="ca-ES"/>
          </w:rPr>
          <w:t xml:space="preserve"> </w:t>
        </w:r>
        <w:r w:rsidR="005442A4">
          <w:rPr>
            <w:rFonts w:eastAsia="Times New Roman" w:cstheme="minorHAnsi"/>
            <w:color w:val="000000"/>
            <w:lang w:eastAsia="ca-ES"/>
          </w:rPr>
          <w:t>features (</w:t>
        </w:r>
      </w:ins>
      <w:ins w:id="358" w:author="FRANCISCO DE BORJA JIMENEZ-ALFARO GONZALEZ" w:date="2024-02-15T12:10:00Z">
        <w:r w:rsidR="00433B75">
          <w:rPr>
            <w:rFonts w:eastAsia="Times New Roman" w:cstheme="minorHAnsi"/>
            <w:color w:val="000000"/>
            <w:lang w:eastAsia="ca-ES"/>
          </w:rPr>
          <w:t xml:space="preserve">e.g., </w:t>
        </w:r>
        <w:proofErr w:type="gramStart"/>
        <w:r w:rsidR="00433B75">
          <w:rPr>
            <w:rFonts w:eastAsia="Times New Roman" w:cstheme="minorHAnsi"/>
            <w:color w:val="000000"/>
            <w:lang w:eastAsia="ca-ES"/>
          </w:rPr>
          <w:t>ecological</w:t>
        </w:r>
        <w:proofErr w:type="gramEnd"/>
        <w:r w:rsidR="00433B75">
          <w:rPr>
            <w:rFonts w:eastAsia="Times New Roman" w:cstheme="minorHAnsi"/>
            <w:color w:val="000000"/>
            <w:lang w:eastAsia="ca-ES"/>
          </w:rPr>
          <w:t xml:space="preserve"> or evolutionary history</w:t>
        </w:r>
      </w:ins>
      <w:ins w:id="359" w:author="FRANCISCO DE BORJA JIMENEZ-ALFARO GONZALEZ" w:date="2024-02-15T11:47:00Z">
        <w:r w:rsidR="005442A4">
          <w:rPr>
            <w:rFonts w:eastAsia="Times New Roman" w:cstheme="minorHAnsi"/>
            <w:color w:val="000000"/>
            <w:lang w:eastAsia="ca-ES"/>
          </w:rPr>
          <w:t xml:space="preserve">). </w:t>
        </w:r>
      </w:ins>
      <w:ins w:id="360" w:author="FRANCISCO DE BORJA JIMENEZ-ALFARO GONZALEZ" w:date="2024-02-15T11:48:00Z">
        <w:r w:rsidR="006A3D3D">
          <w:rPr>
            <w:rFonts w:eastAsia="Times New Roman" w:cstheme="minorHAnsi"/>
            <w:color w:val="000000"/>
            <w:lang w:eastAsia="ca-ES"/>
          </w:rPr>
          <w:t>In addition</w:t>
        </w:r>
      </w:ins>
      <w:ins w:id="361" w:author="FRANCISCO DE BORJA JIMENEZ-ALFARO GONZALEZ" w:date="2024-02-15T11:47:00Z">
        <w:r w:rsidR="00A658A2">
          <w:rPr>
            <w:rFonts w:eastAsia="Times New Roman" w:cstheme="minorHAnsi"/>
            <w:color w:val="000000"/>
            <w:lang w:eastAsia="ca-ES"/>
          </w:rPr>
          <w:t xml:space="preserve">, </w:t>
        </w:r>
      </w:ins>
      <w:ins w:id="362" w:author="FRANCISCO DE BORJA JIMENEZ-ALFARO GONZALEZ" w:date="2024-02-15T11:48:00Z">
        <w:r w:rsidR="00A658A2">
          <w:rPr>
            <w:rFonts w:eastAsia="Times New Roman" w:cstheme="minorHAnsi"/>
            <w:color w:val="000000"/>
            <w:lang w:eastAsia="ca-ES"/>
          </w:rPr>
          <w:t xml:space="preserve">germination experiments </w:t>
        </w:r>
      </w:ins>
      <w:ins w:id="363" w:author="FRANCISCO DE BORJA JIMENEZ-ALFARO GONZALEZ" w:date="2024-02-15T12:10:00Z">
        <w:r w:rsidR="00433B75">
          <w:rPr>
            <w:rFonts w:eastAsia="Times New Roman" w:cstheme="minorHAnsi"/>
            <w:color w:val="000000"/>
            <w:lang w:eastAsia="ca-ES"/>
          </w:rPr>
          <w:t>are</w:t>
        </w:r>
      </w:ins>
      <w:ins w:id="364" w:author="FRANCISCO DE BORJA JIMENEZ-ALFARO GONZALEZ" w:date="2024-02-15T11:48:00Z">
        <w:r w:rsidR="006A3D3D">
          <w:rPr>
            <w:rFonts w:eastAsia="Times New Roman" w:cstheme="minorHAnsi"/>
            <w:color w:val="000000"/>
            <w:lang w:eastAsia="ca-ES"/>
          </w:rPr>
          <w:t xml:space="preserve"> </w:t>
        </w:r>
      </w:ins>
      <w:ins w:id="365" w:author="FRANCISCO DE BORJA JIMENEZ-ALFARO GONZALEZ" w:date="2024-02-15T11:49:00Z">
        <w:r w:rsidR="006A3D3D">
          <w:rPr>
            <w:rFonts w:eastAsia="Times New Roman" w:cstheme="minorHAnsi"/>
            <w:color w:val="000000"/>
            <w:lang w:eastAsia="ca-ES"/>
          </w:rPr>
          <w:t xml:space="preserve">limited by the </w:t>
        </w:r>
        <w:r w:rsidR="00D23661">
          <w:rPr>
            <w:rFonts w:eastAsia="Times New Roman" w:cstheme="minorHAnsi"/>
            <w:color w:val="000000"/>
            <w:lang w:eastAsia="ca-ES"/>
          </w:rPr>
          <w:t>use of fixed temperature conditions</w:t>
        </w:r>
        <w:r w:rsidR="00C33410">
          <w:rPr>
            <w:rFonts w:eastAsia="Times New Roman" w:cstheme="minorHAnsi"/>
            <w:color w:val="000000"/>
            <w:lang w:eastAsia="ca-ES"/>
          </w:rPr>
          <w:t xml:space="preserve"> </w:t>
        </w:r>
      </w:ins>
      <w:ins w:id="366" w:author="FRANCISCO DE BORJA JIMENEZ-ALFARO GONZALEZ" w:date="2024-02-15T11:50:00Z">
        <w:r w:rsidR="00C33410">
          <w:rPr>
            <w:rFonts w:eastAsia="Times New Roman" w:cstheme="minorHAnsi"/>
            <w:color w:val="000000"/>
            <w:lang w:eastAsia="ca-ES"/>
          </w:rPr>
          <w:t xml:space="preserve">in incubation chambers </w:t>
        </w:r>
      </w:ins>
      <w:ins w:id="367" w:author="FRANCISCO DE BORJA JIMENEZ-ALFARO GONZALEZ" w:date="2024-02-15T11:49:00Z">
        <w:r w:rsidR="00C33410">
          <w:rPr>
            <w:rFonts w:eastAsia="Times New Roman" w:cstheme="minorHAnsi"/>
            <w:color w:val="000000"/>
            <w:lang w:eastAsia="ca-ES"/>
          </w:rPr>
          <w:t>(e.g.</w:t>
        </w:r>
      </w:ins>
      <w:ins w:id="368" w:author="FRANCISCO DE BORJA JIMENEZ-ALFARO GONZALEZ" w:date="2024-02-15T11:50:00Z">
        <w:r w:rsidR="00C33410">
          <w:rPr>
            <w:rFonts w:eastAsia="Times New Roman" w:cstheme="minorHAnsi"/>
            <w:color w:val="000000"/>
            <w:lang w:eastAsia="ca-ES"/>
          </w:rPr>
          <w:t>,</w:t>
        </w:r>
      </w:ins>
      <w:ins w:id="369" w:author="FRANCISCO DE BORJA JIMENEZ-ALFARO GONZALEZ" w:date="2024-02-15T11:49:00Z">
        <w:r w:rsidR="00C33410">
          <w:rPr>
            <w:rFonts w:eastAsia="Times New Roman" w:cstheme="minorHAnsi"/>
            <w:color w:val="000000"/>
            <w:lang w:eastAsia="ca-ES"/>
          </w:rPr>
          <w:t xml:space="preserve"> </w:t>
        </w:r>
      </w:ins>
      <w:ins w:id="370" w:author="FRANCISCO DE BORJA JIMENEZ-ALFARO GONZALEZ" w:date="2024-02-15T11:50:00Z">
        <w:r w:rsidR="00C33410">
          <w:rPr>
            <w:rFonts w:eastAsia="Times New Roman" w:cstheme="minorHAnsi"/>
            <w:color w:val="000000"/>
            <w:lang w:eastAsia="ca-ES"/>
          </w:rPr>
          <w:t>12-h</w:t>
        </w:r>
      </w:ins>
      <w:ins w:id="371" w:author="FRANCISCO DE BORJA JIMENEZ-ALFARO GONZALEZ" w:date="2024-02-15T11:49:00Z">
        <w:r w:rsidR="00C33410">
          <w:rPr>
            <w:rFonts w:eastAsia="Times New Roman" w:cstheme="minorHAnsi"/>
            <w:color w:val="000000"/>
            <w:lang w:eastAsia="ca-ES"/>
          </w:rPr>
          <w:t xml:space="preserve"> cy</w:t>
        </w:r>
      </w:ins>
      <w:ins w:id="372" w:author="FRANCISCO DE BORJA JIMENEZ-ALFARO GONZALEZ" w:date="2024-02-15T11:50:00Z">
        <w:r w:rsidR="00C33410">
          <w:rPr>
            <w:rFonts w:eastAsia="Times New Roman" w:cstheme="minorHAnsi"/>
            <w:color w:val="000000"/>
            <w:lang w:eastAsia="ca-ES"/>
          </w:rPr>
          <w:t>cles of 20/10 and 15/5 ºC)</w:t>
        </w:r>
      </w:ins>
      <w:ins w:id="373" w:author="FRANCISCO DE BORJA JIMENEZ-ALFARO GONZALEZ" w:date="2024-02-15T11:49:00Z">
        <w:r w:rsidR="00C33410">
          <w:rPr>
            <w:rFonts w:eastAsia="Times New Roman" w:cstheme="minorHAnsi"/>
            <w:color w:val="000000"/>
            <w:lang w:eastAsia="ca-ES"/>
          </w:rPr>
          <w:t xml:space="preserve">, </w:t>
        </w:r>
      </w:ins>
      <w:ins w:id="374" w:author="FRANCISCO DE BORJA JIMENEZ-ALFARO GONZALEZ" w:date="2024-02-15T11:50:00Z">
        <w:r w:rsidR="00C33410">
          <w:rPr>
            <w:rFonts w:eastAsia="Times New Roman" w:cstheme="minorHAnsi"/>
            <w:color w:val="000000"/>
            <w:lang w:eastAsia="ca-ES"/>
          </w:rPr>
          <w:t xml:space="preserve">which are </w:t>
        </w:r>
      </w:ins>
      <w:ins w:id="375" w:author="FRANCISCO DE BORJA JIMENEZ-ALFARO GONZALEZ" w:date="2024-02-15T11:51:00Z">
        <w:r w:rsidR="00F31C0D">
          <w:rPr>
            <w:rFonts w:eastAsia="Times New Roman" w:cstheme="minorHAnsi"/>
            <w:color w:val="000000"/>
            <w:lang w:eastAsia="ca-ES"/>
          </w:rPr>
          <w:t xml:space="preserve">decoupled from the </w:t>
        </w:r>
      </w:ins>
      <w:ins w:id="376" w:author="FRANCISCO DE BORJA JIMENEZ-ALFARO GONZALEZ" w:date="2024-02-15T11:52:00Z">
        <w:r w:rsidR="00882D71">
          <w:rPr>
            <w:rFonts w:eastAsia="Times New Roman" w:cstheme="minorHAnsi"/>
            <w:color w:val="000000"/>
            <w:lang w:eastAsia="ca-ES"/>
          </w:rPr>
          <w:t xml:space="preserve">continuous </w:t>
        </w:r>
      </w:ins>
      <w:ins w:id="377" w:author="FRANCISCO DE BORJA JIMENEZ-ALFARO GONZALEZ" w:date="2024-02-15T11:51:00Z">
        <w:r w:rsidR="00F31C0D">
          <w:rPr>
            <w:rFonts w:eastAsia="Times New Roman" w:cstheme="minorHAnsi"/>
            <w:color w:val="000000"/>
            <w:lang w:eastAsia="ca-ES"/>
          </w:rPr>
          <w:t>temperature cycles</w:t>
        </w:r>
        <w:r w:rsidR="00882D71">
          <w:rPr>
            <w:rFonts w:eastAsia="Times New Roman" w:cstheme="minorHAnsi"/>
            <w:color w:val="000000"/>
            <w:lang w:eastAsia="ca-ES"/>
          </w:rPr>
          <w:t xml:space="preserve"> occurring in nature.</w:t>
        </w:r>
      </w:ins>
      <w:ins w:id="378" w:author="FRANCISCO DE BORJA JIMENEZ-ALFARO GONZALEZ" w:date="2024-02-15T11:52:00Z">
        <w:r w:rsidR="00E80BFA">
          <w:rPr>
            <w:rFonts w:eastAsia="Times New Roman" w:cstheme="minorHAnsi"/>
            <w:color w:val="000000"/>
            <w:lang w:eastAsia="ca-ES"/>
          </w:rPr>
          <w:t xml:space="preserve"> </w:t>
        </w:r>
      </w:ins>
      <w:del w:id="379" w:author="FRANCISCO DE BORJA JIMENEZ-ALFARO GONZALEZ" w:date="2024-02-15T11:55:00Z">
        <w:r w:rsidR="002E7103" w:rsidRPr="00F95F23" w:rsidDel="00B81EC5">
          <w:rPr>
            <w:rFonts w:eastAsia="Times New Roman" w:cstheme="minorHAnsi"/>
            <w:color w:val="000000"/>
            <w:lang w:eastAsia="ca-ES"/>
          </w:rPr>
          <w:delText>N</w:delText>
        </w:r>
        <w:r w:rsidR="00077B9F" w:rsidRPr="00F95F23" w:rsidDel="00B81EC5">
          <w:rPr>
            <w:rFonts w:eastAsia="Times New Roman" w:cstheme="minorHAnsi"/>
            <w:color w:val="000000"/>
            <w:lang w:eastAsia="ca-ES"/>
          </w:rPr>
          <w:delText>one</w:delText>
        </w:r>
        <w:r w:rsidR="00C70961" w:rsidRPr="00F95F23" w:rsidDel="00B81EC5">
          <w:rPr>
            <w:rFonts w:eastAsia="Times New Roman" w:cstheme="minorHAnsi"/>
            <w:color w:val="000000"/>
            <w:lang w:eastAsia="ca-ES"/>
          </w:rPr>
          <w:delText xml:space="preserve">theless, these studies </w:delText>
        </w:r>
        <w:r w:rsidR="00A72126" w:rsidRPr="00F95F23" w:rsidDel="00B81EC5">
          <w:rPr>
            <w:rFonts w:eastAsia="Times New Roman" w:cstheme="minorHAnsi"/>
            <w:color w:val="000000"/>
            <w:lang w:eastAsia="ca-ES"/>
          </w:rPr>
          <w:delText xml:space="preserve">are </w:delText>
        </w:r>
        <w:r w:rsidR="00C70DEF" w:rsidRPr="00F95F23" w:rsidDel="00B81EC5">
          <w:rPr>
            <w:rFonts w:eastAsia="Times New Roman" w:cstheme="minorHAnsi"/>
            <w:color w:val="000000"/>
            <w:lang w:eastAsia="ca-ES"/>
          </w:rPr>
          <w:delText xml:space="preserve">based on standard laboratory </w:delText>
        </w:r>
        <w:r w:rsidR="00232F5D" w:rsidRPr="00F95F23" w:rsidDel="00B81EC5">
          <w:rPr>
            <w:rFonts w:eastAsia="Times New Roman" w:cstheme="minorHAnsi"/>
            <w:color w:val="000000"/>
            <w:lang w:eastAsia="ca-ES"/>
          </w:rPr>
          <w:delText>procedures</w:delText>
        </w:r>
        <w:r w:rsidR="006879AD" w:rsidRPr="00F95F23" w:rsidDel="00B81EC5">
          <w:rPr>
            <w:rFonts w:eastAsia="Times New Roman" w:cstheme="minorHAnsi"/>
            <w:color w:val="000000"/>
            <w:lang w:eastAsia="ca-ES"/>
          </w:rPr>
          <w:delText xml:space="preserve"> </w:delText>
        </w:r>
        <w:r w:rsidR="00F02E5C" w:rsidRPr="00F95F23" w:rsidDel="00B81EC5">
          <w:rPr>
            <w:rFonts w:eastAsia="Times New Roman" w:cstheme="minorHAnsi"/>
            <w:color w:val="000000"/>
            <w:lang w:eastAsia="ca-ES"/>
          </w:rPr>
          <w:delText xml:space="preserve">with </w:delText>
        </w:r>
        <w:r w:rsidR="006879AD" w:rsidRPr="00F95F23" w:rsidDel="00B81EC5">
          <w:rPr>
            <w:rFonts w:eastAsia="Times New Roman" w:cstheme="minorHAnsi"/>
            <w:color w:val="000000"/>
            <w:lang w:eastAsia="ca-ES"/>
          </w:rPr>
          <w:delText xml:space="preserve">seeds </w:delText>
        </w:r>
        <w:r w:rsidR="00F02E5C" w:rsidRPr="00F95F23" w:rsidDel="00B81EC5">
          <w:rPr>
            <w:rFonts w:eastAsia="Times New Roman" w:cstheme="minorHAnsi"/>
            <w:color w:val="000000"/>
            <w:lang w:eastAsia="ca-ES"/>
          </w:rPr>
          <w:delText xml:space="preserve">subjected </w:delText>
        </w:r>
        <w:r w:rsidR="006879AD" w:rsidRPr="00F95F23" w:rsidDel="00B81EC5">
          <w:rPr>
            <w:rFonts w:eastAsia="Times New Roman" w:cstheme="minorHAnsi"/>
            <w:color w:val="000000"/>
            <w:lang w:eastAsia="ca-ES"/>
          </w:rPr>
          <w:delText xml:space="preserve">to </w:delText>
        </w:r>
        <w:r w:rsidR="00A72126" w:rsidRPr="00F95F23" w:rsidDel="00B81EC5">
          <w:rPr>
            <w:rFonts w:eastAsia="Times New Roman" w:cstheme="minorHAnsi"/>
            <w:color w:val="000000"/>
            <w:lang w:eastAsia="ca-ES"/>
          </w:rPr>
          <w:delText xml:space="preserve">specific </w:delText>
        </w:r>
        <w:r w:rsidR="00EF652B" w:rsidRPr="00F95F23" w:rsidDel="00B81EC5">
          <w:rPr>
            <w:rFonts w:eastAsia="Times New Roman" w:cstheme="minorHAnsi"/>
            <w:color w:val="000000"/>
            <w:lang w:eastAsia="ca-ES"/>
          </w:rPr>
          <w:delText xml:space="preserve">constant </w:delText>
        </w:r>
        <w:r w:rsidR="00232F5D" w:rsidRPr="00F95F23" w:rsidDel="00B81EC5">
          <w:rPr>
            <w:rFonts w:eastAsia="Times New Roman" w:cstheme="minorHAnsi"/>
            <w:color w:val="000000"/>
            <w:lang w:eastAsia="ca-ES"/>
          </w:rPr>
          <w:delText xml:space="preserve">treatments </w:delText>
        </w:r>
        <w:r w:rsidR="005C3DB2" w:rsidRPr="00F95F23" w:rsidDel="00B81EC5">
          <w:rPr>
            <w:rFonts w:eastAsia="Times New Roman" w:cstheme="minorHAnsi"/>
            <w:color w:val="000000"/>
            <w:lang w:eastAsia="ca-ES"/>
          </w:rPr>
          <w:delText xml:space="preserve">throughout the experiment </w:delText>
        </w:r>
        <w:r w:rsidR="00232F5D" w:rsidRPr="00F95F23" w:rsidDel="00B81EC5">
          <w:rPr>
            <w:rFonts w:eastAsia="Times New Roman" w:cstheme="minorHAnsi"/>
            <w:color w:val="000000"/>
            <w:lang w:eastAsia="ca-ES"/>
          </w:rPr>
          <w:delText xml:space="preserve">and </w:delText>
        </w:r>
        <w:r w:rsidR="005C3DB2" w:rsidRPr="00F95F23" w:rsidDel="00B81EC5">
          <w:rPr>
            <w:rFonts w:eastAsia="Times New Roman" w:cstheme="minorHAnsi"/>
            <w:color w:val="000000"/>
            <w:lang w:eastAsia="ca-ES"/>
          </w:rPr>
          <w:delText>for</w:delText>
        </w:r>
        <w:r w:rsidR="00232F5D" w:rsidRPr="00F95F23" w:rsidDel="00B81EC5">
          <w:rPr>
            <w:rFonts w:eastAsia="Times New Roman" w:cstheme="minorHAnsi"/>
            <w:color w:val="000000"/>
            <w:lang w:eastAsia="ca-ES"/>
          </w:rPr>
          <w:delText xml:space="preserve"> a short time</w:delText>
        </w:r>
        <w:r w:rsidR="006879AD" w:rsidRPr="00F95F23" w:rsidDel="00B81EC5">
          <w:rPr>
            <w:rFonts w:eastAsia="Times New Roman" w:cstheme="minorHAnsi"/>
            <w:color w:val="000000"/>
            <w:lang w:eastAsia="ca-ES"/>
          </w:rPr>
          <w:delText xml:space="preserve">. </w:delText>
        </w:r>
        <w:r w:rsidR="00267301" w:rsidRPr="00F95F23" w:rsidDel="00B81EC5">
          <w:rPr>
            <w:rFonts w:eastAsia="Times New Roman" w:cstheme="minorHAnsi"/>
            <w:color w:val="000000"/>
            <w:lang w:eastAsia="ca-ES"/>
          </w:rPr>
          <w:delText>These experimental designs</w:delText>
        </w:r>
        <w:r w:rsidR="00F55936" w:rsidRPr="00F95F23" w:rsidDel="00B81EC5">
          <w:rPr>
            <w:rFonts w:eastAsia="Times New Roman" w:cstheme="minorHAnsi"/>
            <w:color w:val="000000"/>
            <w:lang w:eastAsia="ca-ES"/>
          </w:rPr>
          <w:delText xml:space="preserve"> </w:delText>
        </w:r>
        <w:r w:rsidR="00267301" w:rsidRPr="00F95F23" w:rsidDel="00B81EC5">
          <w:rPr>
            <w:rFonts w:eastAsia="Times New Roman" w:cstheme="minorHAnsi"/>
            <w:color w:val="000000"/>
            <w:lang w:eastAsia="ca-ES"/>
          </w:rPr>
          <w:delText>ba</w:delText>
        </w:r>
        <w:r w:rsidR="00237AF9" w:rsidRPr="00F95F23" w:rsidDel="00B81EC5">
          <w:rPr>
            <w:rFonts w:eastAsia="Times New Roman" w:cstheme="minorHAnsi"/>
            <w:color w:val="000000"/>
            <w:lang w:eastAsia="ca-ES"/>
          </w:rPr>
          <w:delText>rely mimic</w:delText>
        </w:r>
        <w:r w:rsidR="00C70961" w:rsidRPr="00F95F23" w:rsidDel="00B81EC5">
          <w:rPr>
            <w:rFonts w:eastAsia="Times New Roman" w:cstheme="minorHAnsi"/>
            <w:color w:val="000000"/>
            <w:lang w:eastAsia="ca-ES"/>
          </w:rPr>
          <w:delText xml:space="preserve"> real </w:delText>
        </w:r>
        <w:r w:rsidR="00F91EAA" w:rsidRPr="00F95F23" w:rsidDel="00B81EC5">
          <w:rPr>
            <w:rFonts w:eastAsia="Times New Roman" w:cstheme="minorHAnsi"/>
            <w:color w:val="000000"/>
            <w:lang w:eastAsia="ca-ES"/>
          </w:rPr>
          <w:delText xml:space="preserve">field </w:delText>
        </w:r>
        <w:r w:rsidR="00267301" w:rsidRPr="00F95F23" w:rsidDel="00B81EC5">
          <w:rPr>
            <w:rFonts w:eastAsia="Times New Roman" w:cstheme="minorHAnsi"/>
            <w:color w:val="000000"/>
            <w:lang w:eastAsia="ca-ES"/>
          </w:rPr>
          <w:delText>climatic</w:delText>
        </w:r>
        <w:r w:rsidR="00237AF9" w:rsidRPr="00F95F23" w:rsidDel="00B81EC5">
          <w:rPr>
            <w:rFonts w:eastAsia="Times New Roman" w:cstheme="minorHAnsi"/>
            <w:color w:val="000000"/>
            <w:lang w:eastAsia="ca-ES"/>
          </w:rPr>
          <w:delText xml:space="preserve"> conditions </w:delText>
        </w:r>
        <w:r w:rsidR="00267301" w:rsidRPr="00F95F23" w:rsidDel="00B81EC5">
          <w:rPr>
            <w:rFonts w:eastAsia="Times New Roman" w:cstheme="minorHAnsi"/>
            <w:color w:val="000000"/>
            <w:lang w:eastAsia="ca-ES"/>
          </w:rPr>
          <w:delText xml:space="preserve">and </w:delText>
        </w:r>
        <w:r w:rsidR="00C70961" w:rsidRPr="00F95F23" w:rsidDel="00B81EC5">
          <w:rPr>
            <w:rFonts w:eastAsia="Times New Roman" w:cstheme="minorHAnsi"/>
            <w:color w:val="000000"/>
            <w:lang w:eastAsia="ca-ES"/>
          </w:rPr>
          <w:delText>fluctuations</w:delText>
        </w:r>
        <w:r w:rsidR="00F91EAA" w:rsidRPr="00F95F23" w:rsidDel="00B81EC5">
          <w:rPr>
            <w:rFonts w:eastAsia="Times New Roman" w:cstheme="minorHAnsi"/>
            <w:color w:val="000000"/>
            <w:lang w:eastAsia="ca-ES"/>
          </w:rPr>
          <w:delText xml:space="preserve">, </w:delText>
        </w:r>
        <w:r w:rsidR="00E57DE6" w:rsidRPr="00F95F23" w:rsidDel="00B81EC5">
          <w:rPr>
            <w:rFonts w:eastAsia="Times New Roman" w:cstheme="minorHAnsi"/>
            <w:color w:val="000000"/>
            <w:lang w:eastAsia="ca-ES"/>
          </w:rPr>
          <w:delText>especially</w:delText>
        </w:r>
        <w:r w:rsidR="00F91EAA" w:rsidRPr="00F95F23" w:rsidDel="00B81EC5">
          <w:rPr>
            <w:rFonts w:eastAsia="Times New Roman" w:cstheme="minorHAnsi"/>
            <w:color w:val="000000"/>
            <w:lang w:eastAsia="ca-ES"/>
          </w:rPr>
          <w:delText xml:space="preserve"> in the alpine environment </w:delText>
        </w:r>
        <w:r w:rsidR="00256849" w:rsidRPr="00F95F23" w:rsidDel="00B81EC5">
          <w:rPr>
            <w:rFonts w:eastAsia="Times New Roman" w:cstheme="minorHAnsi"/>
            <w:color w:val="000000"/>
            <w:lang w:eastAsia="ca-ES"/>
          </w:rPr>
          <w:delText>(</w:delText>
        </w:r>
        <w:r w:rsidR="00256849" w:rsidRPr="00F95F23" w:rsidDel="00B81EC5">
          <w:rPr>
            <w:rFonts w:eastAsia="Times New Roman" w:cstheme="minorHAnsi"/>
            <w:color w:val="000000"/>
            <w:highlight w:val="yellow"/>
            <w:lang w:eastAsia="ca-ES"/>
          </w:rPr>
          <w:delText xml:space="preserve">see </w:delText>
        </w:r>
        <w:r w:rsidR="005E6F56" w:rsidRPr="00F95F23" w:rsidDel="00B81EC5">
          <w:rPr>
            <w:rFonts w:eastAsia="Times New Roman" w:cstheme="minorHAnsi"/>
            <w:color w:val="000000"/>
            <w:highlight w:val="yellow"/>
            <w:lang w:eastAsia="ca-ES"/>
          </w:rPr>
          <w:delText>“</w:delText>
        </w:r>
        <w:r w:rsidR="003807F8" w:rsidRPr="00F95F23" w:rsidDel="00B81EC5">
          <w:rPr>
            <w:rFonts w:eastAsia="Times New Roman" w:cstheme="minorHAnsi"/>
            <w:color w:val="000000"/>
            <w:highlight w:val="yellow"/>
            <w:lang w:eastAsia="ca-ES"/>
          </w:rPr>
          <w:delText>paper Picos</w:delText>
        </w:r>
        <w:r w:rsidR="00341D97" w:rsidDel="00B81EC5">
          <w:rPr>
            <w:rFonts w:eastAsia="Times New Roman" w:cstheme="minorHAnsi"/>
            <w:color w:val="000000"/>
            <w:lang w:eastAsia="ca-ES"/>
          </w:rPr>
          <w:delText xml:space="preserve"> JVS</w:delText>
        </w:r>
        <w:r w:rsidR="005E6F56" w:rsidRPr="00F95F23" w:rsidDel="00B81EC5">
          <w:rPr>
            <w:rFonts w:eastAsia="Times New Roman" w:cstheme="minorHAnsi"/>
            <w:color w:val="000000"/>
            <w:lang w:eastAsia="ca-ES"/>
          </w:rPr>
          <w:delText>”</w:delText>
        </w:r>
        <w:r w:rsidR="003807F8" w:rsidRPr="00F95F23" w:rsidDel="00B81EC5">
          <w:rPr>
            <w:rFonts w:eastAsia="Times New Roman" w:cstheme="minorHAnsi"/>
            <w:color w:val="000000"/>
            <w:lang w:eastAsia="ca-ES"/>
          </w:rPr>
          <w:delText>)</w:delText>
        </w:r>
        <w:r w:rsidR="00A05941" w:rsidRPr="00F95F23" w:rsidDel="00B81EC5">
          <w:rPr>
            <w:rFonts w:eastAsia="Times New Roman" w:cstheme="minorHAnsi"/>
            <w:color w:val="000000"/>
            <w:lang w:eastAsia="ca-ES"/>
          </w:rPr>
          <w:delText xml:space="preserve"> and do not consider the whole spectrum of germination phenology</w:delText>
        </w:r>
        <w:r w:rsidR="005E6F56" w:rsidRPr="00F95F23" w:rsidDel="00B81EC5">
          <w:rPr>
            <w:rFonts w:eastAsia="Times New Roman" w:cstheme="minorHAnsi"/>
            <w:color w:val="000000"/>
            <w:lang w:eastAsia="ca-ES"/>
          </w:rPr>
          <w:delText xml:space="preserve">. </w:delText>
        </w:r>
      </w:del>
      <w:r w:rsidR="003807F8" w:rsidRPr="00F95F23">
        <w:rPr>
          <w:rFonts w:eastAsia="Times New Roman" w:cstheme="minorHAnsi"/>
          <w:color w:val="000000"/>
          <w:lang w:eastAsia="ca-ES"/>
        </w:rPr>
        <w:t xml:space="preserve">To draw more robust conclusions about </w:t>
      </w:r>
      <w:r w:rsidR="001557A2" w:rsidRPr="00F95F23">
        <w:rPr>
          <w:rFonts w:eastAsia="Times New Roman" w:cstheme="minorHAnsi"/>
          <w:color w:val="000000"/>
          <w:lang w:eastAsia="ca-ES"/>
        </w:rPr>
        <w:t xml:space="preserve">real-life germination </w:t>
      </w:r>
      <w:del w:id="380" w:author="FRANCISCO DE BORJA JIMENEZ-ALFARO GONZALEZ" w:date="2024-02-15T11:57:00Z">
        <w:r w:rsidR="00B224A3" w:rsidRPr="00F95F23" w:rsidDel="005A0219">
          <w:rPr>
            <w:rFonts w:eastAsia="Times New Roman" w:cstheme="minorHAnsi"/>
            <w:color w:val="000000"/>
            <w:lang w:eastAsia="ca-ES"/>
          </w:rPr>
          <w:delText xml:space="preserve">phenology </w:delText>
        </w:r>
      </w:del>
      <w:r w:rsidR="001557A2" w:rsidRPr="00F95F23">
        <w:rPr>
          <w:rFonts w:eastAsia="Times New Roman" w:cstheme="minorHAnsi"/>
          <w:color w:val="000000"/>
          <w:lang w:eastAsia="ca-ES"/>
        </w:rPr>
        <w:t>strategies</w:t>
      </w:r>
      <w:r w:rsidR="00E876B6" w:rsidRPr="00F95F23">
        <w:rPr>
          <w:rFonts w:eastAsia="Times New Roman" w:cstheme="minorHAnsi"/>
          <w:color w:val="000000"/>
          <w:lang w:eastAsia="ca-ES"/>
        </w:rPr>
        <w:t xml:space="preserve"> </w:t>
      </w:r>
      <w:del w:id="381" w:author="FRANCISCO DE BORJA JIMENEZ-ALFARO GONZALEZ" w:date="2024-02-15T11:55:00Z">
        <w:r w:rsidR="00E876B6" w:rsidRPr="00F95F23" w:rsidDel="0095509B">
          <w:rPr>
            <w:rFonts w:eastAsia="Times New Roman" w:cstheme="minorHAnsi"/>
            <w:color w:val="000000"/>
            <w:lang w:eastAsia="ca-ES"/>
          </w:rPr>
          <w:delText xml:space="preserve">happening </w:delText>
        </w:r>
      </w:del>
      <w:r w:rsidR="00E876B6" w:rsidRPr="00F95F23">
        <w:rPr>
          <w:rFonts w:eastAsia="Times New Roman" w:cstheme="minorHAnsi"/>
          <w:color w:val="000000"/>
          <w:lang w:eastAsia="ca-ES"/>
        </w:rPr>
        <w:t xml:space="preserve">in </w:t>
      </w:r>
      <w:r w:rsidR="00F02E5C" w:rsidRPr="00F95F23">
        <w:rPr>
          <w:rFonts w:eastAsia="Times New Roman" w:cstheme="minorHAnsi"/>
          <w:color w:val="000000"/>
          <w:lang w:eastAsia="ca-ES"/>
        </w:rPr>
        <w:t>alpine areas</w:t>
      </w:r>
      <w:r w:rsidR="00E876B6" w:rsidRPr="00F95F23">
        <w:rPr>
          <w:rFonts w:eastAsia="Times New Roman" w:cstheme="minorHAnsi"/>
          <w:color w:val="000000"/>
          <w:lang w:eastAsia="ca-ES"/>
        </w:rPr>
        <w:t xml:space="preserve"> we need </w:t>
      </w:r>
      <w:r w:rsidR="001557A2" w:rsidRPr="00F95F23">
        <w:rPr>
          <w:rFonts w:eastAsia="Times New Roman" w:cstheme="minorHAnsi"/>
          <w:color w:val="000000"/>
          <w:lang w:eastAsia="ca-ES"/>
        </w:rPr>
        <w:t xml:space="preserve">habitat specific </w:t>
      </w:r>
      <w:r w:rsidR="003649EC" w:rsidRPr="00F95F23">
        <w:rPr>
          <w:rFonts w:eastAsia="Times New Roman" w:cstheme="minorHAnsi"/>
          <w:color w:val="000000"/>
          <w:lang w:eastAsia="ca-ES"/>
        </w:rPr>
        <w:t xml:space="preserve">detailed </w:t>
      </w:r>
      <w:r w:rsidR="001557A2" w:rsidRPr="00F95F23">
        <w:rPr>
          <w:rFonts w:eastAsia="Times New Roman" w:cstheme="minorHAnsi"/>
          <w:color w:val="000000"/>
          <w:lang w:eastAsia="ca-ES"/>
        </w:rPr>
        <w:t>climatic data</w:t>
      </w:r>
      <w:r w:rsidR="00C70961" w:rsidRPr="00F95F23">
        <w:rPr>
          <w:rFonts w:eastAsia="Times New Roman" w:cstheme="minorHAnsi"/>
          <w:color w:val="000000"/>
          <w:lang w:eastAsia="ca-ES"/>
        </w:rPr>
        <w:t xml:space="preserve"> </w:t>
      </w:r>
      <w:r w:rsidR="002732B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2005)","plainTextFormattedCitation":"(Shimono and Kudo, 2005)","previouslyFormattedCitation":"(Shimono and Kudo, 2005)"},"properties":{"noteIndex":0},"schema":"https://github.com/citation-style-language/schema/raw/master/csl-citation.json"}</w:instrText>
      </w:r>
      <w:r w:rsidR="002732B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(Shimono and Kudo, 2005)</w:t>
      </w:r>
      <w:r w:rsidR="002732B8" w:rsidRPr="00F95F23">
        <w:rPr>
          <w:rFonts w:eastAsia="Times New Roman" w:cstheme="minorHAnsi"/>
          <w:color w:val="000000"/>
          <w:lang w:eastAsia="ca-ES"/>
        </w:rPr>
        <w:fldChar w:fldCharType="end"/>
      </w:r>
      <w:r w:rsidR="002732B8" w:rsidRPr="00F95F23">
        <w:rPr>
          <w:rFonts w:eastAsia="Times New Roman" w:cstheme="minorHAnsi"/>
          <w:color w:val="000000"/>
          <w:lang w:eastAsia="ca-ES"/>
        </w:rPr>
        <w:t xml:space="preserve"> </w:t>
      </w:r>
      <w:r w:rsidR="00C856F5" w:rsidRPr="00F95F23">
        <w:rPr>
          <w:rFonts w:eastAsia="Times New Roman" w:cstheme="minorHAnsi"/>
          <w:color w:val="000000"/>
          <w:lang w:eastAsia="ca-ES"/>
        </w:rPr>
        <w:t xml:space="preserve">and </w:t>
      </w:r>
      <w:r w:rsidR="00CE27CE" w:rsidRPr="00F95F23">
        <w:rPr>
          <w:rFonts w:eastAsia="Times New Roman" w:cstheme="minorHAnsi"/>
          <w:color w:val="000000"/>
          <w:lang w:eastAsia="ca-ES"/>
        </w:rPr>
        <w:t xml:space="preserve">accurate </w:t>
      </w:r>
      <w:r w:rsidR="00C856F5" w:rsidRPr="00F95F23">
        <w:rPr>
          <w:rFonts w:eastAsia="Times New Roman" w:cstheme="minorHAnsi"/>
          <w:color w:val="000000"/>
          <w:lang w:eastAsia="ca-ES"/>
        </w:rPr>
        <w:t xml:space="preserve">experimental settings </w:t>
      </w:r>
      <w:del w:id="382" w:author="FRANCISCO DE BORJA JIMENEZ-ALFARO GONZALEZ" w:date="2024-02-15T11:55:00Z">
        <w:r w:rsidR="00C856F5" w:rsidRPr="00F95F23" w:rsidDel="0095509B">
          <w:rPr>
            <w:rFonts w:eastAsia="Times New Roman" w:cstheme="minorHAnsi"/>
            <w:color w:val="000000"/>
            <w:lang w:eastAsia="ca-ES"/>
          </w:rPr>
          <w:delText xml:space="preserve">that </w:delText>
        </w:r>
        <w:r w:rsidR="00C44E14" w:rsidRPr="00F95F23" w:rsidDel="0095509B">
          <w:rPr>
            <w:rFonts w:eastAsia="Times New Roman" w:cstheme="minorHAnsi"/>
            <w:color w:val="000000"/>
            <w:lang w:eastAsia="ca-ES"/>
          </w:rPr>
          <w:delText xml:space="preserve">can </w:delText>
        </w:r>
        <w:r w:rsidR="00C856F5" w:rsidRPr="00F95F23" w:rsidDel="0095509B">
          <w:rPr>
            <w:rFonts w:eastAsia="Times New Roman" w:cstheme="minorHAnsi"/>
            <w:color w:val="000000"/>
            <w:lang w:eastAsia="ca-ES"/>
          </w:rPr>
          <w:delText>provide that level of detail</w:delText>
        </w:r>
      </w:del>
      <w:ins w:id="383" w:author="FRANCISCO DE BORJA JIMENEZ-ALFARO GONZALEZ" w:date="2024-02-15T11:55:00Z">
        <w:r w:rsidR="0095509B">
          <w:rPr>
            <w:rFonts w:eastAsia="Times New Roman" w:cstheme="minorHAnsi"/>
            <w:color w:val="000000"/>
            <w:lang w:eastAsia="ca-ES"/>
          </w:rPr>
          <w:t>mirroring real field conditions</w:t>
        </w:r>
      </w:ins>
      <w:ins w:id="384" w:author="FRANCISCO DE BORJA JIMENEZ-ALFARO GONZALEZ" w:date="2024-02-15T11:56:00Z">
        <w:r w:rsidR="0095509B">
          <w:rPr>
            <w:rFonts w:eastAsia="Times New Roman" w:cstheme="minorHAnsi"/>
            <w:color w:val="000000"/>
            <w:lang w:eastAsia="ca-ES"/>
          </w:rPr>
          <w:t xml:space="preserve"> in the best way possible</w:t>
        </w:r>
        <w:r w:rsidR="0083054E">
          <w:rPr>
            <w:rFonts w:eastAsia="Times New Roman" w:cstheme="minorHAnsi"/>
            <w:color w:val="000000"/>
            <w:lang w:eastAsia="ca-ES"/>
          </w:rPr>
          <w:t xml:space="preserve"> </w:t>
        </w:r>
      </w:ins>
      <w:ins w:id="385" w:author="FRANCISCO DE BORJA JIMENEZ-ALFARO GONZALEZ" w:date="2024-02-15T11:57:00Z">
        <w:r w:rsidR="005A4DF8" w:rsidRPr="00F95F23">
          <w:rPr>
            <w:rFonts w:eastAsia="Times New Roman" w:cstheme="minorHAnsi"/>
            <w:color w:val="000000"/>
            <w:lang w:eastAsia="ca-ES"/>
          </w:rPr>
          <w:t>(Hoyle et al. 2015).</w:t>
        </w:r>
        <w:r w:rsidR="005A4DF8">
          <w:rPr>
            <w:rFonts w:eastAsia="Times New Roman" w:cstheme="minorHAnsi"/>
            <w:color w:val="000000"/>
            <w:lang w:eastAsia="ca-ES"/>
          </w:rPr>
          <w:t xml:space="preserve"> This is especially relevant if</w:t>
        </w:r>
      </w:ins>
      <w:ins w:id="386" w:author="FRANCISCO DE BORJA JIMENEZ-ALFARO GONZALEZ" w:date="2024-02-15T11:58:00Z">
        <w:r w:rsidR="005A4DF8" w:rsidRPr="005A4DF8">
          <w:rPr>
            <w:rFonts w:eastAsia="Times New Roman" w:cstheme="minorHAnsi"/>
            <w:color w:val="000000"/>
            <w:lang w:eastAsia="ca-ES"/>
          </w:rPr>
          <w:t xml:space="preserve"> </w:t>
        </w:r>
        <w:r w:rsidR="005A4DF8">
          <w:rPr>
            <w:rFonts w:eastAsia="Times New Roman" w:cstheme="minorHAnsi"/>
            <w:color w:val="000000"/>
            <w:lang w:eastAsia="ca-ES"/>
          </w:rPr>
          <w:t xml:space="preserve">we want to understand the phenological responses of seed germination </w:t>
        </w:r>
        <w:r w:rsidR="005020D1">
          <w:rPr>
            <w:rFonts w:eastAsia="Times New Roman" w:cstheme="minorHAnsi"/>
            <w:color w:val="000000"/>
            <w:lang w:eastAsia="ca-ES"/>
          </w:rPr>
          <w:t>under contrasting microclimatic conditions</w:t>
        </w:r>
      </w:ins>
      <w:ins w:id="387" w:author="FRANCISCO DE BORJA JIMENEZ-ALFARO GONZALEZ" w:date="2024-02-15T12:01:00Z">
        <w:r w:rsidR="00A0077B">
          <w:rPr>
            <w:rFonts w:eastAsia="Times New Roman" w:cstheme="minorHAnsi"/>
            <w:color w:val="000000"/>
            <w:lang w:eastAsia="ca-ES"/>
          </w:rPr>
          <w:t>.</w:t>
        </w:r>
      </w:ins>
      <w:ins w:id="388" w:author="FRANCISCO DE BORJA JIMENEZ-ALFARO GONZALEZ" w:date="2024-02-15T11:59:00Z">
        <w:r w:rsidR="00C76057">
          <w:rPr>
            <w:rFonts w:eastAsia="Times New Roman" w:cstheme="minorHAnsi"/>
            <w:color w:val="000000"/>
            <w:lang w:eastAsia="ca-ES"/>
          </w:rPr>
          <w:t xml:space="preserve"> </w:t>
        </w:r>
      </w:ins>
      <w:ins w:id="389" w:author="FRANCISCO DE BORJA JIMENEZ-ALFARO GONZALEZ" w:date="2024-02-15T12:02:00Z">
        <w:r w:rsidR="00B02169">
          <w:rPr>
            <w:rFonts w:eastAsia="Times New Roman" w:cstheme="minorHAnsi"/>
            <w:color w:val="000000"/>
            <w:lang w:eastAsia="ca-ES"/>
          </w:rPr>
          <w:t>In alpine habitats, the spatial and temporal variation of microclimate is strongly dependent o</w:t>
        </w:r>
      </w:ins>
      <w:ins w:id="390" w:author="FRANCISCO DE BORJA JIMENEZ-ALFARO GONZALEZ" w:date="2024-02-15T12:03:00Z">
        <w:r w:rsidR="00E274B2">
          <w:rPr>
            <w:rFonts w:eastAsia="Times New Roman" w:cstheme="minorHAnsi"/>
            <w:color w:val="000000"/>
            <w:lang w:eastAsia="ca-ES"/>
          </w:rPr>
          <w:t>n the length of snow cover</w:t>
        </w:r>
        <w:r w:rsidR="001F6FFC">
          <w:rPr>
            <w:rFonts w:eastAsia="Times New Roman" w:cstheme="minorHAnsi"/>
            <w:color w:val="000000"/>
            <w:lang w:eastAsia="ca-ES"/>
          </w:rPr>
          <w:t xml:space="preserve"> (Jiménez-Alfaro et al. 2024)</w:t>
        </w:r>
        <w:r w:rsidR="00E274B2">
          <w:rPr>
            <w:rFonts w:eastAsia="Times New Roman" w:cstheme="minorHAnsi"/>
            <w:color w:val="000000"/>
            <w:lang w:eastAsia="ca-ES"/>
          </w:rPr>
          <w:t xml:space="preserve">, </w:t>
        </w:r>
        <w:r w:rsidR="001F6FFC">
          <w:rPr>
            <w:rFonts w:eastAsia="Times New Roman" w:cstheme="minorHAnsi"/>
            <w:color w:val="000000"/>
            <w:lang w:eastAsia="ca-ES"/>
          </w:rPr>
          <w:t>making it necessary to</w:t>
        </w:r>
      </w:ins>
      <w:ins w:id="391" w:author="FRANCISCO DE BORJA JIMENEZ-ALFARO GONZALEZ" w:date="2024-02-15T12:04:00Z">
        <w:r w:rsidR="00AD2375">
          <w:rPr>
            <w:rFonts w:eastAsia="Times New Roman" w:cstheme="minorHAnsi"/>
            <w:color w:val="000000"/>
            <w:lang w:eastAsia="ca-ES"/>
          </w:rPr>
          <w:t xml:space="preserve"> </w:t>
        </w:r>
      </w:ins>
      <w:ins w:id="392" w:author="FRANCISCO DE BORJA JIMENEZ-ALFARO GONZALEZ" w:date="2024-02-15T12:05:00Z">
        <w:r w:rsidR="004C5E66">
          <w:rPr>
            <w:rFonts w:eastAsia="Times New Roman" w:cstheme="minorHAnsi"/>
            <w:color w:val="000000"/>
            <w:lang w:eastAsia="ca-ES"/>
          </w:rPr>
          <w:t>consider the seasonal variation of snow and related</w:t>
        </w:r>
        <w:r w:rsidR="00115511">
          <w:rPr>
            <w:rFonts w:eastAsia="Times New Roman" w:cstheme="minorHAnsi"/>
            <w:color w:val="000000"/>
            <w:lang w:eastAsia="ca-ES"/>
          </w:rPr>
          <w:t xml:space="preserve"> </w:t>
        </w:r>
        <w:r w:rsidR="004C5E66">
          <w:rPr>
            <w:rFonts w:eastAsia="Times New Roman" w:cstheme="minorHAnsi"/>
            <w:color w:val="000000"/>
            <w:lang w:eastAsia="ca-ES"/>
          </w:rPr>
          <w:t>temperature</w:t>
        </w:r>
      </w:ins>
      <w:ins w:id="393" w:author="FRANCISCO DE BORJA JIMENEZ-ALFARO GONZALEZ" w:date="2024-02-15T11:59:00Z">
        <w:r w:rsidR="00C76057">
          <w:rPr>
            <w:rFonts w:eastAsia="Times New Roman" w:cstheme="minorHAnsi"/>
            <w:color w:val="000000"/>
            <w:lang w:eastAsia="ca-ES"/>
          </w:rPr>
          <w:t xml:space="preserve"> </w:t>
        </w:r>
      </w:ins>
      <w:ins w:id="394" w:author="FRANCISCO DE BORJA JIMENEZ-ALFARO GONZALEZ" w:date="2024-02-15T12:05:00Z">
        <w:r w:rsidR="00115511">
          <w:rPr>
            <w:rFonts w:eastAsia="Times New Roman" w:cstheme="minorHAnsi"/>
            <w:color w:val="000000"/>
            <w:lang w:eastAsia="ca-ES"/>
          </w:rPr>
          <w:t xml:space="preserve">cycles in </w:t>
        </w:r>
        <w:proofErr w:type="spellStart"/>
        <w:r w:rsidR="00115511">
          <w:rPr>
            <w:rFonts w:eastAsia="Times New Roman" w:cstheme="minorHAnsi"/>
            <w:color w:val="000000"/>
            <w:lang w:eastAsia="ca-ES"/>
          </w:rPr>
          <w:t>phenological</w:t>
        </w:r>
      </w:ins>
      <w:ins w:id="395" w:author="FRANCISCO DE BORJA JIMENEZ-ALFARO GONZALEZ" w:date="2024-02-15T12:10:00Z">
        <w:r w:rsidR="00847951">
          <w:rPr>
            <w:rFonts w:eastAsia="Times New Roman" w:cstheme="minorHAnsi"/>
            <w:color w:val="000000"/>
            <w:lang w:eastAsia="ca-ES"/>
          </w:rPr>
          <w:t>l</w:t>
        </w:r>
      </w:ins>
      <w:ins w:id="396" w:author="FRANCISCO DE BORJA JIMENEZ-ALFARO GONZALEZ" w:date="2024-02-15T12:11:00Z">
        <w:r w:rsidR="00847951">
          <w:rPr>
            <w:rFonts w:eastAsia="Times New Roman" w:cstheme="minorHAnsi"/>
            <w:color w:val="000000"/>
            <w:lang w:eastAsia="ca-ES"/>
          </w:rPr>
          <w:t>y</w:t>
        </w:r>
      </w:ins>
      <w:proofErr w:type="spellEnd"/>
      <w:ins w:id="397" w:author="FRANCISCO DE BORJA JIMENEZ-ALFARO GONZALEZ" w:date="2024-02-15T12:05:00Z">
        <w:r w:rsidR="00115511">
          <w:rPr>
            <w:rFonts w:eastAsia="Times New Roman" w:cstheme="minorHAnsi"/>
            <w:color w:val="000000"/>
            <w:lang w:eastAsia="ca-ES"/>
          </w:rPr>
          <w:t>-driven studies.</w:t>
        </w:r>
      </w:ins>
      <w:del w:id="398" w:author="FRANCISCO DE BORJA JIMENEZ-ALFARO GONZALEZ" w:date="2024-02-15T11:57:00Z">
        <w:r w:rsidR="00C70961" w:rsidRPr="00F95F23" w:rsidDel="005A4DF8">
          <w:rPr>
            <w:rFonts w:eastAsia="Times New Roman" w:cstheme="minorHAnsi"/>
            <w:color w:val="000000"/>
            <w:lang w:eastAsia="ca-ES"/>
          </w:rPr>
          <w:delText>.</w:delText>
        </w:r>
        <w:r w:rsidR="00FE02AA" w:rsidRPr="00F95F23" w:rsidDel="005A4DF8">
          <w:rPr>
            <w:rFonts w:eastAsia="Times New Roman" w:cstheme="minorHAnsi"/>
            <w:color w:val="000000"/>
            <w:lang w:eastAsia="ca-ES"/>
          </w:rPr>
          <w:delText xml:space="preserve"> </w:delText>
        </w:r>
      </w:del>
    </w:p>
    <w:p w14:paraId="395E52DE" w14:textId="55B7E49B" w:rsidR="00F62339" w:rsidDel="00117FD9" w:rsidRDefault="00783211" w:rsidP="00F62339">
      <w:pPr>
        <w:spacing w:after="0" w:line="360" w:lineRule="auto"/>
        <w:ind w:firstLine="708"/>
        <w:jc w:val="both"/>
        <w:textAlignment w:val="baseline"/>
        <w:rPr>
          <w:ins w:id="399" w:author="FRANCISCO DE BORJA JIMENEZ-ALFARO GONZALEZ" w:date="2024-02-15T12:40:00Z"/>
          <w:del w:id="400" w:author="FRANCISCO DE BORJA JIMENEZ-ALFARO GONZALEZ" w:date="2024-02-15T12:49:00Z"/>
          <w:rFonts w:eastAsia="Times New Roman" w:cstheme="minorHAnsi"/>
          <w:color w:val="000000"/>
          <w:lang w:eastAsia="ca-ES"/>
        </w:rPr>
      </w:pPr>
      <w:ins w:id="401" w:author="FRANCISCO DE BORJA JIMENEZ-ALFARO GONZALEZ" w:date="2024-02-15T12:31:00Z">
        <w:r>
          <w:rPr>
            <w:rFonts w:eastAsia="Times New Roman" w:cstheme="minorHAnsi"/>
            <w:color w:val="000000"/>
            <w:lang w:eastAsia="ca-ES"/>
          </w:rPr>
          <w:t xml:space="preserve">In this study, we investigate seed germination phenology in </w:t>
        </w:r>
        <w:r w:rsidR="00CD0E5E">
          <w:rPr>
            <w:rFonts w:eastAsia="Times New Roman" w:cstheme="minorHAnsi"/>
            <w:color w:val="000000"/>
            <w:lang w:eastAsia="ca-ES"/>
          </w:rPr>
          <w:t>5</w:t>
        </w:r>
      </w:ins>
      <w:ins w:id="402" w:author="FRANCISCO DE BORJA JIMENEZ-ALFARO GONZALEZ" w:date="2024-02-15T12:32:00Z">
        <w:r w:rsidR="00CD0E5E">
          <w:rPr>
            <w:rFonts w:eastAsia="Times New Roman" w:cstheme="minorHAnsi"/>
            <w:color w:val="000000"/>
            <w:lang w:eastAsia="ca-ES"/>
          </w:rPr>
          <w:t xml:space="preserve">4 species from two </w:t>
        </w:r>
        <w:r w:rsidR="00144F95">
          <w:rPr>
            <w:rFonts w:eastAsia="Times New Roman" w:cstheme="minorHAnsi"/>
            <w:color w:val="000000"/>
            <w:lang w:eastAsia="ca-ES"/>
          </w:rPr>
          <w:t>alpine systems</w:t>
        </w:r>
      </w:ins>
      <w:ins w:id="403" w:author="FRANCISCO DE BORJA JIMENEZ-ALFARO GONZALEZ" w:date="2024-02-15T12:33:00Z">
        <w:r w:rsidR="006D0392">
          <w:rPr>
            <w:rFonts w:eastAsia="Times New Roman" w:cstheme="minorHAnsi"/>
            <w:color w:val="000000"/>
            <w:lang w:eastAsia="ca-ES"/>
          </w:rPr>
          <w:t xml:space="preserve"> influenced by Temperate and Mediterranean climatic conditions </w:t>
        </w:r>
        <w:r w:rsidR="00C64C28">
          <w:rPr>
            <w:rFonts w:eastAsia="Times New Roman" w:cstheme="minorHAnsi"/>
            <w:color w:val="000000"/>
            <w:lang w:eastAsia="ca-ES"/>
          </w:rPr>
          <w:t xml:space="preserve">in the same ecoregion. </w:t>
        </w:r>
      </w:ins>
      <w:ins w:id="404" w:author="FRANCISCO DE BORJA JIMENEZ-ALFARO GONZALEZ" w:date="2024-02-15T12:35:00Z">
        <w:r w:rsidR="009A21BC">
          <w:rPr>
            <w:rFonts w:eastAsia="Times New Roman" w:cstheme="minorHAnsi"/>
            <w:color w:val="000000"/>
            <w:lang w:eastAsia="ca-ES"/>
          </w:rPr>
          <w:t xml:space="preserve">Our main aim is to understand how microclimatic </w:t>
        </w:r>
      </w:ins>
      <w:ins w:id="405" w:author="FRANCISCO DE BORJA JIMENEZ-ALFARO GONZALEZ" w:date="2024-02-15T12:37:00Z">
        <w:r w:rsidR="00A850FD">
          <w:rPr>
            <w:rFonts w:eastAsia="Times New Roman" w:cstheme="minorHAnsi"/>
            <w:color w:val="000000"/>
            <w:lang w:eastAsia="ca-ES"/>
          </w:rPr>
          <w:t>variation</w:t>
        </w:r>
      </w:ins>
      <w:ins w:id="406" w:author="FRANCISCO DE BORJA JIMENEZ-ALFARO GONZALEZ" w:date="2024-02-15T12:35:00Z">
        <w:r w:rsidR="00681A68">
          <w:rPr>
            <w:rFonts w:eastAsia="Times New Roman" w:cstheme="minorHAnsi"/>
            <w:color w:val="000000"/>
            <w:lang w:eastAsia="ca-ES"/>
          </w:rPr>
          <w:t xml:space="preserve"> affect germination phenology</w:t>
        </w:r>
      </w:ins>
      <w:ins w:id="407" w:author="FRANCISCO DE BORJA JIMENEZ-ALFARO GONZALEZ" w:date="2024-02-15T12:36:00Z">
        <w:r w:rsidR="00810AC5">
          <w:rPr>
            <w:rFonts w:eastAsia="Times New Roman" w:cstheme="minorHAnsi"/>
            <w:color w:val="000000"/>
            <w:lang w:eastAsia="ca-ES"/>
          </w:rPr>
          <w:t xml:space="preserve"> and the potential implications of such responses to </w:t>
        </w:r>
        <w:r w:rsidR="00A850FD">
          <w:rPr>
            <w:rFonts w:eastAsia="Times New Roman" w:cstheme="minorHAnsi"/>
            <w:color w:val="000000"/>
            <w:lang w:eastAsia="ca-ES"/>
          </w:rPr>
          <w:t>plant regeneration in alpine communities.</w:t>
        </w:r>
      </w:ins>
      <w:ins w:id="408" w:author="FRANCISCO DE BORJA JIMENEZ-ALFARO GONZALEZ" w:date="2024-02-15T12:37:00Z">
        <w:r w:rsidR="00A850FD">
          <w:rPr>
            <w:rFonts w:eastAsia="Times New Roman" w:cstheme="minorHAnsi"/>
            <w:color w:val="000000"/>
            <w:lang w:eastAsia="ca-ES"/>
          </w:rPr>
          <w:t xml:space="preserve"> </w:t>
        </w:r>
      </w:ins>
      <w:ins w:id="409" w:author="FRANCISCO DE BORJA JIMENEZ-ALFARO GONZALEZ" w:date="2024-02-15T12:40:00Z">
        <w:del w:id="410" w:author="FRANCISCO DE BORJA JIMENEZ-ALFARO GONZALEZ" w:date="2024-02-15T12:42:00Z">
          <w:r w:rsidR="00F62339" w:rsidRPr="00F95F23" w:rsidDel="00A1479D">
            <w:rPr>
              <w:rFonts w:eastAsia="Times New Roman" w:cstheme="minorHAnsi"/>
              <w:color w:val="000000"/>
              <w:lang w:eastAsia="ca-ES"/>
            </w:rPr>
            <w:delText>The</w:delText>
          </w:r>
        </w:del>
        <w:del w:id="411" w:author="FRANCISCO DE BORJA JIMENEZ-ALFARO GONZALEZ" w:date="2024-02-15T12:57:00Z">
          <w:r w:rsidR="00F62339" w:rsidRPr="00F95F23" w:rsidDel="00CE57CD">
            <w:rPr>
              <w:rFonts w:eastAsia="Times New Roman" w:cstheme="minorHAnsi"/>
              <w:color w:val="000000"/>
              <w:lang w:eastAsia="ca-ES"/>
            </w:rPr>
            <w:delText xml:space="preserve"> </w:delText>
          </w:r>
        </w:del>
        <w:del w:id="412" w:author="FRANCISCO DE BORJA JIMENEZ-ALFARO GONZALEZ" w:date="2024-02-15T12:42:00Z">
          <w:r w:rsidR="00F62339" w:rsidRPr="00F95F23" w:rsidDel="00A1479D">
            <w:rPr>
              <w:rFonts w:eastAsia="Times New Roman" w:cstheme="minorHAnsi"/>
              <w:color w:val="000000"/>
              <w:lang w:eastAsia="ca-ES"/>
            </w:rPr>
            <w:delText xml:space="preserve">specific questions we want to investigate are: </w:delText>
          </w:r>
        </w:del>
        <w:del w:id="413" w:author="FRANCISCO DE BORJA JIMENEZ-ALFARO GONZALEZ" w:date="2024-02-15T12:57:00Z">
          <w:r w:rsidR="00F62339" w:rsidRPr="00F95F23" w:rsidDel="00CE57CD">
            <w:rPr>
              <w:rFonts w:eastAsia="Times New Roman" w:cstheme="minorHAnsi"/>
              <w:color w:val="000000"/>
              <w:lang w:eastAsia="ca-ES"/>
            </w:rPr>
            <w:delText xml:space="preserve">(1) </w:delText>
          </w:r>
        </w:del>
        <w:del w:id="414" w:author="FRANCISCO DE BORJA JIMENEZ-ALFARO GONZALEZ" w:date="2024-02-15T12:40:00Z">
          <w:r w:rsidR="00F62339" w:rsidRPr="00F95F23" w:rsidDel="008E42ED">
            <w:rPr>
              <w:rFonts w:eastAsia="Times New Roman" w:cstheme="minorHAnsi"/>
              <w:color w:val="000000"/>
              <w:lang w:eastAsia="ca-ES"/>
            </w:rPr>
            <w:delText>will</w:delText>
          </w:r>
        </w:del>
        <w:del w:id="415" w:author="FRANCISCO DE BORJA JIMENEZ-ALFARO GONZALEZ" w:date="2024-02-15T12:57:00Z">
          <w:r w:rsidR="00F62339" w:rsidRPr="00F95F23" w:rsidDel="00CE57CD">
            <w:rPr>
              <w:rFonts w:eastAsia="Times New Roman" w:cstheme="minorHAnsi"/>
              <w:color w:val="000000"/>
              <w:lang w:eastAsia="ca-ES"/>
            </w:rPr>
            <w:delText xml:space="preserve"> </w:delText>
          </w:r>
        </w:del>
        <w:del w:id="416" w:author="FRANCISCO DE BORJA JIMENEZ-ALFARO GONZALEZ" w:date="2024-02-15T12:56:00Z">
          <w:r w:rsidR="00F62339" w:rsidRPr="00F95F23" w:rsidDel="00B34913">
            <w:rPr>
              <w:rFonts w:eastAsia="Times New Roman" w:cstheme="minorHAnsi"/>
              <w:color w:val="000000"/>
              <w:lang w:eastAsia="ca-ES"/>
            </w:rPr>
            <w:delText xml:space="preserve">microclimatic </w:delText>
          </w:r>
        </w:del>
        <w:del w:id="417" w:author="FRANCISCO DE BORJA JIMENEZ-ALFARO GONZALEZ" w:date="2024-02-15T12:40:00Z">
          <w:r w:rsidR="00F62339" w:rsidRPr="00F95F23" w:rsidDel="008E42ED">
            <w:rPr>
              <w:rFonts w:eastAsia="Times New Roman" w:cstheme="minorHAnsi"/>
              <w:color w:val="000000"/>
              <w:lang w:eastAsia="ca-ES"/>
            </w:rPr>
            <w:delText>scenarios</w:delText>
          </w:r>
        </w:del>
        <w:del w:id="418" w:author="FRANCISCO DE BORJA JIMENEZ-ALFARO GONZALEZ" w:date="2024-02-15T12:56:00Z">
          <w:r w:rsidR="00F62339" w:rsidRPr="00F95F23" w:rsidDel="00B34913">
            <w:rPr>
              <w:rFonts w:eastAsia="Times New Roman" w:cstheme="minorHAnsi"/>
              <w:color w:val="000000"/>
              <w:lang w:eastAsia="ca-ES"/>
            </w:rPr>
            <w:delText xml:space="preserve"> modify </w:delText>
          </w:r>
        </w:del>
        <w:del w:id="419" w:author="FRANCISCO DE BORJA JIMENEZ-ALFARO GONZALEZ" w:date="2024-02-15T12:42:00Z">
          <w:r w:rsidR="00F62339" w:rsidRPr="00F95F23" w:rsidDel="00A13C4D">
            <w:rPr>
              <w:rFonts w:eastAsia="Times New Roman" w:cstheme="minorHAnsi"/>
              <w:color w:val="000000"/>
              <w:lang w:eastAsia="ca-ES"/>
            </w:rPr>
            <w:delText xml:space="preserve">the </w:delText>
          </w:r>
        </w:del>
        <w:del w:id="420" w:author="FRANCISCO DE BORJA JIMENEZ-ALFARO GONZALEZ" w:date="2024-02-15T12:56:00Z">
          <w:r w:rsidR="00F62339" w:rsidRPr="00F95F23" w:rsidDel="00B34913">
            <w:rPr>
              <w:rFonts w:eastAsia="Times New Roman" w:cstheme="minorHAnsi"/>
              <w:color w:val="000000"/>
              <w:lang w:eastAsia="ca-ES"/>
            </w:rPr>
            <w:delText xml:space="preserve">germination </w:delText>
          </w:r>
          <w:r w:rsidR="00F62339" w:rsidRPr="00F95F23" w:rsidDel="00B34913">
            <w:rPr>
              <w:rFonts w:eastAsia="Arial" w:cstheme="minorHAnsi"/>
            </w:rPr>
            <w:delText>phenology</w:delText>
          </w:r>
        </w:del>
        <w:del w:id="421" w:author="FRANCISCO DE BORJA JIMENEZ-ALFARO GONZALEZ" w:date="2024-02-15T12:42:00Z">
          <w:r w:rsidR="00F62339" w:rsidRPr="00F95F23" w:rsidDel="00A13C4D">
            <w:rPr>
              <w:rFonts w:eastAsia="Times New Roman" w:cstheme="minorHAnsi"/>
              <w:color w:val="000000"/>
              <w:lang w:eastAsia="ca-ES"/>
            </w:rPr>
            <w:delText xml:space="preserve"> of alpine </w:delText>
          </w:r>
        </w:del>
        <w:del w:id="422" w:author="FRANCISCO DE BORJA JIMENEZ-ALFARO GONZALEZ" w:date="2024-02-15T12:41:00Z">
          <w:r w:rsidR="00F62339" w:rsidRPr="00F95F23" w:rsidDel="00127840">
            <w:rPr>
              <w:rFonts w:eastAsia="Times New Roman" w:cstheme="minorHAnsi"/>
              <w:color w:val="000000"/>
              <w:lang w:eastAsia="ca-ES"/>
            </w:rPr>
            <w:delText>grassland communities</w:delText>
          </w:r>
        </w:del>
        <w:del w:id="423" w:author="FRANCISCO DE BORJA JIMENEZ-ALFARO GONZALEZ" w:date="2024-02-15T12:57:00Z">
          <w:r w:rsidR="00F62339" w:rsidRPr="00F95F23" w:rsidDel="00CE57CD">
            <w:rPr>
              <w:rFonts w:eastAsia="Times New Roman" w:cstheme="minorHAnsi"/>
              <w:color w:val="000000"/>
              <w:lang w:eastAsia="ca-ES"/>
            </w:rPr>
            <w:delText xml:space="preserve">? </w:delText>
          </w:r>
        </w:del>
        <w:del w:id="424" w:author="FRANCISCO DE BORJA JIMENEZ-ALFARO GONZALEZ" w:date="2024-02-15T12:42:00Z">
          <w:r w:rsidR="00F62339" w:rsidRPr="00F95F23" w:rsidDel="00A1479D">
            <w:rPr>
              <w:rFonts w:eastAsia="Times New Roman" w:cstheme="minorHAnsi"/>
              <w:color w:val="000000"/>
              <w:lang w:eastAsia="ca-ES"/>
            </w:rPr>
            <w:delText>A</w:delText>
          </w:r>
        </w:del>
        <w:del w:id="425" w:author="FRANCISCO DE BORJA JIMENEZ-ALFARO GONZALEZ" w:date="2024-02-15T12:57:00Z">
          <w:r w:rsidR="00F62339" w:rsidRPr="00F95F23" w:rsidDel="00CE57CD">
            <w:rPr>
              <w:rFonts w:eastAsia="Times New Roman" w:cstheme="minorHAnsi"/>
              <w:color w:val="000000"/>
              <w:lang w:eastAsia="ca-ES"/>
            </w:rPr>
            <w:delText xml:space="preserve">nd (2) do alpine </w:delText>
          </w:r>
        </w:del>
        <w:del w:id="426" w:author="FRANCISCO DE BORJA JIMENEZ-ALFARO GONZALEZ" w:date="2024-02-15T12:43:00Z">
          <w:r w:rsidR="00F62339" w:rsidRPr="00F95F23" w:rsidDel="000749B2">
            <w:rPr>
              <w:rFonts w:eastAsia="Times New Roman" w:cstheme="minorHAnsi"/>
              <w:color w:val="000000"/>
              <w:lang w:eastAsia="ca-ES"/>
            </w:rPr>
            <w:delText>grassland communities</w:delText>
          </w:r>
        </w:del>
        <w:del w:id="427" w:author="FRANCISCO DE BORJA JIMENEZ-ALFARO GONZALEZ" w:date="2024-02-15T12:57:00Z">
          <w:r w:rsidR="00F62339" w:rsidRPr="00F95F23" w:rsidDel="00CE57CD">
            <w:rPr>
              <w:rFonts w:eastAsia="Times New Roman" w:cstheme="minorHAnsi"/>
              <w:color w:val="000000"/>
              <w:lang w:eastAsia="ca-ES"/>
            </w:rPr>
            <w:delText xml:space="preserve"> from different </w:delText>
          </w:r>
        </w:del>
        <w:del w:id="428" w:author="FRANCISCO DE BORJA JIMENEZ-ALFARO GONZALEZ" w:date="2024-02-15T12:43:00Z">
          <w:r w:rsidR="00F62339" w:rsidRPr="00F95F23" w:rsidDel="000749B2">
            <w:rPr>
              <w:rFonts w:eastAsia="Times New Roman" w:cstheme="minorHAnsi"/>
              <w:color w:val="000000"/>
              <w:lang w:eastAsia="ca-ES"/>
            </w:rPr>
            <w:delText xml:space="preserve">systems (with different </w:delText>
          </w:r>
        </w:del>
        <w:del w:id="429" w:author="FRANCISCO DE BORJA JIMENEZ-ALFARO GONZALEZ" w:date="2024-02-15T12:57:00Z">
          <w:r w:rsidR="00F62339" w:rsidRPr="00F95F23" w:rsidDel="00CE57CD">
            <w:rPr>
              <w:rFonts w:eastAsia="Times New Roman" w:cstheme="minorHAnsi"/>
              <w:color w:val="000000"/>
              <w:lang w:eastAsia="ca-ES"/>
            </w:rPr>
            <w:delText>macroclimates</w:delText>
          </w:r>
        </w:del>
        <w:del w:id="430" w:author="FRANCISCO DE BORJA JIMENEZ-ALFARO GONZALEZ" w:date="2024-02-15T12:43:00Z">
          <w:r w:rsidR="00F62339" w:rsidRPr="00F95F23" w:rsidDel="000749B2">
            <w:rPr>
              <w:rFonts w:eastAsia="Times New Roman" w:cstheme="minorHAnsi"/>
              <w:color w:val="000000"/>
              <w:lang w:eastAsia="ca-ES"/>
            </w:rPr>
            <w:delText>)</w:delText>
          </w:r>
        </w:del>
        <w:del w:id="431" w:author="FRANCISCO DE BORJA JIMENEZ-ALFARO GONZALEZ" w:date="2024-02-15T12:57:00Z">
          <w:r w:rsidR="00F62339" w:rsidRPr="00F95F23" w:rsidDel="00CE57CD">
            <w:rPr>
              <w:rFonts w:eastAsia="Times New Roman" w:cstheme="minorHAnsi"/>
              <w:color w:val="000000"/>
              <w:lang w:eastAsia="ca-ES"/>
            </w:rPr>
            <w:delText xml:space="preserve"> </w:delText>
          </w:r>
        </w:del>
        <w:del w:id="432" w:author="FRANCISCO DE BORJA JIMENEZ-ALFARO GONZALEZ" w:date="2024-02-15T12:43:00Z">
          <w:r w:rsidR="00F62339" w:rsidRPr="00F95F23" w:rsidDel="00A758F8">
            <w:rPr>
              <w:rFonts w:eastAsia="Times New Roman" w:cstheme="minorHAnsi"/>
              <w:color w:val="000000"/>
              <w:lang w:eastAsia="ca-ES"/>
            </w:rPr>
            <w:delText>show</w:delText>
          </w:r>
        </w:del>
        <w:del w:id="433" w:author="FRANCISCO DE BORJA JIMENEZ-ALFARO GONZALEZ" w:date="2024-02-15T12:57:00Z">
          <w:r w:rsidR="00F62339" w:rsidRPr="00F95F23" w:rsidDel="00CE57CD">
            <w:rPr>
              <w:rFonts w:eastAsia="Times New Roman" w:cstheme="minorHAnsi"/>
              <w:color w:val="000000"/>
              <w:lang w:eastAsia="ca-ES"/>
            </w:rPr>
            <w:delText xml:space="preserve"> </w:delText>
          </w:r>
        </w:del>
        <w:del w:id="434" w:author="FRANCISCO DE BORJA JIMENEZ-ALFARO GONZALEZ" w:date="2024-02-15T12:44:00Z">
          <w:r w:rsidR="00F62339" w:rsidRPr="00F95F23" w:rsidDel="00A758F8">
            <w:rPr>
              <w:rFonts w:eastAsia="Times New Roman" w:cstheme="minorHAnsi"/>
              <w:color w:val="000000"/>
              <w:lang w:eastAsia="ca-ES"/>
            </w:rPr>
            <w:delText xml:space="preserve">different patterns of germination </w:delText>
          </w:r>
          <w:r w:rsidR="00F62339" w:rsidRPr="00F95F23" w:rsidDel="00A758F8">
            <w:rPr>
              <w:rFonts w:eastAsia="Arial" w:cstheme="minorHAnsi"/>
            </w:rPr>
            <w:delText>phenology and respond differently</w:delText>
          </w:r>
        </w:del>
        <w:del w:id="435" w:author="FRANCISCO DE BORJA JIMENEZ-ALFARO GONZALEZ" w:date="2024-02-15T12:57:00Z">
          <w:r w:rsidR="00F62339" w:rsidRPr="00F95F23" w:rsidDel="00CE57CD">
            <w:rPr>
              <w:rFonts w:eastAsia="Arial" w:cstheme="minorHAnsi"/>
            </w:rPr>
            <w:delText xml:space="preserve"> to microclimatic conditions</w:delText>
          </w:r>
          <w:r w:rsidR="00F62339" w:rsidRPr="00F95F23" w:rsidDel="00CE57CD">
            <w:rPr>
              <w:rFonts w:eastAsia="Times New Roman" w:cstheme="minorHAnsi"/>
              <w:color w:val="000000"/>
              <w:lang w:eastAsia="ca-ES"/>
            </w:rPr>
            <w:delText xml:space="preserve">? </w:delText>
          </w:r>
        </w:del>
      </w:ins>
      <w:ins w:id="436" w:author="FRANCISCO DE BORJA JIMENEZ-ALFARO GONZALEZ" w:date="2024-02-15T12:45:00Z">
        <w:r w:rsidR="008A3EBF">
          <w:rPr>
            <w:rFonts w:eastAsia="Times New Roman" w:cstheme="minorHAnsi"/>
            <w:color w:val="000000"/>
            <w:lang w:eastAsia="ca-ES"/>
          </w:rPr>
          <w:t>W</w:t>
        </w:r>
      </w:ins>
      <w:ins w:id="437" w:author="FRANCISCO DE BORJA JIMENEZ-ALFARO GONZALEZ" w:date="2024-02-15T12:44:00Z">
        <w:r w:rsidR="00A758F8">
          <w:rPr>
            <w:rFonts w:eastAsia="Times New Roman" w:cstheme="minorHAnsi"/>
            <w:color w:val="000000"/>
            <w:lang w:eastAsia="ca-ES"/>
          </w:rPr>
          <w:t xml:space="preserve">e </w:t>
        </w:r>
        <w:r w:rsidR="008A3EBF">
          <w:rPr>
            <w:rFonts w:eastAsia="Times New Roman" w:cstheme="minorHAnsi"/>
            <w:color w:val="000000"/>
            <w:lang w:eastAsia="ca-ES"/>
          </w:rPr>
          <w:lastRenderedPageBreak/>
          <w:t>conduct</w:t>
        </w:r>
      </w:ins>
      <w:ins w:id="438" w:author="FRANCISCO DE BORJA JIMENEZ-ALFARO GONZALEZ" w:date="2024-02-15T12:45:00Z">
        <w:r w:rsidR="008A3EBF">
          <w:rPr>
            <w:rFonts w:eastAsia="Times New Roman" w:cstheme="minorHAnsi"/>
            <w:color w:val="000000"/>
            <w:lang w:eastAsia="ca-ES"/>
          </w:rPr>
          <w:t xml:space="preserve">ed a continuous seasonal experiment </w:t>
        </w:r>
      </w:ins>
      <w:ins w:id="439" w:author="FRANCISCO DE BORJA JIMENEZ-ALFARO GONZALEZ" w:date="2024-02-15T12:46:00Z">
        <w:r w:rsidR="00824FFA">
          <w:rPr>
            <w:rFonts w:eastAsia="Times New Roman" w:cstheme="minorHAnsi"/>
            <w:color w:val="000000"/>
            <w:lang w:eastAsia="ca-ES"/>
          </w:rPr>
          <w:t xml:space="preserve">in the laboratory </w:t>
        </w:r>
      </w:ins>
      <w:ins w:id="440" w:author="FRANCISCO DE BORJA JIMENEZ-ALFARO GONZALEZ" w:date="2024-02-15T12:45:00Z">
        <w:r w:rsidR="00D50997">
          <w:rPr>
            <w:rFonts w:eastAsia="Times New Roman" w:cstheme="minorHAnsi"/>
            <w:color w:val="000000"/>
            <w:lang w:eastAsia="ca-ES"/>
          </w:rPr>
          <w:t xml:space="preserve">based on the recreation of </w:t>
        </w:r>
      </w:ins>
      <w:ins w:id="441" w:author="FRANCISCO DE BORJA JIMENEZ-ALFARO GONZALEZ" w:date="2024-02-15T12:46:00Z">
        <w:r w:rsidR="00D50997">
          <w:rPr>
            <w:rFonts w:eastAsia="Times New Roman" w:cstheme="minorHAnsi"/>
            <w:color w:val="000000"/>
            <w:lang w:eastAsia="ca-ES"/>
          </w:rPr>
          <w:t>hour</w:t>
        </w:r>
        <w:r w:rsidR="00824FFA">
          <w:rPr>
            <w:rFonts w:eastAsia="Times New Roman" w:cstheme="minorHAnsi"/>
            <w:color w:val="000000"/>
            <w:lang w:eastAsia="ca-ES"/>
          </w:rPr>
          <w:t xml:space="preserve">ly </w:t>
        </w:r>
        <w:r w:rsidR="00B45A2F">
          <w:rPr>
            <w:rFonts w:eastAsia="Times New Roman" w:cstheme="minorHAnsi"/>
            <w:color w:val="000000"/>
            <w:lang w:eastAsia="ca-ES"/>
          </w:rPr>
          <w:t xml:space="preserve">data series of </w:t>
        </w:r>
      </w:ins>
      <w:ins w:id="442" w:author="FRANCISCO DE BORJA JIMENEZ-ALFARO GONZALEZ" w:date="2024-02-15T12:47:00Z">
        <w:r w:rsidR="00B45A2F">
          <w:rPr>
            <w:rFonts w:eastAsia="Times New Roman" w:cstheme="minorHAnsi"/>
            <w:color w:val="000000"/>
            <w:lang w:eastAsia="ca-ES"/>
          </w:rPr>
          <w:t>temperature and snow measured in alpine soils</w:t>
        </w:r>
      </w:ins>
      <w:ins w:id="443" w:author="FRANCISCO DE BORJA JIMENEZ-ALFARO GONZALEZ" w:date="2024-02-15T12:56:00Z">
        <w:r w:rsidR="00571E7E">
          <w:rPr>
            <w:rFonts w:eastAsia="Times New Roman" w:cstheme="minorHAnsi"/>
            <w:color w:val="000000"/>
            <w:lang w:eastAsia="ca-ES"/>
          </w:rPr>
          <w:t xml:space="preserve"> from the same region</w:t>
        </w:r>
      </w:ins>
      <w:ins w:id="444" w:author="FRANCISCO DE BORJA JIMENEZ-ALFARO GONZALEZ" w:date="2024-02-15T12:47:00Z">
        <w:r w:rsidR="00B45A2F">
          <w:rPr>
            <w:rFonts w:eastAsia="Times New Roman" w:cstheme="minorHAnsi"/>
            <w:color w:val="000000"/>
            <w:lang w:eastAsia="ca-ES"/>
          </w:rPr>
          <w:t xml:space="preserve">. </w:t>
        </w:r>
        <w:r w:rsidR="00E52054">
          <w:rPr>
            <w:rFonts w:eastAsia="Times New Roman" w:cstheme="minorHAnsi"/>
            <w:color w:val="000000"/>
            <w:lang w:eastAsia="ca-ES"/>
          </w:rPr>
          <w:t xml:space="preserve">Our experimental approach focused on two contrasting microclimatic </w:t>
        </w:r>
      </w:ins>
      <w:ins w:id="445" w:author="FRANCISCO DE BORJA JIMENEZ-ALFARO GONZALEZ" w:date="2024-02-15T12:48:00Z">
        <w:r w:rsidR="00117FD9">
          <w:rPr>
            <w:rFonts w:eastAsia="Times New Roman" w:cstheme="minorHAnsi"/>
            <w:color w:val="000000"/>
            <w:lang w:eastAsia="ca-ES"/>
          </w:rPr>
          <w:t xml:space="preserve">regimes: fellfield conditions occurring </w:t>
        </w:r>
      </w:ins>
      <w:ins w:id="446" w:author="FRANCISCO DE BORJA JIMENEZ-ALFARO GONZALEZ" w:date="2024-02-15T12:49:00Z">
        <w:r w:rsidR="00117FD9">
          <w:rPr>
            <w:rFonts w:eastAsia="Times New Roman" w:cstheme="minorHAnsi"/>
            <w:color w:val="000000"/>
            <w:lang w:eastAsia="ca-ES"/>
          </w:rPr>
          <w:t xml:space="preserve">in </w:t>
        </w:r>
      </w:ins>
    </w:p>
    <w:p w14:paraId="54CBC801" w14:textId="6F4B7A9E" w:rsidR="00B81EC5" w:rsidRPr="0066587C" w:rsidDel="00115511" w:rsidRDefault="00FE02AA">
      <w:pPr>
        <w:spacing w:after="0" w:line="360" w:lineRule="auto"/>
        <w:jc w:val="both"/>
        <w:textAlignment w:val="baseline"/>
        <w:rPr>
          <w:del w:id="447" w:author="FRANCISCO DE BORJA JIMENEZ-ALFARO GONZALEZ" w:date="2024-02-15T12:06:00Z"/>
          <w:rFonts w:eastAsia="Times New Roman" w:cstheme="minorHAnsi"/>
          <w:color w:val="000000"/>
          <w:lang w:eastAsia="ca-ES"/>
        </w:rPr>
        <w:pPrChange w:id="448" w:author="FRANCISCO DE BORJA JIMENEZ-ALFARO GONZALEZ" w:date="2024-02-15T12:48:00Z">
          <w:pPr>
            <w:spacing w:after="0" w:line="360" w:lineRule="auto"/>
            <w:ind w:firstLine="708"/>
            <w:jc w:val="both"/>
            <w:textAlignment w:val="baseline"/>
          </w:pPr>
        </w:pPrChange>
      </w:pPr>
      <w:del w:id="449" w:author="FRANCISCO DE BORJA JIMENEZ-ALFARO GONZALEZ" w:date="2024-02-15T11:59:00Z">
        <w:r w:rsidRPr="00F95F23" w:rsidDel="00E54A27">
          <w:rPr>
            <w:rFonts w:eastAsia="Times New Roman" w:cstheme="minorHAnsi"/>
            <w:color w:val="000000"/>
            <w:lang w:eastAsia="ca-ES"/>
          </w:rPr>
          <w:delText xml:space="preserve">To our knowledge, only </w:delText>
        </w:r>
        <w:r w:rsidR="00C93D0F" w:rsidRPr="00F95F23" w:rsidDel="00E54A27">
          <w:rPr>
            <w:rFonts w:eastAsia="Times New Roman" w:cstheme="minorHAnsi"/>
            <w:color w:val="000000"/>
            <w:lang w:eastAsia="ca-ES"/>
          </w:rPr>
          <w:delText xml:space="preserve">one </w:delText>
        </w:r>
        <w:r w:rsidRPr="00F95F23" w:rsidDel="00E54A27">
          <w:rPr>
            <w:rFonts w:eastAsia="Times New Roman" w:cstheme="minorHAnsi"/>
            <w:color w:val="000000"/>
            <w:lang w:eastAsia="ca-ES"/>
          </w:rPr>
          <w:delText xml:space="preserve">paper </w:delText>
        </w:r>
        <w:r w:rsidR="00341D97" w:rsidRPr="00F95F23" w:rsidDel="00E54A27">
          <w:rPr>
            <w:rFonts w:eastAsia="Times New Roman" w:cstheme="minorHAnsi"/>
            <w:color w:val="000000"/>
            <w:lang w:eastAsia="ca-ES"/>
          </w:rPr>
          <w:delText>has</w:delText>
        </w:r>
        <w:r w:rsidRPr="00F95F23" w:rsidDel="00E54A27">
          <w:rPr>
            <w:rFonts w:eastAsia="Times New Roman" w:cstheme="minorHAnsi"/>
            <w:color w:val="000000"/>
            <w:lang w:eastAsia="ca-ES"/>
          </w:rPr>
          <w:delText xml:space="preserve"> tried to replicate natural environmental con</w:delText>
        </w:r>
        <w:r w:rsidR="00C93D0F" w:rsidRPr="00F95F23" w:rsidDel="00E54A27">
          <w:rPr>
            <w:rFonts w:eastAsia="Times New Roman" w:cstheme="minorHAnsi"/>
            <w:color w:val="000000"/>
            <w:lang w:eastAsia="ca-ES"/>
          </w:rPr>
          <w:delText>ditions</w:delText>
        </w:r>
        <w:r w:rsidR="00E330C5" w:rsidDel="00E54A27">
          <w:rPr>
            <w:rFonts w:eastAsia="Times New Roman" w:cstheme="minorHAnsi"/>
            <w:color w:val="000000"/>
            <w:lang w:eastAsia="ca-ES"/>
          </w:rPr>
          <w:delText>, at two-weeks/monthly resolution,</w:delText>
        </w:r>
        <w:r w:rsidR="00C93D0F" w:rsidRPr="00F95F23" w:rsidDel="00E54A27">
          <w:rPr>
            <w:rFonts w:eastAsia="Times New Roman" w:cstheme="minorHAnsi"/>
            <w:color w:val="000000"/>
            <w:lang w:eastAsia="ca-ES"/>
          </w:rPr>
          <w:delText xml:space="preserve"> throughout a whole year</w:delText>
        </w:r>
        <w:r w:rsidR="007D4AB0" w:rsidRPr="00F95F23" w:rsidDel="00E54A27">
          <w:rPr>
            <w:rFonts w:eastAsia="Times New Roman" w:cstheme="minorHAnsi"/>
            <w:color w:val="000000"/>
            <w:lang w:eastAsia="ca-ES"/>
          </w:rPr>
          <w:delText xml:space="preserve"> in the Australian alps</w:delText>
        </w:r>
        <w:r w:rsidR="00C93D0F" w:rsidRPr="00F95F23" w:rsidDel="00E54A27">
          <w:rPr>
            <w:rFonts w:eastAsia="Times New Roman" w:cstheme="minorHAnsi"/>
            <w:color w:val="000000"/>
            <w:lang w:eastAsia="ca-ES"/>
          </w:rPr>
          <w:delText xml:space="preserve"> and </w:delText>
        </w:r>
        <w:r w:rsidR="00EA53B2" w:rsidRPr="00F95F23" w:rsidDel="00E54A27">
          <w:rPr>
            <w:rFonts w:eastAsia="Times New Roman" w:cstheme="minorHAnsi"/>
            <w:color w:val="000000"/>
            <w:lang w:eastAsia="ca-ES"/>
          </w:rPr>
          <w:delText>were able to describe</w:delText>
        </w:r>
        <w:r w:rsidR="007D4AB0" w:rsidRPr="00F95F23" w:rsidDel="00E54A27">
          <w:rPr>
            <w:rFonts w:eastAsia="Times New Roman" w:cstheme="minorHAnsi"/>
            <w:color w:val="000000"/>
            <w:lang w:eastAsia="ca-ES"/>
          </w:rPr>
          <w:delText xml:space="preserve"> three different germination strategies (Hoyle et al. 2015)</w:delText>
        </w:r>
        <w:r w:rsidR="005A03A6" w:rsidRPr="00F95F23" w:rsidDel="00E54A27">
          <w:rPr>
            <w:rFonts w:eastAsia="Times New Roman" w:cstheme="minorHAnsi"/>
            <w:color w:val="000000"/>
            <w:lang w:eastAsia="ca-ES"/>
          </w:rPr>
          <w:delText>.</w:delText>
        </w:r>
        <w:r w:rsidR="00C70961" w:rsidRPr="00F95F23" w:rsidDel="00E54A27">
          <w:rPr>
            <w:rFonts w:eastAsia="Times New Roman" w:cstheme="minorHAnsi"/>
            <w:color w:val="000000"/>
            <w:lang w:eastAsia="ca-ES"/>
          </w:rPr>
          <w:delText xml:space="preserve"> </w:delText>
        </w:r>
      </w:del>
    </w:p>
    <w:p w14:paraId="78E70876" w14:textId="28932B6B" w:rsidR="00245D41" w:rsidRDefault="00D0091B" w:rsidP="009F48E1">
      <w:pPr>
        <w:spacing w:after="0" w:line="360" w:lineRule="auto"/>
        <w:ind w:firstLine="708"/>
        <w:jc w:val="both"/>
        <w:textAlignment w:val="baseline"/>
        <w:rPr>
          <w:ins w:id="450" w:author="FRANCISCO DE BORJA JIMENEZ-ALFARO GONZALEZ" w:date="2024-02-15T10:52:00Z"/>
          <w:rFonts w:eastAsia="Times New Roman" w:cstheme="minorHAnsi"/>
          <w:color w:val="000000"/>
          <w:lang w:eastAsia="ca-ES"/>
        </w:rPr>
      </w:pPr>
      <w:del w:id="451" w:author="FRANCISCO DE BORJA JIMENEZ-ALFARO GONZALEZ" w:date="2024-02-15T12:48:00Z">
        <w:r w:rsidRPr="00F95F23" w:rsidDel="00117FD9">
          <w:rPr>
            <w:rFonts w:eastAsia="Times New Roman" w:cstheme="minorHAnsi"/>
            <w:color w:val="000000"/>
            <w:lang w:eastAsia="ca-ES"/>
          </w:rPr>
          <w:delText>The</w:delText>
        </w:r>
        <w:r w:rsidR="001B698E" w:rsidRPr="00F95F23" w:rsidDel="00117FD9">
          <w:rPr>
            <w:rFonts w:eastAsia="Times New Roman" w:cstheme="minorHAnsi"/>
            <w:color w:val="000000"/>
            <w:lang w:eastAsia="ca-ES"/>
          </w:rPr>
          <w:delText xml:space="preserve"> approach </w:delText>
        </w:r>
        <w:r w:rsidRPr="00F95F23" w:rsidDel="00117FD9">
          <w:rPr>
            <w:rFonts w:eastAsia="Times New Roman" w:cstheme="minorHAnsi"/>
            <w:color w:val="000000"/>
            <w:lang w:eastAsia="ca-ES"/>
          </w:rPr>
          <w:delText xml:space="preserve">we present </w:delText>
        </w:r>
        <w:r w:rsidR="001B698E" w:rsidRPr="00F95F23" w:rsidDel="00117FD9">
          <w:rPr>
            <w:rFonts w:eastAsia="Times New Roman" w:cstheme="minorHAnsi"/>
            <w:color w:val="000000"/>
            <w:lang w:eastAsia="ca-ES"/>
          </w:rPr>
          <w:delText xml:space="preserve">here is to study germination </w:delText>
        </w:r>
        <w:r w:rsidR="005A7529" w:rsidRPr="00F95F23" w:rsidDel="00117FD9">
          <w:rPr>
            <w:rFonts w:eastAsia="Times New Roman" w:cstheme="minorHAnsi"/>
            <w:color w:val="000000"/>
            <w:lang w:eastAsia="ca-ES"/>
          </w:rPr>
          <w:delText>phenology</w:delText>
        </w:r>
        <w:r w:rsidR="001B698E" w:rsidRPr="00F95F23" w:rsidDel="00117FD9">
          <w:rPr>
            <w:rFonts w:eastAsia="Times New Roman" w:cstheme="minorHAnsi"/>
            <w:color w:val="000000"/>
            <w:lang w:eastAsia="ca-ES"/>
          </w:rPr>
          <w:delText xml:space="preserve"> </w:delText>
        </w:r>
        <w:r w:rsidR="00FE5785" w:rsidRPr="00F95F23" w:rsidDel="00117FD9">
          <w:rPr>
            <w:rFonts w:eastAsia="Times New Roman" w:cstheme="minorHAnsi"/>
            <w:color w:val="000000"/>
            <w:lang w:eastAsia="ca-ES"/>
          </w:rPr>
          <w:delText xml:space="preserve">across a whole year </w:delText>
        </w:r>
        <w:r w:rsidR="007C0ECC" w:rsidRPr="00F95F23" w:rsidDel="00117FD9">
          <w:rPr>
            <w:rFonts w:eastAsia="Times New Roman" w:cstheme="minorHAnsi"/>
            <w:color w:val="000000"/>
            <w:lang w:eastAsia="ca-ES"/>
          </w:rPr>
          <w:delText>with continuous germination checks in</w:delText>
        </w:r>
        <w:r w:rsidR="00FE5785" w:rsidRPr="00F95F23" w:rsidDel="00117FD9">
          <w:rPr>
            <w:rFonts w:eastAsia="Times New Roman" w:cstheme="minorHAnsi"/>
            <w:color w:val="000000"/>
            <w:lang w:eastAsia="ca-ES"/>
          </w:rPr>
          <w:delText xml:space="preserve"> </w:delText>
        </w:r>
        <w:r w:rsidR="007C0ECC" w:rsidRPr="00F95F23" w:rsidDel="00117FD9">
          <w:rPr>
            <w:rFonts w:eastAsia="Times New Roman" w:cstheme="minorHAnsi"/>
            <w:color w:val="000000"/>
            <w:lang w:eastAsia="ca-ES"/>
          </w:rPr>
          <w:delText xml:space="preserve">two experimental </w:delText>
        </w:r>
        <w:r w:rsidR="00FE5785" w:rsidRPr="00F95F23" w:rsidDel="00117FD9">
          <w:rPr>
            <w:rFonts w:eastAsia="Times New Roman" w:cstheme="minorHAnsi"/>
            <w:color w:val="000000"/>
            <w:lang w:eastAsia="ca-ES"/>
          </w:rPr>
          <w:delText xml:space="preserve">field based </w:delText>
        </w:r>
        <w:r w:rsidR="007C0ECC" w:rsidRPr="00F95F23" w:rsidDel="00117FD9">
          <w:rPr>
            <w:rFonts w:eastAsia="Times New Roman" w:cstheme="minorHAnsi"/>
            <w:color w:val="000000"/>
            <w:lang w:eastAsia="ca-ES"/>
          </w:rPr>
          <w:delText xml:space="preserve">and contrasting microclimatic </w:delText>
        </w:r>
        <w:r w:rsidR="00FE5785" w:rsidRPr="00F95F23" w:rsidDel="00117FD9">
          <w:rPr>
            <w:rFonts w:eastAsia="Times New Roman" w:cstheme="minorHAnsi"/>
            <w:color w:val="000000"/>
            <w:lang w:eastAsia="ca-ES"/>
          </w:rPr>
          <w:delText>conditions</w:delText>
        </w:r>
        <w:r w:rsidR="001B698E" w:rsidRPr="00F95F23" w:rsidDel="00117FD9">
          <w:rPr>
            <w:rFonts w:eastAsia="Times New Roman" w:cstheme="minorHAnsi"/>
            <w:color w:val="000000"/>
            <w:lang w:eastAsia="ca-ES"/>
          </w:rPr>
          <w:delText>.</w:delText>
        </w:r>
        <w:r w:rsidR="008C1908" w:rsidRPr="00F95F23" w:rsidDel="00117FD9">
          <w:rPr>
            <w:rFonts w:eastAsia="Times New Roman" w:cstheme="minorHAnsi"/>
            <w:color w:val="000000"/>
            <w:lang w:eastAsia="ca-ES"/>
          </w:rPr>
          <w:delText xml:space="preserve"> </w:delText>
        </w:r>
        <w:r w:rsidR="007C0ECC" w:rsidRPr="00F95F23" w:rsidDel="00117FD9">
          <w:rPr>
            <w:rFonts w:eastAsia="Times New Roman" w:cstheme="minorHAnsi"/>
            <w:color w:val="000000" w:themeColor="text1"/>
            <w:lang w:eastAsia="ca-ES"/>
          </w:rPr>
          <w:delText>Using microclimatic long-term data collected in alpine soils we mimicked two contrasting microclimatic scenarios. O</w:delText>
        </w:r>
        <w:r w:rsidR="00961ACA" w:rsidRPr="00F95F23" w:rsidDel="00117FD9">
          <w:rPr>
            <w:rFonts w:eastAsia="Times New Roman" w:cstheme="minorHAnsi"/>
            <w:color w:val="000000"/>
            <w:lang w:eastAsia="ca-ES"/>
          </w:rPr>
          <w:delText xml:space="preserve">ne </w:delText>
        </w:r>
        <w:r w:rsidR="007C0ECC" w:rsidRPr="00F95F23" w:rsidDel="00117FD9">
          <w:rPr>
            <w:rFonts w:eastAsia="Times New Roman" w:cstheme="minorHAnsi"/>
            <w:color w:val="000000"/>
            <w:lang w:eastAsia="ca-ES"/>
          </w:rPr>
          <w:delText>scenario mimicked</w:delText>
        </w:r>
        <w:r w:rsidR="00961ACA" w:rsidRPr="00F95F23" w:rsidDel="00117FD9">
          <w:rPr>
            <w:rFonts w:eastAsia="Times New Roman" w:cstheme="minorHAnsi"/>
            <w:color w:val="000000"/>
            <w:lang w:eastAsia="ca-ES"/>
          </w:rPr>
          <w:delText xml:space="preserve"> exposed </w:delText>
        </w:r>
      </w:del>
      <w:del w:id="452" w:author="FRANCISCO DE BORJA JIMENEZ-ALFARO GONZALEZ" w:date="2024-02-15T12:50:00Z">
        <w:r w:rsidR="005A7529" w:rsidRPr="00F95F23" w:rsidDel="00A91C4E">
          <w:rPr>
            <w:rFonts w:eastAsia="Times New Roman" w:cstheme="minorHAnsi"/>
            <w:color w:val="000000"/>
            <w:lang w:eastAsia="ca-ES"/>
          </w:rPr>
          <w:delText>micro-edges</w:delText>
        </w:r>
      </w:del>
      <w:del w:id="453" w:author="FRANCISCO DE BORJA JIMENEZ-ALFARO GONZALEZ" w:date="2024-02-15T12:49:00Z">
        <w:r w:rsidR="005A7529" w:rsidRPr="00F95F23" w:rsidDel="00117FD9">
          <w:rPr>
            <w:rFonts w:eastAsia="Times New Roman" w:cstheme="minorHAnsi"/>
            <w:color w:val="000000"/>
            <w:lang w:eastAsia="ca-ES"/>
          </w:rPr>
          <w:delText xml:space="preserve"> (referred to as “fellfield</w:delText>
        </w:r>
        <w:r w:rsidR="00555C89" w:rsidRPr="00F95F23" w:rsidDel="00117FD9">
          <w:rPr>
            <w:rFonts w:eastAsia="Times New Roman" w:cstheme="minorHAnsi"/>
            <w:color w:val="000000"/>
            <w:lang w:eastAsia="ca-ES"/>
          </w:rPr>
          <w:delText xml:space="preserve"> scenario</w:delText>
        </w:r>
        <w:r w:rsidR="005A7529" w:rsidRPr="00F95F23" w:rsidDel="00117FD9">
          <w:rPr>
            <w:rFonts w:eastAsia="Times New Roman" w:cstheme="minorHAnsi"/>
            <w:color w:val="000000"/>
            <w:lang w:eastAsia="ca-ES"/>
          </w:rPr>
          <w:delText xml:space="preserve">”) </w:delText>
        </w:r>
      </w:del>
      <w:del w:id="454" w:author="FRANCISCO DE BORJA JIMENEZ-ALFARO GONZALEZ" w:date="2024-02-15T12:50:00Z">
        <w:r w:rsidR="00A97D97" w:rsidRPr="00F95F23" w:rsidDel="00A91C4E">
          <w:rPr>
            <w:rFonts w:eastAsia="Times New Roman" w:cstheme="minorHAnsi"/>
            <w:color w:val="000000"/>
            <w:lang w:eastAsia="ca-ES"/>
          </w:rPr>
          <w:delText>i.e.,</w:delText>
        </w:r>
        <w:r w:rsidR="005A7529" w:rsidRPr="00F95F23" w:rsidDel="00A91C4E">
          <w:rPr>
            <w:rFonts w:eastAsia="Times New Roman" w:cstheme="minorHAnsi"/>
            <w:color w:val="000000"/>
            <w:lang w:eastAsia="ca-ES"/>
          </w:rPr>
          <w:delText xml:space="preserve"> </w:delText>
        </w:r>
      </w:del>
      <w:del w:id="455" w:author="FRANCISCO DE BORJA JIMENEZ-ALFARO GONZALEZ" w:date="2024-02-15T12:49:00Z">
        <w:r w:rsidR="005A7529" w:rsidRPr="00F95F23" w:rsidDel="00117FD9">
          <w:rPr>
            <w:rFonts w:eastAsia="Times New Roman" w:cstheme="minorHAnsi"/>
            <w:color w:val="000000"/>
            <w:lang w:eastAsia="ca-ES"/>
          </w:rPr>
          <w:delText xml:space="preserve">more </w:delText>
        </w:r>
      </w:del>
      <w:r w:rsidR="005A7529" w:rsidRPr="00F95F23">
        <w:rPr>
          <w:rFonts w:eastAsia="Times New Roman" w:cstheme="minorHAnsi"/>
          <w:color w:val="000000"/>
          <w:lang w:eastAsia="ca-ES"/>
        </w:rPr>
        <w:t xml:space="preserve">open and exposed areas subjected to </w:t>
      </w:r>
      <w:r w:rsidR="00F01354" w:rsidRPr="00F95F23">
        <w:rPr>
          <w:rFonts w:eastAsia="Times New Roman" w:cstheme="minorHAnsi"/>
          <w:color w:val="000000"/>
          <w:lang w:eastAsia="ca-ES"/>
        </w:rPr>
        <w:t xml:space="preserve">wind, </w:t>
      </w:r>
      <w:r w:rsidR="005A7529" w:rsidRPr="00F95F23">
        <w:rPr>
          <w:rFonts w:eastAsia="Times New Roman" w:cstheme="minorHAnsi"/>
          <w:color w:val="000000"/>
          <w:lang w:eastAsia="ca-ES"/>
        </w:rPr>
        <w:t>freeze and thaw cycles without snow protection</w:t>
      </w:r>
      <w:del w:id="456" w:author="FRANCISCO DE BORJA JIMENEZ-ALFARO GONZALEZ" w:date="2024-02-15T12:49:00Z">
        <w:r w:rsidR="005A7529" w:rsidRPr="00F95F23" w:rsidDel="00117FD9">
          <w:rPr>
            <w:rFonts w:eastAsia="Times New Roman" w:cstheme="minorHAnsi"/>
            <w:color w:val="000000"/>
            <w:lang w:eastAsia="ca-ES"/>
          </w:rPr>
          <w:delText>s</w:delText>
        </w:r>
      </w:del>
      <w:r w:rsidR="005A7529" w:rsidRPr="00F95F23">
        <w:rPr>
          <w:rFonts w:eastAsia="Times New Roman" w:cstheme="minorHAnsi"/>
          <w:color w:val="000000"/>
          <w:lang w:eastAsia="ca-ES"/>
        </w:rPr>
        <w:t xml:space="preserve"> </w:t>
      </w:r>
      <w:r w:rsidR="009D6AAE" w:rsidRPr="00F95F23">
        <w:rPr>
          <w:rFonts w:eastAsia="Times New Roman" w:cstheme="minorHAnsi"/>
          <w:color w:val="000000"/>
          <w:lang w:eastAsia="ca-ES"/>
        </w:rPr>
        <w:t>i</w:t>
      </w:r>
      <w:r w:rsidR="005A7529" w:rsidRPr="00F95F23">
        <w:rPr>
          <w:rFonts w:eastAsia="Times New Roman" w:cstheme="minorHAnsi"/>
          <w:color w:val="000000"/>
          <w:lang w:eastAsia="ca-ES"/>
        </w:rPr>
        <w:t>n winter</w:t>
      </w:r>
      <w:r w:rsidR="00F01354" w:rsidRPr="00F95F23">
        <w:rPr>
          <w:rFonts w:eastAsia="Times New Roman" w:cstheme="minorHAnsi"/>
          <w:color w:val="000000"/>
          <w:lang w:eastAsia="ca-ES"/>
        </w:rPr>
        <w:t>,</w:t>
      </w:r>
      <w:r w:rsidR="005A7529" w:rsidRPr="00F95F23">
        <w:rPr>
          <w:rFonts w:eastAsia="Times New Roman" w:cstheme="minorHAnsi"/>
          <w:color w:val="000000"/>
          <w:lang w:eastAsia="ca-ES"/>
        </w:rPr>
        <w:t xml:space="preserve"> </w:t>
      </w:r>
      <w:del w:id="457" w:author="FRANCISCO DE BORJA JIMENEZ-ALFARO GONZALEZ" w:date="2024-02-15T12:49:00Z">
        <w:r w:rsidR="005A7529" w:rsidRPr="00F95F23" w:rsidDel="00A91C4E">
          <w:rPr>
            <w:rFonts w:eastAsia="Times New Roman" w:cstheme="minorHAnsi"/>
            <w:color w:val="000000"/>
            <w:lang w:eastAsia="ca-ES"/>
          </w:rPr>
          <w:delText xml:space="preserve">and </w:delText>
        </w:r>
      </w:del>
      <w:ins w:id="458" w:author="FRANCISCO DE BORJA JIMENEZ-ALFARO GONZALEZ" w:date="2024-02-15T12:49:00Z">
        <w:r w:rsidR="00A91C4E">
          <w:rPr>
            <w:rFonts w:eastAsia="Times New Roman" w:cstheme="minorHAnsi"/>
            <w:color w:val="000000"/>
            <w:lang w:eastAsia="ca-ES"/>
          </w:rPr>
          <w:t>with</w:t>
        </w:r>
        <w:r w:rsidR="00A91C4E" w:rsidRPr="00F95F23">
          <w:rPr>
            <w:rFonts w:eastAsia="Times New Roman" w:cstheme="minorHAnsi"/>
            <w:color w:val="000000"/>
            <w:lang w:eastAsia="ca-ES"/>
          </w:rPr>
          <w:t xml:space="preserve"> </w:t>
        </w:r>
      </w:ins>
      <w:r w:rsidR="00917307" w:rsidRPr="00F95F23">
        <w:rPr>
          <w:rFonts w:eastAsia="Times New Roman" w:cstheme="minorHAnsi"/>
          <w:color w:val="000000"/>
          <w:lang w:eastAsia="ca-ES"/>
        </w:rPr>
        <w:t>warmer</w:t>
      </w:r>
      <w:r w:rsidR="005A7529"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and longer growing seasons</w:t>
      </w:r>
      <w:r w:rsidR="005A7529" w:rsidRPr="00F95F23">
        <w:rPr>
          <w:rFonts w:eastAsia="Times New Roman" w:cstheme="minorHAnsi"/>
          <w:color w:val="000000"/>
          <w:lang w:eastAsia="ca-ES"/>
        </w:rPr>
        <w:t>; and</w:t>
      </w:r>
      <w:r w:rsidR="00F01354" w:rsidRPr="00F95F23">
        <w:rPr>
          <w:rFonts w:eastAsia="Times New Roman" w:cstheme="minorHAnsi"/>
          <w:color w:val="000000"/>
          <w:lang w:eastAsia="ca-ES"/>
        </w:rPr>
        <w:t xml:space="preserve"> </w:t>
      </w:r>
      <w:del w:id="459" w:author="FRANCISCO DE BORJA JIMENEZ-ALFARO GONZALEZ" w:date="2024-02-15T12:49:00Z">
        <w:r w:rsidR="00F01354" w:rsidRPr="00F95F23" w:rsidDel="00A91C4E">
          <w:rPr>
            <w:rFonts w:eastAsia="Times New Roman" w:cstheme="minorHAnsi"/>
            <w:color w:val="000000"/>
            <w:lang w:eastAsia="ca-ES"/>
          </w:rPr>
          <w:delText>the other mimicking</w:delText>
        </w:r>
        <w:r w:rsidR="005A7529" w:rsidRPr="00F95F23" w:rsidDel="00A91C4E">
          <w:rPr>
            <w:rFonts w:eastAsia="Times New Roman" w:cstheme="minorHAnsi"/>
            <w:color w:val="000000"/>
            <w:lang w:eastAsia="ca-ES"/>
          </w:rPr>
          <w:delText xml:space="preserve"> micro-valleys (referred to as “</w:delText>
        </w:r>
      </w:del>
      <w:proofErr w:type="spellStart"/>
      <w:r w:rsidR="005A7529" w:rsidRPr="00F95F23">
        <w:rPr>
          <w:rFonts w:eastAsia="Times New Roman" w:cstheme="minorHAnsi"/>
          <w:color w:val="000000"/>
          <w:lang w:eastAsia="ca-ES"/>
        </w:rPr>
        <w:t>snowbed</w:t>
      </w:r>
      <w:proofErr w:type="spellEnd"/>
      <w:r w:rsidR="00555C89" w:rsidRPr="00F95F23">
        <w:rPr>
          <w:rFonts w:eastAsia="Times New Roman" w:cstheme="minorHAnsi"/>
          <w:color w:val="000000"/>
          <w:lang w:eastAsia="ca-ES"/>
        </w:rPr>
        <w:t xml:space="preserve"> </w:t>
      </w:r>
      <w:del w:id="460" w:author="FRANCISCO DE BORJA JIMENEZ-ALFARO GONZALEZ" w:date="2024-02-15T12:49:00Z">
        <w:r w:rsidR="00555C89" w:rsidRPr="00F95F23" w:rsidDel="00A91C4E">
          <w:rPr>
            <w:rFonts w:eastAsia="Times New Roman" w:cstheme="minorHAnsi"/>
            <w:color w:val="000000"/>
            <w:lang w:eastAsia="ca-ES"/>
          </w:rPr>
          <w:delText>scenario</w:delText>
        </w:r>
        <w:r w:rsidR="005A7529" w:rsidRPr="00F95F23" w:rsidDel="00A91C4E">
          <w:rPr>
            <w:rFonts w:eastAsia="Times New Roman" w:cstheme="minorHAnsi"/>
            <w:color w:val="000000"/>
            <w:lang w:eastAsia="ca-ES"/>
          </w:rPr>
          <w:delText>”)</w:delText>
        </w:r>
      </w:del>
      <w:ins w:id="461" w:author="FRANCISCO DE BORJA JIMENEZ-ALFARO GONZALEZ" w:date="2024-02-15T12:49:00Z">
        <w:r w:rsidR="00A91C4E">
          <w:rPr>
            <w:rFonts w:eastAsia="Times New Roman" w:cstheme="minorHAnsi"/>
            <w:color w:val="000000"/>
            <w:lang w:eastAsia="ca-ES"/>
          </w:rPr>
          <w:t>conditions occurring in</w:t>
        </w:r>
      </w:ins>
      <w:r w:rsidR="005A7529" w:rsidRPr="00F95F23">
        <w:rPr>
          <w:rFonts w:eastAsia="Times New Roman" w:cstheme="minorHAnsi"/>
          <w:color w:val="000000"/>
          <w:lang w:eastAsia="ca-ES"/>
        </w:rPr>
        <w:t xml:space="preserve"> </w:t>
      </w:r>
      <w:del w:id="462" w:author="FRANCISCO DE BORJA JIMENEZ-ALFARO GONZALEZ" w:date="2024-02-15T12:50:00Z">
        <w:r w:rsidR="00302D9F" w:rsidRPr="00F95F23" w:rsidDel="00A91C4E">
          <w:rPr>
            <w:rFonts w:eastAsia="Times New Roman" w:cstheme="minorHAnsi"/>
            <w:color w:val="000000"/>
            <w:lang w:eastAsia="ca-ES"/>
          </w:rPr>
          <w:delText>i.e.,</w:delText>
        </w:r>
        <w:r w:rsidR="005A7529" w:rsidRPr="00F95F23" w:rsidDel="00A91C4E">
          <w:rPr>
            <w:rFonts w:eastAsia="Times New Roman" w:cstheme="minorHAnsi"/>
            <w:color w:val="000000"/>
            <w:lang w:eastAsia="ca-ES"/>
          </w:rPr>
          <w:delText xml:space="preserve"> </w:delText>
        </w:r>
      </w:del>
      <w:r w:rsidR="005A7529" w:rsidRPr="00F95F23">
        <w:rPr>
          <w:rFonts w:eastAsia="Times New Roman" w:cstheme="minorHAnsi"/>
          <w:color w:val="000000"/>
          <w:lang w:eastAsia="ca-ES"/>
        </w:rPr>
        <w:t xml:space="preserve">areas with dense plant cover, long snow cover and </w:t>
      </w:r>
      <w:r w:rsidR="00917307" w:rsidRPr="00F95F23">
        <w:rPr>
          <w:rFonts w:eastAsia="Times New Roman" w:cstheme="minorHAnsi"/>
          <w:color w:val="000000"/>
          <w:lang w:eastAsia="ca-ES"/>
        </w:rPr>
        <w:t>cool</w:t>
      </w:r>
      <w:r w:rsidR="001A7F93" w:rsidRPr="00F95F23">
        <w:rPr>
          <w:rFonts w:eastAsia="Times New Roman" w:cstheme="minorHAnsi"/>
          <w:color w:val="000000"/>
          <w:lang w:eastAsia="ca-ES"/>
        </w:rPr>
        <w:t>er and shorter</w:t>
      </w:r>
      <w:r w:rsidR="00917307"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growing seasons</w:t>
      </w:r>
      <w:r w:rsidR="005A7529" w:rsidRPr="00F95F23">
        <w:rPr>
          <w:rFonts w:eastAsia="Times New Roman" w:cstheme="minorHAnsi"/>
          <w:color w:val="000000"/>
          <w:lang w:eastAsia="ca-ES"/>
        </w:rPr>
        <w:t xml:space="preserve">. </w:t>
      </w:r>
      <w:ins w:id="463" w:author="FRANCISCO DE BORJA JIMENEZ-ALFARO GONZALEZ" w:date="2024-02-15T13:06:00Z">
        <w:r w:rsidR="0027174C">
          <w:rPr>
            <w:rFonts w:eastAsia="Times New Roman" w:cstheme="minorHAnsi"/>
            <w:color w:val="000000"/>
            <w:lang w:eastAsia="ca-ES"/>
          </w:rPr>
          <w:t xml:space="preserve">We complemented the laboratory data with reciprocal sowing experiments </w:t>
        </w:r>
      </w:ins>
      <w:ins w:id="464" w:author="FRANCISCO DE BORJA JIMENEZ-ALFARO GONZALEZ" w:date="2024-02-15T13:07:00Z">
        <w:r w:rsidR="00EC2A67">
          <w:rPr>
            <w:rFonts w:eastAsia="Times New Roman" w:cstheme="minorHAnsi"/>
            <w:color w:val="000000"/>
            <w:lang w:eastAsia="ca-ES"/>
          </w:rPr>
          <w:t xml:space="preserve">in the field </w:t>
        </w:r>
      </w:ins>
      <w:ins w:id="465" w:author="FRANCISCO DE BORJA JIMENEZ-ALFARO GONZALEZ" w:date="2024-02-15T13:06:00Z">
        <w:r w:rsidR="0027174C">
          <w:rPr>
            <w:rFonts w:eastAsia="Times New Roman" w:cstheme="minorHAnsi"/>
            <w:color w:val="000000"/>
            <w:lang w:eastAsia="ca-ES"/>
          </w:rPr>
          <w:t xml:space="preserve">conducted </w:t>
        </w:r>
      </w:ins>
      <w:ins w:id="466" w:author="FRANCISCO DE BORJA JIMENEZ-ALFARO GONZALEZ" w:date="2024-02-16T12:38:00Z">
        <w:r w:rsidR="003A36CF">
          <w:rPr>
            <w:rFonts w:eastAsia="Times New Roman" w:cstheme="minorHAnsi"/>
            <w:color w:val="000000"/>
            <w:lang w:eastAsia="ca-ES"/>
          </w:rPr>
          <w:t>in</w:t>
        </w:r>
      </w:ins>
      <w:ins w:id="467" w:author="FRANCISCO DE BORJA JIMENEZ-ALFARO GONZALEZ" w:date="2024-02-15T13:07:00Z">
        <w:r w:rsidR="00EC2A67">
          <w:rPr>
            <w:rFonts w:eastAsia="Times New Roman" w:cstheme="minorHAnsi"/>
            <w:color w:val="000000"/>
            <w:lang w:eastAsia="ca-ES"/>
          </w:rPr>
          <w:t xml:space="preserve"> </w:t>
        </w:r>
        <w:proofErr w:type="spellStart"/>
        <w:r w:rsidR="00EC2A67">
          <w:rPr>
            <w:rFonts w:eastAsia="Times New Roman" w:cstheme="minorHAnsi"/>
            <w:color w:val="000000"/>
            <w:lang w:eastAsia="ca-ES"/>
          </w:rPr>
          <w:t>snowbed</w:t>
        </w:r>
        <w:proofErr w:type="spellEnd"/>
        <w:r w:rsidR="00EC2A67">
          <w:rPr>
            <w:rFonts w:eastAsia="Times New Roman" w:cstheme="minorHAnsi"/>
            <w:color w:val="000000"/>
            <w:lang w:eastAsia="ca-ES"/>
          </w:rPr>
          <w:t xml:space="preserve"> and fellfield conditions </w:t>
        </w:r>
      </w:ins>
      <w:ins w:id="468" w:author="FRANCISCO DE BORJA JIMENEZ-ALFARO GONZALEZ" w:date="2024-02-15T13:06:00Z">
        <w:r w:rsidR="0027174C">
          <w:rPr>
            <w:rFonts w:eastAsia="Times New Roman" w:cstheme="minorHAnsi"/>
            <w:color w:val="000000"/>
            <w:lang w:eastAsia="ca-ES"/>
          </w:rPr>
          <w:t xml:space="preserve">for </w:t>
        </w:r>
      </w:ins>
      <w:ins w:id="469" w:author="FRANCISCO DE BORJA JIMENEZ-ALFARO GONZALEZ" w:date="2024-02-16T12:38:00Z">
        <w:r w:rsidR="003A36CF">
          <w:rPr>
            <w:rFonts w:eastAsia="Times New Roman" w:cstheme="minorHAnsi"/>
            <w:color w:val="000000"/>
            <w:lang w:eastAsia="ca-ES"/>
          </w:rPr>
          <w:t>subset of</w:t>
        </w:r>
      </w:ins>
      <w:ins w:id="470" w:author="FRANCISCO DE BORJA JIMENEZ-ALFARO GONZALEZ" w:date="2024-02-15T13:07:00Z">
        <w:r w:rsidR="0027174C">
          <w:rPr>
            <w:rFonts w:eastAsia="Times New Roman" w:cstheme="minorHAnsi"/>
            <w:color w:val="000000"/>
            <w:lang w:eastAsia="ca-ES"/>
          </w:rPr>
          <w:t xml:space="preserve"> species.</w:t>
        </w:r>
      </w:ins>
      <w:ins w:id="471" w:author="FRANCISCO DE BORJA JIMENEZ-ALFARO GONZALEZ" w:date="2024-02-15T13:06:00Z">
        <w:r w:rsidR="0027174C">
          <w:rPr>
            <w:rFonts w:eastAsia="Times New Roman" w:cstheme="minorHAnsi"/>
            <w:color w:val="000000"/>
            <w:lang w:eastAsia="ca-ES"/>
          </w:rPr>
          <w:t xml:space="preserve"> </w:t>
        </w:r>
      </w:ins>
      <w:ins w:id="472" w:author="FRANCISCO DE BORJA JIMENEZ-ALFARO GONZALEZ" w:date="2024-02-16T12:38:00Z">
        <w:r w:rsidR="003A36CF">
          <w:rPr>
            <w:rFonts w:eastAsia="Times New Roman" w:cstheme="minorHAnsi"/>
            <w:color w:val="000000"/>
            <w:lang w:eastAsia="ca-ES"/>
          </w:rPr>
          <w:t>First</w:t>
        </w:r>
      </w:ins>
      <w:ins w:id="473" w:author="FRANCISCO DE BORJA JIMENEZ-ALFARO GONZALEZ" w:date="2024-02-16T12:40:00Z">
        <w:r w:rsidR="003D17D8">
          <w:rPr>
            <w:rFonts w:eastAsia="Times New Roman" w:cstheme="minorHAnsi"/>
            <w:color w:val="000000"/>
            <w:lang w:eastAsia="ca-ES"/>
          </w:rPr>
          <w:t>ly</w:t>
        </w:r>
      </w:ins>
      <w:ins w:id="474" w:author="FRANCISCO DE BORJA JIMENEZ-ALFARO GONZALEZ" w:date="2024-02-16T12:38:00Z">
        <w:r w:rsidR="003A36CF">
          <w:rPr>
            <w:rFonts w:eastAsia="Times New Roman" w:cstheme="minorHAnsi"/>
            <w:color w:val="000000"/>
            <w:lang w:eastAsia="ca-ES"/>
          </w:rPr>
          <w:t>, we ask</w:t>
        </w:r>
      </w:ins>
      <w:ins w:id="475" w:author="FRANCISCO DE BORJA JIMENEZ-ALFARO GONZALEZ" w:date="2024-02-16T12:40:00Z">
        <w:r w:rsidR="003D17D8">
          <w:rPr>
            <w:rFonts w:eastAsia="Times New Roman" w:cstheme="minorHAnsi"/>
            <w:color w:val="000000"/>
            <w:lang w:eastAsia="ca-ES"/>
          </w:rPr>
          <w:t>ed</w:t>
        </w:r>
      </w:ins>
      <w:ins w:id="476" w:author="FRANCISCO DE BORJA JIMENEZ-ALFARO GONZALEZ" w:date="2024-02-15T12:56:00Z">
        <w:r w:rsidR="00B34913">
          <w:rPr>
            <w:rFonts w:eastAsia="Times New Roman" w:cstheme="minorHAnsi"/>
            <w:color w:val="000000"/>
            <w:lang w:eastAsia="ca-ES"/>
          </w:rPr>
          <w:t xml:space="preserve"> </w:t>
        </w:r>
      </w:ins>
      <w:ins w:id="477" w:author="FRANCISCO DE BORJA JIMENEZ-ALFARO GONZALEZ" w:date="2024-02-15T12:58:00Z">
        <w:r w:rsidR="000F3AAE">
          <w:rPr>
            <w:rFonts w:eastAsia="Times New Roman" w:cstheme="minorHAnsi"/>
            <w:color w:val="000000"/>
            <w:lang w:eastAsia="ca-ES"/>
          </w:rPr>
          <w:t>at what extent</w:t>
        </w:r>
      </w:ins>
      <w:ins w:id="478" w:author="FRANCISCO DE BORJA JIMENEZ-ALFARO GONZALEZ" w:date="2024-02-15T12:56:00Z">
        <w:r w:rsidR="00B34913">
          <w:rPr>
            <w:rFonts w:eastAsia="Times New Roman" w:cstheme="minorHAnsi"/>
            <w:color w:val="000000"/>
            <w:lang w:eastAsia="ca-ES"/>
          </w:rPr>
          <w:t xml:space="preserve"> </w:t>
        </w:r>
        <w:r w:rsidR="00B34913" w:rsidRPr="00F95F23">
          <w:rPr>
            <w:rFonts w:eastAsia="Times New Roman" w:cstheme="minorHAnsi"/>
            <w:color w:val="000000"/>
            <w:lang w:eastAsia="ca-ES"/>
          </w:rPr>
          <w:t xml:space="preserve">microclimatic </w:t>
        </w:r>
        <w:r w:rsidR="00B34913">
          <w:rPr>
            <w:rFonts w:eastAsia="Times New Roman" w:cstheme="minorHAnsi"/>
            <w:color w:val="000000"/>
            <w:lang w:eastAsia="ca-ES"/>
          </w:rPr>
          <w:t>contrasting conditions</w:t>
        </w:r>
        <w:r w:rsidR="00B34913" w:rsidRPr="00F95F23">
          <w:rPr>
            <w:rFonts w:eastAsia="Times New Roman" w:cstheme="minorHAnsi"/>
            <w:color w:val="000000"/>
            <w:lang w:eastAsia="ca-ES"/>
          </w:rPr>
          <w:t xml:space="preserve"> </w:t>
        </w:r>
        <w:r w:rsidR="00B34913">
          <w:rPr>
            <w:rFonts w:eastAsia="Times New Roman" w:cstheme="minorHAnsi"/>
            <w:color w:val="000000"/>
            <w:lang w:eastAsia="ca-ES"/>
          </w:rPr>
          <w:t xml:space="preserve">occurring in alpine systems </w:t>
        </w:r>
        <w:r w:rsidR="00B34913" w:rsidRPr="00F95F23">
          <w:rPr>
            <w:rFonts w:eastAsia="Times New Roman" w:cstheme="minorHAnsi"/>
            <w:color w:val="000000"/>
            <w:lang w:eastAsia="ca-ES"/>
          </w:rPr>
          <w:t xml:space="preserve">modify germination </w:t>
        </w:r>
        <w:r w:rsidR="00B34913" w:rsidRPr="00F95F23">
          <w:rPr>
            <w:rFonts w:eastAsia="Arial" w:cstheme="minorHAnsi"/>
          </w:rPr>
          <w:t>phenology</w:t>
        </w:r>
        <w:r w:rsidR="00B34913">
          <w:rPr>
            <w:rFonts w:eastAsia="Arial" w:cstheme="minorHAnsi"/>
          </w:rPr>
          <w:t>.</w:t>
        </w:r>
        <w:r w:rsidR="00B34913">
          <w:rPr>
            <w:rFonts w:eastAsia="Times New Roman" w:cstheme="minorHAnsi"/>
            <w:color w:val="000000"/>
            <w:lang w:eastAsia="ca-ES"/>
          </w:rPr>
          <w:t xml:space="preserve"> </w:t>
        </w:r>
      </w:ins>
      <w:ins w:id="479" w:author="FRANCISCO DE BORJA JIMENEZ-ALFARO GONZALEZ" w:date="2024-02-15T12:51:00Z">
        <w:r w:rsidR="00452A0A">
          <w:rPr>
            <w:rFonts w:eastAsia="Times New Roman" w:cstheme="minorHAnsi"/>
            <w:color w:val="000000"/>
            <w:lang w:eastAsia="ca-ES"/>
          </w:rPr>
          <w:t>We</w:t>
        </w:r>
      </w:ins>
      <w:ins w:id="480" w:author="FRANCISCO DE BORJA JIMENEZ-ALFARO GONZALEZ" w:date="2024-02-15T12:50:00Z">
        <w:r w:rsidR="00452A0A">
          <w:rPr>
            <w:rFonts w:eastAsia="Times New Roman" w:cstheme="minorHAnsi"/>
            <w:color w:val="000000"/>
            <w:lang w:eastAsia="ca-ES"/>
          </w:rPr>
          <w:t xml:space="preserve"> </w:t>
        </w:r>
      </w:ins>
      <w:ins w:id="481" w:author="FRANCISCO DE BORJA JIMENEZ-ALFARO GONZALEZ" w:date="2024-02-15T12:51:00Z">
        <w:r w:rsidR="00452A0A">
          <w:rPr>
            <w:rFonts w:eastAsia="Times New Roman" w:cstheme="minorHAnsi"/>
            <w:color w:val="000000"/>
            <w:lang w:eastAsia="ca-ES"/>
          </w:rPr>
          <w:t xml:space="preserve">hypothesized that </w:t>
        </w:r>
      </w:ins>
      <w:del w:id="482" w:author="FRANCISCO DE BORJA JIMENEZ-ALFARO GONZALEZ" w:date="2024-02-15T12:40:00Z">
        <w:r w:rsidR="0004271E" w:rsidRPr="00F95F23" w:rsidDel="00F62339">
          <w:rPr>
            <w:rFonts w:eastAsia="Times New Roman" w:cstheme="minorHAnsi"/>
            <w:color w:val="000000"/>
            <w:lang w:eastAsia="ca-ES"/>
          </w:rPr>
          <w:delText xml:space="preserve">The specific </w:delText>
        </w:r>
        <w:r w:rsidR="009B5044" w:rsidRPr="00F95F23" w:rsidDel="00F62339">
          <w:rPr>
            <w:rFonts w:eastAsia="Times New Roman" w:cstheme="minorHAnsi"/>
            <w:color w:val="000000"/>
            <w:lang w:eastAsia="ca-ES"/>
          </w:rPr>
          <w:delText xml:space="preserve">questions </w:delText>
        </w:r>
        <w:r w:rsidR="00DA4E34" w:rsidRPr="00F95F23" w:rsidDel="00F62339">
          <w:rPr>
            <w:rFonts w:eastAsia="Times New Roman" w:cstheme="minorHAnsi"/>
            <w:color w:val="000000"/>
            <w:lang w:eastAsia="ca-ES"/>
          </w:rPr>
          <w:delText xml:space="preserve">we want to investigate </w:delText>
        </w:r>
        <w:r w:rsidR="004B105B" w:rsidRPr="00F95F23" w:rsidDel="00F62339">
          <w:rPr>
            <w:rFonts w:eastAsia="Times New Roman" w:cstheme="minorHAnsi"/>
            <w:color w:val="000000"/>
            <w:lang w:eastAsia="ca-ES"/>
          </w:rPr>
          <w:delText>are</w:delText>
        </w:r>
        <w:r w:rsidR="00717B6D" w:rsidRPr="00F95F23" w:rsidDel="00F62339">
          <w:rPr>
            <w:rFonts w:eastAsia="Times New Roman" w:cstheme="minorHAnsi"/>
            <w:color w:val="000000"/>
            <w:lang w:eastAsia="ca-ES"/>
          </w:rPr>
          <w:delText>:</w:delText>
        </w:r>
        <w:r w:rsidR="0004271E" w:rsidRPr="00F95F23" w:rsidDel="00F62339">
          <w:rPr>
            <w:rFonts w:eastAsia="Times New Roman" w:cstheme="minorHAnsi"/>
            <w:color w:val="000000"/>
            <w:lang w:eastAsia="ca-ES"/>
          </w:rPr>
          <w:delText xml:space="preserve"> </w:delText>
        </w:r>
        <w:r w:rsidR="004B105B" w:rsidRPr="00F95F23" w:rsidDel="00F62339">
          <w:rPr>
            <w:rFonts w:eastAsia="Times New Roman" w:cstheme="minorHAnsi"/>
            <w:color w:val="000000"/>
            <w:lang w:eastAsia="ca-ES"/>
          </w:rPr>
          <w:delText xml:space="preserve">(1) </w:delText>
        </w:r>
        <w:r w:rsidR="0004271E" w:rsidRPr="00F95F23" w:rsidDel="00F62339">
          <w:rPr>
            <w:rFonts w:eastAsia="Times New Roman" w:cstheme="minorHAnsi"/>
            <w:color w:val="000000"/>
            <w:lang w:eastAsia="ca-ES"/>
          </w:rPr>
          <w:delText xml:space="preserve">will microclimatic </w:delText>
        </w:r>
        <w:r w:rsidR="00417FF0" w:rsidRPr="00F95F23" w:rsidDel="00F62339">
          <w:rPr>
            <w:rFonts w:eastAsia="Times New Roman" w:cstheme="minorHAnsi"/>
            <w:color w:val="000000"/>
            <w:lang w:eastAsia="ca-ES"/>
          </w:rPr>
          <w:delText>scenarios</w:delText>
        </w:r>
        <w:r w:rsidR="0004271E" w:rsidRPr="00F95F23" w:rsidDel="00F62339">
          <w:rPr>
            <w:rFonts w:eastAsia="Times New Roman" w:cstheme="minorHAnsi"/>
            <w:color w:val="000000"/>
            <w:lang w:eastAsia="ca-ES"/>
          </w:rPr>
          <w:delText xml:space="preserve"> modify the germination </w:delText>
        </w:r>
        <w:r w:rsidR="00717B6D" w:rsidRPr="00F95F23" w:rsidDel="00F62339">
          <w:rPr>
            <w:rFonts w:eastAsia="Arial" w:cstheme="minorHAnsi"/>
          </w:rPr>
          <w:delText>phenology</w:delText>
        </w:r>
        <w:r w:rsidR="0004271E" w:rsidRPr="00F95F23" w:rsidDel="00F62339">
          <w:rPr>
            <w:rFonts w:eastAsia="Times New Roman" w:cstheme="minorHAnsi"/>
            <w:color w:val="000000"/>
            <w:lang w:eastAsia="ca-ES"/>
          </w:rPr>
          <w:delText xml:space="preserve"> of alpine </w:delText>
        </w:r>
        <w:r w:rsidR="00EF2412" w:rsidRPr="00F95F23" w:rsidDel="00F62339">
          <w:rPr>
            <w:rFonts w:eastAsia="Times New Roman" w:cstheme="minorHAnsi"/>
            <w:color w:val="000000"/>
            <w:lang w:eastAsia="ca-ES"/>
          </w:rPr>
          <w:delText xml:space="preserve">grassland </w:delText>
        </w:r>
        <w:r w:rsidR="00717B6D" w:rsidRPr="00F95F23" w:rsidDel="00F62339">
          <w:rPr>
            <w:rFonts w:eastAsia="Times New Roman" w:cstheme="minorHAnsi"/>
            <w:color w:val="000000"/>
            <w:lang w:eastAsia="ca-ES"/>
          </w:rPr>
          <w:delText>communities</w:delText>
        </w:r>
        <w:r w:rsidR="0004271E" w:rsidRPr="00F95F23" w:rsidDel="00F62339">
          <w:rPr>
            <w:rFonts w:eastAsia="Times New Roman" w:cstheme="minorHAnsi"/>
            <w:color w:val="000000"/>
            <w:lang w:eastAsia="ca-ES"/>
          </w:rPr>
          <w:delText xml:space="preserve">? And (2) </w:delText>
        </w:r>
        <w:r w:rsidR="00717B6D" w:rsidRPr="00F95F23" w:rsidDel="00F62339">
          <w:rPr>
            <w:rFonts w:eastAsia="Times New Roman" w:cstheme="minorHAnsi"/>
            <w:color w:val="000000"/>
            <w:lang w:eastAsia="ca-ES"/>
          </w:rPr>
          <w:delText>do</w:delText>
        </w:r>
        <w:r w:rsidR="0004271E" w:rsidRPr="00F95F23" w:rsidDel="00F62339">
          <w:rPr>
            <w:rFonts w:eastAsia="Times New Roman" w:cstheme="minorHAnsi"/>
            <w:color w:val="000000"/>
            <w:lang w:eastAsia="ca-ES"/>
          </w:rPr>
          <w:delText xml:space="preserve"> alpine </w:delText>
        </w:r>
        <w:r w:rsidR="00EF2412" w:rsidRPr="00F95F23" w:rsidDel="00F62339">
          <w:rPr>
            <w:rFonts w:eastAsia="Times New Roman" w:cstheme="minorHAnsi"/>
            <w:color w:val="000000"/>
            <w:lang w:eastAsia="ca-ES"/>
          </w:rPr>
          <w:delText xml:space="preserve">grassland </w:delText>
        </w:r>
        <w:r w:rsidR="00717B6D" w:rsidRPr="00F95F23" w:rsidDel="00F62339">
          <w:rPr>
            <w:rFonts w:eastAsia="Times New Roman" w:cstheme="minorHAnsi"/>
            <w:color w:val="000000"/>
            <w:lang w:eastAsia="ca-ES"/>
          </w:rPr>
          <w:delText xml:space="preserve">communities </w:delText>
        </w:r>
        <w:r w:rsidR="0004271E" w:rsidRPr="00F95F23" w:rsidDel="00F62339">
          <w:rPr>
            <w:rFonts w:eastAsia="Times New Roman" w:cstheme="minorHAnsi"/>
            <w:color w:val="000000"/>
            <w:lang w:eastAsia="ca-ES"/>
          </w:rPr>
          <w:delText xml:space="preserve">from different </w:delText>
        </w:r>
        <w:r w:rsidR="00B7500F" w:rsidRPr="00F95F23" w:rsidDel="00F62339">
          <w:rPr>
            <w:rFonts w:eastAsia="Times New Roman" w:cstheme="minorHAnsi"/>
            <w:color w:val="000000"/>
            <w:lang w:eastAsia="ca-ES"/>
          </w:rPr>
          <w:delText>systems (with different macroclimates)</w:delText>
        </w:r>
        <w:r w:rsidR="0004271E" w:rsidRPr="00F95F23" w:rsidDel="00F62339">
          <w:rPr>
            <w:rFonts w:eastAsia="Times New Roman" w:cstheme="minorHAnsi"/>
            <w:color w:val="000000"/>
            <w:lang w:eastAsia="ca-ES"/>
          </w:rPr>
          <w:delText xml:space="preserve"> show different patterns of germination </w:delText>
        </w:r>
        <w:r w:rsidR="00717B6D" w:rsidRPr="00F95F23" w:rsidDel="00F62339">
          <w:rPr>
            <w:rFonts w:eastAsia="Arial" w:cstheme="minorHAnsi"/>
          </w:rPr>
          <w:delText>phenology</w:delText>
        </w:r>
        <w:r w:rsidR="009F48E1" w:rsidRPr="00F95F23" w:rsidDel="00F62339">
          <w:rPr>
            <w:rFonts w:eastAsia="Arial" w:cstheme="minorHAnsi"/>
          </w:rPr>
          <w:delText xml:space="preserve"> and respond differently to microclimatic conditio</w:delText>
        </w:r>
      </w:del>
      <w:del w:id="483" w:author="FRANCISCO DE BORJA JIMENEZ-ALFARO GONZALEZ" w:date="2024-02-15T12:51:00Z">
        <w:r w:rsidR="009F48E1" w:rsidRPr="00F95F23" w:rsidDel="00452A0A">
          <w:rPr>
            <w:rFonts w:eastAsia="Arial" w:cstheme="minorHAnsi"/>
          </w:rPr>
          <w:delText>ns</w:delText>
        </w:r>
        <w:r w:rsidR="0004271E" w:rsidRPr="00F95F23" w:rsidDel="00452A0A">
          <w:rPr>
            <w:rFonts w:eastAsia="Times New Roman" w:cstheme="minorHAnsi"/>
            <w:color w:val="000000"/>
            <w:lang w:eastAsia="ca-ES"/>
          </w:rPr>
          <w:delText xml:space="preserve">? </w:delText>
        </w:r>
        <w:r w:rsidR="00F91E0F" w:rsidRPr="00F95F23" w:rsidDel="00452A0A">
          <w:rPr>
            <w:rFonts w:eastAsia="Arial" w:cstheme="minorHAnsi"/>
          </w:rPr>
          <w:delText xml:space="preserve">Regarding </w:delText>
        </w:r>
        <w:r w:rsidR="00717B6D" w:rsidRPr="00F95F23" w:rsidDel="00452A0A">
          <w:rPr>
            <w:rFonts w:eastAsia="Arial" w:cstheme="minorHAnsi"/>
          </w:rPr>
          <w:delText>ou</w:delText>
        </w:r>
        <w:r w:rsidR="00302D9F" w:rsidRPr="00F95F23" w:rsidDel="00452A0A">
          <w:rPr>
            <w:rFonts w:eastAsia="Arial" w:cstheme="minorHAnsi"/>
          </w:rPr>
          <w:delText>r</w:delText>
        </w:r>
        <w:r w:rsidR="00717B6D" w:rsidRPr="00F95F23" w:rsidDel="00452A0A">
          <w:rPr>
            <w:rFonts w:eastAsia="Arial" w:cstheme="minorHAnsi"/>
          </w:rPr>
          <w:delText xml:space="preserve"> </w:delText>
        </w:r>
        <w:r w:rsidR="004B105B" w:rsidRPr="00F95F23" w:rsidDel="00452A0A">
          <w:rPr>
            <w:rFonts w:eastAsia="Arial" w:cstheme="minorHAnsi"/>
          </w:rPr>
          <w:delText>first question</w:delText>
        </w:r>
        <w:r w:rsidR="00F91E0F" w:rsidRPr="00F95F23" w:rsidDel="00452A0A">
          <w:rPr>
            <w:rFonts w:eastAsia="Arial" w:cstheme="minorHAnsi"/>
          </w:rPr>
          <w:delText>,</w:delText>
        </w:r>
        <w:r w:rsidR="004B105B" w:rsidRPr="00F95F23" w:rsidDel="00452A0A">
          <w:rPr>
            <w:rFonts w:eastAsia="Arial" w:cstheme="minorHAnsi"/>
          </w:rPr>
          <w:delText xml:space="preserve"> w</w:delText>
        </w:r>
        <w:r w:rsidR="00B17E5D" w:rsidRPr="00F95F23" w:rsidDel="00452A0A">
          <w:rPr>
            <w:rFonts w:eastAsia="Arial" w:cstheme="minorHAnsi"/>
          </w:rPr>
          <w:delText xml:space="preserve">e </w:delText>
        </w:r>
        <w:r w:rsidR="00203E14" w:rsidRPr="00F95F23" w:rsidDel="00452A0A">
          <w:rPr>
            <w:rFonts w:eastAsia="Arial" w:cstheme="minorHAnsi"/>
          </w:rPr>
          <w:delText>hypothesize</w:delText>
        </w:r>
        <w:r w:rsidR="00B17E5D" w:rsidRPr="00F95F23" w:rsidDel="00452A0A">
          <w:rPr>
            <w:rFonts w:eastAsia="Arial" w:cstheme="minorHAnsi"/>
          </w:rPr>
          <w:delText xml:space="preserve"> that </w:delText>
        </w:r>
        <w:r w:rsidR="00145DAA" w:rsidRPr="00F95F23" w:rsidDel="00452A0A">
          <w:rPr>
            <w:rFonts w:eastAsia="Arial" w:cstheme="minorHAnsi"/>
          </w:rPr>
          <w:delText xml:space="preserve">microclimatic </w:delText>
        </w:r>
        <w:r w:rsidR="005A7529" w:rsidRPr="00F95F23" w:rsidDel="00452A0A">
          <w:rPr>
            <w:rFonts w:eastAsia="Arial" w:cstheme="minorHAnsi"/>
          </w:rPr>
          <w:delText>scenarios</w:delText>
        </w:r>
        <w:r w:rsidR="00145DAA" w:rsidRPr="00F95F23" w:rsidDel="00452A0A">
          <w:rPr>
            <w:rFonts w:eastAsia="Arial" w:cstheme="minorHAnsi"/>
          </w:rPr>
          <w:delText xml:space="preserve"> </w:delText>
        </w:r>
        <w:r w:rsidR="00B17E5D" w:rsidRPr="00F95F23" w:rsidDel="00452A0A">
          <w:rPr>
            <w:rFonts w:eastAsia="Arial" w:cstheme="minorHAnsi"/>
          </w:rPr>
          <w:delText xml:space="preserve">will </w:delText>
        </w:r>
        <w:r w:rsidR="00FC2793" w:rsidRPr="00F95F23" w:rsidDel="00452A0A">
          <w:rPr>
            <w:rFonts w:eastAsia="Arial" w:cstheme="minorHAnsi"/>
          </w:rPr>
          <w:delText>drive</w:delText>
        </w:r>
        <w:r w:rsidR="00F91E0F" w:rsidRPr="00F95F23" w:rsidDel="00452A0A">
          <w:rPr>
            <w:rFonts w:eastAsia="Arial" w:cstheme="minorHAnsi"/>
          </w:rPr>
          <w:delText xml:space="preserve"> </w:delText>
        </w:r>
        <w:r w:rsidR="00B17E5D" w:rsidRPr="00F95F23" w:rsidDel="00452A0A">
          <w:rPr>
            <w:rFonts w:eastAsia="Arial" w:cstheme="minorHAnsi"/>
          </w:rPr>
          <w:delText xml:space="preserve">differences in the germination </w:delText>
        </w:r>
        <w:r w:rsidR="00F91E0F" w:rsidRPr="00F95F23" w:rsidDel="00452A0A">
          <w:rPr>
            <w:rFonts w:eastAsia="Arial" w:cstheme="minorHAnsi"/>
          </w:rPr>
          <w:delText>phenology</w:delText>
        </w:r>
        <w:r w:rsidR="00CF04D6" w:rsidRPr="00F95F23" w:rsidDel="00452A0A">
          <w:rPr>
            <w:rFonts w:eastAsia="Arial" w:cstheme="minorHAnsi"/>
          </w:rPr>
          <w:delText>.</w:delText>
        </w:r>
        <w:r w:rsidR="00B17E5D" w:rsidRPr="00F95F23" w:rsidDel="00452A0A">
          <w:rPr>
            <w:rFonts w:eastAsia="Times New Roman" w:cstheme="minorHAnsi"/>
            <w:color w:val="000000"/>
            <w:lang w:eastAsia="ca-ES"/>
          </w:rPr>
          <w:delText xml:space="preserve"> </w:delText>
        </w:r>
        <w:r w:rsidR="001A7F93" w:rsidRPr="00F95F23" w:rsidDel="00452A0A">
          <w:rPr>
            <w:rFonts w:eastAsia="Times New Roman" w:cstheme="minorHAnsi"/>
            <w:color w:val="000000"/>
            <w:lang w:eastAsia="ca-ES"/>
          </w:rPr>
          <w:delText>W</w:delText>
        </w:r>
        <w:r w:rsidR="00B17E5D" w:rsidRPr="00F95F23" w:rsidDel="00452A0A">
          <w:rPr>
            <w:rFonts w:eastAsia="Times New Roman" w:cstheme="minorHAnsi"/>
            <w:color w:val="000000"/>
            <w:lang w:eastAsia="ca-ES"/>
          </w:rPr>
          <w:delText xml:space="preserve">e expect </w:delText>
        </w:r>
      </w:del>
      <w:del w:id="484" w:author="FRANCISCO DE BORJA JIMENEZ-ALFARO GONZALEZ" w:date="2024-02-16T12:39:00Z">
        <w:r w:rsidR="00123C88" w:rsidRPr="00F95F23" w:rsidDel="00D51CDE">
          <w:rPr>
            <w:rFonts w:eastAsia="Times New Roman" w:cstheme="minorHAnsi"/>
            <w:color w:val="000000"/>
            <w:lang w:eastAsia="ca-ES"/>
          </w:rPr>
          <w:delText xml:space="preserve">the </w:delText>
        </w:r>
      </w:del>
      <w:r w:rsidR="00F91E0F" w:rsidRPr="00F95F23">
        <w:rPr>
          <w:rFonts w:eastAsia="Times New Roman" w:cstheme="minorHAnsi"/>
          <w:color w:val="000000"/>
          <w:lang w:eastAsia="ca-ES"/>
        </w:rPr>
        <w:t xml:space="preserve">fellfield </w:t>
      </w:r>
      <w:del w:id="485" w:author="FRANCISCO DE BORJA JIMENEZ-ALFARO GONZALEZ" w:date="2024-02-16T12:39:00Z">
        <w:r w:rsidR="00CE1CA6" w:rsidRPr="00F95F23" w:rsidDel="00D51CDE">
          <w:rPr>
            <w:rFonts w:eastAsia="Times New Roman" w:cstheme="minorHAnsi"/>
            <w:color w:val="000000"/>
            <w:lang w:eastAsia="ca-ES"/>
          </w:rPr>
          <w:delText>scenario</w:delText>
        </w:r>
        <w:r w:rsidR="00F91E0F" w:rsidRPr="00F95F23" w:rsidDel="00D51CDE">
          <w:rPr>
            <w:rFonts w:eastAsia="Times New Roman" w:cstheme="minorHAnsi"/>
            <w:color w:val="000000"/>
            <w:lang w:eastAsia="ca-ES"/>
          </w:rPr>
          <w:delText xml:space="preserve"> </w:delText>
        </w:r>
      </w:del>
      <w:ins w:id="486" w:author="FRANCISCO DE BORJA JIMENEZ-ALFARO GONZALEZ" w:date="2024-02-16T12:39:00Z">
        <w:r w:rsidR="00D51CDE">
          <w:rPr>
            <w:rFonts w:eastAsia="Times New Roman" w:cstheme="minorHAnsi"/>
            <w:color w:val="000000"/>
            <w:lang w:eastAsia="ca-ES"/>
          </w:rPr>
          <w:t>conditions</w:t>
        </w:r>
        <w:r w:rsidR="00D51CDE" w:rsidRPr="00F95F23">
          <w:rPr>
            <w:rFonts w:eastAsia="Times New Roman" w:cstheme="minorHAnsi"/>
            <w:color w:val="000000"/>
            <w:lang w:eastAsia="ca-ES"/>
          </w:rPr>
          <w:t xml:space="preserve"> </w:t>
        </w:r>
      </w:ins>
      <w:del w:id="487" w:author="FRANCISCO DE BORJA JIMENEZ-ALFARO GONZALEZ" w:date="2024-02-15T12:51:00Z">
        <w:r w:rsidR="00B17E5D" w:rsidRPr="00F95F23" w:rsidDel="00452A0A">
          <w:rPr>
            <w:rFonts w:eastAsia="Times New Roman" w:cstheme="minorHAnsi"/>
            <w:color w:val="000000"/>
            <w:lang w:eastAsia="ca-ES"/>
          </w:rPr>
          <w:delText xml:space="preserve">to </w:delText>
        </w:r>
      </w:del>
      <w:ins w:id="488" w:author="FRANCISCO DE BORJA JIMENEZ-ALFARO GONZALEZ" w:date="2024-02-15T12:51:00Z">
        <w:r w:rsidR="00452A0A">
          <w:rPr>
            <w:rFonts w:eastAsia="Times New Roman" w:cstheme="minorHAnsi"/>
            <w:color w:val="000000"/>
            <w:lang w:eastAsia="ca-ES"/>
          </w:rPr>
          <w:t>will</w:t>
        </w:r>
        <w:r w:rsidR="00452A0A" w:rsidRPr="00F95F23">
          <w:rPr>
            <w:rFonts w:eastAsia="Times New Roman" w:cstheme="minorHAnsi"/>
            <w:color w:val="000000"/>
            <w:lang w:eastAsia="ca-ES"/>
          </w:rPr>
          <w:t xml:space="preserve"> </w:t>
        </w:r>
      </w:ins>
      <w:r w:rsidR="00F91E0F" w:rsidRPr="00F95F23">
        <w:rPr>
          <w:rFonts w:eastAsia="Times New Roman" w:cstheme="minorHAnsi"/>
          <w:color w:val="000000"/>
          <w:lang w:eastAsia="ca-ES"/>
        </w:rPr>
        <w:t xml:space="preserve">result </w:t>
      </w:r>
      <w:r w:rsidR="00136B72" w:rsidRPr="00F95F23">
        <w:rPr>
          <w:rFonts w:eastAsia="Times New Roman" w:cstheme="minorHAnsi"/>
          <w:color w:val="000000"/>
          <w:lang w:eastAsia="ca-ES"/>
        </w:rPr>
        <w:t>in higher total germination,</w:t>
      </w:r>
      <w:r w:rsidR="00F91E0F" w:rsidRPr="00F95F23">
        <w:rPr>
          <w:rFonts w:eastAsia="Times New Roman" w:cstheme="minorHAnsi"/>
          <w:color w:val="000000"/>
          <w:lang w:eastAsia="ca-ES"/>
        </w:rPr>
        <w:t xml:space="preserve"> </w:t>
      </w:r>
      <w:del w:id="489" w:author="FRANCISCO DE BORJA JIMENEZ-ALFARO GONZALEZ" w:date="2024-02-15T12:51:00Z">
        <w:r w:rsidR="00650F90" w:rsidRPr="00F95F23" w:rsidDel="00AB5B9A">
          <w:rPr>
            <w:rFonts w:eastAsia="Times New Roman" w:cstheme="minorHAnsi"/>
            <w:color w:val="000000"/>
            <w:lang w:eastAsia="ca-ES"/>
          </w:rPr>
          <w:delText xml:space="preserve">higher </w:delText>
        </w:r>
      </w:del>
      <w:ins w:id="490" w:author="FRANCISCO DE BORJA JIMENEZ-ALFARO GONZALEZ" w:date="2024-02-15T12:51:00Z">
        <w:r w:rsidR="00AB5B9A">
          <w:rPr>
            <w:rFonts w:eastAsia="Times New Roman" w:cstheme="minorHAnsi"/>
            <w:color w:val="000000"/>
            <w:lang w:eastAsia="ca-ES"/>
          </w:rPr>
          <w:t>earlier</w:t>
        </w:r>
        <w:r w:rsidR="00AB5B9A" w:rsidRPr="00F95F23">
          <w:rPr>
            <w:rFonts w:eastAsia="Times New Roman" w:cstheme="minorHAnsi"/>
            <w:color w:val="000000"/>
            <w:lang w:eastAsia="ca-ES"/>
          </w:rPr>
          <w:t xml:space="preserve"> </w:t>
        </w:r>
      </w:ins>
      <w:r w:rsidR="00650F90" w:rsidRPr="00F95F23">
        <w:rPr>
          <w:rFonts w:eastAsia="Times New Roman" w:cstheme="minorHAnsi"/>
          <w:color w:val="000000"/>
          <w:lang w:eastAsia="ca-ES"/>
        </w:rPr>
        <w:t>germination</w:t>
      </w:r>
      <w:del w:id="491" w:author="FRANCISCO DE BORJA JIMENEZ-ALFARO GONZALEZ" w:date="2024-02-15T12:51:00Z">
        <w:r w:rsidR="00650F90" w:rsidRPr="00F95F23" w:rsidDel="00AB5B9A">
          <w:rPr>
            <w:rFonts w:eastAsia="Times New Roman" w:cstheme="minorHAnsi"/>
            <w:color w:val="000000"/>
            <w:lang w:eastAsia="ca-ES"/>
          </w:rPr>
          <w:delText xml:space="preserve"> in</w:delText>
        </w:r>
        <w:r w:rsidR="00FE3E78" w:rsidRPr="00F95F23" w:rsidDel="00AB5B9A">
          <w:rPr>
            <w:rFonts w:eastAsia="Times New Roman" w:cstheme="minorHAnsi"/>
            <w:color w:val="000000"/>
            <w:lang w:eastAsia="ca-ES"/>
          </w:rPr>
          <w:delText xml:space="preserve"> early season</w:delText>
        </w:r>
      </w:del>
      <w:r w:rsidR="00FE3E78"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and</w:t>
      </w:r>
      <w:r w:rsidR="00B17E5D" w:rsidRPr="00F95F23">
        <w:rPr>
          <w:rFonts w:eastAsia="Times New Roman" w:cstheme="minorHAnsi"/>
          <w:color w:val="000000"/>
          <w:lang w:eastAsia="ca-ES"/>
        </w:rPr>
        <w:t xml:space="preserve"> lower or no germination </w:t>
      </w:r>
      <w:r w:rsidR="00BD7A1C" w:rsidRPr="00F95F23">
        <w:rPr>
          <w:rFonts w:eastAsia="Times New Roman" w:cstheme="minorHAnsi"/>
          <w:color w:val="000000"/>
          <w:lang w:eastAsia="ca-ES"/>
        </w:rPr>
        <w:t>during</w:t>
      </w:r>
      <w:r w:rsidR="00351EA5" w:rsidRPr="00F95F23">
        <w:rPr>
          <w:rFonts w:eastAsia="Times New Roman" w:cstheme="minorHAnsi"/>
          <w:color w:val="000000"/>
          <w:lang w:eastAsia="ca-ES"/>
        </w:rPr>
        <w:t xml:space="preserve"> winter</w:t>
      </w:r>
      <w:del w:id="492" w:author="FRANCISCO DE BORJA JIMENEZ-ALFARO GONZALEZ" w:date="2024-02-15T12:51:00Z">
        <w:r w:rsidR="00B17E5D" w:rsidRPr="00F95F23" w:rsidDel="00AB5B9A">
          <w:rPr>
            <w:rFonts w:eastAsia="Times New Roman" w:cstheme="minorHAnsi"/>
            <w:color w:val="000000"/>
            <w:lang w:eastAsia="ca-ES"/>
          </w:rPr>
          <w:delText>.</w:delText>
        </w:r>
      </w:del>
      <w:ins w:id="493" w:author="FRANCISCO DE BORJA JIMENEZ-ALFARO GONZALEZ" w:date="2024-02-15T12:51:00Z">
        <w:r w:rsidR="00AB5B9A">
          <w:rPr>
            <w:rFonts w:eastAsia="Times New Roman" w:cstheme="minorHAnsi"/>
            <w:color w:val="000000"/>
            <w:lang w:eastAsia="ca-ES"/>
          </w:rPr>
          <w:t>, while</w:t>
        </w:r>
      </w:ins>
      <w:del w:id="494" w:author="FRANCISCO DE BORJA JIMENEZ-ALFARO GONZALEZ" w:date="2024-02-15T12:51:00Z">
        <w:r w:rsidR="004430C8" w:rsidRPr="00F95F23" w:rsidDel="00AB5B9A">
          <w:rPr>
            <w:rFonts w:eastAsia="Arial" w:cstheme="minorHAnsi"/>
          </w:rPr>
          <w:delText xml:space="preserve"> </w:delText>
        </w:r>
        <w:r w:rsidR="00B17E5D" w:rsidRPr="00F95F23" w:rsidDel="00AB5B9A">
          <w:rPr>
            <w:rFonts w:eastAsia="Times New Roman" w:cstheme="minorHAnsi"/>
            <w:color w:val="000000"/>
            <w:lang w:eastAsia="ca-ES"/>
          </w:rPr>
          <w:delText>In</w:delText>
        </w:r>
      </w:del>
      <w:r w:rsidR="00B17E5D" w:rsidRPr="00F95F23">
        <w:rPr>
          <w:rFonts w:eastAsia="Times New Roman" w:cstheme="minorHAnsi"/>
          <w:color w:val="000000"/>
          <w:lang w:eastAsia="ca-ES"/>
        </w:rPr>
        <w:t xml:space="preserve"> </w:t>
      </w:r>
      <w:r w:rsidR="00123C88" w:rsidRPr="00F95F23">
        <w:rPr>
          <w:rFonts w:eastAsia="Times New Roman" w:cstheme="minorHAnsi"/>
          <w:color w:val="000000"/>
          <w:lang w:eastAsia="ca-ES"/>
        </w:rPr>
        <w:t xml:space="preserve">the </w:t>
      </w:r>
      <w:proofErr w:type="spellStart"/>
      <w:r w:rsidR="00717B6D" w:rsidRPr="00F95F23">
        <w:rPr>
          <w:rFonts w:eastAsia="Times New Roman" w:cstheme="minorHAnsi"/>
          <w:color w:val="000000"/>
          <w:lang w:eastAsia="ca-ES"/>
        </w:rPr>
        <w:t>snowbed</w:t>
      </w:r>
      <w:proofErr w:type="spellEnd"/>
      <w:r w:rsidR="00123C88" w:rsidRPr="00F95F23">
        <w:rPr>
          <w:rFonts w:eastAsia="Times New Roman" w:cstheme="minorHAnsi"/>
          <w:color w:val="000000"/>
          <w:lang w:eastAsia="ca-ES"/>
        </w:rPr>
        <w:t xml:space="preserve"> </w:t>
      </w:r>
      <w:del w:id="495" w:author="FRANCISCO DE BORJA JIMENEZ-ALFARO GONZALEZ" w:date="2024-02-15T12:52:00Z">
        <w:r w:rsidR="00123C88" w:rsidRPr="00F95F23" w:rsidDel="00AB5B9A">
          <w:rPr>
            <w:rFonts w:eastAsia="Times New Roman" w:cstheme="minorHAnsi"/>
            <w:color w:val="000000"/>
            <w:lang w:eastAsia="ca-ES"/>
          </w:rPr>
          <w:delText>scenario</w:delText>
        </w:r>
        <w:r w:rsidR="00717B6D" w:rsidRPr="00F95F23" w:rsidDel="00AB5B9A">
          <w:rPr>
            <w:rFonts w:eastAsia="Times New Roman" w:cstheme="minorHAnsi"/>
            <w:color w:val="000000"/>
            <w:lang w:eastAsia="ca-ES"/>
          </w:rPr>
          <w:delText xml:space="preserve">, we expect the </w:delText>
        </w:r>
      </w:del>
      <w:ins w:id="496" w:author="FRANCISCO DE BORJA JIMENEZ-ALFARO GONZALEZ" w:date="2024-02-15T12:52:00Z">
        <w:r w:rsidR="00AB5B9A">
          <w:rPr>
            <w:rFonts w:eastAsia="Times New Roman" w:cstheme="minorHAnsi"/>
            <w:color w:val="000000"/>
            <w:lang w:eastAsia="ca-ES"/>
          </w:rPr>
          <w:t xml:space="preserve">conditions will show </w:t>
        </w:r>
      </w:ins>
      <w:r w:rsidR="00717B6D" w:rsidRPr="00F95F23">
        <w:rPr>
          <w:rFonts w:eastAsia="Times New Roman" w:cstheme="minorHAnsi"/>
          <w:color w:val="000000"/>
          <w:lang w:eastAsia="ca-ES"/>
        </w:rPr>
        <w:t xml:space="preserve">opposite </w:t>
      </w:r>
      <w:del w:id="497" w:author="FRANCISCO DE BORJA JIMENEZ-ALFARO GONZALEZ" w:date="2024-02-16T12:39:00Z">
        <w:r w:rsidR="00717B6D" w:rsidRPr="00F95F23" w:rsidDel="000419FD">
          <w:rPr>
            <w:rFonts w:eastAsia="Times New Roman" w:cstheme="minorHAnsi"/>
            <w:color w:val="000000"/>
            <w:lang w:eastAsia="ca-ES"/>
          </w:rPr>
          <w:delText xml:space="preserve">germination </w:delText>
        </w:r>
      </w:del>
      <w:r w:rsidR="00717B6D" w:rsidRPr="00F95F23">
        <w:rPr>
          <w:rFonts w:eastAsia="Times New Roman" w:cstheme="minorHAnsi"/>
          <w:color w:val="000000"/>
          <w:lang w:eastAsia="ca-ES"/>
        </w:rPr>
        <w:t>pattern</w:t>
      </w:r>
      <w:ins w:id="498" w:author="FRANCISCO DE BORJA JIMENEZ-ALFARO GONZALEZ" w:date="2024-02-15T12:52:00Z">
        <w:r w:rsidR="00AB5B9A">
          <w:rPr>
            <w:rFonts w:eastAsia="Times New Roman" w:cstheme="minorHAnsi"/>
            <w:color w:val="000000"/>
            <w:lang w:eastAsia="ca-ES"/>
          </w:rPr>
          <w:t>s</w:t>
        </w:r>
      </w:ins>
      <w:r w:rsidR="009D614D" w:rsidRPr="00F95F23">
        <w:rPr>
          <w:rFonts w:eastAsia="Times New Roman" w:cstheme="minorHAnsi"/>
          <w:color w:val="000000"/>
          <w:lang w:eastAsia="ca-ES"/>
        </w:rPr>
        <w:t xml:space="preserve"> </w:t>
      </w:r>
      <w:del w:id="499" w:author="FRANCISCO DE BORJA JIMENEZ-ALFARO GONZALEZ" w:date="2024-02-15T12:52:00Z">
        <w:r w:rsidR="009D614D" w:rsidRPr="00F95F23" w:rsidDel="00AB5B9A">
          <w:rPr>
            <w:rFonts w:eastAsia="Times New Roman" w:cstheme="minorHAnsi"/>
            <w:color w:val="000000"/>
            <w:lang w:eastAsia="ca-ES"/>
          </w:rPr>
          <w:delText xml:space="preserve">with lower total germination, higher germination in late season </w:delText>
        </w:r>
      </w:del>
      <w:r w:rsidR="009D614D" w:rsidRPr="00F95F23">
        <w:rPr>
          <w:rFonts w:eastAsia="Times New Roman" w:cstheme="minorHAnsi"/>
          <w:color w:val="000000"/>
          <w:lang w:eastAsia="ca-ES"/>
        </w:rPr>
        <w:t xml:space="preserve">and some germination </w:t>
      </w:r>
      <w:del w:id="500" w:author="FRANCISCO DE BORJA JIMENEZ-ALFARO GONZALEZ" w:date="2024-02-15T12:52:00Z">
        <w:r w:rsidR="009D614D" w:rsidRPr="00F95F23" w:rsidDel="00AB5B9A">
          <w:rPr>
            <w:rFonts w:eastAsia="Times New Roman" w:cstheme="minorHAnsi"/>
            <w:color w:val="000000"/>
            <w:lang w:eastAsia="ca-ES"/>
          </w:rPr>
          <w:delText xml:space="preserve">happening </w:delText>
        </w:r>
      </w:del>
      <w:r w:rsidR="00BD7A1C" w:rsidRPr="00F95F23">
        <w:rPr>
          <w:rFonts w:eastAsia="Times New Roman" w:cstheme="minorHAnsi"/>
          <w:color w:val="000000"/>
          <w:lang w:eastAsia="ca-ES"/>
        </w:rPr>
        <w:t>under</w:t>
      </w:r>
      <w:r w:rsidR="009D614D" w:rsidRPr="00F95F23">
        <w:rPr>
          <w:rFonts w:eastAsia="Times New Roman" w:cstheme="minorHAnsi"/>
          <w:color w:val="000000"/>
          <w:lang w:eastAsia="ca-ES"/>
        </w:rPr>
        <w:t xml:space="preserve"> </w:t>
      </w:r>
      <w:commentRangeStart w:id="501"/>
      <w:r w:rsidR="009D614D" w:rsidRPr="00F95F23">
        <w:rPr>
          <w:rFonts w:eastAsia="Times New Roman" w:cstheme="minorHAnsi"/>
          <w:color w:val="000000"/>
          <w:lang w:eastAsia="ca-ES"/>
        </w:rPr>
        <w:t>winter</w:t>
      </w:r>
      <w:ins w:id="502" w:author="FRANCISCO DE BORJA JIMENEZ-ALFARO GONZALEZ" w:date="2024-02-15T12:52:00Z">
        <w:r w:rsidR="00AB5B9A">
          <w:rPr>
            <w:rFonts w:eastAsia="Times New Roman" w:cstheme="minorHAnsi"/>
            <w:color w:val="000000"/>
            <w:lang w:eastAsia="ca-ES"/>
          </w:rPr>
          <w:t xml:space="preserve"> (snow-covered)</w:t>
        </w:r>
      </w:ins>
      <w:r w:rsidR="00BD7A1C" w:rsidRPr="00F95F23">
        <w:rPr>
          <w:rFonts w:eastAsia="Times New Roman" w:cstheme="minorHAnsi"/>
          <w:color w:val="000000"/>
          <w:lang w:eastAsia="ca-ES"/>
        </w:rPr>
        <w:t xml:space="preserve"> </w:t>
      </w:r>
      <w:commentRangeEnd w:id="501"/>
      <w:r w:rsidR="00B20C67">
        <w:rPr>
          <w:rStyle w:val="CommentReference"/>
          <w:rFonts w:ascii="Calibri" w:eastAsia="Calibri" w:hAnsi="Calibri" w:cs="Calibri"/>
        </w:rPr>
        <w:commentReference w:id="501"/>
      </w:r>
      <w:r w:rsidR="00BD7A1C" w:rsidRPr="00F95F23">
        <w:rPr>
          <w:rFonts w:eastAsia="Times New Roman" w:cstheme="minorHAnsi"/>
          <w:color w:val="000000"/>
          <w:lang w:eastAsia="ca-ES"/>
        </w:rPr>
        <w:t>conditions</w:t>
      </w:r>
      <w:r w:rsidR="00B17E5D" w:rsidRPr="00F95F23">
        <w:rPr>
          <w:rFonts w:eastAsia="Times New Roman" w:cstheme="minorHAnsi"/>
          <w:color w:val="000000"/>
          <w:lang w:eastAsia="ca-ES"/>
        </w:rPr>
        <w:t>.</w:t>
      </w:r>
      <w:r w:rsidR="00717B6D" w:rsidRPr="00F95F23">
        <w:rPr>
          <w:rFonts w:eastAsia="Times New Roman" w:cstheme="minorHAnsi"/>
          <w:color w:val="000000"/>
          <w:lang w:eastAsia="ca-ES"/>
        </w:rPr>
        <w:t xml:space="preserve"> </w:t>
      </w:r>
      <w:ins w:id="503" w:author="FRANCISCO DE BORJA JIMENEZ-ALFARO GONZALEZ" w:date="2024-02-16T12:40:00Z">
        <w:r w:rsidR="003D17D8">
          <w:rPr>
            <w:rFonts w:eastAsia="Times New Roman" w:cstheme="minorHAnsi"/>
            <w:color w:val="000000"/>
            <w:lang w:eastAsia="ca-ES"/>
          </w:rPr>
          <w:t>Secondly, we ask</w:t>
        </w:r>
      </w:ins>
      <w:ins w:id="504" w:author="FRANCISCO DE BORJA JIMENEZ-ALFARO GONZALEZ" w:date="2024-02-15T12:57:00Z">
        <w:r w:rsidR="00CE57CD">
          <w:rPr>
            <w:rFonts w:eastAsia="Times New Roman" w:cstheme="minorHAnsi"/>
            <w:color w:val="000000"/>
            <w:lang w:eastAsia="ca-ES"/>
          </w:rPr>
          <w:t xml:space="preserve"> </w:t>
        </w:r>
        <w:r w:rsidR="00F46B38">
          <w:rPr>
            <w:rFonts w:eastAsia="Times New Roman" w:cstheme="minorHAnsi"/>
            <w:color w:val="000000"/>
            <w:lang w:eastAsia="ca-ES"/>
          </w:rPr>
          <w:t>whether</w:t>
        </w:r>
        <w:r w:rsidR="00CE57CD" w:rsidRPr="00F95F23">
          <w:rPr>
            <w:rFonts w:eastAsia="Times New Roman" w:cstheme="minorHAnsi"/>
            <w:color w:val="000000"/>
            <w:lang w:eastAsia="ca-ES"/>
          </w:rPr>
          <w:t xml:space="preserve"> alpine </w:t>
        </w:r>
        <w:r w:rsidR="00CE57CD">
          <w:rPr>
            <w:rFonts w:eastAsia="Times New Roman" w:cstheme="minorHAnsi"/>
            <w:color w:val="000000"/>
            <w:lang w:eastAsia="ca-ES"/>
          </w:rPr>
          <w:t>species</w:t>
        </w:r>
        <w:r w:rsidR="00CE57CD" w:rsidRPr="00F95F23">
          <w:rPr>
            <w:rFonts w:eastAsia="Times New Roman" w:cstheme="minorHAnsi"/>
            <w:color w:val="000000"/>
            <w:lang w:eastAsia="ca-ES"/>
          </w:rPr>
          <w:t xml:space="preserve"> from different macroclimates</w:t>
        </w:r>
      </w:ins>
      <w:ins w:id="505" w:author="FRANCISCO DE BORJA JIMENEZ-ALFARO GONZALEZ" w:date="2024-02-16T12:41:00Z">
        <w:r w:rsidR="00923D39">
          <w:rPr>
            <w:rFonts w:eastAsia="Times New Roman" w:cstheme="minorHAnsi"/>
            <w:color w:val="000000"/>
            <w:lang w:eastAsia="ca-ES"/>
          </w:rPr>
          <w:t xml:space="preserve"> show</w:t>
        </w:r>
      </w:ins>
      <w:ins w:id="506" w:author="FRANCISCO DE BORJA JIMENEZ-ALFARO GONZALEZ" w:date="2024-02-15T12:57:00Z">
        <w:r w:rsidR="00CE57CD" w:rsidRPr="00F95F23">
          <w:rPr>
            <w:rFonts w:eastAsia="Times New Roman" w:cstheme="minorHAnsi"/>
            <w:color w:val="000000"/>
            <w:lang w:eastAsia="ca-ES"/>
          </w:rPr>
          <w:t xml:space="preserve"> </w:t>
        </w:r>
      </w:ins>
      <w:ins w:id="507" w:author="FRANCISCO DE BORJA JIMENEZ-ALFARO GONZALEZ" w:date="2024-02-16T12:41:00Z">
        <w:r w:rsidR="00923D39">
          <w:rPr>
            <w:rFonts w:eastAsia="Times New Roman" w:cstheme="minorHAnsi"/>
            <w:color w:val="000000"/>
            <w:lang w:eastAsia="ca-ES"/>
          </w:rPr>
          <w:t>similar phenological</w:t>
        </w:r>
        <w:r w:rsidR="00923D39">
          <w:rPr>
            <w:rFonts w:eastAsia="Times New Roman" w:cstheme="minorHAnsi"/>
            <w:color w:val="000000"/>
            <w:lang w:eastAsia="ca-ES"/>
          </w:rPr>
          <w:t xml:space="preserve"> </w:t>
        </w:r>
      </w:ins>
      <w:ins w:id="508" w:author="FRANCISCO DE BORJA JIMENEZ-ALFARO GONZALEZ" w:date="2024-02-15T12:57:00Z">
        <w:r w:rsidR="00CE57CD">
          <w:rPr>
            <w:rFonts w:eastAsia="Times New Roman" w:cstheme="minorHAnsi"/>
            <w:color w:val="000000"/>
            <w:lang w:eastAsia="ca-ES"/>
          </w:rPr>
          <w:t>respon</w:t>
        </w:r>
      </w:ins>
      <w:ins w:id="509" w:author="FRANCISCO DE BORJA JIMENEZ-ALFARO GONZALEZ" w:date="2024-02-16T12:41:00Z">
        <w:r w:rsidR="00923D39">
          <w:rPr>
            <w:rFonts w:eastAsia="Times New Roman" w:cstheme="minorHAnsi"/>
            <w:color w:val="000000"/>
            <w:lang w:eastAsia="ca-ES"/>
          </w:rPr>
          <w:t>ses</w:t>
        </w:r>
      </w:ins>
      <w:ins w:id="510" w:author="FRANCISCO DE BORJA JIMENEZ-ALFARO GONZALEZ" w:date="2024-02-15T12:57:00Z">
        <w:r w:rsidR="00CE57CD">
          <w:rPr>
            <w:rFonts w:eastAsia="Times New Roman" w:cstheme="minorHAnsi"/>
            <w:color w:val="000000"/>
            <w:lang w:eastAsia="ca-ES"/>
          </w:rPr>
          <w:t xml:space="preserve"> </w:t>
        </w:r>
        <w:r w:rsidR="00CE57CD" w:rsidRPr="00F95F23">
          <w:rPr>
            <w:rFonts w:eastAsia="Arial" w:cstheme="minorHAnsi"/>
          </w:rPr>
          <w:t>to microclimatic conditions</w:t>
        </w:r>
      </w:ins>
      <w:ins w:id="511" w:author="FRANCISCO DE BORJA JIMENEZ-ALFARO GONZALEZ" w:date="2024-02-16T12:41:00Z">
        <w:r w:rsidR="00923D39">
          <w:rPr>
            <w:rFonts w:eastAsia="Times New Roman" w:cstheme="minorHAnsi"/>
            <w:color w:val="000000"/>
            <w:lang w:eastAsia="ca-ES"/>
          </w:rPr>
          <w:t>.</w:t>
        </w:r>
      </w:ins>
      <w:ins w:id="512" w:author="FRANCISCO DE BORJA JIMENEZ-ALFARO GONZALEZ" w:date="2024-02-15T12:57:00Z">
        <w:r w:rsidR="00CE57CD" w:rsidRPr="00F95F23">
          <w:rPr>
            <w:rFonts w:eastAsia="Times New Roman" w:cstheme="minorHAnsi"/>
            <w:color w:val="000000"/>
            <w:lang w:eastAsia="ca-ES"/>
          </w:rPr>
          <w:t xml:space="preserve"> </w:t>
        </w:r>
      </w:ins>
      <w:del w:id="513" w:author="FRANCISCO DE BORJA JIMENEZ-ALFARO GONZALEZ" w:date="2024-02-15T12:52:00Z">
        <w:r w:rsidR="003F16F4" w:rsidRPr="00F95F23" w:rsidDel="001B2867">
          <w:rPr>
            <w:rFonts w:eastAsia="Times New Roman" w:cstheme="minorHAnsi"/>
            <w:color w:val="000000"/>
            <w:lang w:eastAsia="ca-ES"/>
          </w:rPr>
          <w:delText xml:space="preserve">Considering </w:delText>
        </w:r>
        <w:r w:rsidR="00717B6D" w:rsidRPr="00F95F23" w:rsidDel="001B2867">
          <w:rPr>
            <w:rFonts w:eastAsia="Times New Roman" w:cstheme="minorHAnsi"/>
            <w:color w:val="000000"/>
            <w:lang w:eastAsia="ca-ES"/>
          </w:rPr>
          <w:delText xml:space="preserve">our </w:delText>
        </w:r>
        <w:r w:rsidR="00C66C93" w:rsidRPr="00F95F23" w:rsidDel="001B2867">
          <w:rPr>
            <w:rFonts w:eastAsia="Times New Roman" w:cstheme="minorHAnsi"/>
            <w:color w:val="000000"/>
            <w:lang w:eastAsia="ca-ES"/>
          </w:rPr>
          <w:delText xml:space="preserve">second question, </w:delText>
        </w:r>
        <w:r w:rsidR="0006032C" w:rsidRPr="00F95F23" w:rsidDel="001B2867">
          <w:rPr>
            <w:rFonts w:eastAsia="Times New Roman" w:cstheme="minorHAnsi"/>
            <w:color w:val="000000"/>
            <w:lang w:eastAsia="ca-ES"/>
          </w:rPr>
          <w:delText>in the</w:delText>
        </w:r>
      </w:del>
      <w:ins w:id="514" w:author="FRANCISCO DE BORJA JIMENEZ-ALFARO GONZALEZ" w:date="2024-02-15T12:52:00Z">
        <w:r w:rsidR="001B2867">
          <w:rPr>
            <w:rFonts w:eastAsia="Times New Roman" w:cstheme="minorHAnsi"/>
            <w:color w:val="000000"/>
            <w:lang w:eastAsia="ca-ES"/>
          </w:rPr>
          <w:t>We hypothesize that</w:t>
        </w:r>
      </w:ins>
      <w:ins w:id="515" w:author="FRANCISCO DE BORJA JIMENEZ-ALFARO GONZALEZ" w:date="2024-02-15T12:53:00Z">
        <w:r w:rsidR="001B2867">
          <w:rPr>
            <w:rFonts w:eastAsia="Times New Roman" w:cstheme="minorHAnsi"/>
            <w:color w:val="000000"/>
            <w:lang w:eastAsia="ca-ES"/>
          </w:rPr>
          <w:t xml:space="preserve"> species</w:t>
        </w:r>
      </w:ins>
      <w:ins w:id="516" w:author="FRANCISCO DE BORJA JIMENEZ-ALFARO GONZALEZ" w:date="2024-02-15T12:52:00Z">
        <w:r w:rsidR="001B2867">
          <w:rPr>
            <w:rFonts w:eastAsia="Times New Roman" w:cstheme="minorHAnsi"/>
            <w:color w:val="000000"/>
            <w:lang w:eastAsia="ca-ES"/>
          </w:rPr>
          <w:t xml:space="preserve"> </w:t>
        </w:r>
      </w:ins>
      <w:ins w:id="517" w:author="FRANCISCO DE BORJA JIMENEZ-ALFARO GONZALEZ" w:date="2024-02-15T12:53:00Z">
        <w:r w:rsidR="00420413">
          <w:rPr>
            <w:rFonts w:eastAsia="Times New Roman" w:cstheme="minorHAnsi"/>
            <w:color w:val="000000"/>
            <w:lang w:eastAsia="ca-ES"/>
          </w:rPr>
          <w:t>from</w:t>
        </w:r>
      </w:ins>
      <w:r w:rsidR="00717B6D" w:rsidRPr="00F95F23">
        <w:rPr>
          <w:rFonts w:eastAsia="Arial" w:cstheme="minorHAnsi"/>
        </w:rPr>
        <w:t xml:space="preserve"> </w:t>
      </w:r>
      <w:ins w:id="518" w:author="FRANCISCO DE BORJA JIMENEZ-ALFARO GONZALEZ" w:date="2024-02-15T12:53:00Z">
        <w:r w:rsidR="00420413">
          <w:rPr>
            <w:rFonts w:eastAsia="Arial" w:cstheme="minorHAnsi"/>
          </w:rPr>
          <w:t>the</w:t>
        </w:r>
      </w:ins>
      <w:ins w:id="519" w:author="FRANCISCO DE BORJA JIMENEZ-ALFARO GONZALEZ" w:date="2024-02-15T12:52:00Z">
        <w:r w:rsidR="001B2867">
          <w:rPr>
            <w:rFonts w:eastAsia="Arial" w:cstheme="minorHAnsi"/>
          </w:rPr>
          <w:t xml:space="preserve"> </w:t>
        </w:r>
      </w:ins>
      <w:ins w:id="520" w:author="FRANCISCO DE BORJA JIMENEZ-ALFARO GONZALEZ" w:date="2024-02-16T12:42:00Z">
        <w:r w:rsidR="00FA1B22">
          <w:rPr>
            <w:rFonts w:eastAsia="Arial" w:cstheme="minorHAnsi"/>
          </w:rPr>
          <w:t>t</w:t>
        </w:r>
      </w:ins>
      <w:del w:id="521" w:author="FRANCISCO DE BORJA JIMENEZ-ALFARO GONZALEZ" w:date="2024-02-15T12:52:00Z">
        <w:r w:rsidR="00717B6D" w:rsidRPr="00F95F23" w:rsidDel="001B2867">
          <w:rPr>
            <w:rFonts w:eastAsia="Arial" w:cstheme="minorHAnsi"/>
          </w:rPr>
          <w:delText>t</w:delText>
        </w:r>
      </w:del>
      <w:r w:rsidR="00717B6D" w:rsidRPr="00F95F23">
        <w:rPr>
          <w:rFonts w:eastAsia="Arial" w:cstheme="minorHAnsi"/>
        </w:rPr>
        <w:t xml:space="preserve">emperate </w:t>
      </w:r>
      <w:del w:id="522" w:author="FRANCISCO DE BORJA JIMENEZ-ALFARO GONZALEZ" w:date="2024-02-15T12:52:00Z">
        <w:r w:rsidR="006E2D3D" w:rsidRPr="00F95F23" w:rsidDel="001B2867">
          <w:rPr>
            <w:rFonts w:eastAsia="Arial" w:cstheme="minorHAnsi"/>
          </w:rPr>
          <w:delText>system</w:delText>
        </w:r>
      </w:del>
      <w:ins w:id="523" w:author="FRANCISCO DE BORJA JIMENEZ-ALFARO GONZALEZ" w:date="2024-02-15T12:54:00Z">
        <w:r w:rsidR="00420413">
          <w:rPr>
            <w:rFonts w:eastAsia="Arial" w:cstheme="minorHAnsi"/>
          </w:rPr>
          <w:t>system</w:t>
        </w:r>
      </w:ins>
      <w:del w:id="524" w:author="FRANCISCO DE BORJA JIMENEZ-ALFARO GONZALEZ" w:date="2024-02-15T12:53:00Z">
        <w:r w:rsidR="00CD43F0" w:rsidRPr="00F95F23" w:rsidDel="00420413">
          <w:rPr>
            <w:rFonts w:eastAsia="Arial" w:cstheme="minorHAnsi"/>
          </w:rPr>
          <w:delText>,</w:delText>
        </w:r>
        <w:r w:rsidR="00717B6D" w:rsidRPr="00F95F23" w:rsidDel="00420413">
          <w:rPr>
            <w:rFonts w:eastAsia="Arial" w:cstheme="minorHAnsi"/>
          </w:rPr>
          <w:delText xml:space="preserve"> we expect </w:delText>
        </w:r>
        <w:r w:rsidR="00717B6D" w:rsidRPr="00F95F23" w:rsidDel="00420413">
          <w:rPr>
            <w:rFonts w:eastAsia="Times New Roman" w:cstheme="minorHAnsi"/>
            <w:color w:val="000000"/>
            <w:lang w:eastAsia="ca-ES"/>
          </w:rPr>
          <w:delText>more</w:delText>
        </w:r>
      </w:del>
      <w:ins w:id="525" w:author="FRANCISCO DE BORJA JIMENEZ-ALFARO GONZALEZ" w:date="2024-02-15T12:53:00Z">
        <w:r w:rsidR="00420413">
          <w:rPr>
            <w:rFonts w:eastAsia="Arial" w:cstheme="minorHAnsi"/>
          </w:rPr>
          <w:t xml:space="preserve"> will germinate better</w:t>
        </w:r>
      </w:ins>
      <w:r w:rsidR="00717B6D" w:rsidRPr="00F95F23">
        <w:rPr>
          <w:rFonts w:eastAsia="Times New Roman" w:cstheme="minorHAnsi"/>
          <w:color w:val="000000"/>
          <w:lang w:eastAsia="ca-ES"/>
        </w:rPr>
        <w:t xml:space="preserve"> </w:t>
      </w:r>
      <w:del w:id="526" w:author="FRANCISCO DE BORJA JIMENEZ-ALFARO GONZALEZ" w:date="2024-02-15T12:53:00Z">
        <w:r w:rsidR="00717B6D" w:rsidRPr="00F95F23" w:rsidDel="00420413">
          <w:rPr>
            <w:rFonts w:eastAsia="Times New Roman" w:cstheme="minorHAnsi"/>
            <w:color w:val="000000"/>
            <w:lang w:eastAsia="ca-ES"/>
          </w:rPr>
          <w:delText xml:space="preserve">germination </w:delText>
        </w:r>
      </w:del>
      <w:r w:rsidR="00717B6D" w:rsidRPr="00F95F23">
        <w:rPr>
          <w:rFonts w:eastAsia="Times New Roman" w:cstheme="minorHAnsi"/>
          <w:color w:val="000000"/>
          <w:lang w:eastAsia="ca-ES"/>
        </w:rPr>
        <w:t>after cold stratification and under warmer temperatures</w:t>
      </w:r>
      <w:del w:id="527" w:author="FRANCISCO DE BORJA JIMENEZ-ALFARO GONZALEZ" w:date="2024-02-15T12:53:00Z">
        <w:r w:rsidR="00010DC7" w:rsidRPr="00F95F23" w:rsidDel="00420413">
          <w:rPr>
            <w:rFonts w:eastAsia="Times New Roman" w:cstheme="minorHAnsi"/>
            <w:color w:val="000000"/>
            <w:lang w:eastAsia="ca-ES"/>
          </w:rPr>
          <w:delText xml:space="preserve">; </w:delText>
        </w:r>
      </w:del>
      <w:ins w:id="528" w:author="FRANCISCO DE BORJA JIMENEZ-ALFARO GONZALEZ" w:date="2024-02-15T12:53:00Z">
        <w:r w:rsidR="00420413">
          <w:rPr>
            <w:rFonts w:eastAsia="Times New Roman" w:cstheme="minorHAnsi"/>
            <w:color w:val="000000"/>
            <w:lang w:eastAsia="ca-ES"/>
          </w:rPr>
          <w:t>,</w:t>
        </w:r>
        <w:r w:rsidR="00420413" w:rsidRPr="00F95F23">
          <w:rPr>
            <w:rFonts w:eastAsia="Times New Roman" w:cstheme="minorHAnsi"/>
            <w:color w:val="000000"/>
            <w:lang w:eastAsia="ca-ES"/>
          </w:rPr>
          <w:t xml:space="preserve"> </w:t>
        </w:r>
      </w:ins>
      <w:r w:rsidR="00010DC7" w:rsidRPr="00F95F23">
        <w:rPr>
          <w:rFonts w:eastAsia="Times New Roman" w:cstheme="minorHAnsi"/>
          <w:color w:val="000000"/>
          <w:lang w:eastAsia="ca-ES"/>
        </w:rPr>
        <w:t xml:space="preserve">in concordance </w:t>
      </w:r>
      <w:r w:rsidR="00010DC7" w:rsidRPr="00F95F23">
        <w:rPr>
          <w:rFonts w:eastAsia="Arial" w:cstheme="minorHAnsi"/>
        </w:rPr>
        <w:t>with the global alpine germination syndrome</w:t>
      </w:r>
      <w:del w:id="529" w:author="FRANCISCO DE BORJA JIMENEZ-ALFARO GONZALEZ" w:date="2024-02-15T12:54:00Z">
        <w:r w:rsidR="0006032C" w:rsidRPr="00F95F23" w:rsidDel="00420413">
          <w:rPr>
            <w:rFonts w:eastAsia="Arial" w:cstheme="minorHAnsi"/>
          </w:rPr>
          <w:delText xml:space="preserve"> </w:delText>
        </w:r>
      </w:del>
      <w:del w:id="530" w:author="FRANCISCO DE BORJA JIMENEZ-ALFARO GONZALEZ" w:date="2024-02-15T12:53:00Z">
        <w:r w:rsidR="00010DC7" w:rsidRPr="00F95F23" w:rsidDel="00420413">
          <w:rPr>
            <w:rFonts w:eastAsia="Arial" w:cstheme="minorHAnsi"/>
          </w:rPr>
          <w:fldChar w:fldCharType="begin" w:fldLock="1"/>
        </w:r>
        <w:r w:rsidR="00010DC7" w:rsidRPr="00F95F23" w:rsidDel="00420413">
          <w:rPr>
            <w:rFonts w:eastAsia="Arial" w:cstheme="minorHAnsi"/>
          </w:rPr>
          <w:del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&lt;i&gt;et al.&lt;/i&gt;, 2021)","plainTextFormattedCitation":"(Fernández-Pascual et al., 2021)","previouslyFormattedCitation":"(Fernández-Pascual &lt;i&gt;et al.&lt;/i&gt;, 2021)"},"properties":{"noteIndex":0},"schema":"https://github.com/citation-style-language/schema/raw/master/csl-citation.json"}</w:delInstrText>
        </w:r>
        <w:r w:rsidR="00010DC7" w:rsidRPr="00F95F23" w:rsidDel="00420413">
          <w:rPr>
            <w:rFonts w:eastAsia="Arial" w:cstheme="minorHAnsi"/>
          </w:rPr>
          <w:fldChar w:fldCharType="separate"/>
        </w:r>
        <w:r w:rsidR="00010DC7" w:rsidRPr="00F95F23" w:rsidDel="00420413">
          <w:rPr>
            <w:rFonts w:eastAsia="Arial" w:cstheme="minorHAnsi"/>
            <w:noProof/>
          </w:rPr>
          <w:delText xml:space="preserve">(Fernández-Pascual </w:delText>
        </w:r>
        <w:r w:rsidR="00010DC7" w:rsidRPr="00F95F23" w:rsidDel="00420413">
          <w:rPr>
            <w:rFonts w:eastAsia="Arial" w:cstheme="minorHAnsi"/>
            <w:i/>
            <w:noProof/>
          </w:rPr>
          <w:delText>et al.</w:delText>
        </w:r>
        <w:r w:rsidR="00010DC7" w:rsidRPr="00F95F23" w:rsidDel="00420413">
          <w:rPr>
            <w:rFonts w:eastAsia="Arial" w:cstheme="minorHAnsi"/>
            <w:noProof/>
          </w:rPr>
          <w:delText>, 2021)</w:delText>
        </w:r>
        <w:r w:rsidR="00010DC7" w:rsidRPr="00F95F23" w:rsidDel="00420413">
          <w:rPr>
            <w:rFonts w:eastAsia="Arial" w:cstheme="minorHAnsi"/>
          </w:rPr>
          <w:fldChar w:fldCharType="end"/>
        </w:r>
        <w:r w:rsidR="00010DC7" w:rsidRPr="00F95F23" w:rsidDel="00420413">
          <w:rPr>
            <w:rFonts w:eastAsia="Times New Roman" w:cstheme="minorHAnsi"/>
            <w:color w:val="000000"/>
            <w:lang w:eastAsia="ca-ES"/>
          </w:rPr>
          <w:delText>;</w:delText>
        </w:r>
        <w:r w:rsidR="00717B6D" w:rsidRPr="00F95F23" w:rsidDel="00420413">
          <w:rPr>
            <w:rFonts w:eastAsia="Times New Roman" w:cstheme="minorHAnsi"/>
            <w:color w:val="000000"/>
            <w:lang w:eastAsia="ca-ES"/>
          </w:rPr>
          <w:delText xml:space="preserve"> </w:delText>
        </w:r>
      </w:del>
      <w:ins w:id="531" w:author="FRANCISCO DE BORJA JIMENEZ-ALFARO GONZALEZ" w:date="2024-02-15T12:54:00Z">
        <w:r w:rsidR="00420413">
          <w:rPr>
            <w:rFonts w:eastAsia="Times New Roman" w:cstheme="minorHAnsi"/>
            <w:color w:val="000000"/>
            <w:lang w:eastAsia="ca-ES"/>
          </w:rPr>
          <w:t>, while the</w:t>
        </w:r>
      </w:ins>
      <w:ins w:id="532" w:author="FRANCISCO DE BORJA JIMENEZ-ALFARO GONZALEZ" w:date="2024-02-15T12:53:00Z">
        <w:r w:rsidR="00420413">
          <w:rPr>
            <w:rFonts w:eastAsia="Times New Roman" w:cstheme="minorHAnsi"/>
            <w:color w:val="000000"/>
            <w:lang w:eastAsia="ca-ES"/>
          </w:rPr>
          <w:t xml:space="preserve"> species from</w:t>
        </w:r>
        <w:r w:rsidR="00420413" w:rsidRPr="00F95F23">
          <w:rPr>
            <w:rFonts w:eastAsia="Times New Roman" w:cstheme="minorHAnsi"/>
            <w:color w:val="000000"/>
            <w:lang w:eastAsia="ca-ES"/>
          </w:rPr>
          <w:t xml:space="preserve"> </w:t>
        </w:r>
      </w:ins>
      <w:del w:id="533" w:author="FRANCISCO DE BORJA JIMENEZ-ALFARO GONZALEZ" w:date="2024-02-15T12:53:00Z">
        <w:r w:rsidR="00717B6D" w:rsidRPr="00F95F23" w:rsidDel="00420413">
          <w:rPr>
            <w:rFonts w:eastAsia="Times New Roman" w:cstheme="minorHAnsi"/>
            <w:color w:val="000000"/>
            <w:lang w:eastAsia="ca-ES"/>
          </w:rPr>
          <w:delText xml:space="preserve">while in </w:delText>
        </w:r>
      </w:del>
      <w:r w:rsidR="00717B6D" w:rsidRPr="00F95F23">
        <w:rPr>
          <w:rFonts w:eastAsia="Times New Roman" w:cstheme="minorHAnsi"/>
          <w:color w:val="000000"/>
          <w:lang w:eastAsia="ca-ES"/>
        </w:rPr>
        <w:t xml:space="preserve">the </w:t>
      </w:r>
      <w:del w:id="534" w:author="FRANCISCO DE BORJA JIMENEZ-ALFARO GONZALEZ" w:date="2024-02-16T12:42:00Z">
        <w:r w:rsidR="00717B6D" w:rsidRPr="00F95F23" w:rsidDel="002C08BE">
          <w:rPr>
            <w:rFonts w:eastAsia="Times New Roman" w:cstheme="minorHAnsi"/>
            <w:color w:val="000000"/>
            <w:lang w:eastAsia="ca-ES"/>
          </w:rPr>
          <w:delText xml:space="preserve">Mediterranean </w:delText>
        </w:r>
      </w:del>
      <w:ins w:id="535" w:author="FRANCISCO DE BORJA JIMENEZ-ALFARO GONZALEZ" w:date="2024-02-16T12:42:00Z">
        <w:r w:rsidR="002C08BE">
          <w:rPr>
            <w:rFonts w:eastAsia="Times New Roman" w:cstheme="minorHAnsi"/>
            <w:color w:val="000000"/>
            <w:lang w:eastAsia="ca-ES"/>
          </w:rPr>
          <w:t>m</w:t>
        </w:r>
        <w:r w:rsidR="002C08BE" w:rsidRPr="00F95F23">
          <w:rPr>
            <w:rFonts w:eastAsia="Times New Roman" w:cstheme="minorHAnsi"/>
            <w:color w:val="000000"/>
            <w:lang w:eastAsia="ca-ES"/>
          </w:rPr>
          <w:t xml:space="preserve">editerranean </w:t>
        </w:r>
      </w:ins>
      <w:r w:rsidR="006E2D3D" w:rsidRPr="00F95F23">
        <w:rPr>
          <w:rFonts w:eastAsia="Times New Roman" w:cstheme="minorHAnsi"/>
          <w:color w:val="000000"/>
          <w:lang w:eastAsia="ca-ES"/>
        </w:rPr>
        <w:t>system</w:t>
      </w:r>
      <w:r w:rsidR="00717B6D" w:rsidRPr="00F95F23">
        <w:rPr>
          <w:rFonts w:eastAsia="Times New Roman" w:cstheme="minorHAnsi"/>
          <w:color w:val="000000"/>
          <w:lang w:eastAsia="ca-ES"/>
        </w:rPr>
        <w:t xml:space="preserve"> </w:t>
      </w:r>
      <w:del w:id="536" w:author="FRANCISCO DE BORJA JIMENEZ-ALFARO GONZALEZ" w:date="2024-02-15T12:54:00Z">
        <w:r w:rsidR="00717B6D" w:rsidRPr="00F95F23" w:rsidDel="00420413">
          <w:rPr>
            <w:rFonts w:eastAsia="Times New Roman" w:cstheme="minorHAnsi"/>
            <w:color w:val="000000"/>
            <w:lang w:eastAsia="ca-ES"/>
          </w:rPr>
          <w:delText>we expect</w:delText>
        </w:r>
      </w:del>
      <w:ins w:id="537" w:author="FRANCISCO DE BORJA JIMENEZ-ALFARO GONZALEZ" w:date="2024-02-15T12:54:00Z">
        <w:r w:rsidR="00420413">
          <w:rPr>
            <w:rFonts w:eastAsia="Times New Roman" w:cstheme="minorHAnsi"/>
            <w:color w:val="000000"/>
            <w:lang w:eastAsia="ca-ES"/>
          </w:rPr>
          <w:t>will germinate mainly in</w:t>
        </w:r>
      </w:ins>
      <w:r w:rsidR="00717B6D" w:rsidRPr="00F95F23">
        <w:rPr>
          <w:rFonts w:eastAsia="Times New Roman" w:cstheme="minorHAnsi"/>
          <w:color w:val="000000"/>
          <w:lang w:eastAsia="ca-ES"/>
        </w:rPr>
        <w:t xml:space="preserve"> </w:t>
      </w:r>
      <w:del w:id="538" w:author="FRANCISCO DE BORJA JIMENEZ-ALFARO GONZALEZ" w:date="2024-02-15T12:54:00Z">
        <w:r w:rsidR="0006032C" w:rsidRPr="00F95F23" w:rsidDel="00420413">
          <w:rPr>
            <w:rFonts w:eastAsia="Times New Roman" w:cstheme="minorHAnsi"/>
            <w:color w:val="000000"/>
            <w:lang w:eastAsia="ca-ES"/>
          </w:rPr>
          <w:delText xml:space="preserve">higher </w:delText>
        </w:r>
      </w:del>
      <w:r w:rsidR="0006032C" w:rsidRPr="00F95F23">
        <w:rPr>
          <w:rFonts w:eastAsia="Times New Roman" w:cstheme="minorHAnsi"/>
          <w:color w:val="000000"/>
          <w:lang w:eastAsia="ca-ES"/>
        </w:rPr>
        <w:t>autumn</w:t>
      </w:r>
      <w:r w:rsidR="00717B6D" w:rsidRPr="00F95F23">
        <w:rPr>
          <w:rFonts w:eastAsia="Times New Roman" w:cstheme="minorHAnsi"/>
          <w:color w:val="000000"/>
          <w:lang w:eastAsia="ca-ES"/>
        </w:rPr>
        <w:t xml:space="preserve"> </w:t>
      </w:r>
      <w:del w:id="539" w:author="FRANCISCO DE BORJA JIMENEZ-ALFARO GONZALEZ" w:date="2024-02-16T12:42:00Z">
        <w:r w:rsidR="00717B6D" w:rsidRPr="00F95F23" w:rsidDel="002C08BE">
          <w:rPr>
            <w:rFonts w:eastAsia="Times New Roman" w:cstheme="minorHAnsi"/>
            <w:color w:val="000000"/>
            <w:lang w:eastAsia="ca-ES"/>
          </w:rPr>
          <w:delText xml:space="preserve">germination </w:delText>
        </w:r>
      </w:del>
      <w:r w:rsidR="00717B6D" w:rsidRPr="00F95F23">
        <w:rPr>
          <w:rFonts w:eastAsia="Times New Roman" w:cstheme="minorHAnsi"/>
          <w:color w:val="000000"/>
          <w:lang w:eastAsia="ca-ES"/>
        </w:rPr>
        <w:t xml:space="preserve">and </w:t>
      </w:r>
      <w:del w:id="540" w:author="FRANCISCO DE BORJA JIMENEZ-ALFARO GONZALEZ" w:date="2024-02-15T12:54:00Z">
        <w:r w:rsidR="00717B6D" w:rsidRPr="00F95F23" w:rsidDel="00420413">
          <w:rPr>
            <w:rFonts w:eastAsia="Times New Roman" w:cstheme="minorHAnsi"/>
            <w:color w:val="000000"/>
            <w:lang w:eastAsia="ca-ES"/>
          </w:rPr>
          <w:delText xml:space="preserve">germination </w:delText>
        </w:r>
      </w:del>
      <w:r w:rsidR="00717B6D" w:rsidRPr="00F95F23">
        <w:rPr>
          <w:rFonts w:eastAsia="Times New Roman" w:cstheme="minorHAnsi"/>
          <w:color w:val="000000"/>
          <w:lang w:eastAsia="ca-ES"/>
        </w:rPr>
        <w:t>at colder temperatures</w:t>
      </w:r>
      <w:ins w:id="541" w:author="FRANCISCO DE BORJA JIMENEZ-ALFARO GONZALEZ" w:date="2024-02-15T12:54:00Z">
        <w:r w:rsidR="00420413">
          <w:rPr>
            <w:rFonts w:eastAsia="Times New Roman" w:cstheme="minorHAnsi"/>
            <w:color w:val="000000"/>
            <w:lang w:eastAsia="ca-ES"/>
          </w:rPr>
          <w:t>,</w:t>
        </w:r>
      </w:ins>
      <w:r w:rsidR="00010DC7" w:rsidRPr="00F95F23">
        <w:rPr>
          <w:rFonts w:eastAsia="Times New Roman" w:cstheme="minorHAnsi"/>
          <w:color w:val="000000"/>
          <w:lang w:eastAsia="ca-ES"/>
        </w:rPr>
        <w:t xml:space="preserve"> following the</w:t>
      </w:r>
      <w:r w:rsidR="00717B6D" w:rsidRPr="00F95F23">
        <w:rPr>
          <w:rFonts w:eastAsia="Times New Roman" w:cstheme="minorHAnsi"/>
          <w:color w:val="000000"/>
          <w:lang w:eastAsia="ca-ES"/>
        </w:rPr>
        <w:t xml:space="preserve"> </w:t>
      </w:r>
      <w:r w:rsidR="00010DC7" w:rsidRPr="00F95F23">
        <w:rPr>
          <w:rFonts w:eastAsia="Arial" w:cstheme="minorHAnsi"/>
        </w:rPr>
        <w:t>Mediterranean germination syndrome</w:t>
      </w:r>
      <w:del w:id="542" w:author="FRANCISCO DE BORJA JIMENEZ-ALFARO GONZALEZ" w:date="2024-02-15T12:54:00Z">
        <w:r w:rsidR="00010DC7" w:rsidRPr="00F95F23" w:rsidDel="00420413">
          <w:rPr>
            <w:rFonts w:eastAsia="Times New Roman" w:cstheme="minorHAnsi"/>
            <w:color w:val="000000"/>
            <w:lang w:eastAsia="ca-ES"/>
          </w:rPr>
          <w:delText xml:space="preserve"> </w:delText>
        </w:r>
        <w:r w:rsidR="00F607B5" w:rsidRPr="00F95F23" w:rsidDel="00420413">
          <w:rPr>
            <w:rFonts w:eastAsia="Times New Roman" w:cstheme="minorHAnsi"/>
            <w:color w:val="000000"/>
            <w:lang w:eastAsia="ca-ES"/>
          </w:rPr>
          <w:fldChar w:fldCharType="begin" w:fldLock="1"/>
        </w:r>
        <w:r w:rsidR="00757D24" w:rsidRPr="00F95F23" w:rsidDel="00420413">
          <w:rPr>
            <w:rFonts w:eastAsia="Times New Roman" w:cstheme="minorHAnsi"/>
            <w:color w:val="000000"/>
            <w:lang w:eastAsia="ca-ES"/>
          </w:rPr>
          <w:del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Escudero and Pérez-García, 2005)","plainTextFormattedCitation":"(Giménez-Benavides, Escudero and Pérez-García, 2005)","previouslyFormattedCitation":"(Giménez-Benavides, Escudero and Pérez-García, 2005)"},"properties":{"noteIndex":0},"schema":"https://github.com/citation-style-language/schema/raw/master/csl-citation.json"}</w:delInstrText>
        </w:r>
        <w:r w:rsidR="00F607B5" w:rsidRPr="00F95F23" w:rsidDel="00420413">
          <w:rPr>
            <w:rFonts w:eastAsia="Times New Roman" w:cstheme="minorHAnsi"/>
            <w:color w:val="000000"/>
            <w:lang w:eastAsia="ca-ES"/>
          </w:rPr>
          <w:fldChar w:fldCharType="separate"/>
        </w:r>
        <w:r w:rsidR="00757D24" w:rsidRPr="00F95F23" w:rsidDel="00420413">
          <w:rPr>
            <w:rFonts w:eastAsia="Times New Roman" w:cstheme="minorHAnsi"/>
            <w:noProof/>
            <w:color w:val="000000"/>
            <w:lang w:eastAsia="ca-ES"/>
          </w:rPr>
          <w:delText>(Giménez-Benavides, Escudero and Pérez-García, 2005)</w:delText>
        </w:r>
        <w:r w:rsidR="00F607B5" w:rsidRPr="00F95F23" w:rsidDel="00420413">
          <w:rPr>
            <w:rFonts w:eastAsia="Times New Roman" w:cstheme="minorHAnsi"/>
            <w:color w:val="000000"/>
            <w:lang w:eastAsia="ca-ES"/>
          </w:rPr>
          <w:fldChar w:fldCharType="end"/>
        </w:r>
      </w:del>
      <w:r w:rsidR="00F607B5" w:rsidRPr="00F95F23">
        <w:rPr>
          <w:rFonts w:eastAsia="Times New Roman" w:cstheme="minorHAnsi"/>
          <w:color w:val="000000"/>
          <w:lang w:eastAsia="ca-ES"/>
        </w:rPr>
        <w:t>.</w:t>
      </w:r>
      <w:ins w:id="543" w:author="FRANCISCO DE BORJA JIMENEZ-ALFARO GONZALEZ" w:date="2024-02-15T12:59:00Z">
        <w:r w:rsidR="00C52854">
          <w:rPr>
            <w:rFonts w:eastAsia="Times New Roman" w:cstheme="minorHAnsi"/>
            <w:color w:val="000000"/>
            <w:lang w:eastAsia="ca-ES"/>
          </w:rPr>
          <w:t xml:space="preserve"> However, it is unclear whether </w:t>
        </w:r>
      </w:ins>
      <w:ins w:id="544" w:author="FRANCISCO DE BORJA JIMENEZ-ALFARO GONZALEZ" w:date="2024-02-16T12:43:00Z">
        <w:r w:rsidR="001C081C">
          <w:rPr>
            <w:rFonts w:eastAsia="Times New Roman" w:cstheme="minorHAnsi"/>
            <w:color w:val="000000"/>
            <w:lang w:eastAsia="ca-ES"/>
          </w:rPr>
          <w:t>the individual responses of alpine species</w:t>
        </w:r>
        <w:r w:rsidR="00A76157">
          <w:rPr>
            <w:rFonts w:eastAsia="Times New Roman" w:cstheme="minorHAnsi"/>
            <w:color w:val="000000"/>
            <w:lang w:eastAsia="ca-ES"/>
          </w:rPr>
          <w:t xml:space="preserve"> will follow these syndromes</w:t>
        </w:r>
      </w:ins>
      <w:ins w:id="545" w:author="FRANCISCO DE BORJA JIMENEZ-ALFARO GONZALEZ" w:date="2024-02-16T12:44:00Z">
        <w:r w:rsidR="00A76157">
          <w:rPr>
            <w:rFonts w:eastAsia="Times New Roman" w:cstheme="minorHAnsi"/>
            <w:color w:val="000000"/>
            <w:lang w:eastAsia="ca-ES"/>
          </w:rPr>
          <w:t xml:space="preserve"> homogenously</w:t>
        </w:r>
        <w:r w:rsidR="005E09CA">
          <w:rPr>
            <w:rFonts w:eastAsia="Times New Roman" w:cstheme="minorHAnsi"/>
            <w:color w:val="000000"/>
            <w:lang w:eastAsia="ca-ES"/>
          </w:rPr>
          <w:t xml:space="preserve">, and whether germination phenology </w:t>
        </w:r>
      </w:ins>
      <w:ins w:id="546" w:author="FRANCISCO DE BORJA JIMENEZ-ALFARO GONZALEZ" w:date="2024-02-16T12:45:00Z">
        <w:r w:rsidR="005E09CA">
          <w:rPr>
            <w:rFonts w:eastAsia="Times New Roman" w:cstheme="minorHAnsi"/>
            <w:color w:val="000000"/>
            <w:lang w:eastAsia="ca-ES"/>
          </w:rPr>
          <w:t xml:space="preserve">tested in the </w:t>
        </w:r>
        <w:r w:rsidR="002F3EF9">
          <w:rPr>
            <w:rFonts w:eastAsia="Times New Roman" w:cstheme="minorHAnsi"/>
            <w:color w:val="000000"/>
            <w:lang w:eastAsia="ca-ES"/>
          </w:rPr>
          <w:t>field</w:t>
        </w:r>
        <w:r w:rsidR="005E09CA">
          <w:rPr>
            <w:rFonts w:eastAsia="Times New Roman" w:cstheme="minorHAnsi"/>
            <w:color w:val="000000"/>
            <w:lang w:eastAsia="ca-ES"/>
          </w:rPr>
          <w:t xml:space="preserve"> will align with </w:t>
        </w:r>
        <w:r w:rsidR="002F3EF9">
          <w:rPr>
            <w:rFonts w:eastAsia="Times New Roman" w:cstheme="minorHAnsi"/>
            <w:color w:val="000000"/>
            <w:lang w:eastAsia="ca-ES"/>
          </w:rPr>
          <w:t>the results obtained in the laboratory.</w:t>
        </w:r>
      </w:ins>
      <w:del w:id="547" w:author="FRANCISCO DE BORJA JIMENEZ-ALFARO GONZALEZ" w:date="2024-02-15T12:54:00Z">
        <w:r w:rsidR="00FE3E78" w:rsidRPr="00F95F23" w:rsidDel="00420413">
          <w:rPr>
            <w:rFonts w:eastAsia="Times New Roman" w:cstheme="minorHAnsi"/>
            <w:color w:val="000000"/>
            <w:lang w:eastAsia="ca-ES"/>
          </w:rPr>
          <w:delText xml:space="preserve"> </w:delText>
        </w:r>
        <w:r w:rsidR="009F48E1" w:rsidRPr="00F95F23" w:rsidDel="00420413">
          <w:rPr>
            <w:rFonts w:eastAsia="Times New Roman" w:cstheme="minorHAnsi"/>
            <w:color w:val="000000"/>
            <w:lang w:eastAsia="ca-ES"/>
          </w:rPr>
          <w:delText xml:space="preserve">We also expect that both systems respond similarly to the microclimatic conditions. </w:delText>
        </w:r>
      </w:del>
    </w:p>
    <w:p w14:paraId="05CBA4E6" w14:textId="77777777" w:rsidR="00AD6874" w:rsidRPr="00F95F23" w:rsidRDefault="00AD6874" w:rsidP="009F48E1">
      <w:pPr>
        <w:spacing w:after="0" w:line="360" w:lineRule="auto"/>
        <w:ind w:firstLine="708"/>
        <w:jc w:val="both"/>
        <w:textAlignment w:val="baseline"/>
        <w:rPr>
          <w:rFonts w:eastAsia="Times New Roman" w:cstheme="minorHAnsi"/>
          <w:color w:val="000000"/>
          <w:lang w:eastAsia="ca-ES"/>
        </w:rPr>
      </w:pPr>
    </w:p>
    <w:p w14:paraId="16BA421C" w14:textId="0EE220E4" w:rsidR="00CD1A5A" w:rsidRPr="00F95F23" w:rsidRDefault="00A250BD" w:rsidP="00757052">
      <w:pPr>
        <w:pStyle w:val="Heading2"/>
        <w:spacing w:after="160"/>
        <w:rPr>
          <w:rFonts w:eastAsia="Times New Roman"/>
          <w:bdr w:val="none" w:sz="0" w:space="0" w:color="auto" w:frame="1"/>
          <w:lang w:eastAsia="ca-ES"/>
        </w:rPr>
      </w:pPr>
      <w:r w:rsidRPr="00F95F23">
        <w:rPr>
          <w:rFonts w:eastAsia="Times New Roman"/>
          <w:bdr w:val="none" w:sz="0" w:space="0" w:color="auto" w:frame="1"/>
          <w:lang w:eastAsia="ca-ES"/>
        </w:rPr>
        <w:t xml:space="preserve">2. </w:t>
      </w:r>
      <w:r w:rsidR="005017FA" w:rsidRPr="00F95F23">
        <w:rPr>
          <w:rFonts w:eastAsia="Times New Roman"/>
          <w:bdr w:val="none" w:sz="0" w:space="0" w:color="auto" w:frame="1"/>
          <w:lang w:eastAsia="ca-ES"/>
        </w:rPr>
        <w:t xml:space="preserve">Material and </w:t>
      </w:r>
      <w:r w:rsidRPr="00F95F23">
        <w:rPr>
          <w:rFonts w:eastAsia="Times New Roman"/>
          <w:bdr w:val="none" w:sz="0" w:space="0" w:color="auto" w:frame="1"/>
          <w:lang w:eastAsia="ca-ES"/>
        </w:rPr>
        <w:t>Methods</w:t>
      </w:r>
    </w:p>
    <w:p w14:paraId="3D1EC986" w14:textId="1D4D7AED" w:rsidR="00A250BD" w:rsidRPr="00F95F23" w:rsidRDefault="00A250BD" w:rsidP="00757052">
      <w:pPr>
        <w:pStyle w:val="Heading2"/>
        <w:spacing w:after="160"/>
        <w:rPr>
          <w:rFonts w:eastAsia="Times New Roman"/>
          <w:bdr w:val="none" w:sz="0" w:space="0" w:color="auto" w:frame="1"/>
          <w:lang w:eastAsia="ca-ES"/>
        </w:rPr>
      </w:pPr>
      <w:r w:rsidRPr="00F95F23">
        <w:rPr>
          <w:rFonts w:eastAsia="Times New Roman"/>
          <w:bdr w:val="none" w:sz="0" w:space="0" w:color="auto" w:frame="1"/>
          <w:lang w:eastAsia="ca-ES"/>
        </w:rPr>
        <w:t xml:space="preserve">2.1 Study </w:t>
      </w:r>
      <w:r w:rsidR="00717B6D" w:rsidRPr="00F95F23">
        <w:rPr>
          <w:rFonts w:eastAsia="Times New Roman"/>
          <w:bdr w:val="none" w:sz="0" w:space="0" w:color="auto" w:frame="1"/>
          <w:lang w:eastAsia="ca-ES"/>
        </w:rPr>
        <w:t>system</w:t>
      </w:r>
      <w:r w:rsidR="008D688E" w:rsidRPr="00F95F23">
        <w:rPr>
          <w:rFonts w:eastAsia="Times New Roman"/>
          <w:bdr w:val="none" w:sz="0" w:space="0" w:color="auto" w:frame="1"/>
          <w:lang w:eastAsia="ca-ES"/>
        </w:rPr>
        <w:t>s</w:t>
      </w:r>
    </w:p>
    <w:p w14:paraId="189D6DD7" w14:textId="377BE742" w:rsidR="00856404" w:rsidRPr="0031217B" w:rsidRDefault="008D688E" w:rsidP="0031217B">
      <w:pPr>
        <w:spacing w:line="360" w:lineRule="auto"/>
        <w:ind w:firstLine="709"/>
        <w:jc w:val="both"/>
        <w:rPr>
          <w:rFonts w:cstheme="minorHAnsi"/>
        </w:rPr>
      </w:pPr>
      <w:del w:id="548" w:author="FRANCISCO DE BORJA JIMENEZ-ALFARO GONZALEZ" w:date="2024-02-15T13:01:00Z">
        <w:r w:rsidRPr="00F95F23" w:rsidDel="003808AB">
          <w:rPr>
            <w:rFonts w:cstheme="minorHAnsi"/>
          </w:rPr>
          <w:delText>Our study focuses on</w:delText>
        </w:r>
      </w:del>
      <w:ins w:id="549" w:author="FRANCISCO DE BORJA JIMENEZ-ALFARO GONZALEZ" w:date="2024-02-15T13:01:00Z">
        <w:r w:rsidR="003808AB">
          <w:rPr>
            <w:rFonts w:cstheme="minorHAnsi"/>
          </w:rPr>
          <w:t>We studied</w:t>
        </w:r>
      </w:ins>
      <w:r w:rsidRPr="00F95F23">
        <w:rPr>
          <w:rFonts w:cstheme="minorHAnsi"/>
        </w:rPr>
        <w:t xml:space="preserve"> alpine </w:t>
      </w:r>
      <w:del w:id="550" w:author="FRANCISCO DE BORJA JIMENEZ-ALFARO GONZALEZ" w:date="2024-02-15T13:19:00Z">
        <w:r w:rsidRPr="00F95F23" w:rsidDel="00710FC3">
          <w:rPr>
            <w:rFonts w:cstheme="minorHAnsi"/>
          </w:rPr>
          <w:delText>grassland</w:delText>
        </w:r>
      </w:del>
      <w:del w:id="551" w:author="FRANCISCO DE BORJA JIMENEZ-ALFARO GONZALEZ" w:date="2024-02-15T13:01:00Z">
        <w:r w:rsidRPr="00F95F23" w:rsidDel="00CA5C0C">
          <w:rPr>
            <w:rFonts w:cstheme="minorHAnsi"/>
          </w:rPr>
          <w:delText>s</w:delText>
        </w:r>
      </w:del>
      <w:del w:id="552" w:author="FRANCISCO DE BORJA JIMENEZ-ALFARO GONZALEZ" w:date="2024-02-15T13:19:00Z">
        <w:r w:rsidRPr="00F95F23" w:rsidDel="00710FC3">
          <w:rPr>
            <w:rFonts w:cstheme="minorHAnsi"/>
          </w:rPr>
          <w:delText xml:space="preserve"> </w:delText>
        </w:r>
      </w:del>
      <w:r w:rsidRPr="00F95F23">
        <w:rPr>
          <w:rFonts w:cstheme="minorHAnsi"/>
        </w:rPr>
        <w:t xml:space="preserve">communities </w:t>
      </w:r>
      <w:del w:id="553" w:author="FRANCISCO DE BORJA JIMENEZ-ALFARO GONZALEZ" w:date="2024-02-15T13:01:00Z">
        <w:r w:rsidRPr="00F95F23" w:rsidDel="00CA5C0C">
          <w:rPr>
            <w:rFonts w:cstheme="minorHAnsi"/>
          </w:rPr>
          <w:delText xml:space="preserve">living </w:delText>
        </w:r>
      </w:del>
      <w:r w:rsidRPr="00F95F23">
        <w:rPr>
          <w:rFonts w:cstheme="minorHAnsi"/>
        </w:rPr>
        <w:t xml:space="preserve">between 1900 and 2500 m </w:t>
      </w:r>
      <w:proofErr w:type="spellStart"/>
      <w:r w:rsidRPr="00F95F23">
        <w:rPr>
          <w:rFonts w:cstheme="minorHAnsi"/>
        </w:rPr>
        <w:t>a.s.l</w:t>
      </w:r>
      <w:proofErr w:type="spellEnd"/>
      <w:r w:rsidRPr="00F95F23">
        <w:rPr>
          <w:rFonts w:cstheme="minorHAnsi"/>
        </w:rPr>
        <w:t>. in t</w:t>
      </w:r>
      <w:r w:rsidR="00B430ED" w:rsidRPr="00F95F23">
        <w:rPr>
          <w:rFonts w:cstheme="minorHAnsi"/>
        </w:rPr>
        <w:t xml:space="preserve">he </w:t>
      </w:r>
      <w:r w:rsidRPr="00F95F23">
        <w:rPr>
          <w:rFonts w:cstheme="minorHAnsi"/>
        </w:rPr>
        <w:t>Cantabrian M</w:t>
      </w:r>
      <w:r w:rsidR="00831E8D" w:rsidRPr="00F95F23">
        <w:rPr>
          <w:rFonts w:cstheme="minorHAnsi"/>
        </w:rPr>
        <w:t>ountains</w:t>
      </w:r>
      <w:del w:id="554" w:author="FRANCISCO DE BORJA JIMENEZ-ALFARO GONZALEZ" w:date="2024-02-15T13:02:00Z">
        <w:r w:rsidRPr="00F95F23" w:rsidDel="005047BF">
          <w:rPr>
            <w:rFonts w:cstheme="minorHAnsi"/>
          </w:rPr>
          <w:delText>. This</w:delText>
        </w:r>
      </w:del>
      <w:ins w:id="555" w:author="FRANCISCO DE BORJA JIMENEZ-ALFARO GONZALEZ" w:date="2024-02-15T13:02:00Z">
        <w:r w:rsidR="005047BF">
          <w:rPr>
            <w:rFonts w:cstheme="minorHAnsi"/>
          </w:rPr>
          <w:t>, a</w:t>
        </w:r>
      </w:ins>
      <w:r w:rsidRPr="00F95F23">
        <w:rPr>
          <w:rFonts w:cstheme="minorHAnsi"/>
        </w:rPr>
        <w:t xml:space="preserve"> mountain range</w:t>
      </w:r>
      <w:del w:id="556" w:author="FRANCISCO DE BORJA JIMENEZ-ALFARO GONZALEZ" w:date="2024-02-15T13:02:00Z">
        <w:r w:rsidRPr="00F95F23" w:rsidDel="005047BF">
          <w:rPr>
            <w:rFonts w:cstheme="minorHAnsi"/>
          </w:rPr>
          <w:delText>,</w:delText>
        </w:r>
      </w:del>
      <w:r w:rsidRPr="00F95F23">
        <w:rPr>
          <w:rFonts w:cstheme="minorHAnsi"/>
        </w:rPr>
        <w:t xml:space="preserve"> </w:t>
      </w:r>
      <w:del w:id="557" w:author="FRANCISCO DE BORJA JIMENEZ-ALFARO GONZALEZ" w:date="2024-02-15T13:02:00Z">
        <w:r w:rsidRPr="00F95F23" w:rsidDel="00CA5C0C">
          <w:rPr>
            <w:rFonts w:cstheme="minorHAnsi"/>
          </w:rPr>
          <w:delText xml:space="preserve"> </w:delText>
        </w:r>
      </w:del>
      <w:r w:rsidRPr="00F95F23">
        <w:rPr>
          <w:rFonts w:cstheme="minorHAnsi"/>
        </w:rPr>
        <w:t xml:space="preserve">running E-W in northern Spain, </w:t>
      </w:r>
      <w:ins w:id="558" w:author="FRANCISCO DE BORJA JIMENEZ-ALFARO GONZALEZ" w:date="2024-02-15T13:03:00Z">
        <w:r w:rsidR="00C374D7">
          <w:rPr>
            <w:rFonts w:cstheme="minorHAnsi"/>
          </w:rPr>
          <w:t>forming</w:t>
        </w:r>
      </w:ins>
      <w:del w:id="559" w:author="FRANCISCO DE BORJA JIMENEZ-ALFARO GONZALEZ" w:date="2024-02-15T13:03:00Z">
        <w:r w:rsidRPr="00F95F23" w:rsidDel="00C374D7">
          <w:rPr>
            <w:rFonts w:cstheme="minorHAnsi"/>
          </w:rPr>
          <w:delText>is</w:delText>
        </w:r>
      </w:del>
      <w:r w:rsidR="00F57052" w:rsidRPr="00F95F23">
        <w:rPr>
          <w:rFonts w:cstheme="minorHAnsi"/>
        </w:rPr>
        <w:t xml:space="preserve"> </w:t>
      </w:r>
      <w:del w:id="560" w:author="FRANCISCO DE BORJA JIMENEZ-ALFARO GONZALEZ" w:date="2024-02-15T13:02:00Z">
        <w:r w:rsidR="00F57052" w:rsidRPr="00F95F23" w:rsidDel="005047BF">
          <w:rPr>
            <w:rFonts w:cstheme="minorHAnsi"/>
          </w:rPr>
          <w:delText xml:space="preserve">considered </w:delText>
        </w:r>
      </w:del>
      <w:r w:rsidR="00F57052" w:rsidRPr="00F95F23">
        <w:rPr>
          <w:rFonts w:cstheme="minorHAnsi"/>
        </w:rPr>
        <w:t>a transition</w:t>
      </w:r>
      <w:r w:rsidR="00C5491C" w:rsidRPr="00F95F23">
        <w:rPr>
          <w:rFonts w:cstheme="minorHAnsi"/>
        </w:rPr>
        <w:t>al</w:t>
      </w:r>
      <w:r w:rsidR="00F57052" w:rsidRPr="00F95F23">
        <w:rPr>
          <w:rFonts w:cstheme="minorHAnsi"/>
        </w:rPr>
        <w:t xml:space="preserve"> biogeographical </w:t>
      </w:r>
      <w:r w:rsidRPr="00F95F23">
        <w:rPr>
          <w:rFonts w:cstheme="minorHAnsi"/>
        </w:rPr>
        <w:t xml:space="preserve">hub </w:t>
      </w:r>
      <w:r w:rsidR="00F53E5C" w:rsidRPr="00F95F23">
        <w:rPr>
          <w:rFonts w:cstheme="minorHAnsi"/>
        </w:rPr>
        <w:t xml:space="preserve">between </w:t>
      </w:r>
      <w:proofErr w:type="spellStart"/>
      <w:r w:rsidR="00F53E5C" w:rsidRPr="00F95F23">
        <w:rPr>
          <w:rFonts w:cstheme="minorHAnsi"/>
        </w:rPr>
        <w:t>Eurosiberian</w:t>
      </w:r>
      <w:proofErr w:type="spellEnd"/>
      <w:r w:rsidR="00F53E5C" w:rsidRPr="00F95F23">
        <w:rPr>
          <w:rFonts w:cstheme="minorHAnsi"/>
        </w:rPr>
        <w:t xml:space="preserve"> and </w:t>
      </w:r>
      <w:r w:rsidR="008429D7" w:rsidRPr="00F95F23">
        <w:rPr>
          <w:rFonts w:cstheme="minorHAnsi"/>
        </w:rPr>
        <w:t>Mediterranean</w:t>
      </w:r>
      <w:r w:rsidR="00E96AC4" w:rsidRPr="00F95F23">
        <w:rPr>
          <w:rFonts w:cstheme="minorHAnsi"/>
        </w:rPr>
        <w:t xml:space="preserve"> region</w:t>
      </w:r>
      <w:r w:rsidR="00B86995" w:rsidRPr="00F95F23">
        <w:rPr>
          <w:rFonts w:cstheme="minorHAnsi"/>
        </w:rPr>
        <w:t>s</w:t>
      </w:r>
      <w:ins w:id="561" w:author="FRANCISCO DE BORJA JIMENEZ-ALFARO GONZALEZ" w:date="2024-02-15T13:03:00Z">
        <w:r w:rsidR="00C374D7">
          <w:rPr>
            <w:rFonts w:cstheme="minorHAnsi"/>
          </w:rPr>
          <w:t xml:space="preserve"> in Europe</w:t>
        </w:r>
      </w:ins>
      <w:r w:rsidR="00B86995" w:rsidRPr="00F95F23">
        <w:rPr>
          <w:rFonts w:cstheme="minorHAnsi"/>
        </w:rPr>
        <w:t xml:space="preserve"> </w:t>
      </w:r>
      <w:r w:rsidR="00B86995" w:rsidRPr="00F95F23">
        <w:rPr>
          <w:rFonts w:cstheme="minorHAnsi"/>
        </w:rPr>
        <w:fldChar w:fldCharType="begin" w:fldLock="1"/>
      </w:r>
      <w:r w:rsidR="00757D24" w:rsidRPr="00F95F23">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&lt;i&gt;et al.&lt;/i&gt;, 2021)","plainTextFormattedCitation":"(Jiménez-Alfaro et al., 2021)","previouslyFormattedCitation":"(Jiménez-Alfaro &lt;i&gt;et al.&lt;/i&gt;, 2021)"},"properties":{"noteIndex":0},"schema":"https://github.com/citation-style-language/schema/raw/master/csl-citation.json"}</w:instrText>
      </w:r>
      <w:r w:rsidR="00B86995" w:rsidRPr="00F95F23">
        <w:rPr>
          <w:rFonts w:cstheme="minorHAnsi"/>
        </w:rPr>
        <w:fldChar w:fldCharType="separate"/>
      </w:r>
      <w:r w:rsidR="00757D24" w:rsidRPr="00F95F23">
        <w:rPr>
          <w:rFonts w:cstheme="minorHAnsi"/>
          <w:noProof/>
        </w:rPr>
        <w:t xml:space="preserve">(Jiménez-Alfaro </w:t>
      </w:r>
      <w:r w:rsidR="00757D24" w:rsidRPr="00F95F23">
        <w:rPr>
          <w:rFonts w:cstheme="minorHAnsi"/>
          <w:i/>
          <w:noProof/>
        </w:rPr>
        <w:t>et al.</w:t>
      </w:r>
      <w:r w:rsidR="00757D24" w:rsidRPr="00F95F23">
        <w:rPr>
          <w:rFonts w:cstheme="minorHAnsi"/>
          <w:noProof/>
        </w:rPr>
        <w:t>, 2021)</w:t>
      </w:r>
      <w:r w:rsidR="00B86995" w:rsidRPr="00F95F23">
        <w:rPr>
          <w:rFonts w:cstheme="minorHAnsi"/>
        </w:rPr>
        <w:fldChar w:fldCharType="end"/>
      </w:r>
      <w:ins w:id="562" w:author="FRANCISCO DE BORJA JIMENEZ-ALFARO GONZALEZ" w:date="2024-02-15T13:04:00Z">
        <w:r w:rsidR="00FF327E">
          <w:rPr>
            <w:rFonts w:cstheme="minorHAnsi"/>
          </w:rPr>
          <w:t xml:space="preserve">. </w:t>
        </w:r>
      </w:ins>
      <w:del w:id="563" w:author="FRANCISCO DE BORJA JIMENEZ-ALFARO GONZALEZ" w:date="2024-02-15T13:04:00Z">
        <w:r w:rsidRPr="00F95F23" w:rsidDel="00FF327E">
          <w:rPr>
            <w:rFonts w:cstheme="minorHAnsi"/>
          </w:rPr>
          <w:delText xml:space="preserve">, </w:delText>
        </w:r>
        <w:r w:rsidR="00E32266" w:rsidRPr="00F95F23" w:rsidDel="00FF327E">
          <w:rPr>
            <w:rFonts w:cstheme="minorHAnsi"/>
          </w:rPr>
          <w:delText xml:space="preserve">influenced by </w:delText>
        </w:r>
        <w:r w:rsidRPr="00F95F23" w:rsidDel="00FF327E">
          <w:rPr>
            <w:rFonts w:cstheme="minorHAnsi"/>
          </w:rPr>
          <w:delText>M</w:delText>
        </w:r>
        <w:r w:rsidR="008429D7" w:rsidRPr="00F95F23" w:rsidDel="00FF327E">
          <w:rPr>
            <w:rFonts w:cstheme="minorHAnsi"/>
          </w:rPr>
          <w:delText>editerranean</w:delText>
        </w:r>
        <w:r w:rsidRPr="00F95F23" w:rsidDel="00FF327E">
          <w:rPr>
            <w:rFonts w:cstheme="minorHAnsi"/>
          </w:rPr>
          <w:delText>-like</w:delText>
        </w:r>
        <w:r w:rsidR="006E783A" w:rsidRPr="00F95F23" w:rsidDel="00FF327E">
          <w:rPr>
            <w:rFonts w:cstheme="minorHAnsi"/>
          </w:rPr>
          <w:delText xml:space="preserve"> </w:delText>
        </w:r>
        <w:r w:rsidR="00E32266" w:rsidRPr="00F95F23" w:rsidDel="00FF327E">
          <w:rPr>
            <w:rFonts w:cstheme="minorHAnsi"/>
          </w:rPr>
          <w:delText xml:space="preserve">climate in southern slopes and </w:delText>
        </w:r>
        <w:r w:rsidR="006D1A47" w:rsidRPr="00F95F23" w:rsidDel="00FF327E">
          <w:rPr>
            <w:rFonts w:cstheme="minorHAnsi"/>
          </w:rPr>
          <w:delText>t</w:delText>
        </w:r>
        <w:r w:rsidR="00E32266" w:rsidRPr="00F95F23" w:rsidDel="00FF327E">
          <w:rPr>
            <w:rFonts w:cstheme="minorHAnsi"/>
          </w:rPr>
          <w:delText>emperate climate in northern slopes</w:delText>
        </w:r>
        <w:r w:rsidR="00152264" w:rsidRPr="00F95F23" w:rsidDel="00FF327E">
          <w:rPr>
            <w:rFonts w:cstheme="minorHAnsi"/>
          </w:rPr>
          <w:delText xml:space="preserve">. </w:delText>
        </w:r>
      </w:del>
      <w:r w:rsidR="00152AE0" w:rsidRPr="00F95F23">
        <w:rPr>
          <w:rFonts w:cstheme="minorHAnsi"/>
        </w:rPr>
        <w:t xml:space="preserve">The </w:t>
      </w:r>
      <w:ins w:id="564" w:author="FRANCISCO DE BORJA JIMENEZ-ALFARO GONZALEZ" w:date="2024-02-15T13:04:00Z">
        <w:r w:rsidR="00FF327E">
          <w:rPr>
            <w:rFonts w:cstheme="minorHAnsi"/>
          </w:rPr>
          <w:t>bio</w:t>
        </w:r>
      </w:ins>
      <w:del w:id="565" w:author="FRANCISCO DE BORJA JIMENEZ-ALFARO GONZALEZ" w:date="2024-02-15T13:03:00Z">
        <w:r w:rsidR="00152AE0" w:rsidRPr="00F95F23" w:rsidDel="00C374D7">
          <w:rPr>
            <w:rFonts w:cstheme="minorHAnsi"/>
          </w:rPr>
          <w:delText xml:space="preserve">particularity of </w:delText>
        </w:r>
        <w:r w:rsidR="00C5491C" w:rsidRPr="00F95F23" w:rsidDel="00C374D7">
          <w:rPr>
            <w:rFonts w:cstheme="minorHAnsi"/>
          </w:rPr>
          <w:delText xml:space="preserve">its </w:delText>
        </w:r>
      </w:del>
      <w:r w:rsidR="004375D7" w:rsidRPr="00F95F23">
        <w:rPr>
          <w:rFonts w:cstheme="minorHAnsi"/>
        </w:rPr>
        <w:t xml:space="preserve">geographic </w:t>
      </w:r>
      <w:r w:rsidR="00152AE0" w:rsidRPr="00F95F23">
        <w:rPr>
          <w:rFonts w:cstheme="minorHAnsi"/>
        </w:rPr>
        <w:t>location</w:t>
      </w:r>
      <w:ins w:id="566" w:author="FRANCISCO DE BORJA JIMENEZ-ALFARO GONZALEZ" w:date="2024-02-15T13:03:00Z">
        <w:r w:rsidR="00C374D7">
          <w:rPr>
            <w:rFonts w:cstheme="minorHAnsi"/>
          </w:rPr>
          <w:t xml:space="preserve"> of the region</w:t>
        </w:r>
      </w:ins>
      <w:r w:rsidR="00152AE0" w:rsidRPr="00F95F23">
        <w:rPr>
          <w:rFonts w:cstheme="minorHAnsi"/>
        </w:rPr>
        <w:t xml:space="preserve"> </w:t>
      </w:r>
      <w:r w:rsidR="00C5491C" w:rsidRPr="00F95F23">
        <w:rPr>
          <w:rFonts w:cstheme="minorHAnsi"/>
        </w:rPr>
        <w:t>facilitates</w:t>
      </w:r>
      <w:r w:rsidR="00152AE0" w:rsidRPr="00F95F23">
        <w:rPr>
          <w:rFonts w:cstheme="minorHAnsi"/>
        </w:rPr>
        <w:t xml:space="preserve"> the coexistence of</w:t>
      </w:r>
      <w:r w:rsidR="007467C4" w:rsidRPr="00F95F23">
        <w:rPr>
          <w:rFonts w:cstheme="minorHAnsi"/>
        </w:rPr>
        <w:t xml:space="preserve"> </w:t>
      </w:r>
      <w:ins w:id="567" w:author="FRANCISCO DE BORJA JIMENEZ-ALFARO GONZALEZ" w:date="2024-02-15T13:04:00Z">
        <w:r w:rsidR="00FF327E">
          <w:rPr>
            <w:rFonts w:cstheme="minorHAnsi"/>
          </w:rPr>
          <w:t xml:space="preserve">climatically </w:t>
        </w:r>
      </w:ins>
      <w:ins w:id="568" w:author="FRANCISCO DE BORJA JIMENEZ-ALFARO GONZALEZ" w:date="2024-02-15T13:05:00Z">
        <w:r w:rsidR="00FF327E">
          <w:rPr>
            <w:rFonts w:cstheme="minorHAnsi"/>
          </w:rPr>
          <w:t>t</w:t>
        </w:r>
      </w:ins>
      <w:ins w:id="569" w:author="FRANCISCO DE BORJA JIMENEZ-ALFARO GONZALEZ" w:date="2024-02-15T13:04:00Z">
        <w:r w:rsidR="00C374D7">
          <w:rPr>
            <w:rFonts w:cstheme="minorHAnsi"/>
          </w:rPr>
          <w:t>emperate</w:t>
        </w:r>
        <w:r w:rsidR="00FF327E">
          <w:rPr>
            <w:rFonts w:cstheme="minorHAnsi"/>
          </w:rPr>
          <w:t xml:space="preserve"> alpine communities and </w:t>
        </w:r>
      </w:ins>
      <w:ins w:id="570" w:author="FRANCISCO DE BORJA JIMENEZ-ALFARO GONZALEZ" w:date="2024-02-15T13:05:00Z">
        <w:r w:rsidR="00FF327E">
          <w:rPr>
            <w:rFonts w:cstheme="minorHAnsi"/>
          </w:rPr>
          <w:t>m</w:t>
        </w:r>
      </w:ins>
      <w:ins w:id="571" w:author="FRANCISCO DE BORJA JIMENEZ-ALFARO GONZALEZ" w:date="2024-02-15T13:04:00Z">
        <w:r w:rsidR="00FF327E">
          <w:rPr>
            <w:rFonts w:cstheme="minorHAnsi"/>
          </w:rPr>
          <w:t>editerranean alpine communities in northern and southern slopes of the mountain range, respectively</w:t>
        </w:r>
      </w:ins>
      <w:del w:id="572" w:author="FRANCISCO DE BORJA JIMENEZ-ALFARO GONZALEZ" w:date="2024-02-15T13:04:00Z">
        <w:r w:rsidR="00152AE0" w:rsidRPr="00F95F23" w:rsidDel="00FF327E">
          <w:rPr>
            <w:rFonts w:cstheme="minorHAnsi"/>
          </w:rPr>
          <w:delText xml:space="preserve">a </w:delText>
        </w:r>
        <w:r w:rsidR="007467C4" w:rsidRPr="00F95F23" w:rsidDel="00FF327E">
          <w:rPr>
            <w:rFonts w:cstheme="minorHAnsi"/>
          </w:rPr>
          <w:delText>complex</w:delText>
        </w:r>
        <w:r w:rsidR="004519AE" w:rsidRPr="00F95F23" w:rsidDel="00FF327E">
          <w:rPr>
            <w:rFonts w:cstheme="minorHAnsi"/>
          </w:rPr>
          <w:delText xml:space="preserve"> array of </w:delText>
        </w:r>
        <w:r w:rsidR="00F57052" w:rsidRPr="00F95F23" w:rsidDel="00FF327E">
          <w:rPr>
            <w:rFonts w:cstheme="minorHAnsi"/>
          </w:rPr>
          <w:delText xml:space="preserve">communities </w:delText>
        </w:r>
        <w:r w:rsidR="00BC443B" w:rsidRPr="00F95F23" w:rsidDel="00FF327E">
          <w:rPr>
            <w:rFonts w:cstheme="minorHAnsi"/>
          </w:rPr>
          <w:delText xml:space="preserve">with </w:delText>
        </w:r>
        <w:r w:rsidR="00152AE0" w:rsidRPr="00F95F23" w:rsidDel="00FF327E">
          <w:rPr>
            <w:rFonts w:cstheme="minorHAnsi"/>
          </w:rPr>
          <w:delText xml:space="preserve">species </w:delText>
        </w:r>
        <w:r w:rsidR="00F57052" w:rsidRPr="00F95F23" w:rsidDel="00FF327E">
          <w:rPr>
            <w:rFonts w:cstheme="minorHAnsi"/>
          </w:rPr>
          <w:delText xml:space="preserve">adapted </w:delText>
        </w:r>
        <w:r w:rsidR="009A005A" w:rsidRPr="00F95F23" w:rsidDel="00FF327E">
          <w:rPr>
            <w:rFonts w:cstheme="minorHAnsi"/>
          </w:rPr>
          <w:delText xml:space="preserve">to </w:delText>
        </w:r>
        <w:r w:rsidR="004519AE" w:rsidRPr="00F95F23" w:rsidDel="00FF327E">
          <w:rPr>
            <w:rFonts w:cstheme="minorHAnsi"/>
          </w:rPr>
          <w:delText>both</w:delText>
        </w:r>
        <w:r w:rsidR="008F7E44" w:rsidRPr="00F95F23" w:rsidDel="00FF327E">
          <w:rPr>
            <w:rFonts w:cstheme="minorHAnsi"/>
          </w:rPr>
          <w:delText xml:space="preserve"> </w:delText>
        </w:r>
        <w:r w:rsidR="004519AE" w:rsidRPr="00F95F23" w:rsidDel="00FF327E">
          <w:rPr>
            <w:rFonts w:cstheme="minorHAnsi"/>
          </w:rPr>
          <w:delText>climates</w:delText>
        </w:r>
      </w:del>
      <w:r w:rsidR="00C5491C" w:rsidRPr="00F95F23">
        <w:rPr>
          <w:rFonts w:cstheme="minorHAnsi"/>
        </w:rPr>
        <w:t>.</w:t>
      </w:r>
      <w:r w:rsidR="00152AE0" w:rsidRPr="00F95F23">
        <w:rPr>
          <w:rFonts w:cstheme="minorHAnsi"/>
        </w:rPr>
        <w:t xml:space="preserve"> </w:t>
      </w:r>
      <w:r w:rsidR="00B7500F" w:rsidRPr="00F95F23">
        <w:rPr>
          <w:rFonts w:cstheme="minorHAnsi"/>
        </w:rPr>
        <w:t>W</w:t>
      </w:r>
      <w:r w:rsidR="00B055F6" w:rsidRPr="00F95F23">
        <w:rPr>
          <w:rFonts w:cstheme="minorHAnsi"/>
        </w:rPr>
        <w:t xml:space="preserve">e </w:t>
      </w:r>
      <w:del w:id="573" w:author="FRANCISCO DE BORJA JIMENEZ-ALFARO GONZALEZ" w:date="2024-02-15T13:10:00Z">
        <w:r w:rsidR="00B055F6" w:rsidRPr="00F95F23" w:rsidDel="00765642">
          <w:rPr>
            <w:rFonts w:cstheme="minorHAnsi"/>
          </w:rPr>
          <w:delText xml:space="preserve">established </w:delText>
        </w:r>
      </w:del>
      <w:ins w:id="574" w:author="FRANCISCO DE BORJA JIMENEZ-ALFARO GONZALEZ" w:date="2024-02-15T13:10:00Z">
        <w:r w:rsidR="00765642">
          <w:rPr>
            <w:rFonts w:cstheme="minorHAnsi"/>
          </w:rPr>
          <w:t xml:space="preserve">selected </w:t>
        </w:r>
      </w:ins>
      <w:ins w:id="575" w:author="FRANCISCO DE BORJA JIMENEZ-ALFARO GONZALEZ" w:date="2024-02-15T13:15:00Z">
        <w:r w:rsidR="00907E29">
          <w:rPr>
            <w:rFonts w:cstheme="minorHAnsi"/>
          </w:rPr>
          <w:t>one</w:t>
        </w:r>
      </w:ins>
      <w:ins w:id="576" w:author="FRANCISCO DE BORJA JIMENEZ-ALFARO GONZALEZ" w:date="2024-02-15T13:10:00Z">
        <w:r w:rsidR="00765642">
          <w:rPr>
            <w:rFonts w:cstheme="minorHAnsi"/>
          </w:rPr>
          <w:t xml:space="preserve"> study system</w:t>
        </w:r>
        <w:r w:rsidR="00765642" w:rsidRPr="00F95F23">
          <w:rPr>
            <w:rFonts w:cstheme="minorHAnsi"/>
          </w:rPr>
          <w:t xml:space="preserve"> </w:t>
        </w:r>
      </w:ins>
      <w:del w:id="577" w:author="FRANCISCO DE BORJA JIMENEZ-ALFARO GONZALEZ" w:date="2024-02-15T13:10:00Z">
        <w:r w:rsidR="009B2768" w:rsidRPr="00F95F23" w:rsidDel="00765642">
          <w:rPr>
            <w:rFonts w:cstheme="minorHAnsi"/>
          </w:rPr>
          <w:delText xml:space="preserve">one </w:delText>
        </w:r>
      </w:del>
      <w:ins w:id="578" w:author="FRANCISCO DE BORJA JIMENEZ-ALFARO GONZALEZ" w:date="2024-02-15T13:10:00Z">
        <w:r w:rsidR="00765642">
          <w:rPr>
            <w:rFonts w:cstheme="minorHAnsi"/>
          </w:rPr>
          <w:t>for</w:t>
        </w:r>
        <w:r w:rsidR="00765642" w:rsidRPr="00F95F23">
          <w:rPr>
            <w:rFonts w:cstheme="minorHAnsi"/>
          </w:rPr>
          <w:t xml:space="preserve"> </w:t>
        </w:r>
      </w:ins>
      <w:del w:id="579" w:author="FRANCISCO DE BORJA JIMENEZ-ALFARO GONZALEZ" w:date="2024-02-15T13:10:00Z">
        <w:r w:rsidR="00B055F6" w:rsidRPr="00F95F23" w:rsidDel="00765642">
          <w:rPr>
            <w:rFonts w:cstheme="minorHAnsi"/>
          </w:rPr>
          <w:delText xml:space="preserve">study </w:delText>
        </w:r>
        <w:r w:rsidR="006E2D3D" w:rsidRPr="00F95F23" w:rsidDel="00765642">
          <w:rPr>
            <w:rFonts w:cstheme="minorHAnsi"/>
          </w:rPr>
          <w:delText>system</w:delText>
        </w:r>
        <w:r w:rsidR="00B055F6" w:rsidRPr="00F95F23" w:rsidDel="00765642">
          <w:rPr>
            <w:rFonts w:cstheme="minorHAnsi"/>
          </w:rPr>
          <w:delText xml:space="preserve"> in </w:delText>
        </w:r>
      </w:del>
      <w:r w:rsidR="009B2768" w:rsidRPr="00F95F23">
        <w:rPr>
          <w:rFonts w:cstheme="minorHAnsi"/>
        </w:rPr>
        <w:t xml:space="preserve">each </w:t>
      </w:r>
      <w:del w:id="580" w:author="FRANCISCO DE BORJA JIMENEZ-ALFARO GONZALEZ" w:date="2024-02-15T13:15:00Z">
        <w:r w:rsidR="00B055F6" w:rsidRPr="00F95F23" w:rsidDel="00907E29">
          <w:rPr>
            <w:rFonts w:cstheme="minorHAnsi"/>
          </w:rPr>
          <w:delText xml:space="preserve">contrasting </w:delText>
        </w:r>
      </w:del>
      <w:r w:rsidR="00B7500F" w:rsidRPr="00F95F23">
        <w:rPr>
          <w:rFonts w:cstheme="minorHAnsi"/>
        </w:rPr>
        <w:t>macro</w:t>
      </w:r>
      <w:r w:rsidR="009B2768" w:rsidRPr="00F95F23">
        <w:rPr>
          <w:rFonts w:cstheme="minorHAnsi"/>
        </w:rPr>
        <w:t>climate</w:t>
      </w:r>
      <w:r w:rsidR="00B055F6" w:rsidRPr="00F95F23">
        <w:rPr>
          <w:rFonts w:cstheme="minorHAnsi"/>
        </w:rPr>
        <w:t xml:space="preserve">: </w:t>
      </w:r>
      <w:r w:rsidR="00973881" w:rsidRPr="00F95F23">
        <w:rPr>
          <w:rFonts w:cstheme="minorHAnsi"/>
        </w:rPr>
        <w:t xml:space="preserve">(1) temperate alpine calcareous grasslands in the Picos de Europa National Park (NE of the Cantabrian mountains, </w:t>
      </w:r>
      <w:r w:rsidR="00EB7C71">
        <w:rPr>
          <w:rFonts w:cstheme="minorHAnsi"/>
        </w:rPr>
        <w:t>Fig.</w:t>
      </w:r>
      <w:r w:rsidR="00973881" w:rsidRPr="00F95F23">
        <w:rPr>
          <w:rFonts w:cstheme="minorHAnsi"/>
        </w:rPr>
        <w:t xml:space="preserve">1A in green); </w:t>
      </w:r>
      <w:r w:rsidR="00B055F6" w:rsidRPr="00F95F23">
        <w:rPr>
          <w:rFonts w:cstheme="minorHAnsi"/>
        </w:rPr>
        <w:t>and</w:t>
      </w:r>
      <w:r w:rsidR="00973881" w:rsidRPr="00F95F23">
        <w:rPr>
          <w:rFonts w:cstheme="minorHAnsi"/>
        </w:rPr>
        <w:t xml:space="preserve"> (2) Mediterranean </w:t>
      </w:r>
      <w:del w:id="581" w:author="FRANCISCO DE BORJA JIMENEZ-ALFARO GONZALEZ" w:date="2024-02-15T13:11:00Z">
        <w:r w:rsidR="00973881" w:rsidRPr="00F95F23" w:rsidDel="00233909">
          <w:rPr>
            <w:rFonts w:cstheme="minorHAnsi"/>
          </w:rPr>
          <w:delText>high mountain</w:delText>
        </w:r>
      </w:del>
      <w:ins w:id="582" w:author="FRANCISCO DE BORJA JIMENEZ-ALFARO GONZALEZ" w:date="2024-02-15T13:11:00Z">
        <w:r w:rsidR="00233909">
          <w:rPr>
            <w:rFonts w:cstheme="minorHAnsi"/>
          </w:rPr>
          <w:t>alpine</w:t>
        </w:r>
      </w:ins>
      <w:r w:rsidR="00973881" w:rsidRPr="00F95F23">
        <w:rPr>
          <w:rFonts w:cstheme="minorHAnsi"/>
        </w:rPr>
        <w:t xml:space="preserve"> acidic grasslands in the Valles de Omaña and Luna Biosphere Reserve (SW of the Cantabrian mountains, </w:t>
      </w:r>
      <w:r w:rsidR="00EB7C71">
        <w:rPr>
          <w:rFonts w:cstheme="minorHAnsi"/>
        </w:rPr>
        <w:t>Fig.</w:t>
      </w:r>
      <w:del w:id="583" w:author="FRANCISCO DE BORJA JIMENEZ-ALFARO GONZALEZ" w:date="2024-02-15T13:11:00Z">
        <w:r w:rsidR="00973881" w:rsidRPr="00F95F23" w:rsidDel="00233909">
          <w:rPr>
            <w:rFonts w:cstheme="minorHAnsi"/>
          </w:rPr>
          <w:delText>1</w:delText>
        </w:r>
        <w:r w:rsidR="00F267CF" w:rsidDel="00233909">
          <w:rPr>
            <w:rFonts w:cstheme="minorHAnsi"/>
          </w:rPr>
          <w:delText>a</w:delText>
        </w:r>
        <w:r w:rsidR="00973881" w:rsidRPr="00F95F23" w:rsidDel="00233909">
          <w:rPr>
            <w:rFonts w:cstheme="minorHAnsi"/>
          </w:rPr>
          <w:delText xml:space="preserve"> </w:delText>
        </w:r>
      </w:del>
      <w:ins w:id="584" w:author="FRANCISCO DE BORJA JIMENEZ-ALFARO GONZALEZ" w:date="2024-02-15T13:11:00Z">
        <w:r w:rsidR="00233909" w:rsidRPr="00F95F23">
          <w:rPr>
            <w:rFonts w:cstheme="minorHAnsi"/>
          </w:rPr>
          <w:t>1</w:t>
        </w:r>
        <w:r w:rsidR="00233909">
          <w:rPr>
            <w:rFonts w:cstheme="minorHAnsi"/>
          </w:rPr>
          <w:t>A</w:t>
        </w:r>
        <w:r w:rsidR="00233909" w:rsidRPr="00F95F23">
          <w:rPr>
            <w:rFonts w:cstheme="minorHAnsi"/>
          </w:rPr>
          <w:t xml:space="preserve"> </w:t>
        </w:r>
      </w:ins>
      <w:r w:rsidR="00973881" w:rsidRPr="00F95F23">
        <w:rPr>
          <w:rFonts w:cstheme="minorHAnsi"/>
        </w:rPr>
        <w:t>in yellow).</w:t>
      </w:r>
      <w:r w:rsidR="00B055F6" w:rsidRPr="00F95F23">
        <w:rPr>
          <w:rFonts w:cstheme="minorHAnsi"/>
        </w:rPr>
        <w:t xml:space="preserve"> </w:t>
      </w:r>
      <w:del w:id="585" w:author="FRANCISCO DE BORJA JIMENEZ-ALFARO GONZALEZ" w:date="2024-02-15T13:15:00Z">
        <w:r w:rsidR="00FA3242" w:rsidRPr="00F95F23" w:rsidDel="00907E29">
          <w:rPr>
            <w:rFonts w:cstheme="minorHAnsi"/>
          </w:rPr>
          <w:delText xml:space="preserve">Alpine </w:delText>
        </w:r>
      </w:del>
      <w:del w:id="586" w:author="FRANCISCO DE BORJA JIMENEZ-ALFARO GONZALEZ" w:date="2024-02-15T13:11:00Z">
        <w:r w:rsidR="00FA3242" w:rsidRPr="00F95F23" w:rsidDel="00233909">
          <w:rPr>
            <w:rFonts w:cstheme="minorHAnsi"/>
          </w:rPr>
          <w:delText>grasslands</w:delText>
        </w:r>
        <w:r w:rsidR="00B6322A" w:rsidRPr="00F95F23" w:rsidDel="00233909">
          <w:rPr>
            <w:rFonts w:cstheme="minorHAnsi"/>
          </w:rPr>
          <w:delText xml:space="preserve"> </w:delText>
        </w:r>
      </w:del>
      <w:del w:id="587" w:author="FRANCISCO DE BORJA JIMENEZ-ALFARO GONZALEZ" w:date="2024-02-15T13:15:00Z">
        <w:r w:rsidR="00B6322A" w:rsidRPr="00F95F23" w:rsidDel="00907E29">
          <w:rPr>
            <w:rFonts w:cstheme="minorHAnsi"/>
          </w:rPr>
          <w:delText>c</w:delText>
        </w:r>
        <w:r w:rsidR="007662AF" w:rsidRPr="00F95F23" w:rsidDel="00907E29">
          <w:rPr>
            <w:rFonts w:cstheme="minorHAnsi"/>
          </w:rPr>
          <w:delText xml:space="preserve">ommunities </w:delText>
        </w:r>
        <w:r w:rsidR="00FA3242" w:rsidRPr="00F95F23" w:rsidDel="00907E29">
          <w:rPr>
            <w:rFonts w:cstheme="minorHAnsi"/>
          </w:rPr>
          <w:delText xml:space="preserve">in the </w:delText>
        </w:r>
        <w:r w:rsidRPr="00F95F23" w:rsidDel="00907E29">
          <w:rPr>
            <w:rFonts w:cstheme="minorHAnsi"/>
          </w:rPr>
          <w:delText>Cantabrian M</w:delText>
        </w:r>
        <w:r w:rsidR="009A4106" w:rsidRPr="00F95F23" w:rsidDel="00907E29">
          <w:rPr>
            <w:rFonts w:cstheme="minorHAnsi"/>
          </w:rPr>
          <w:delText>ountains</w:delText>
        </w:r>
        <w:r w:rsidR="00FA3242" w:rsidRPr="00F95F23" w:rsidDel="00907E29">
          <w:rPr>
            <w:rFonts w:cstheme="minorHAnsi"/>
          </w:rPr>
          <w:delText xml:space="preserve"> </w:delText>
        </w:r>
        <w:r w:rsidR="007662AF" w:rsidRPr="00F95F23" w:rsidDel="00907E29">
          <w:rPr>
            <w:rFonts w:cstheme="minorHAnsi"/>
          </w:rPr>
          <w:delText xml:space="preserve">are dominated mostly by </w:delText>
        </w:r>
        <w:r w:rsidR="007662AF" w:rsidRPr="00F95F23" w:rsidDel="00907E29">
          <w:rPr>
            <w:rFonts w:cstheme="minorHAnsi"/>
            <w:i/>
            <w:iCs/>
          </w:rPr>
          <w:delText>Poaceae</w:delText>
        </w:r>
        <w:r w:rsidR="007662AF" w:rsidRPr="00F95F23" w:rsidDel="00907E29">
          <w:rPr>
            <w:rFonts w:cstheme="minorHAnsi"/>
          </w:rPr>
          <w:delText xml:space="preserve"> and </w:delText>
        </w:r>
        <w:r w:rsidR="007662AF" w:rsidRPr="00F95F23" w:rsidDel="00907E29">
          <w:rPr>
            <w:rFonts w:cstheme="minorHAnsi"/>
            <w:i/>
            <w:iCs/>
          </w:rPr>
          <w:delText>Cyperaceae</w:delText>
        </w:r>
        <w:r w:rsidR="007662AF" w:rsidRPr="00F95F23" w:rsidDel="00907E29">
          <w:rPr>
            <w:rFonts w:cstheme="minorHAnsi"/>
          </w:rPr>
          <w:delText xml:space="preserve">, </w:delText>
        </w:r>
        <w:r w:rsidRPr="00F95F23" w:rsidDel="00907E29">
          <w:rPr>
            <w:rFonts w:cstheme="minorHAnsi"/>
          </w:rPr>
          <w:delText xml:space="preserve">and </w:delText>
        </w:r>
        <w:r w:rsidR="00B7500F" w:rsidRPr="00F95F23" w:rsidDel="00907E29">
          <w:rPr>
            <w:rFonts w:cstheme="minorHAnsi"/>
          </w:rPr>
          <w:delText xml:space="preserve">lifeform are </w:delText>
        </w:r>
      </w:del>
      <w:del w:id="588" w:author="FRANCISCO DE BORJA JIMENEZ-ALFARO GONZALEZ" w:date="2024-02-15T13:11:00Z">
        <w:r w:rsidR="00B7500F" w:rsidRPr="00F95F23" w:rsidDel="0031316F">
          <w:rPr>
            <w:rFonts w:cstheme="minorHAnsi"/>
          </w:rPr>
          <w:delText xml:space="preserve">mainly </w:delText>
        </w:r>
      </w:del>
      <w:del w:id="589" w:author="FRANCISCO DE BORJA JIMENEZ-ALFARO GONZALEZ" w:date="2024-02-15T13:15:00Z">
        <w:r w:rsidR="007662AF" w:rsidRPr="00F95F23" w:rsidDel="00907E29">
          <w:rPr>
            <w:rFonts w:cstheme="minorHAnsi"/>
          </w:rPr>
          <w:delText>Hemicryptophytes and Chamaephytes.</w:delText>
        </w:r>
        <w:r w:rsidR="00856404" w:rsidRPr="00F95F23" w:rsidDel="00907E29">
          <w:rPr>
            <w:rFonts w:cstheme="minorHAnsi"/>
          </w:rPr>
          <w:delText xml:space="preserve"> Grazing impact is restricted to wild populations of Cantabrian chamois (</w:delText>
        </w:r>
        <w:r w:rsidR="00856404" w:rsidRPr="00F95F23" w:rsidDel="00907E29">
          <w:rPr>
            <w:rFonts w:cstheme="minorHAnsi"/>
            <w:i/>
            <w:iCs/>
          </w:rPr>
          <w:delText>Rupricapra pyrenaica parva</w:delText>
        </w:r>
        <w:r w:rsidR="00856404" w:rsidRPr="00F95F23" w:rsidDel="00907E29">
          <w:rPr>
            <w:rFonts w:cstheme="minorHAnsi"/>
          </w:rPr>
          <w:delText>) in both systems.</w:delText>
        </w:r>
        <w:r w:rsidR="00F354B0" w:rsidRPr="00F95F23" w:rsidDel="00907E29">
          <w:rPr>
            <w:rFonts w:cstheme="minorHAnsi"/>
          </w:rPr>
          <w:delText xml:space="preserve"> </w:delText>
        </w:r>
      </w:del>
      <w:r w:rsidR="002F46D7" w:rsidRPr="0031217B">
        <w:rPr>
          <w:rFonts w:cstheme="minorHAnsi"/>
        </w:rPr>
        <w:t xml:space="preserve">The temperate </w:t>
      </w:r>
      <w:r w:rsidR="006E2D3D" w:rsidRPr="0031217B">
        <w:rPr>
          <w:rFonts w:cstheme="minorHAnsi"/>
        </w:rPr>
        <w:t>system</w:t>
      </w:r>
      <w:r w:rsidR="002F46D7" w:rsidRPr="0031217B">
        <w:rPr>
          <w:rFonts w:cstheme="minorHAnsi"/>
        </w:rPr>
        <w:t xml:space="preserve"> </w:t>
      </w:r>
      <w:del w:id="590" w:author="FRANCISCO DE BORJA JIMENEZ-ALFARO GONZALEZ" w:date="2024-02-15T13:12:00Z">
        <w:r w:rsidR="002F46D7" w:rsidRPr="0031217B" w:rsidDel="009518F6">
          <w:rPr>
            <w:rFonts w:cstheme="minorHAnsi"/>
          </w:rPr>
          <w:delText>presents</w:delText>
        </w:r>
        <w:r w:rsidR="001F46BA" w:rsidRPr="0031217B" w:rsidDel="009518F6">
          <w:rPr>
            <w:rFonts w:cstheme="minorHAnsi"/>
          </w:rPr>
          <w:delText xml:space="preserve"> </w:delText>
        </w:r>
      </w:del>
      <w:ins w:id="591" w:author="FRANCISCO DE BORJA JIMENEZ-ALFARO GONZALEZ" w:date="2024-02-15T13:12:00Z">
        <w:r w:rsidR="009518F6">
          <w:rPr>
            <w:rFonts w:cstheme="minorHAnsi"/>
          </w:rPr>
          <w:t>shows</w:t>
        </w:r>
        <w:r w:rsidR="009518F6" w:rsidRPr="0031217B">
          <w:rPr>
            <w:rFonts w:cstheme="minorHAnsi"/>
          </w:rPr>
          <w:t xml:space="preserve"> </w:t>
        </w:r>
      </w:ins>
      <w:r w:rsidR="001F46BA" w:rsidRPr="0031217B">
        <w:rPr>
          <w:rFonts w:cstheme="minorHAnsi"/>
        </w:rPr>
        <w:t>hi</w:t>
      </w:r>
      <w:r w:rsidR="00DA6ACC" w:rsidRPr="0031217B">
        <w:rPr>
          <w:rFonts w:cstheme="minorHAnsi"/>
        </w:rPr>
        <w:t xml:space="preserve">gher </w:t>
      </w:r>
      <w:del w:id="592" w:author="FRANCISCO DE BORJA JIMENEZ-ALFARO GONZALEZ" w:date="2024-02-15T13:12:00Z">
        <w:r w:rsidR="00DA6ACC" w:rsidRPr="0031217B" w:rsidDel="009518F6">
          <w:rPr>
            <w:rFonts w:cstheme="minorHAnsi"/>
          </w:rPr>
          <w:delText>richness</w:delText>
        </w:r>
        <w:r w:rsidR="001E117D" w:rsidRPr="0031217B" w:rsidDel="009518F6">
          <w:rPr>
            <w:rFonts w:cstheme="minorHAnsi"/>
          </w:rPr>
          <w:delText xml:space="preserve"> </w:delText>
        </w:r>
      </w:del>
      <w:ins w:id="593" w:author="FRANCISCO DE BORJA JIMENEZ-ALFARO GONZALEZ" w:date="2024-02-15T13:12:00Z">
        <w:r w:rsidR="009518F6">
          <w:rPr>
            <w:rFonts w:cstheme="minorHAnsi"/>
          </w:rPr>
          <w:t xml:space="preserve">plant diversity, </w:t>
        </w:r>
      </w:ins>
      <w:del w:id="594" w:author="FRANCISCO DE BORJA JIMENEZ-ALFARO GONZALEZ" w:date="2024-02-15T13:12:00Z">
        <w:r w:rsidR="001E117D" w:rsidRPr="0031217B" w:rsidDel="009518F6">
          <w:rPr>
            <w:rFonts w:cstheme="minorHAnsi"/>
          </w:rPr>
          <w:delText xml:space="preserve">(n= </w:delText>
        </w:r>
        <w:r w:rsidR="00563E45" w:rsidRPr="0031217B" w:rsidDel="009518F6">
          <w:rPr>
            <w:rFonts w:cstheme="minorHAnsi"/>
          </w:rPr>
          <w:delText>8 - 18</w:delText>
        </w:r>
        <w:r w:rsidR="001E117D" w:rsidRPr="0031217B" w:rsidDel="009518F6">
          <w:rPr>
            <w:rFonts w:cstheme="minorHAnsi"/>
          </w:rPr>
          <w:delText>)</w:delText>
        </w:r>
        <w:r w:rsidR="00DA6ACC" w:rsidRPr="0031217B" w:rsidDel="009518F6">
          <w:rPr>
            <w:rFonts w:cstheme="minorHAnsi"/>
          </w:rPr>
          <w:delText xml:space="preserve"> with </w:delText>
        </w:r>
        <w:r w:rsidR="002F46D7" w:rsidRPr="0031217B" w:rsidDel="009518F6">
          <w:rPr>
            <w:rFonts w:cstheme="minorHAnsi"/>
          </w:rPr>
          <w:delText xml:space="preserve">some </w:delText>
        </w:r>
      </w:del>
      <w:del w:id="595" w:author="FRANCISCO DE BORJA JIMENEZ-ALFARO GONZALEZ" w:date="2024-02-15T13:20:00Z">
        <w:r w:rsidR="002F46D7" w:rsidRPr="0031217B" w:rsidDel="00710FC3">
          <w:rPr>
            <w:rFonts w:cstheme="minorHAnsi"/>
          </w:rPr>
          <w:delText xml:space="preserve">relict alpine </w:delText>
        </w:r>
        <w:r w:rsidR="00DA6ACC" w:rsidRPr="0031217B" w:rsidDel="00710FC3">
          <w:rPr>
            <w:rFonts w:cstheme="minorHAnsi"/>
          </w:rPr>
          <w:delText>species</w:delText>
        </w:r>
        <w:r w:rsidR="00856404" w:rsidRPr="0031217B" w:rsidDel="00710FC3">
          <w:rPr>
            <w:rFonts w:eastAsiaTheme="majorEastAsia"/>
          </w:rPr>
          <w:delText xml:space="preserve"> </w:delText>
        </w:r>
        <w:r w:rsidR="00DE310A" w:rsidRPr="0031217B" w:rsidDel="00710FC3">
          <w:rPr>
            <w:rFonts w:eastAsiaTheme="majorEastAsia"/>
          </w:rPr>
          <w:delText>from</w:delText>
        </w:r>
        <w:r w:rsidR="00856404" w:rsidRPr="0031217B" w:rsidDel="00710FC3">
          <w:rPr>
            <w:rFonts w:eastAsiaTheme="majorEastAsia"/>
          </w:rPr>
          <w:delText xml:space="preserve"> </w:delText>
        </w:r>
      </w:del>
      <w:del w:id="596" w:author="FRANCISCO DE BORJA JIMENEZ-ALFARO GONZALEZ" w:date="2024-02-15T13:12:00Z">
        <w:r w:rsidR="00856404" w:rsidRPr="0031217B" w:rsidDel="009518F6">
          <w:rPr>
            <w:rFonts w:eastAsiaTheme="majorEastAsia"/>
          </w:rPr>
          <w:delText xml:space="preserve">diverse origins: </w:delText>
        </w:r>
      </w:del>
      <w:del w:id="597" w:author="FRANCISCO DE BORJA JIMENEZ-ALFARO GONZALEZ" w:date="2024-02-15T13:20:00Z">
        <w:r w:rsidR="00856404" w:rsidRPr="0031217B" w:rsidDel="00710FC3">
          <w:rPr>
            <w:rFonts w:eastAsiaTheme="majorEastAsia"/>
          </w:rPr>
          <w:delText xml:space="preserve">Eurosiberian, Mediterranean or endemic </w:delText>
        </w:r>
        <w:r w:rsidR="00856404" w:rsidRPr="0031217B" w:rsidDel="00710FC3">
          <w:rPr>
            <w:rFonts w:eastAsiaTheme="majorEastAsia"/>
          </w:rPr>
          <w:fldChar w:fldCharType="begin" w:fldLock="1"/>
        </w:r>
        <w:r w:rsidR="00856404" w:rsidRPr="0031217B" w:rsidDel="00710FC3">
          <w:rPr>
            <w:rFonts w:eastAsiaTheme="majorEastAsia"/>
          </w:rPr>
          <w:del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&lt;i&gt;et al.&lt;/i&gt;, 2014)","plainTextFormattedCitation":"(Jiménez-Alfaro et al., 2014)","previouslyFormattedCitation":"(Jiménez-Alfaro &lt;i&gt;et al.&lt;/i&gt;, 2014)"},"properties":{"noteIndex":0},"schema":"https://github.com/citation-style-language/schema/raw/master/csl-citation.json"}</w:delInstrText>
        </w:r>
        <w:r w:rsidR="00856404" w:rsidRPr="0031217B" w:rsidDel="00710FC3">
          <w:rPr>
            <w:rFonts w:eastAsiaTheme="majorEastAsia"/>
          </w:rPr>
          <w:fldChar w:fldCharType="separate"/>
        </w:r>
        <w:r w:rsidR="00856404" w:rsidRPr="0031217B" w:rsidDel="00710FC3">
          <w:rPr>
            <w:rFonts w:eastAsiaTheme="majorEastAsia"/>
            <w:noProof/>
          </w:rPr>
          <w:delText xml:space="preserve">(Jiménez-Alfaro </w:delText>
        </w:r>
        <w:r w:rsidR="00856404" w:rsidRPr="0031217B" w:rsidDel="00710FC3">
          <w:rPr>
            <w:rFonts w:eastAsiaTheme="majorEastAsia"/>
            <w:i/>
            <w:noProof/>
          </w:rPr>
          <w:delText>et al.</w:delText>
        </w:r>
        <w:r w:rsidR="00856404" w:rsidRPr="0031217B" w:rsidDel="00710FC3">
          <w:rPr>
            <w:rFonts w:eastAsiaTheme="majorEastAsia"/>
            <w:noProof/>
          </w:rPr>
          <w:delText>, 2014)</w:delText>
        </w:r>
        <w:r w:rsidR="00856404" w:rsidRPr="0031217B" w:rsidDel="00710FC3">
          <w:rPr>
            <w:rFonts w:eastAsiaTheme="majorEastAsia"/>
          </w:rPr>
          <w:fldChar w:fldCharType="end"/>
        </w:r>
      </w:del>
      <w:del w:id="598" w:author="FRANCISCO DE BORJA JIMENEZ-ALFARO GONZALEZ" w:date="2024-02-15T13:13:00Z">
        <w:r w:rsidR="002A60F0" w:rsidRPr="0031217B" w:rsidDel="0001298C">
          <w:rPr>
            <w:rFonts w:cstheme="minorHAnsi"/>
          </w:rPr>
          <w:delText xml:space="preserve"> while </w:delText>
        </w:r>
        <w:r w:rsidR="00EC7798" w:rsidRPr="0031217B" w:rsidDel="0001298C">
          <w:rPr>
            <w:rFonts w:eastAsiaTheme="majorEastAsia"/>
          </w:rPr>
          <w:delText>local alpine diversity is regulated by meso-topographic gradients</w:delText>
        </w:r>
      </w:del>
      <w:del w:id="599" w:author="FRANCISCO DE BORJA JIMENEZ-ALFARO GONZALEZ" w:date="2024-02-15T13:20:00Z">
        <w:r w:rsidR="00856404" w:rsidRPr="0031217B" w:rsidDel="00710FC3">
          <w:rPr>
            <w:rFonts w:eastAsiaTheme="majorEastAsia"/>
          </w:rPr>
          <w:delText xml:space="preserve">. </w:delText>
        </w:r>
      </w:del>
      <w:del w:id="600" w:author="FRANCISCO DE BORJA JIMENEZ-ALFARO GONZALEZ" w:date="2024-02-15T13:13:00Z">
        <w:r w:rsidR="008A2F35" w:rsidRPr="0031217B" w:rsidDel="0001298C">
          <w:rPr>
            <w:rFonts w:cstheme="minorHAnsi"/>
          </w:rPr>
          <w:delText>Th</w:delText>
        </w:r>
        <w:r w:rsidR="008C5971" w:rsidRPr="0031217B" w:rsidDel="0001298C">
          <w:rPr>
            <w:rFonts w:cstheme="minorHAnsi"/>
          </w:rPr>
          <w:delText>e temperate</w:delText>
        </w:r>
        <w:r w:rsidR="008A2F35" w:rsidRPr="0031217B" w:rsidDel="0001298C">
          <w:rPr>
            <w:rFonts w:cstheme="minorHAnsi"/>
          </w:rPr>
          <w:delText xml:space="preserve"> </w:delText>
        </w:r>
        <w:r w:rsidR="006E2D3D" w:rsidRPr="0031217B" w:rsidDel="0001298C">
          <w:rPr>
            <w:rFonts w:cstheme="minorHAnsi"/>
          </w:rPr>
          <w:delText>system</w:delText>
        </w:r>
        <w:r w:rsidR="000377BE" w:rsidRPr="0031217B" w:rsidDel="0001298C">
          <w:rPr>
            <w:rFonts w:cstheme="minorHAnsi"/>
          </w:rPr>
          <w:delText xml:space="preserve"> is</w:delText>
        </w:r>
        <w:r w:rsidR="008A2F35" w:rsidRPr="0031217B" w:rsidDel="0001298C">
          <w:rPr>
            <w:rFonts w:cstheme="minorHAnsi"/>
          </w:rPr>
          <w:delText xml:space="preserve"> l</w:delText>
        </w:r>
        <w:r w:rsidR="002F46D7" w:rsidRPr="0031217B" w:rsidDel="0001298C">
          <w:rPr>
            <w:rFonts w:cstheme="minorHAnsi"/>
          </w:rPr>
          <w:delText>ocated above calcareous</w:delText>
        </w:r>
      </w:del>
      <w:ins w:id="601" w:author="FRANCISCO DE BORJA JIMENEZ-ALFARO GONZALEZ" w:date="2024-02-15T13:20:00Z">
        <w:r w:rsidR="00710FC3">
          <w:rPr>
            <w:rFonts w:cstheme="minorHAnsi"/>
          </w:rPr>
          <w:t>s</w:t>
        </w:r>
      </w:ins>
      <w:ins w:id="602" w:author="FRANCISCO DE BORJA JIMENEZ-ALFARO GONZALEZ" w:date="2024-02-15T13:13:00Z">
        <w:r w:rsidR="0001298C">
          <w:rPr>
            <w:rFonts w:cstheme="minorHAnsi"/>
          </w:rPr>
          <w:t>oil pH</w:t>
        </w:r>
      </w:ins>
      <w:r w:rsidR="002F46D7" w:rsidRPr="0031217B">
        <w:rPr>
          <w:rFonts w:cstheme="minorHAnsi"/>
        </w:rPr>
        <w:t xml:space="preserve"> </w:t>
      </w:r>
      <w:del w:id="603" w:author="FRANCISCO DE BORJA JIMENEZ-ALFARO GONZALEZ" w:date="2024-02-15T13:13:00Z">
        <w:r w:rsidR="002F46D7" w:rsidRPr="0031217B" w:rsidDel="0001298C">
          <w:rPr>
            <w:rFonts w:cstheme="minorHAnsi"/>
          </w:rPr>
          <w:delText>bedrock (</w:delText>
        </w:r>
        <w:r w:rsidR="007A7FC1" w:rsidRPr="0031217B" w:rsidDel="0001298C">
          <w:rPr>
            <w:rFonts w:cstheme="minorHAnsi"/>
          </w:rPr>
          <w:delText>pH</w:delText>
        </w:r>
      </w:del>
      <w:ins w:id="604" w:author="FRANCISCO DE BORJA JIMENEZ-ALFARO GONZALEZ" w:date="2024-02-15T13:13:00Z">
        <w:r w:rsidR="0001298C">
          <w:rPr>
            <w:rFonts w:cstheme="minorHAnsi"/>
          </w:rPr>
          <w:t>is</w:t>
        </w:r>
      </w:ins>
      <w:r w:rsidR="007A7FC1" w:rsidRPr="0031217B">
        <w:rPr>
          <w:rFonts w:cstheme="minorHAnsi"/>
        </w:rPr>
        <w:t xml:space="preserve"> 6.5 - 6.8</w:t>
      </w:r>
      <w:ins w:id="605" w:author="FRANCISCO DE BORJA JIMENEZ-ALFARO GONZALEZ" w:date="2024-02-15T13:13:00Z">
        <w:r w:rsidR="0001298C">
          <w:rPr>
            <w:rFonts w:cstheme="minorHAnsi"/>
          </w:rPr>
          <w:t xml:space="preserve"> (</w:t>
        </w:r>
      </w:ins>
      <w:del w:id="606" w:author="FRANCISCO DE BORJA JIMENEZ-ALFARO GONZALEZ" w:date="2024-02-15T13:13:00Z">
        <w:r w:rsidR="008036E8" w:rsidRPr="0031217B" w:rsidDel="0001298C">
          <w:rPr>
            <w:rFonts w:cstheme="minorHAnsi"/>
          </w:rPr>
          <w:delText xml:space="preserve">, </w:delText>
        </w:r>
      </w:del>
      <w:r w:rsidR="008036E8" w:rsidRPr="0031217B">
        <w:rPr>
          <w:rFonts w:cstheme="minorHAnsi"/>
        </w:rPr>
        <w:t>own data</w:t>
      </w:r>
      <w:r w:rsidR="002F46D7" w:rsidRPr="0031217B">
        <w:rPr>
          <w:rFonts w:cstheme="minorHAnsi"/>
        </w:rPr>
        <w:t>)</w:t>
      </w:r>
      <w:r w:rsidR="008439AF" w:rsidRPr="0031217B">
        <w:rPr>
          <w:rFonts w:cstheme="minorHAnsi"/>
        </w:rPr>
        <w:t xml:space="preserve">, mean annual air temperature is </w:t>
      </w:r>
      <w:r w:rsidR="00B62B0A" w:rsidRPr="0031217B">
        <w:rPr>
          <w:rFonts w:cstheme="minorHAnsi"/>
        </w:rPr>
        <w:t xml:space="preserve">2.5 ºC </w:t>
      </w:r>
      <w:del w:id="607" w:author="FRANCISCO DE BORJA JIMENEZ-ALFARO GONZALEZ" w:date="2024-02-15T13:13:00Z">
        <w:r w:rsidR="00B62B0A" w:rsidRPr="0031217B" w:rsidDel="0001298C">
          <w:rPr>
            <w:rFonts w:cstheme="minorHAnsi"/>
          </w:rPr>
          <w:delText xml:space="preserve">while </w:delText>
        </w:r>
      </w:del>
      <w:ins w:id="608" w:author="FRANCISCO DE BORJA JIMENEZ-ALFARO GONZALEZ" w:date="2024-02-15T13:13:00Z">
        <w:r w:rsidR="0001298C">
          <w:rPr>
            <w:rFonts w:cstheme="minorHAnsi"/>
          </w:rPr>
          <w:t>an</w:t>
        </w:r>
      </w:ins>
      <w:ins w:id="609" w:author="FRANCISCO DE BORJA JIMENEZ-ALFARO GONZALEZ" w:date="2024-02-15T13:14:00Z">
        <w:r w:rsidR="0001298C">
          <w:rPr>
            <w:rFonts w:cstheme="minorHAnsi"/>
          </w:rPr>
          <w:t>d</w:t>
        </w:r>
      </w:ins>
      <w:ins w:id="610" w:author="FRANCISCO DE BORJA JIMENEZ-ALFARO GONZALEZ" w:date="2024-02-15T13:13:00Z">
        <w:r w:rsidR="0001298C" w:rsidRPr="0031217B">
          <w:rPr>
            <w:rFonts w:cstheme="minorHAnsi"/>
          </w:rPr>
          <w:t xml:space="preserve"> </w:t>
        </w:r>
      </w:ins>
      <w:r w:rsidR="006322FB" w:rsidRPr="0031217B">
        <w:rPr>
          <w:rFonts w:cstheme="minorHAnsi"/>
        </w:rPr>
        <w:t xml:space="preserve">mean summer precipitation is 260 </w:t>
      </w:r>
      <w:r w:rsidR="006322FB" w:rsidRPr="0031217B">
        <w:rPr>
          <w:rFonts w:cstheme="minorHAnsi"/>
        </w:rPr>
        <w:lastRenderedPageBreak/>
        <w:t>kg</w:t>
      </w:r>
      <w:r w:rsidR="00D954D1" w:rsidRPr="0031217B">
        <w:rPr>
          <w:rFonts w:cstheme="minorHAnsi"/>
        </w:rPr>
        <w:t>·m</w:t>
      </w:r>
      <w:r w:rsidR="00D954D1" w:rsidRPr="0031217B">
        <w:rPr>
          <w:rFonts w:cstheme="minorHAnsi"/>
          <w:vertAlign w:val="superscript"/>
        </w:rPr>
        <w:t xml:space="preserve">2 </w:t>
      </w:r>
      <w:r w:rsidR="00D954D1" w:rsidRPr="0031217B">
        <w:rPr>
          <w:rFonts w:cstheme="minorHAnsi"/>
        </w:rPr>
        <w:t>(based on 47 locations</w:t>
      </w:r>
      <w:r w:rsidR="00594ED9" w:rsidRPr="0031217B">
        <w:rPr>
          <w:rFonts w:cstheme="minorHAnsi"/>
        </w:rPr>
        <w:t xml:space="preserve">, values extracted from Chelsa 2.1, </w:t>
      </w:r>
      <w:r w:rsidR="00B62B0A" w:rsidRPr="0031217B">
        <w:rPr>
          <w:rFonts w:cstheme="minorHAnsi"/>
        </w:rPr>
        <w:t xml:space="preserve">bio 1 and </w:t>
      </w:r>
      <w:r w:rsidR="00594ED9" w:rsidRPr="0031217B">
        <w:rPr>
          <w:rFonts w:cstheme="minorHAnsi"/>
        </w:rPr>
        <w:t>bio</w:t>
      </w:r>
      <w:r w:rsidR="00483F38" w:rsidRPr="0031217B">
        <w:rPr>
          <w:rFonts w:cstheme="minorHAnsi"/>
        </w:rPr>
        <w:t xml:space="preserve"> </w:t>
      </w:r>
      <w:r w:rsidR="00594ED9" w:rsidRPr="0031217B">
        <w:rPr>
          <w:rFonts w:cstheme="minorHAnsi"/>
        </w:rPr>
        <w:t>17</w:t>
      </w:r>
      <w:r w:rsidR="00C0509E" w:rsidRPr="0031217B">
        <w:rPr>
          <w:rFonts w:cstheme="minorHAnsi"/>
        </w:rPr>
        <w:t xml:space="preserve">, </w:t>
      </w:r>
      <w:r w:rsidR="00EB7C71" w:rsidRPr="0031217B">
        <w:rPr>
          <w:rFonts w:cstheme="minorHAnsi"/>
        </w:rPr>
        <w:t>Fig.</w:t>
      </w:r>
      <w:r w:rsidR="00C0509E" w:rsidRPr="0031217B">
        <w:rPr>
          <w:rFonts w:cstheme="minorHAnsi"/>
        </w:rPr>
        <w:t>1B</w:t>
      </w:r>
      <w:r w:rsidR="00594ED9" w:rsidRPr="0031217B">
        <w:rPr>
          <w:rFonts w:cstheme="minorHAnsi"/>
        </w:rPr>
        <w:t>)</w:t>
      </w:r>
      <w:r w:rsidR="00B62B0A" w:rsidRPr="0031217B">
        <w:rPr>
          <w:rFonts w:cstheme="minorHAnsi"/>
        </w:rPr>
        <w:t>.</w:t>
      </w:r>
      <w:r w:rsidR="00594ED9" w:rsidRPr="0031217B">
        <w:rPr>
          <w:rFonts w:cstheme="minorHAnsi"/>
        </w:rPr>
        <w:t xml:space="preserve"> </w:t>
      </w:r>
      <w:r w:rsidR="002F46D7" w:rsidRPr="0031217B">
        <w:rPr>
          <w:rFonts w:cstheme="minorHAnsi"/>
        </w:rPr>
        <w:t xml:space="preserve">Growing season starts in May until early October </w:t>
      </w:r>
      <w:r w:rsidR="0078197D" w:rsidRPr="0031217B">
        <w:rPr>
          <w:rFonts w:cstheme="minorHAnsi"/>
        </w:rPr>
        <w:t xml:space="preserve">with a </w:t>
      </w:r>
      <w:r w:rsidR="00344504" w:rsidRPr="0031217B">
        <w:rPr>
          <w:rFonts w:cstheme="minorHAnsi"/>
        </w:rPr>
        <w:t xml:space="preserve">mean annual </w:t>
      </w:r>
      <w:r w:rsidR="00882F9B" w:rsidRPr="0031217B">
        <w:rPr>
          <w:rFonts w:cstheme="minorHAnsi"/>
        </w:rPr>
        <w:t xml:space="preserve">soil </w:t>
      </w:r>
      <w:r w:rsidR="00344504" w:rsidRPr="0031217B">
        <w:rPr>
          <w:rFonts w:cstheme="minorHAnsi"/>
        </w:rPr>
        <w:t>temperature</w:t>
      </w:r>
      <w:r w:rsidR="0078197D" w:rsidRPr="0031217B">
        <w:rPr>
          <w:rFonts w:cstheme="minorHAnsi"/>
        </w:rPr>
        <w:t xml:space="preserve"> of </w:t>
      </w:r>
      <w:r w:rsidR="0078197D" w:rsidRPr="0031217B">
        <w:rPr>
          <w:rFonts w:cstheme="minorHAnsi"/>
          <w:highlight w:val="yellow"/>
        </w:rPr>
        <w:t>5</w:t>
      </w:r>
      <w:r w:rsidR="0078197D" w:rsidRPr="0031217B">
        <w:rPr>
          <w:rFonts w:cstheme="minorHAnsi"/>
        </w:rPr>
        <w:t>ºC</w:t>
      </w:r>
      <w:r w:rsidR="00262B97" w:rsidRPr="0031217B">
        <w:rPr>
          <w:rFonts w:cstheme="minorHAnsi"/>
        </w:rPr>
        <w:t xml:space="preserve"> (based on eight locations, </w:t>
      </w:r>
      <w:r w:rsidR="00EC160E" w:rsidRPr="0031217B">
        <w:rPr>
          <w:rFonts w:cstheme="minorHAnsi"/>
        </w:rPr>
        <w:t xml:space="preserve">soil </w:t>
      </w:r>
      <w:r w:rsidR="00262B97" w:rsidRPr="0031217B">
        <w:rPr>
          <w:rFonts w:cstheme="minorHAnsi"/>
        </w:rPr>
        <w:t>values recorded from 2008 to 2019</w:t>
      </w:r>
      <w:r w:rsidR="00EC160E" w:rsidRPr="0031217B">
        <w:rPr>
          <w:rFonts w:cstheme="minorHAnsi"/>
        </w:rPr>
        <w:t>, data not shown</w:t>
      </w:r>
      <w:r w:rsidR="00262B97" w:rsidRPr="0031217B">
        <w:rPr>
          <w:rFonts w:cstheme="minorHAnsi"/>
        </w:rPr>
        <w:t>)</w:t>
      </w:r>
      <w:r w:rsidR="0078197D" w:rsidRPr="0031217B">
        <w:rPr>
          <w:rFonts w:cstheme="minorHAnsi"/>
        </w:rPr>
        <w:t xml:space="preserve">. </w:t>
      </w:r>
      <w:r w:rsidR="00830A86" w:rsidRPr="0031217B">
        <w:rPr>
          <w:rFonts w:cstheme="minorHAnsi"/>
        </w:rPr>
        <w:t xml:space="preserve">The Mediterranean </w:t>
      </w:r>
      <w:r w:rsidR="006E2D3D" w:rsidRPr="0031217B">
        <w:rPr>
          <w:rFonts w:cstheme="minorHAnsi"/>
        </w:rPr>
        <w:t>system</w:t>
      </w:r>
      <w:del w:id="611" w:author="FRANCISCO DE BORJA JIMENEZ-ALFARO GONZALEZ" w:date="2024-02-15T13:14:00Z">
        <w:r w:rsidR="00F023F7" w:rsidRPr="0031217B" w:rsidDel="0001298C">
          <w:rPr>
            <w:rFonts w:cstheme="minorHAnsi"/>
          </w:rPr>
          <w:delText>,</w:delText>
        </w:r>
        <w:r w:rsidR="00B62B0A" w:rsidRPr="0031217B" w:rsidDel="0001298C">
          <w:rPr>
            <w:rFonts w:cstheme="minorHAnsi"/>
          </w:rPr>
          <w:delText xml:space="preserve"> with</w:delText>
        </w:r>
      </w:del>
      <w:ins w:id="612" w:author="FRANCISCO DE BORJA JIMENEZ-ALFARO GONZALEZ" w:date="2024-02-15T13:14:00Z">
        <w:r w:rsidR="0001298C">
          <w:rPr>
            <w:rFonts w:cstheme="minorHAnsi"/>
          </w:rPr>
          <w:t xml:space="preserve"> supports</w:t>
        </w:r>
      </w:ins>
      <w:r w:rsidR="00B62B0A" w:rsidRPr="0031217B">
        <w:rPr>
          <w:rFonts w:cstheme="minorHAnsi"/>
        </w:rPr>
        <w:t xml:space="preserve"> lower plant richness</w:t>
      </w:r>
      <w:del w:id="613" w:author="FRANCISCO DE BORJA JIMENEZ-ALFARO GONZALEZ" w:date="2024-02-15T13:14:00Z">
        <w:r w:rsidR="00F023F7" w:rsidRPr="0031217B" w:rsidDel="0001298C">
          <w:rPr>
            <w:rFonts w:cstheme="minorHAnsi"/>
          </w:rPr>
          <w:delText xml:space="preserve"> (n</w:delText>
        </w:r>
        <w:r w:rsidR="001E117D" w:rsidRPr="0031217B" w:rsidDel="0001298C">
          <w:rPr>
            <w:rFonts w:cstheme="minorHAnsi"/>
          </w:rPr>
          <w:delText xml:space="preserve">= </w:delText>
        </w:r>
        <w:r w:rsidR="0037626F" w:rsidRPr="0031217B" w:rsidDel="0001298C">
          <w:rPr>
            <w:rFonts w:cstheme="minorHAnsi"/>
          </w:rPr>
          <w:delText>3-14</w:delText>
        </w:r>
        <w:r w:rsidR="001E117D" w:rsidRPr="0031217B" w:rsidDel="0001298C">
          <w:rPr>
            <w:rFonts w:cstheme="minorHAnsi"/>
          </w:rPr>
          <w:delText>)</w:delText>
        </w:r>
      </w:del>
      <w:ins w:id="614" w:author="FRANCISCO DE BORJA JIMENEZ-ALFARO GONZALEZ" w:date="2024-02-15T13:14:00Z">
        <w:r w:rsidR="0001298C">
          <w:rPr>
            <w:rFonts w:cstheme="minorHAnsi"/>
          </w:rPr>
          <w:t xml:space="preserve"> and</w:t>
        </w:r>
      </w:ins>
      <w:del w:id="615" w:author="FRANCISCO DE BORJA JIMENEZ-ALFARO GONZALEZ" w:date="2024-02-15T13:14:00Z">
        <w:r w:rsidR="00F023F7" w:rsidRPr="0031217B" w:rsidDel="0001298C">
          <w:rPr>
            <w:rFonts w:cstheme="minorHAnsi"/>
          </w:rPr>
          <w:delText>,</w:delText>
        </w:r>
      </w:del>
      <w:r w:rsidR="00830A86" w:rsidRPr="0031217B">
        <w:rPr>
          <w:rFonts w:cstheme="minorHAnsi"/>
        </w:rPr>
        <w:t xml:space="preserve"> </w:t>
      </w:r>
      <w:r w:rsidR="006A4F36" w:rsidRPr="0031217B">
        <w:rPr>
          <w:rFonts w:cstheme="minorHAnsi"/>
        </w:rPr>
        <w:t xml:space="preserve">is </w:t>
      </w:r>
      <w:r w:rsidR="00830A86" w:rsidRPr="0031217B">
        <w:rPr>
          <w:rFonts w:cstheme="minorHAnsi"/>
        </w:rPr>
        <w:t xml:space="preserve">located </w:t>
      </w:r>
      <w:del w:id="616" w:author="FRANCISCO DE BORJA JIMENEZ-ALFARO GONZALEZ" w:date="2024-02-15T13:14:00Z">
        <w:r w:rsidR="00830A86" w:rsidRPr="0031217B" w:rsidDel="0001298C">
          <w:rPr>
            <w:rFonts w:cstheme="minorHAnsi"/>
          </w:rPr>
          <w:delText>above an</w:delText>
        </w:r>
      </w:del>
      <w:ins w:id="617" w:author="FRANCISCO DE BORJA JIMENEZ-ALFARO GONZALEZ" w:date="2024-02-15T13:14:00Z">
        <w:r w:rsidR="0001298C">
          <w:rPr>
            <w:rFonts w:cstheme="minorHAnsi"/>
          </w:rPr>
          <w:t>on</w:t>
        </w:r>
      </w:ins>
      <w:r w:rsidR="00830A86" w:rsidRPr="0031217B">
        <w:rPr>
          <w:rFonts w:cstheme="minorHAnsi"/>
        </w:rPr>
        <w:t xml:space="preserve"> acidic bedrock</w:t>
      </w:r>
      <w:r w:rsidR="008036E8" w:rsidRPr="0031217B">
        <w:rPr>
          <w:rFonts w:cstheme="minorHAnsi"/>
        </w:rPr>
        <w:t xml:space="preserve"> </w:t>
      </w:r>
      <w:del w:id="618" w:author="FRANCISCO DE BORJA JIMENEZ-ALFARO GONZALEZ" w:date="2024-02-15T13:14:00Z">
        <w:r w:rsidR="008036E8" w:rsidRPr="0031217B" w:rsidDel="0001298C">
          <w:rPr>
            <w:rFonts w:cstheme="minorHAnsi"/>
          </w:rPr>
          <w:delText>(</w:delText>
        </w:r>
      </w:del>
      <w:ins w:id="619" w:author="FRANCISCO DE BORJA JIMENEZ-ALFARO GONZALEZ" w:date="2024-02-15T13:14:00Z">
        <w:r w:rsidR="0001298C">
          <w:rPr>
            <w:rFonts w:cstheme="minorHAnsi"/>
          </w:rPr>
          <w:t xml:space="preserve">with </w:t>
        </w:r>
      </w:ins>
      <w:r w:rsidR="008036E8" w:rsidRPr="0031217B">
        <w:rPr>
          <w:rFonts w:cstheme="minorHAnsi"/>
        </w:rPr>
        <w:t>pH</w:t>
      </w:r>
      <w:r w:rsidR="00394318" w:rsidRPr="0031217B">
        <w:rPr>
          <w:rFonts w:cstheme="minorHAnsi"/>
        </w:rPr>
        <w:t xml:space="preserve"> 3.8 – 4.8</w:t>
      </w:r>
      <w:del w:id="620" w:author="FRANCISCO DE BORJA JIMENEZ-ALFARO GONZALEZ" w:date="2024-02-15T13:14:00Z">
        <w:r w:rsidR="00394318" w:rsidRPr="0031217B" w:rsidDel="0001298C">
          <w:rPr>
            <w:rFonts w:cstheme="minorHAnsi"/>
          </w:rPr>
          <w:delText>, own data</w:delText>
        </w:r>
        <w:r w:rsidR="00EC160E" w:rsidRPr="0031217B" w:rsidDel="0001298C">
          <w:rPr>
            <w:rFonts w:cstheme="minorHAnsi"/>
          </w:rPr>
          <w:delText xml:space="preserve"> not shown</w:delText>
        </w:r>
        <w:r w:rsidR="00394318" w:rsidRPr="0031217B" w:rsidDel="0001298C">
          <w:rPr>
            <w:rFonts w:cstheme="minorHAnsi"/>
          </w:rPr>
          <w:delText>)</w:delText>
        </w:r>
      </w:del>
      <w:r w:rsidR="00EC160E" w:rsidRPr="0031217B">
        <w:rPr>
          <w:rFonts w:cstheme="minorHAnsi"/>
        </w:rPr>
        <w:t>. The system</w:t>
      </w:r>
      <w:r w:rsidR="00186DF3" w:rsidRPr="0031217B">
        <w:rPr>
          <w:rFonts w:cstheme="minorHAnsi"/>
        </w:rPr>
        <w:t xml:space="preserve"> </w:t>
      </w:r>
      <w:r w:rsidR="00F50A45" w:rsidRPr="0031217B">
        <w:rPr>
          <w:rFonts w:cstheme="minorHAnsi"/>
        </w:rPr>
        <w:t>experience</w:t>
      </w:r>
      <w:r w:rsidR="00186DF3" w:rsidRPr="0031217B">
        <w:rPr>
          <w:rFonts w:cstheme="minorHAnsi"/>
        </w:rPr>
        <w:t>s a</w:t>
      </w:r>
      <w:r w:rsidR="00936714" w:rsidRPr="0031217B">
        <w:rPr>
          <w:rFonts w:cstheme="minorHAnsi"/>
        </w:rPr>
        <w:t xml:space="preserve"> </w:t>
      </w:r>
      <w:r w:rsidR="00545438" w:rsidRPr="0031217B">
        <w:rPr>
          <w:rFonts w:cstheme="minorHAnsi"/>
        </w:rPr>
        <w:t>2-month dry period in summer</w:t>
      </w:r>
      <w:r w:rsidR="008666A6" w:rsidRPr="0031217B">
        <w:rPr>
          <w:rFonts w:cstheme="minorHAnsi"/>
        </w:rPr>
        <w:t xml:space="preserve"> (</w:t>
      </w:r>
      <w:r w:rsidR="00246491" w:rsidRPr="0031217B">
        <w:rPr>
          <w:rFonts w:cstheme="minorHAnsi"/>
        </w:rPr>
        <w:t>a</w:t>
      </w:r>
      <w:r w:rsidR="000B197D" w:rsidRPr="0031217B">
        <w:rPr>
          <w:rFonts w:cstheme="minorHAnsi"/>
        </w:rPr>
        <w:t>verage</w:t>
      </w:r>
      <w:r w:rsidR="001827C4" w:rsidRPr="0031217B">
        <w:rPr>
          <w:rFonts w:cstheme="minorHAnsi"/>
        </w:rPr>
        <w:t xml:space="preserve"> precipitation of 160 kg·m</w:t>
      </w:r>
      <w:r w:rsidR="001827C4" w:rsidRPr="0031217B">
        <w:rPr>
          <w:rFonts w:cstheme="minorHAnsi"/>
          <w:vertAlign w:val="superscript"/>
        </w:rPr>
        <w:t>2</w:t>
      </w:r>
      <w:r w:rsidR="00246491" w:rsidRPr="0031217B">
        <w:rPr>
          <w:rFonts w:cstheme="minorHAnsi"/>
        </w:rPr>
        <w:t>)</w:t>
      </w:r>
      <w:r w:rsidR="00C0509E" w:rsidRPr="0031217B">
        <w:rPr>
          <w:rFonts w:cstheme="minorHAnsi"/>
        </w:rPr>
        <w:t xml:space="preserve"> and mean annual air temperature is </w:t>
      </w:r>
      <w:r w:rsidR="00DC1D31" w:rsidRPr="0031217B">
        <w:rPr>
          <w:rFonts w:cstheme="minorHAnsi"/>
        </w:rPr>
        <w:t>4.5 ºC</w:t>
      </w:r>
      <w:r w:rsidR="00B7286E" w:rsidRPr="0031217B">
        <w:rPr>
          <w:rFonts w:cstheme="minorHAnsi"/>
        </w:rPr>
        <w:t xml:space="preserve"> (</w:t>
      </w:r>
      <w:r w:rsidR="00EB7C71" w:rsidRPr="0031217B">
        <w:rPr>
          <w:rFonts w:cstheme="minorHAnsi"/>
        </w:rPr>
        <w:t>Fig.</w:t>
      </w:r>
      <w:r w:rsidR="00B7286E" w:rsidRPr="0031217B">
        <w:rPr>
          <w:rFonts w:cstheme="minorHAnsi"/>
        </w:rPr>
        <w:t>1B)</w:t>
      </w:r>
      <w:r w:rsidR="00D94767" w:rsidRPr="0031217B">
        <w:rPr>
          <w:rFonts w:cstheme="minorHAnsi"/>
        </w:rPr>
        <w:t xml:space="preserve">. </w:t>
      </w:r>
      <w:r w:rsidR="00F56557" w:rsidRPr="0031217B">
        <w:rPr>
          <w:rFonts w:cstheme="minorHAnsi"/>
        </w:rPr>
        <w:t>Growing season stretch</w:t>
      </w:r>
      <w:r w:rsidR="00360B57" w:rsidRPr="0031217B">
        <w:rPr>
          <w:rFonts w:cstheme="minorHAnsi"/>
        </w:rPr>
        <w:t>es</w:t>
      </w:r>
      <w:r w:rsidR="00F56557" w:rsidRPr="0031217B">
        <w:rPr>
          <w:rFonts w:cstheme="minorHAnsi"/>
        </w:rPr>
        <w:t xml:space="preserve"> from March </w:t>
      </w:r>
      <w:r w:rsidR="00483F38" w:rsidRPr="0031217B">
        <w:rPr>
          <w:rFonts w:cstheme="minorHAnsi"/>
        </w:rPr>
        <w:t>to early November</w:t>
      </w:r>
      <w:r w:rsidR="00344504" w:rsidRPr="0031217B">
        <w:rPr>
          <w:rFonts w:cstheme="minorHAnsi"/>
        </w:rPr>
        <w:t xml:space="preserve"> with a mean annual </w:t>
      </w:r>
      <w:r w:rsidR="00882F9B" w:rsidRPr="0031217B">
        <w:rPr>
          <w:rFonts w:cstheme="minorHAnsi"/>
        </w:rPr>
        <w:t xml:space="preserve">soil </w:t>
      </w:r>
      <w:r w:rsidR="00344504" w:rsidRPr="0031217B">
        <w:rPr>
          <w:rFonts w:cstheme="minorHAnsi"/>
        </w:rPr>
        <w:t>temperature of 8ºC</w:t>
      </w:r>
      <w:r w:rsidR="00EC160E" w:rsidRPr="0031217B">
        <w:rPr>
          <w:rFonts w:cstheme="minorHAnsi"/>
        </w:rPr>
        <w:t xml:space="preserve"> (based on four locations, soil values recorded from 2021 to 2023</w:t>
      </w:r>
      <w:del w:id="621" w:author="FRANCISCO DE BORJA JIMENEZ-ALFARO GONZALEZ" w:date="2024-02-15T13:15:00Z">
        <w:r w:rsidR="00EC160E" w:rsidRPr="0031217B" w:rsidDel="00B330A1">
          <w:rPr>
            <w:rFonts w:cstheme="minorHAnsi"/>
          </w:rPr>
          <w:delText>, data not shown</w:delText>
        </w:r>
      </w:del>
      <w:r w:rsidR="00EC160E" w:rsidRPr="0031217B">
        <w:rPr>
          <w:rFonts w:cstheme="minorHAnsi"/>
        </w:rPr>
        <w:t>)</w:t>
      </w:r>
      <w:r w:rsidR="00344504" w:rsidRPr="0031217B">
        <w:rPr>
          <w:rFonts w:cstheme="minorHAnsi"/>
        </w:rPr>
        <w:t>.</w:t>
      </w:r>
      <w:r w:rsidR="000F7850" w:rsidRPr="0031217B">
        <w:rPr>
          <w:rFonts w:cstheme="minorHAnsi"/>
        </w:rPr>
        <w:t xml:space="preserve"> </w:t>
      </w:r>
      <w:ins w:id="622" w:author="FRANCISCO DE BORJA JIMENEZ-ALFARO GONZALEZ" w:date="2024-02-15T13:16:00Z">
        <w:r w:rsidR="00907E29">
          <w:rPr>
            <w:rFonts w:cstheme="minorHAnsi"/>
          </w:rPr>
          <w:t xml:space="preserve">The two study systems </w:t>
        </w:r>
        <w:r w:rsidR="00907E29" w:rsidRPr="00F95F23">
          <w:rPr>
            <w:rFonts w:cstheme="minorHAnsi"/>
          </w:rPr>
          <w:t xml:space="preserve">are dominated mostly by </w:t>
        </w:r>
        <w:proofErr w:type="spellStart"/>
        <w:r w:rsidR="00907E29" w:rsidRPr="00F95F23">
          <w:rPr>
            <w:rFonts w:cstheme="minorHAnsi"/>
            <w:i/>
            <w:iCs/>
          </w:rPr>
          <w:t>Poaceae</w:t>
        </w:r>
        <w:proofErr w:type="spellEnd"/>
        <w:r w:rsidR="00907E29" w:rsidRPr="00F95F23">
          <w:rPr>
            <w:rFonts w:cstheme="minorHAnsi"/>
          </w:rPr>
          <w:t xml:space="preserve"> and </w:t>
        </w:r>
        <w:proofErr w:type="spellStart"/>
        <w:r w:rsidR="00907E29" w:rsidRPr="00F95F23">
          <w:rPr>
            <w:rFonts w:cstheme="minorHAnsi"/>
            <w:i/>
            <w:iCs/>
          </w:rPr>
          <w:t>Cyperaceae</w:t>
        </w:r>
        <w:proofErr w:type="spellEnd"/>
        <w:r w:rsidR="00907E29" w:rsidRPr="00F95F23">
          <w:rPr>
            <w:rFonts w:cstheme="minorHAnsi"/>
          </w:rPr>
          <w:t>, and</w:t>
        </w:r>
        <w:r w:rsidR="00907E29">
          <w:rPr>
            <w:rFonts w:cstheme="minorHAnsi"/>
          </w:rPr>
          <w:t xml:space="preserve"> the main</w:t>
        </w:r>
        <w:r w:rsidR="00907E29" w:rsidRPr="00F95F23">
          <w:rPr>
            <w:rFonts w:cstheme="minorHAnsi"/>
          </w:rPr>
          <w:t xml:space="preserve"> lifeform</w:t>
        </w:r>
        <w:r w:rsidR="00907E29">
          <w:rPr>
            <w:rFonts w:cstheme="minorHAnsi"/>
          </w:rPr>
          <w:t>s</w:t>
        </w:r>
        <w:r w:rsidR="00907E29" w:rsidRPr="00F95F23">
          <w:rPr>
            <w:rFonts w:cstheme="minorHAnsi"/>
          </w:rPr>
          <w:t xml:space="preserve"> are Hemicryptophytes and Chamaephytes. Grazing impact is restricted to wild populations of Cantabrian chamois (</w:t>
        </w:r>
        <w:proofErr w:type="spellStart"/>
        <w:r w:rsidR="00907E29" w:rsidRPr="00F95F23">
          <w:rPr>
            <w:rFonts w:cstheme="minorHAnsi"/>
            <w:i/>
            <w:iCs/>
          </w:rPr>
          <w:t>Rupricapra</w:t>
        </w:r>
        <w:proofErr w:type="spellEnd"/>
        <w:r w:rsidR="00907E29" w:rsidRPr="00F95F23">
          <w:rPr>
            <w:rFonts w:cstheme="minorHAnsi"/>
            <w:i/>
            <w:iCs/>
          </w:rPr>
          <w:t xml:space="preserve"> </w:t>
        </w:r>
        <w:proofErr w:type="spellStart"/>
        <w:r w:rsidR="00907E29" w:rsidRPr="00F95F23">
          <w:rPr>
            <w:rFonts w:cstheme="minorHAnsi"/>
            <w:i/>
            <w:iCs/>
          </w:rPr>
          <w:t>pyrenaica</w:t>
        </w:r>
        <w:proofErr w:type="spellEnd"/>
        <w:r w:rsidR="00907E29" w:rsidRPr="00F95F23">
          <w:rPr>
            <w:rFonts w:cstheme="minorHAnsi"/>
            <w:i/>
            <w:iCs/>
          </w:rPr>
          <w:t xml:space="preserve"> parva</w:t>
        </w:r>
        <w:r w:rsidR="00907E29" w:rsidRPr="00F95F23">
          <w:rPr>
            <w:rFonts w:cstheme="minorHAnsi"/>
          </w:rPr>
          <w:t>).</w:t>
        </w:r>
      </w:ins>
    </w:p>
    <w:p w14:paraId="4138C40D" w14:textId="32798D90" w:rsidR="00502072" w:rsidRPr="00F95F23" w:rsidRDefault="00502072" w:rsidP="00502072">
      <w:pPr>
        <w:pStyle w:val="Heading2"/>
        <w:rPr>
          <w:rFonts w:eastAsia="Times New Roman"/>
          <w:lang w:eastAsia="ca-ES"/>
        </w:rPr>
      </w:pPr>
      <w:r w:rsidRPr="00F95F23">
        <w:rPr>
          <w:rFonts w:eastAsia="Times New Roman"/>
          <w:lang w:eastAsia="ca-ES"/>
        </w:rPr>
        <w:t xml:space="preserve">2.2 Seed sampling </w:t>
      </w:r>
    </w:p>
    <w:p w14:paraId="7B07F1E1" w14:textId="3AAD6074" w:rsidR="00502072" w:rsidRPr="00F95F23" w:rsidRDefault="00502072" w:rsidP="00502072">
      <w:pPr>
        <w:shd w:val="clear" w:color="auto" w:fill="FFFFFF"/>
        <w:spacing w:line="360" w:lineRule="auto"/>
        <w:ind w:firstLine="709"/>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Within each </w:t>
      </w:r>
      <w:ins w:id="623" w:author="Borja J-A" w:date="2024-02-15T15:52:00Z">
        <w:r w:rsidR="00D5356D">
          <w:rPr>
            <w:rFonts w:eastAsia="Times New Roman" w:cstheme="minorHAnsi"/>
            <w:color w:val="000000"/>
            <w:lang w:eastAsia="ca-ES"/>
          </w:rPr>
          <w:t xml:space="preserve">study </w:t>
        </w:r>
      </w:ins>
      <w:r w:rsidRPr="00F95F23">
        <w:rPr>
          <w:rFonts w:eastAsia="Times New Roman" w:cstheme="minorHAnsi"/>
          <w:color w:val="000000"/>
          <w:lang w:eastAsia="ca-ES"/>
        </w:rPr>
        <w:t>system</w:t>
      </w:r>
      <w:ins w:id="624" w:author="Borja J-A" w:date="2024-02-15T15:52:00Z">
        <w:r w:rsidR="00D5356D">
          <w:rPr>
            <w:rFonts w:eastAsia="Times New Roman" w:cstheme="minorHAnsi"/>
            <w:color w:val="000000"/>
            <w:lang w:eastAsia="ca-ES"/>
          </w:rPr>
          <w:t>,</w:t>
        </w:r>
      </w:ins>
      <w:r w:rsidRPr="00F95F23">
        <w:rPr>
          <w:rFonts w:eastAsia="Times New Roman" w:cstheme="minorHAnsi"/>
          <w:color w:val="000000"/>
          <w:lang w:eastAsia="ca-ES"/>
        </w:rPr>
        <w:t xml:space="preserve"> we established four seed sampling sites</w:t>
      </w:r>
      <w:del w:id="625" w:author="Borja J-A" w:date="2024-02-15T15:52:00Z">
        <w:r w:rsidRPr="00F95F23" w:rsidDel="00D5356D">
          <w:rPr>
            <w:rFonts w:eastAsia="Times New Roman" w:cstheme="minorHAnsi"/>
            <w:color w:val="000000"/>
            <w:lang w:eastAsia="ca-ES"/>
          </w:rPr>
          <w:delText>,</w:delText>
        </w:r>
      </w:del>
      <w:r w:rsidRPr="00F95F23">
        <w:rPr>
          <w:rFonts w:eastAsia="Times New Roman" w:cstheme="minorHAnsi"/>
          <w:color w:val="000000"/>
          <w:lang w:eastAsia="ca-ES"/>
        </w:rPr>
        <w:t xml:space="preserve"> separated </w:t>
      </w:r>
      <w:del w:id="626" w:author="Borja J-A" w:date="2024-02-15T15:53:00Z">
        <w:r w:rsidRPr="00F95F23" w:rsidDel="00D5356D">
          <w:rPr>
            <w:rFonts w:eastAsia="Times New Roman" w:cstheme="minorHAnsi"/>
            <w:color w:val="000000"/>
            <w:lang w:eastAsia="ca-ES"/>
          </w:rPr>
          <w:delText>at least</w:delText>
        </w:r>
      </w:del>
      <w:ins w:id="627" w:author="Borja J-A" w:date="2024-02-15T15:53:00Z">
        <w:r w:rsidR="00D5356D">
          <w:rPr>
            <w:rFonts w:eastAsia="Times New Roman" w:cstheme="minorHAnsi"/>
            <w:color w:val="000000"/>
            <w:lang w:eastAsia="ca-ES"/>
          </w:rPr>
          <w:t>a minimum of</w:t>
        </w:r>
      </w:ins>
      <w:r w:rsidRPr="00F95F23">
        <w:rPr>
          <w:rFonts w:eastAsia="Times New Roman" w:cstheme="minorHAnsi"/>
          <w:color w:val="000000"/>
          <w:lang w:eastAsia="ca-ES"/>
        </w:rPr>
        <w:t xml:space="preserve"> 500 m</w:t>
      </w:r>
      <w:ins w:id="628" w:author="Borja J-A" w:date="2024-02-15T15:53:00Z">
        <w:r w:rsidR="00D5356D">
          <w:rPr>
            <w:rFonts w:eastAsia="Times New Roman" w:cstheme="minorHAnsi"/>
            <w:color w:val="000000"/>
            <w:lang w:eastAsia="ca-ES"/>
          </w:rPr>
          <w:t xml:space="preserve"> from each other</w:t>
        </w:r>
      </w:ins>
      <w:r w:rsidRPr="00F95F23">
        <w:rPr>
          <w:rFonts w:eastAsia="Times New Roman" w:cstheme="minorHAnsi"/>
          <w:color w:val="000000"/>
          <w:lang w:eastAsia="ca-ES"/>
        </w:rPr>
        <w:t xml:space="preserve">, </w:t>
      </w:r>
      <w:del w:id="629" w:author="Borja J-A" w:date="2024-02-15T16:30:00Z">
        <w:r w:rsidRPr="00F95F23" w:rsidDel="00EB5460">
          <w:rPr>
            <w:rFonts w:eastAsia="Times New Roman" w:cstheme="minorHAnsi"/>
            <w:color w:val="000000"/>
            <w:lang w:eastAsia="ca-ES"/>
          </w:rPr>
          <w:delText xml:space="preserve">assuming they </w:delText>
        </w:r>
      </w:del>
      <w:ins w:id="630" w:author="Borja J-A" w:date="2024-02-15T16:31:00Z">
        <w:r w:rsidR="00EB5460">
          <w:rPr>
            <w:rFonts w:eastAsia="Times New Roman" w:cstheme="minorHAnsi"/>
            <w:color w:val="000000"/>
            <w:lang w:eastAsia="ca-ES"/>
          </w:rPr>
          <w:t>maximizing the topographic diversity and the expected microclimatic variation among sites</w:t>
        </w:r>
      </w:ins>
      <w:del w:id="631" w:author="Borja J-A" w:date="2024-02-15T16:31:00Z">
        <w:r w:rsidR="00BF0AFF" w:rsidRPr="00F95F23" w:rsidDel="00EB5460">
          <w:rPr>
            <w:rFonts w:eastAsia="Times New Roman" w:cstheme="minorHAnsi"/>
            <w:color w:val="000000"/>
            <w:lang w:eastAsia="ca-ES"/>
          </w:rPr>
          <w:delText>form</w:delText>
        </w:r>
        <w:r w:rsidRPr="00F95F23" w:rsidDel="00EB5460">
          <w:rPr>
            <w:rFonts w:eastAsia="Times New Roman" w:cstheme="minorHAnsi"/>
            <w:color w:val="000000"/>
            <w:lang w:eastAsia="ca-ES"/>
          </w:rPr>
          <w:delText xml:space="preserve"> the same meta-population</w:delText>
        </w:r>
      </w:del>
      <w:r w:rsidRPr="00F95F23">
        <w:rPr>
          <w:rFonts w:eastAsia="Times New Roman" w:cstheme="minorHAnsi"/>
          <w:color w:val="000000"/>
          <w:lang w:eastAsia="ca-ES"/>
        </w:rPr>
        <w:t>. In each sampling site, we recorded all vascular plant species co-occurring in a central representative plot of 3 m radius</w:t>
      </w:r>
      <w:r w:rsidR="00595FBD">
        <w:rPr>
          <w:rFonts w:eastAsia="Times New Roman" w:cstheme="minorHAnsi"/>
          <w:color w:val="000000"/>
          <w:lang w:eastAsia="ca-ES"/>
        </w:rPr>
        <w:t xml:space="preserve"> and considered them</w:t>
      </w:r>
      <w:r w:rsidRPr="00F95F23">
        <w:rPr>
          <w:rFonts w:eastAsia="Times New Roman" w:cstheme="minorHAnsi"/>
          <w:color w:val="000000"/>
          <w:lang w:eastAsia="ca-ES"/>
        </w:rPr>
        <w:t xml:space="preserve"> </w:t>
      </w:r>
      <w:r w:rsidR="00BE1660">
        <w:rPr>
          <w:rFonts w:eastAsia="Times New Roman" w:cstheme="minorHAnsi"/>
          <w:color w:val="000000"/>
          <w:lang w:eastAsia="ca-ES"/>
        </w:rPr>
        <w:t>our</w:t>
      </w:r>
      <w:r w:rsidRPr="00F95F23">
        <w:rPr>
          <w:rFonts w:eastAsia="Times New Roman" w:cstheme="minorHAnsi"/>
          <w:color w:val="000000"/>
          <w:lang w:eastAsia="ca-ES"/>
        </w:rPr>
        <w:t xml:space="preserve"> target communit</w:t>
      </w:r>
      <w:r w:rsidR="00BE1660">
        <w:rPr>
          <w:rFonts w:eastAsia="Times New Roman" w:cstheme="minorHAnsi"/>
          <w:color w:val="000000"/>
          <w:lang w:eastAsia="ca-ES"/>
        </w:rPr>
        <w:t>ies</w:t>
      </w:r>
      <w:r w:rsidRPr="00F95F23">
        <w:rPr>
          <w:rFonts w:eastAsia="Times New Roman" w:cstheme="minorHAnsi"/>
          <w:color w:val="000000"/>
          <w:lang w:eastAsia="ca-ES"/>
        </w:rPr>
        <w:t xml:space="preserve"> (49 species in the temperate and 22 species in the Mediterranean system</w:t>
      </w:r>
      <w:del w:id="632" w:author="Borja J-A" w:date="2024-02-15T16:00:00Z">
        <w:r w:rsidRPr="00F95F23" w:rsidDel="00D5356D">
          <w:rPr>
            <w:rFonts w:eastAsia="Times New Roman" w:cstheme="minorHAnsi"/>
            <w:color w:val="000000"/>
            <w:lang w:eastAsia="ca-ES"/>
          </w:rPr>
          <w:delText>s</w:delText>
        </w:r>
      </w:del>
      <w:r w:rsidRPr="00F95F23">
        <w:rPr>
          <w:rFonts w:eastAsia="Times New Roman" w:cstheme="minorHAnsi"/>
          <w:color w:val="000000"/>
          <w:lang w:eastAsia="ca-ES"/>
        </w:rPr>
        <w:t>). During August-September 2021</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we visited the sampling sites every two weeks during the reproductive season and sampled ripe seeds or fruits (hereafter ‘seeds’ for simplicity) </w:t>
      </w:r>
      <w:del w:id="633" w:author="Borja J-A" w:date="2024-02-15T16:00:00Z">
        <w:r w:rsidRPr="00F95F23" w:rsidDel="00D5356D">
          <w:rPr>
            <w:rFonts w:eastAsia="Times New Roman" w:cstheme="minorHAnsi"/>
            <w:color w:val="000000"/>
            <w:lang w:eastAsia="ca-ES"/>
          </w:rPr>
          <w:delText xml:space="preserve">directly </w:delText>
        </w:r>
      </w:del>
      <w:r w:rsidRPr="00F95F23">
        <w:rPr>
          <w:rFonts w:eastAsia="Times New Roman" w:cstheme="minorHAnsi"/>
          <w:color w:val="000000"/>
          <w:lang w:eastAsia="ca-ES"/>
        </w:rPr>
        <w:t xml:space="preserve">from the </w:t>
      </w:r>
      <w:del w:id="634" w:author="Borja J-A" w:date="2024-02-15T16:00:00Z">
        <w:r w:rsidRPr="00F95F23" w:rsidDel="00D5356D">
          <w:rPr>
            <w:rFonts w:eastAsia="Times New Roman" w:cstheme="minorHAnsi"/>
            <w:color w:val="000000"/>
            <w:lang w:eastAsia="ca-ES"/>
          </w:rPr>
          <w:delText xml:space="preserve">mother plants according to </w:delText>
        </w:r>
      </w:del>
      <w:r w:rsidRPr="00F95F23">
        <w:rPr>
          <w:rFonts w:eastAsia="Times New Roman" w:cstheme="minorHAnsi"/>
          <w:color w:val="000000"/>
          <w:lang w:eastAsia="ca-ES"/>
        </w:rPr>
        <w:t>target species</w:t>
      </w:r>
      <w:del w:id="635" w:author="Borja J-A" w:date="2024-02-15T16:00:00Z">
        <w:r w:rsidRPr="00F95F23" w:rsidDel="00D5356D">
          <w:rPr>
            <w:rFonts w:eastAsia="Times New Roman" w:cstheme="minorHAnsi"/>
            <w:color w:val="000000"/>
            <w:lang w:eastAsia="ca-ES"/>
          </w:rPr>
          <w:delText xml:space="preserve"> maturity peak in the field</w:delText>
        </w:r>
      </w:del>
      <w:r w:rsidRPr="00F95F23">
        <w:rPr>
          <w:rFonts w:eastAsia="Times New Roman" w:cstheme="minorHAnsi"/>
          <w:color w:val="000000"/>
          <w:lang w:eastAsia="ca-ES"/>
        </w:rPr>
        <w:t xml:space="preserve">. Sampling took place within a 50 m radius </w:t>
      </w:r>
      <w:r w:rsidR="00BE1660">
        <w:rPr>
          <w:rFonts w:eastAsia="Times New Roman" w:cstheme="minorHAnsi"/>
          <w:color w:val="000000"/>
          <w:lang w:eastAsia="ca-ES"/>
        </w:rPr>
        <w:t>of</w:t>
      </w:r>
      <w:r w:rsidRPr="00F95F23">
        <w:rPr>
          <w:rFonts w:eastAsia="Times New Roman" w:cstheme="minorHAnsi"/>
          <w:color w:val="000000"/>
          <w:lang w:eastAsia="ca-ES"/>
        </w:rPr>
        <w:t xml:space="preserve"> the central plot of each site from at least 20 </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50</w:t>
      </w:r>
      <w:r w:rsidR="00BF0AFF" w:rsidRPr="00F95F23">
        <w:rPr>
          <w:rFonts w:eastAsia="Times New Roman" w:cstheme="minorHAnsi"/>
          <w:color w:val="000000"/>
          <w:lang w:eastAsia="ca-ES"/>
        </w:rPr>
        <w:t xml:space="preserve"> randomly chosen</w:t>
      </w:r>
      <w:r w:rsidRPr="00F95F23">
        <w:rPr>
          <w:rFonts w:eastAsia="Times New Roman" w:cstheme="minorHAnsi"/>
          <w:color w:val="000000"/>
          <w:lang w:eastAsia="ca-ES"/>
        </w:rPr>
        <w:t xml:space="preserve"> individuals. </w:t>
      </w:r>
      <w:r w:rsidR="00CB795A">
        <w:rPr>
          <w:rFonts w:eastAsia="Times New Roman" w:cstheme="minorHAnsi"/>
          <w:color w:val="000000"/>
          <w:lang w:eastAsia="ca-ES"/>
        </w:rPr>
        <w:t>F</w:t>
      </w:r>
      <w:r w:rsidR="00CB795A" w:rsidRPr="00F95F23">
        <w:rPr>
          <w:rFonts w:eastAsia="Times New Roman" w:cstheme="minorHAnsi"/>
          <w:color w:val="000000"/>
          <w:lang w:eastAsia="ca-ES"/>
        </w:rPr>
        <w:t>ollow</w:t>
      </w:r>
      <w:r w:rsidR="00CB795A">
        <w:rPr>
          <w:rFonts w:eastAsia="Times New Roman" w:cstheme="minorHAnsi"/>
          <w:color w:val="000000"/>
          <w:lang w:eastAsia="ca-ES"/>
        </w:rPr>
        <w:t>ing</w:t>
      </w:r>
      <w:r w:rsidR="00CB795A" w:rsidRPr="00F95F23">
        <w:rPr>
          <w:rFonts w:eastAsia="Times New Roman" w:cstheme="minorHAnsi"/>
          <w:color w:val="000000"/>
          <w:lang w:eastAsia="ca-ES"/>
        </w:rPr>
        <w:t xml:space="preserve"> standard protocols for sampling seeds of wild populations</w:t>
      </w:r>
      <w:r w:rsidR="00CB795A">
        <w:rPr>
          <w:rFonts w:eastAsia="Times New Roman" w:cstheme="minorHAnsi"/>
          <w:color w:val="000000"/>
          <w:lang w:eastAsia="ca-ES"/>
        </w:rPr>
        <w:t>,</w:t>
      </w:r>
      <w:r w:rsidR="00CB795A" w:rsidRPr="00F95F23">
        <w:rPr>
          <w:rFonts w:eastAsia="Times New Roman" w:cstheme="minorHAnsi"/>
          <w:color w:val="000000"/>
          <w:lang w:eastAsia="ca-ES"/>
        </w:rPr>
        <w:t xml:space="preserve"> </w:t>
      </w:r>
      <w:r w:rsidR="00CB795A">
        <w:rPr>
          <w:rFonts w:eastAsia="Times New Roman" w:cstheme="minorHAnsi"/>
          <w:color w:val="000000"/>
          <w:lang w:eastAsia="ca-ES"/>
        </w:rPr>
        <w:t>t</w:t>
      </w:r>
      <w:r w:rsidRPr="00F95F23">
        <w:rPr>
          <w:rFonts w:eastAsia="Times New Roman" w:cstheme="minorHAnsi"/>
          <w:color w:val="000000"/>
          <w:lang w:eastAsia="ca-ES"/>
        </w:rPr>
        <w:t xml:space="preserve">he goal was to collect 200 seeds from each target species in two sampling sites, maximizing spatial sampling </w:t>
      </w:r>
      <w:r w:rsidR="001D79FF">
        <w:rPr>
          <w:rFonts w:eastAsia="Times New Roman" w:cstheme="minorHAnsi"/>
          <w:color w:val="000000"/>
          <w:lang w:eastAsia="ca-ES"/>
        </w:rPr>
        <w:t xml:space="preserve">and </w:t>
      </w:r>
      <w:r w:rsidR="00CB795A" w:rsidRPr="00F95F23">
        <w:rPr>
          <w:rFonts w:eastAsia="Times New Roman" w:cstheme="minorHAnsi"/>
          <w:color w:val="000000"/>
          <w:lang w:eastAsia="ca-ES"/>
        </w:rPr>
        <w:t xml:space="preserve">intraspecific genetic diversity </w:t>
      </w:r>
      <w:r w:rsidR="00CC3A12" w:rsidRPr="00F95F23">
        <w:rPr>
          <w:rFonts w:eastAsia="Times New Roman" w:cstheme="minorHAnsi"/>
          <w:color w:val="000000"/>
          <w:lang w:eastAsia="ca-ES"/>
        </w:rPr>
        <w:t>(ENSCONET 2009).</w:t>
      </w:r>
      <w:r w:rsidR="00CB795A">
        <w:rPr>
          <w:rFonts w:eastAsia="Times New Roman" w:cstheme="minorHAnsi"/>
          <w:color w:val="000000"/>
          <w:lang w:eastAsia="ca-ES"/>
        </w:rPr>
        <w:t xml:space="preserve"> </w:t>
      </w:r>
      <w:r w:rsidRPr="00F95F23">
        <w:rPr>
          <w:rFonts w:eastAsia="Times New Roman" w:cstheme="minorHAnsi"/>
          <w:color w:val="000000"/>
          <w:lang w:eastAsia="ca-ES"/>
        </w:rPr>
        <w:t>In the temperate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seeds from 38 target species, of which 19 were </w:t>
      </w:r>
      <w:r w:rsidR="00BF0AFF" w:rsidRPr="00F95F23">
        <w:rPr>
          <w:rFonts w:eastAsia="Times New Roman" w:cstheme="minorHAnsi"/>
          <w:color w:val="000000"/>
          <w:lang w:eastAsia="ca-ES"/>
        </w:rPr>
        <w:t>collected</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in</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two</w:t>
      </w:r>
      <w:r w:rsidRPr="00F95F23">
        <w:rPr>
          <w:rFonts w:eastAsia="Times New Roman" w:cstheme="minorHAnsi"/>
          <w:color w:val="000000"/>
          <w:lang w:eastAsia="ca-ES"/>
        </w:rPr>
        <w:t xml:space="preserve"> sites. In the Mediterranean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enough seeds from 21 target species, covering two </w:t>
      </w:r>
      <w:r w:rsidR="00BF0AFF" w:rsidRPr="00F95F23">
        <w:rPr>
          <w:rFonts w:eastAsia="Times New Roman" w:cstheme="minorHAnsi"/>
          <w:color w:val="000000"/>
          <w:lang w:eastAsia="ca-ES"/>
        </w:rPr>
        <w:t xml:space="preserve">sampling </w:t>
      </w:r>
      <w:r w:rsidRPr="00F95F23">
        <w:rPr>
          <w:rFonts w:eastAsia="Times New Roman" w:cstheme="minorHAnsi"/>
          <w:color w:val="000000"/>
          <w:lang w:eastAsia="ca-ES"/>
        </w:rPr>
        <w:t>sites for each species except in 2 cases. Only three species (</w:t>
      </w:r>
      <w:proofErr w:type="spellStart"/>
      <w:r w:rsidRPr="00F95F23">
        <w:rPr>
          <w:rFonts w:eastAsia="Times New Roman" w:cstheme="minorHAnsi"/>
          <w:i/>
          <w:iCs/>
          <w:color w:val="000000"/>
          <w:lang w:eastAsia="ca-ES"/>
        </w:rPr>
        <w:t>Jurinea</w:t>
      </w:r>
      <w:proofErr w:type="spellEnd"/>
      <w:r w:rsidRPr="00F95F23">
        <w:rPr>
          <w:rFonts w:eastAsia="Times New Roman" w:cstheme="minorHAnsi"/>
          <w:i/>
          <w:iCs/>
          <w:color w:val="000000"/>
          <w:lang w:eastAsia="ca-ES"/>
        </w:rPr>
        <w:t xml:space="preserve"> humilis</w:t>
      </w:r>
      <w:r w:rsidRPr="00F95F23">
        <w:rPr>
          <w:rFonts w:eastAsia="Times New Roman" w:cstheme="minorHAnsi"/>
          <w:color w:val="000000"/>
          <w:lang w:eastAsia="ca-ES"/>
        </w:rPr>
        <w:t xml:space="preserve">, </w:t>
      </w:r>
      <w:r w:rsidRPr="00F95F23">
        <w:rPr>
          <w:rFonts w:eastAsia="Times New Roman" w:cstheme="minorHAnsi"/>
          <w:i/>
          <w:iCs/>
          <w:color w:val="000000"/>
          <w:lang w:eastAsia="ca-ES"/>
        </w:rPr>
        <w:t>Thymus praecox</w:t>
      </w:r>
      <w:r w:rsidRPr="00F95F23">
        <w:rPr>
          <w:rFonts w:eastAsia="Times New Roman" w:cstheme="minorHAnsi"/>
          <w:color w:val="000000"/>
          <w:lang w:eastAsia="ca-ES"/>
        </w:rPr>
        <w:t xml:space="preserve"> and </w:t>
      </w:r>
      <w:r w:rsidRPr="00F95F23">
        <w:rPr>
          <w:rFonts w:eastAsia="Times New Roman" w:cstheme="minorHAnsi"/>
          <w:i/>
          <w:iCs/>
          <w:color w:val="000000"/>
          <w:lang w:eastAsia="ca-ES"/>
        </w:rPr>
        <w:t xml:space="preserve">Silene </w:t>
      </w:r>
      <w:proofErr w:type="spellStart"/>
      <w:r w:rsidRPr="00F95F23">
        <w:rPr>
          <w:rFonts w:eastAsia="Times New Roman" w:cstheme="minorHAnsi"/>
          <w:i/>
          <w:iCs/>
          <w:color w:val="000000"/>
          <w:lang w:eastAsia="ca-ES"/>
        </w:rPr>
        <w:t>ciliata</w:t>
      </w:r>
      <w:proofErr w:type="spellEnd"/>
      <w:r w:rsidRPr="00F95F23">
        <w:rPr>
          <w:rFonts w:eastAsia="Times New Roman" w:cstheme="minorHAnsi"/>
          <w:color w:val="000000"/>
          <w:lang w:eastAsia="ca-ES"/>
        </w:rPr>
        <w:t xml:space="preserve">) were present in both systems. </w:t>
      </w:r>
      <w:r w:rsidR="00F220FD">
        <w:rPr>
          <w:rFonts w:eastAsia="Times New Roman" w:cstheme="minorHAnsi"/>
          <w:color w:val="000000"/>
          <w:lang w:eastAsia="ca-ES"/>
        </w:rPr>
        <w:t>S</w:t>
      </w:r>
      <w:r w:rsidR="00F220FD" w:rsidRPr="00F95F23">
        <w:rPr>
          <w:rFonts w:eastAsia="Times New Roman" w:cstheme="minorHAnsi"/>
          <w:color w:val="000000"/>
          <w:lang w:eastAsia="ca-ES"/>
        </w:rPr>
        <w:t>eed lots</w:t>
      </w:r>
      <w:r w:rsidR="009F4C73">
        <w:rPr>
          <w:rFonts w:eastAsia="Times New Roman" w:cstheme="minorHAnsi"/>
          <w:color w:val="000000"/>
          <w:lang w:eastAsia="ca-ES"/>
        </w:rPr>
        <w:t xml:space="preserve"> </w:t>
      </w:r>
      <w:r w:rsidR="009F4C73" w:rsidRPr="00F95F23">
        <w:rPr>
          <w:rFonts w:eastAsia="Times New Roman" w:cstheme="minorHAnsi"/>
          <w:color w:val="000000"/>
          <w:lang w:eastAsia="ca-ES"/>
        </w:rPr>
        <w:t>(species x sampling site, N = 95)</w:t>
      </w:r>
      <w:r w:rsidR="00F220FD" w:rsidRPr="00F95F23">
        <w:rPr>
          <w:rFonts w:eastAsia="Times New Roman" w:cstheme="minorHAnsi"/>
          <w:color w:val="000000"/>
          <w:lang w:eastAsia="ca-ES"/>
        </w:rPr>
        <w:t xml:space="preserve"> remained in room conditions </w:t>
      </w:r>
      <w:r w:rsidR="00BC04E3">
        <w:rPr>
          <w:rFonts w:eastAsia="Times New Roman" w:cstheme="minorHAnsi"/>
          <w:color w:val="000000"/>
          <w:lang w:eastAsia="ca-ES"/>
        </w:rPr>
        <w:t>while w</w:t>
      </w:r>
      <w:r w:rsidR="00BF0AFF" w:rsidRPr="00F95F23">
        <w:rPr>
          <w:rFonts w:eastAsia="Times New Roman" w:cstheme="minorHAnsi"/>
          <w:color w:val="000000"/>
          <w:lang w:eastAsia="ca-ES"/>
        </w:rPr>
        <w:t xml:space="preserve">e manually clean and sown </w:t>
      </w:r>
      <w:r w:rsidR="007F2663">
        <w:rPr>
          <w:rFonts w:eastAsia="Times New Roman" w:cstheme="minorHAnsi"/>
          <w:color w:val="000000"/>
          <w:lang w:eastAsia="ca-ES"/>
        </w:rPr>
        <w:t>each seed lot</w:t>
      </w:r>
      <w:r w:rsidRPr="00F95F23">
        <w:rPr>
          <w:rFonts w:eastAsia="Times New Roman" w:cstheme="minorHAnsi"/>
          <w:color w:val="000000"/>
          <w:lang w:eastAsia="ca-ES"/>
        </w:rPr>
        <w:t xml:space="preserve"> within 25</w:t>
      </w:r>
      <w:r w:rsidR="00BF0AFF" w:rsidRPr="00F95F23">
        <w:rPr>
          <w:rFonts w:eastAsia="Times New Roman" w:cstheme="minorHAnsi"/>
          <w:color w:val="000000"/>
          <w:lang w:eastAsia="ca-ES"/>
        </w:rPr>
        <w:t xml:space="preserve"> days of collection</w:t>
      </w:r>
      <w:r w:rsidR="00BC04E3">
        <w:rPr>
          <w:rFonts w:eastAsia="Times New Roman" w:cstheme="minorHAnsi"/>
          <w:color w:val="000000"/>
          <w:lang w:eastAsia="ca-ES"/>
        </w:rPr>
        <w:t>.</w:t>
      </w:r>
      <w:r w:rsidR="00BF0AFF" w:rsidRPr="00F95F23">
        <w:rPr>
          <w:rFonts w:eastAsia="Times New Roman" w:cstheme="minorHAnsi"/>
          <w:color w:val="000000"/>
          <w:lang w:eastAsia="ca-ES"/>
        </w:rPr>
        <w:t xml:space="preserve"> </w:t>
      </w:r>
    </w:p>
    <w:p w14:paraId="07F56B54" w14:textId="4050AE3E" w:rsidR="00795794" w:rsidRPr="00F95F23" w:rsidRDefault="00502072" w:rsidP="00795794">
      <w:pPr>
        <w:pStyle w:val="Heading2"/>
        <w:spacing w:after="160"/>
        <w:rPr>
          <w:ins w:id="636" w:author="Borja J-A" w:date="2024-02-15T16:53:00Z"/>
          <w:rFonts w:eastAsia="Times New Roman"/>
          <w:bdr w:val="none" w:sz="0" w:space="0" w:color="auto" w:frame="1"/>
          <w:lang w:eastAsia="ca-ES"/>
        </w:rPr>
      </w:pPr>
      <w:del w:id="637" w:author="Borja J-A" w:date="2024-02-15T16:53:00Z">
        <w:r w:rsidRPr="00F95F23" w:rsidDel="00795794">
          <w:rPr>
            <w:rFonts w:eastAsia="Times New Roman"/>
            <w:lang w:eastAsia="ca-ES"/>
          </w:rPr>
          <w:delText>2.3 Germination trails</w:delText>
        </w:r>
      </w:del>
      <w:ins w:id="638" w:author="Borja J-A" w:date="2024-02-15T16:53:00Z">
        <w:r w:rsidR="00795794" w:rsidRPr="00F95F23">
          <w:rPr>
            <w:rFonts w:eastAsia="Times New Roman"/>
            <w:bdr w:val="none" w:sz="0" w:space="0" w:color="auto" w:frame="1"/>
            <w:lang w:eastAsia="ca-ES"/>
          </w:rPr>
          <w:t>2.</w:t>
        </w:r>
        <w:r w:rsidR="00795794">
          <w:rPr>
            <w:rFonts w:eastAsia="Times New Roman"/>
            <w:bdr w:val="none" w:sz="0" w:space="0" w:color="auto" w:frame="1"/>
            <w:lang w:eastAsia="ca-ES"/>
          </w:rPr>
          <w:t>3</w:t>
        </w:r>
        <w:r w:rsidR="00795794" w:rsidRPr="00F95F23">
          <w:rPr>
            <w:rFonts w:eastAsia="Times New Roman"/>
            <w:bdr w:val="none" w:sz="0" w:space="0" w:color="auto" w:frame="1"/>
            <w:lang w:eastAsia="ca-ES"/>
          </w:rPr>
          <w:t xml:space="preserve"> </w:t>
        </w:r>
        <w:r w:rsidR="00795794">
          <w:rPr>
            <w:rFonts w:eastAsia="Times New Roman"/>
            <w:bdr w:val="none" w:sz="0" w:space="0" w:color="auto" w:frame="1"/>
            <w:lang w:eastAsia="ca-ES"/>
          </w:rPr>
          <w:t>Experimental setting</w:t>
        </w:r>
      </w:ins>
    </w:p>
    <w:p w14:paraId="6D233B59" w14:textId="32561DB2" w:rsidR="00795794" w:rsidRDefault="414BF7FF" w:rsidP="500F0B95">
      <w:pPr>
        <w:spacing w:after="0" w:line="360" w:lineRule="auto"/>
        <w:ind w:firstLine="709"/>
        <w:jc w:val="both"/>
        <w:rPr>
          <w:ins w:id="639" w:author="Borja J-A" w:date="2024-02-15T16:53:00Z"/>
          <w:rFonts w:eastAsia="Times New Roman"/>
          <w:color w:val="000000" w:themeColor="text1"/>
          <w:lang w:eastAsia="ca-ES"/>
        </w:rPr>
      </w:pPr>
      <w:ins w:id="640" w:author="Borja J-A" w:date="2024-02-15T16:53:00Z">
        <w:r w:rsidRPr="500F0B95">
          <w:t xml:space="preserve">We used a temperature data series collected in the sites of the Temperate system (Picos de Europa National Park) from 2008 to 2019 as a reference </w:t>
        </w:r>
      </w:ins>
      <w:ins w:id="641" w:author="Borja J-A" w:date="2024-02-15T17:00:00Z">
        <w:r w:rsidRPr="500F0B95">
          <w:t>for</w:t>
        </w:r>
      </w:ins>
      <w:ins w:id="642" w:author="Borja J-A" w:date="2024-02-15T16:53:00Z">
        <w:r w:rsidRPr="500F0B95">
          <w:t xml:space="preserve"> regional alpine </w:t>
        </w:r>
      </w:ins>
      <w:ins w:id="643" w:author="Borja J-A" w:date="2024-02-15T17:00:00Z">
        <w:r w:rsidRPr="500F0B95">
          <w:t>micro</w:t>
        </w:r>
      </w:ins>
      <w:ins w:id="644" w:author="Borja J-A" w:date="2024-02-15T16:53:00Z">
        <w:r w:rsidRPr="500F0B95">
          <w:t xml:space="preserve">climate. The data were collected with M-Log5W loggers, </w:t>
        </w:r>
        <w:proofErr w:type="spellStart"/>
        <w:r w:rsidRPr="500F0B95">
          <w:t>GeoPrecision</w:t>
        </w:r>
        <w:proofErr w:type="spellEnd"/>
        <w:r w:rsidRPr="500F0B95">
          <w:t xml:space="preserve">, </w:t>
        </w:r>
        <w:proofErr w:type="spellStart"/>
        <w:r w:rsidRPr="500F0B95">
          <w:t>Ettlingen</w:t>
        </w:r>
        <w:proofErr w:type="spellEnd"/>
        <w:r w:rsidRPr="500F0B95">
          <w:t xml:space="preserve">, Germany, accuracy +/- 0.1 ºC at 0 ºC and 0.01 ºC resolution. We selected the most contrasting sites, representing </w:t>
        </w:r>
        <w:proofErr w:type="spellStart"/>
        <w:r w:rsidRPr="500F0B95">
          <w:t>snowbed</w:t>
        </w:r>
        <w:proofErr w:type="spellEnd"/>
        <w:r w:rsidRPr="500F0B95">
          <w:t xml:space="preserve"> and fellfield conditions</w:t>
        </w:r>
      </w:ins>
      <w:ins w:id="645" w:author="Borja J-A" w:date="2024-02-15T17:02:00Z">
        <w:r w:rsidRPr="500F0B95">
          <w:t xml:space="preserve"> (Fig. 1c)</w:t>
        </w:r>
      </w:ins>
      <w:ins w:id="646" w:author="Borja J-A" w:date="2024-02-15T16:53:00Z">
        <w:r w:rsidRPr="500F0B95">
          <w:t xml:space="preserve">, which were further validated with temperature data available </w:t>
        </w:r>
        <w:r w:rsidRPr="500F0B95">
          <w:lastRenderedPageBreak/>
          <w:t xml:space="preserve">from the Mediterranean sites, based on a </w:t>
        </w:r>
      </w:ins>
      <w:ins w:id="647" w:author="Borja J-A" w:date="2024-02-15T17:02:00Z">
        <w:r w:rsidRPr="500F0B95">
          <w:t xml:space="preserve">field </w:t>
        </w:r>
      </w:ins>
      <w:ins w:id="648" w:author="Borja J-A" w:date="2024-02-15T16:53:00Z">
        <w:r w:rsidRPr="500F0B95">
          <w:t>data series from 2020 to 2022 collected with SP3 loggers, EMS, Czech Republic, accuracy +/- 0.1 ºC at 0 ºC and 0.01 ºC resolution</w:t>
        </w:r>
      </w:ins>
      <w:ins w:id="649" w:author="Borja J-A" w:date="2024-02-15T17:02:00Z">
        <w:r w:rsidRPr="500F0B95">
          <w:t>.</w:t>
        </w:r>
      </w:ins>
      <w:ins w:id="650" w:author="Borja J-A" w:date="2024-02-15T17:01:00Z">
        <w:r w:rsidRPr="500F0B95">
          <w:t xml:space="preserve"> </w:t>
        </w:r>
      </w:ins>
      <w:ins w:id="651" w:author="Borja J-A" w:date="2024-02-15T16:53:00Z">
        <w:r w:rsidRPr="500F0B95">
          <w:t xml:space="preserve">Despite differences in the total snow cover and mean temperatures, the selected </w:t>
        </w:r>
        <w:proofErr w:type="spellStart"/>
        <w:r w:rsidRPr="500F0B95">
          <w:t>snowbed</w:t>
        </w:r>
        <w:proofErr w:type="spellEnd"/>
        <w:r w:rsidRPr="500F0B95">
          <w:t xml:space="preserve"> and fellfield conditions were representative of the patterns observed in the two systems. We transformed the two reference data series for calculating maximum (T max) and minimum daily temperatures (T min) and calculated the number of days with snow cover, estimated as days with less than </w:t>
        </w:r>
      </w:ins>
      <w:ins w:id="652" w:author="FRANCISCO DE BORJA JIMENEZ-ALFARO GONZALEZ" w:date="2024-02-16T07:31:00Z">
        <w:r w:rsidR="2D11B45B" w:rsidRPr="500F0B95">
          <w:t>1</w:t>
        </w:r>
      </w:ins>
      <w:ins w:id="653" w:author="Borja J-A" w:date="2024-02-15T16:53:00Z">
        <w:del w:id="654" w:author="FRANCISCO DE BORJA JIMENEZ-ALFARO GONZALEZ" w:date="2024-02-16T07:31:00Z">
          <w:r w:rsidR="00795794" w:rsidRPr="500F0B95" w:rsidDel="414BF7FF">
            <w:delText>one</w:delText>
          </w:r>
        </w:del>
        <w:r w:rsidRPr="500F0B95">
          <w:t xml:space="preserve"> </w:t>
        </w:r>
        <w:del w:id="655" w:author="FRANCISCO DE BORJA JIMENEZ-ALFARO GONZALEZ" w:date="2024-02-16T07:31:00Z">
          <w:r w:rsidR="00795794" w:rsidRPr="500F0B95" w:rsidDel="414BF7FF">
            <w:delText>degree Celsius</w:delText>
          </w:r>
        </w:del>
      </w:ins>
      <w:ins w:id="656" w:author="FRANCISCO DE BORJA JIMENEZ-ALFARO GONZALEZ" w:date="2024-02-16T07:31:00Z">
        <w:r w:rsidR="4E265B21" w:rsidRPr="500F0B95">
          <w:t>ºC</w:t>
        </w:r>
      </w:ins>
      <w:ins w:id="657" w:author="Borja J-A" w:date="2024-02-15T16:53:00Z">
        <w:r w:rsidRPr="500F0B95">
          <w:t xml:space="preserve"> temperature variation around zero degrees </w:t>
        </w:r>
        <w:r w:rsidR="00795794" w:rsidRPr="500F0B95">
          <w:fldChar w:fldCharType="begin"/>
        </w:r>
        <w:r w:rsidR="00795794" w:rsidRPr="500F0B95">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instrText>
        </w:r>
        <w:r w:rsidR="00795794" w:rsidRPr="500F0B95">
          <w:fldChar w:fldCharType="separate"/>
        </w:r>
        <w:r w:rsidRPr="500F0B95">
          <w:rPr>
            <w:noProof/>
          </w:rPr>
          <w:t xml:space="preserve">(Zhang </w:t>
        </w:r>
        <w:r w:rsidRPr="500F0B95">
          <w:rPr>
            <w:i/>
            <w:iCs/>
            <w:noProof/>
          </w:rPr>
          <w:t>et al.</w:t>
        </w:r>
        <w:r w:rsidRPr="500F0B95">
          <w:rPr>
            <w:noProof/>
          </w:rPr>
          <w:t>, 2005)</w:t>
        </w:r>
        <w:r w:rsidR="00795794" w:rsidRPr="500F0B95">
          <w:fldChar w:fldCharType="end"/>
        </w:r>
        <w:r w:rsidRPr="500F0B95">
          <w:t xml:space="preserve">. These conditions were then used to setup a </w:t>
        </w:r>
        <w:proofErr w:type="gramStart"/>
        <w:r w:rsidRPr="500F0B95">
          <w:t>weekly-resolution</w:t>
        </w:r>
        <w:proofErr w:type="gramEnd"/>
        <w:r w:rsidRPr="500F0B95">
          <w:t xml:space="preserve"> </w:t>
        </w:r>
        <w:del w:id="658" w:author="FRANCISCO DE BORJA JIMENEZ-ALFARO GONZALEZ" w:date="2024-02-16T07:31:00Z">
          <w:r w:rsidR="00795794" w:rsidRPr="500F0B95" w:rsidDel="414BF7FF">
            <w:delText xml:space="preserve">temperature </w:delText>
          </w:r>
        </w:del>
        <w:r w:rsidRPr="500F0B95">
          <w:t xml:space="preserve">program in two incubator chambers </w:t>
        </w:r>
      </w:ins>
      <w:ins w:id="659" w:author="Borja J-A" w:date="2024-02-15T17:02:00Z">
        <w:r w:rsidR="6E6D57BB" w:rsidRPr="500F0B95">
          <w:t>to conduct</w:t>
        </w:r>
      </w:ins>
      <w:ins w:id="660" w:author="Borja J-A" w:date="2024-02-15T16:53:00Z">
        <w:r w:rsidRPr="500F0B95">
          <w:t xml:space="preserve"> a continuous seasonal experiment (Fig. 1d). The chambers were programmed with daily temperature ramps between the </w:t>
        </w:r>
        <w:proofErr w:type="spellStart"/>
        <w:r w:rsidRPr="500F0B95">
          <w:t>Tmax</w:t>
        </w:r>
        <w:proofErr w:type="spellEnd"/>
        <w:r w:rsidRPr="500F0B95">
          <w:t xml:space="preserve"> and </w:t>
        </w:r>
        <w:proofErr w:type="spellStart"/>
        <w:r w:rsidRPr="500F0B95">
          <w:t>Tmin</w:t>
        </w:r>
      </w:ins>
      <w:proofErr w:type="spellEnd"/>
      <w:ins w:id="661" w:author="Borja J-A" w:date="2024-02-15T17:03:00Z">
        <w:r w:rsidR="6E6D57BB" w:rsidRPr="500F0B95">
          <w:t xml:space="preserve"> observed in the field</w:t>
        </w:r>
      </w:ins>
      <w:ins w:id="662" w:author="Borja J-A" w:date="2024-02-15T16:53:00Z">
        <w:del w:id="663" w:author="FRANCISCO DE BORJA JIMENEZ-ALFARO GONZALEZ" w:date="2024-02-16T07:31:00Z">
          <w:r w:rsidR="00795794" w:rsidRPr="500F0B95" w:rsidDel="414BF7FF">
            <w:delText>, thus representing realistic temperature changes during each day</w:delText>
          </w:r>
        </w:del>
        <w:r w:rsidRPr="500F0B95">
          <w:t xml:space="preserve">. The experiment was set to mimic field conditions on a weekly basis, using monthly-resolution photoperiod regimes. Each incubator was configured in </w:t>
        </w:r>
        <w:proofErr w:type="spellStart"/>
        <w:r w:rsidRPr="500F0B95">
          <w:t>Aralab</w:t>
        </w:r>
        <w:proofErr w:type="spellEnd"/>
        <w:r w:rsidRPr="500F0B95">
          <w:t xml:space="preserve"> incubators (</w:t>
        </w:r>
        <w:proofErr w:type="spellStart"/>
        <w:r w:rsidRPr="500F0B95">
          <w:t>Aralab</w:t>
        </w:r>
        <w:proofErr w:type="spellEnd"/>
        <w:r w:rsidRPr="500F0B95">
          <w:t xml:space="preserve"> climatic chamber </w:t>
        </w:r>
        <w:proofErr w:type="spellStart"/>
        <w:r w:rsidRPr="500F0B95">
          <w:t>Fitoclima</w:t>
        </w:r>
        <w:proofErr w:type="spellEnd"/>
        <w:r w:rsidRPr="500F0B95">
          <w:t xml:space="preserve"> S600 PL, equipped with 4 led modules 11W 350mA) </w:t>
        </w:r>
      </w:ins>
      <w:ins w:id="664" w:author="Borja J-A" w:date="2024-02-15T17:03:00Z">
        <w:r w:rsidR="6E6D57BB" w:rsidRPr="500F0B95">
          <w:t xml:space="preserve">using </w:t>
        </w:r>
        <w:proofErr w:type="spellStart"/>
        <w:r w:rsidR="6E6D57BB" w:rsidRPr="500F0B95">
          <w:t>Fitolog</w:t>
        </w:r>
        <w:proofErr w:type="spellEnd"/>
        <w:r w:rsidR="6E6D57BB" w:rsidRPr="500F0B95">
          <w:t xml:space="preserve"> 9000 software (version 9308, </w:t>
        </w:r>
        <w:proofErr w:type="spellStart"/>
        <w:r w:rsidR="6E6D57BB" w:rsidRPr="500F0B95">
          <w:t>Aralab</w:t>
        </w:r>
        <w:proofErr w:type="spellEnd"/>
        <w:r w:rsidR="6E6D57BB" w:rsidRPr="500F0B95">
          <w:t xml:space="preserve"> Pharmaceutical Stability software). </w:t>
        </w:r>
      </w:ins>
      <w:ins w:id="665" w:author="Borja J-A" w:date="2024-02-15T16:53:00Z">
        <w:r w:rsidRPr="500F0B95">
          <w:t xml:space="preserve">The “fellfield” incubator was programmed with a snow-free </w:t>
        </w:r>
        <w:r w:rsidRPr="500F0B95">
          <w:rPr>
            <w:rFonts w:eastAsia="Times New Roman"/>
            <w:color w:val="000000" w:themeColor="text1"/>
            <w:lang w:eastAsia="ca-ES"/>
          </w:rPr>
          <w:t xml:space="preserve">winter period below 0 </w:t>
        </w:r>
        <w:r w:rsidRPr="500F0B95">
          <w:t>ºC</w:t>
        </w:r>
        <w:r w:rsidRPr="500F0B95">
          <w:rPr>
            <w:rFonts w:eastAsia="Times New Roman"/>
            <w:color w:val="000000" w:themeColor="text1"/>
            <w:lang w:eastAsia="ca-ES"/>
          </w:rPr>
          <w:t xml:space="preserve"> temperatures</w:t>
        </w:r>
      </w:ins>
      <w:ins w:id="666" w:author="Borja J-A" w:date="2024-02-15T17:03:00Z">
        <w:r w:rsidR="6E6D57BB" w:rsidRPr="500F0B95">
          <w:rPr>
            <w:rFonts w:eastAsia="Times New Roman"/>
            <w:color w:val="000000" w:themeColor="text1"/>
            <w:lang w:eastAsia="ca-ES"/>
          </w:rPr>
          <w:t>. with</w:t>
        </w:r>
      </w:ins>
      <w:ins w:id="667" w:author="Borja J-A" w:date="2024-02-15T16:53:00Z">
        <w:r w:rsidRPr="500F0B95">
          <w:rPr>
            <w:rFonts w:eastAsia="Times New Roman"/>
            <w:color w:val="000000" w:themeColor="text1"/>
            <w:lang w:eastAsia="ca-ES"/>
          </w:rPr>
          <w:t xml:space="preserve"> daily photoperiod and temperature fluctuation for 144 days. The “</w:t>
        </w:r>
        <w:proofErr w:type="spellStart"/>
        <w:r w:rsidRPr="500F0B95">
          <w:rPr>
            <w:rFonts w:eastAsia="Times New Roman"/>
            <w:color w:val="000000" w:themeColor="text1"/>
            <w:lang w:eastAsia="ca-ES"/>
          </w:rPr>
          <w:t>snowbed</w:t>
        </w:r>
        <w:proofErr w:type="spellEnd"/>
        <w:r w:rsidRPr="500F0B95">
          <w:rPr>
            <w:rFonts w:eastAsia="Times New Roman"/>
            <w:color w:val="000000" w:themeColor="text1"/>
            <w:lang w:eastAsia="ca-ES"/>
          </w:rPr>
          <w:t xml:space="preserve">” scenario was programmed with a long snow period with constant 0 </w:t>
        </w:r>
        <w:r w:rsidRPr="500F0B95">
          <w:t>ºC</w:t>
        </w:r>
        <w:r w:rsidRPr="500F0B95">
          <w:rPr>
            <w:rFonts w:eastAsia="Times New Roman"/>
            <w:color w:val="000000" w:themeColor="text1"/>
            <w:lang w:eastAsia="ca-ES"/>
          </w:rPr>
          <w:t xml:space="preserve"> temperature and darkness for 196 days. More detailed information about weekly programs is available in </w:t>
        </w:r>
        <w:r w:rsidRPr="500F0B95">
          <w:rPr>
            <w:rFonts w:eastAsia="Times New Roman"/>
            <w:color w:val="000000" w:themeColor="text1"/>
            <w:highlight w:val="yellow"/>
            <w:lang w:eastAsia="ca-ES"/>
          </w:rPr>
          <w:t>supporting information Table S2</w:t>
        </w:r>
        <w:r w:rsidRPr="500F0B95">
          <w:rPr>
            <w:rFonts w:eastAsia="Times New Roman"/>
            <w:color w:val="000000" w:themeColor="text1"/>
            <w:lang w:eastAsia="ca-ES"/>
          </w:rPr>
          <w:t xml:space="preserve">. </w:t>
        </w:r>
      </w:ins>
    </w:p>
    <w:p w14:paraId="3D601940" w14:textId="1D908736" w:rsidR="00795794" w:rsidRPr="00795794" w:rsidDel="00795794" w:rsidRDefault="00795794">
      <w:pPr>
        <w:rPr>
          <w:del w:id="668" w:author="Borja J-A" w:date="2024-02-15T16:54:00Z"/>
          <w:lang w:eastAsia="ca-ES"/>
          <w:rPrChange w:id="669" w:author="Borja J-A" w:date="2024-02-15T16:53:00Z">
            <w:rPr>
              <w:del w:id="670" w:author="Borja J-A" w:date="2024-02-15T16:54:00Z"/>
              <w:rFonts w:eastAsia="Times New Roman"/>
              <w:lang w:eastAsia="ca-ES"/>
            </w:rPr>
          </w:rPrChange>
        </w:rPr>
        <w:pPrChange w:id="671" w:author="Borja J-A" w:date="2024-02-15T16:53:00Z">
          <w:pPr>
            <w:pStyle w:val="Heading2"/>
          </w:pPr>
        </w:pPrChange>
      </w:pPr>
    </w:p>
    <w:p w14:paraId="0BF92E36" w14:textId="7F4BDB65" w:rsidR="00B40780" w:rsidRDefault="00502072" w:rsidP="500F0B95">
      <w:pPr>
        <w:shd w:val="clear" w:color="auto" w:fill="FFFFFF" w:themeFill="background1"/>
        <w:spacing w:line="360" w:lineRule="auto"/>
        <w:ind w:firstLine="709"/>
        <w:jc w:val="both"/>
        <w:rPr>
          <w:ins w:id="672" w:author="Borja J-A" w:date="2024-02-15T17:05:00Z"/>
        </w:rPr>
      </w:pPr>
      <w:del w:id="673" w:author="Borja J-A" w:date="2024-02-15T16:04:00Z">
        <w:r w:rsidRPr="500F0B95" w:rsidDel="5DB4F7AD">
          <w:rPr>
            <w:rFonts w:eastAsia="Times New Roman"/>
            <w:color w:val="000000" w:themeColor="text1"/>
            <w:lang w:eastAsia="ca-ES"/>
          </w:rPr>
          <w:delText>We did a sequential sowing of each species</w:delText>
        </w:r>
      </w:del>
      <w:ins w:id="674" w:author="Borja J-A" w:date="2024-02-15T16:04:00Z">
        <w:r w:rsidR="3D83F81A" w:rsidRPr="500F0B95">
          <w:rPr>
            <w:rFonts w:eastAsia="Times New Roman"/>
            <w:color w:val="000000" w:themeColor="text1"/>
            <w:lang w:eastAsia="ca-ES"/>
          </w:rPr>
          <w:t xml:space="preserve">Germination experiments </w:t>
        </w:r>
      </w:ins>
      <w:ins w:id="675" w:author="Borja J-A" w:date="2024-02-15T17:04:00Z">
        <w:r w:rsidR="6E6D57BB" w:rsidRPr="500F0B95">
          <w:rPr>
            <w:rFonts w:eastAsia="Times New Roman"/>
            <w:color w:val="000000" w:themeColor="text1"/>
            <w:lang w:eastAsia="ca-ES"/>
          </w:rPr>
          <w:t xml:space="preserve">were conducted </w:t>
        </w:r>
      </w:ins>
      <w:ins w:id="676" w:author="Borja J-A" w:date="2024-02-15T16:05:00Z">
        <w:r w:rsidR="3D83F81A" w:rsidRPr="500F0B95">
          <w:rPr>
            <w:rFonts w:eastAsia="Times New Roman"/>
            <w:color w:val="000000" w:themeColor="text1"/>
            <w:lang w:eastAsia="ca-ES"/>
          </w:rPr>
          <w:t>sequentially</w:t>
        </w:r>
      </w:ins>
      <w:r w:rsidR="5DB4F7AD" w:rsidRPr="500F0B95">
        <w:rPr>
          <w:rFonts w:eastAsia="Times New Roman"/>
          <w:color w:val="000000" w:themeColor="text1"/>
          <w:lang w:eastAsia="ca-ES"/>
        </w:rPr>
        <w:t xml:space="preserve"> </w:t>
      </w:r>
      <w:del w:id="677" w:author="Borja J-A" w:date="2024-02-15T16:05:00Z">
        <w:r w:rsidRPr="500F0B95" w:rsidDel="5DB4F7AD">
          <w:rPr>
            <w:rFonts w:eastAsia="Times New Roman"/>
            <w:color w:val="000000" w:themeColor="text1"/>
            <w:lang w:eastAsia="ca-ES"/>
          </w:rPr>
          <w:delText>according to</w:delText>
        </w:r>
      </w:del>
      <w:ins w:id="678" w:author="Borja J-A" w:date="2024-02-15T16:05:00Z">
        <w:r w:rsidR="3D83F81A" w:rsidRPr="500F0B95">
          <w:rPr>
            <w:rFonts w:eastAsia="Times New Roman"/>
            <w:color w:val="000000" w:themeColor="text1"/>
            <w:lang w:eastAsia="ca-ES"/>
          </w:rPr>
          <w:t>after</w:t>
        </w:r>
      </w:ins>
      <w:r w:rsidR="5DB4F7AD" w:rsidRPr="500F0B95">
        <w:rPr>
          <w:rFonts w:eastAsia="Times New Roman"/>
          <w:color w:val="000000" w:themeColor="text1"/>
          <w:lang w:eastAsia="ca-ES"/>
        </w:rPr>
        <w:t xml:space="preserve"> field</w:t>
      </w:r>
      <w:r w:rsidR="3FDAA707" w:rsidRPr="500F0B95">
        <w:rPr>
          <w:rFonts w:eastAsia="Times New Roman"/>
          <w:color w:val="000000" w:themeColor="text1"/>
          <w:lang w:eastAsia="ca-ES"/>
        </w:rPr>
        <w:t xml:space="preserve"> collection</w:t>
      </w:r>
      <w:del w:id="679" w:author="FRANCISCO DE BORJA JIMENEZ-ALFARO GONZALEZ" w:date="2024-02-16T07:32:00Z">
        <w:r w:rsidRPr="500F0B95" w:rsidDel="5DB4F7AD">
          <w:rPr>
            <w:rFonts w:eastAsia="Times New Roman"/>
            <w:color w:val="000000" w:themeColor="text1"/>
            <w:lang w:eastAsia="ca-ES"/>
          </w:rPr>
          <w:delText xml:space="preserve">, meaning </w:delText>
        </w:r>
        <w:r w:rsidRPr="500F0B95" w:rsidDel="3FDAA707">
          <w:rPr>
            <w:rFonts w:eastAsia="Times New Roman"/>
            <w:color w:val="000000" w:themeColor="text1"/>
            <w:lang w:eastAsia="ca-ES"/>
          </w:rPr>
          <w:delText xml:space="preserve">that </w:delText>
        </w:r>
        <w:r w:rsidRPr="500F0B95" w:rsidDel="5DB4F7AD">
          <w:rPr>
            <w:rFonts w:eastAsia="Times New Roman"/>
            <w:color w:val="000000" w:themeColor="text1"/>
            <w:lang w:eastAsia="ca-ES"/>
          </w:rPr>
          <w:delText>seeds entered the</w:delText>
        </w:r>
      </w:del>
      <w:ins w:id="680" w:author="Borja J-A" w:date="2024-02-15T17:04:00Z">
        <w:del w:id="681" w:author="FRANCISCO DE BORJA JIMENEZ-ALFARO GONZALEZ" w:date="2024-02-16T07:32:00Z">
          <w:r w:rsidRPr="500F0B95" w:rsidDel="6E6D57BB">
            <w:rPr>
              <w:rFonts w:eastAsia="Times New Roman"/>
              <w:color w:val="000000" w:themeColor="text1"/>
              <w:lang w:eastAsia="ca-ES"/>
            </w:rPr>
            <w:delText xml:space="preserve"> </w:delText>
          </w:r>
        </w:del>
      </w:ins>
      <w:del w:id="682" w:author="FRANCISCO DE BORJA JIMENEZ-ALFARO GONZALEZ" w:date="2024-02-16T07:32:00Z">
        <w:r w:rsidRPr="500F0B95" w:rsidDel="5DB4F7AD">
          <w:rPr>
            <w:rFonts w:eastAsia="Times New Roman"/>
            <w:color w:val="000000" w:themeColor="text1"/>
            <w:lang w:eastAsia="ca-ES"/>
          </w:rPr>
          <w:delText xml:space="preserve"> incubators at their </w:delText>
        </w:r>
      </w:del>
      <w:del w:id="683" w:author="Borja J-A" w:date="2024-02-15T16:05:00Z">
        <w:r w:rsidRPr="500F0B95" w:rsidDel="5DB4F7AD">
          <w:rPr>
            <w:rFonts w:eastAsia="Times New Roman"/>
            <w:color w:val="000000" w:themeColor="text1"/>
            <w:lang w:eastAsia="ca-ES"/>
          </w:rPr>
          <w:delText xml:space="preserve">optimum </w:delText>
        </w:r>
      </w:del>
      <w:del w:id="684" w:author="FRANCISCO DE BORJA JIMENEZ-ALFARO GONZALEZ" w:date="2024-02-16T07:32:00Z">
        <w:r w:rsidRPr="500F0B95" w:rsidDel="5DB4F7AD">
          <w:rPr>
            <w:rFonts w:eastAsia="Times New Roman"/>
            <w:color w:val="000000" w:themeColor="text1"/>
            <w:lang w:eastAsia="ca-ES"/>
          </w:rPr>
          <w:delText>dispersal time</w:delText>
        </w:r>
      </w:del>
      <w:r w:rsidR="5DB4F7AD" w:rsidRPr="500F0B95">
        <w:rPr>
          <w:rFonts w:eastAsia="Times New Roman"/>
          <w:color w:val="000000" w:themeColor="text1"/>
          <w:lang w:eastAsia="ca-ES"/>
        </w:rPr>
        <w:t xml:space="preserve">. Each seed lot was placed in both incubators simultaneously, sowing four replicates of 25 seeds in </w:t>
      </w:r>
      <w:del w:id="685" w:author="FRANCISCO DE BORJA JIMENEZ-ALFARO GONZALEZ" w:date="2024-02-16T07:32:00Z">
        <w:r w:rsidRPr="500F0B95" w:rsidDel="5DB4F7AD">
          <w:rPr>
            <w:rFonts w:eastAsia="Times New Roman"/>
            <w:color w:val="000000" w:themeColor="text1"/>
            <w:lang w:eastAsia="ca-ES"/>
          </w:rPr>
          <w:delText>nine</w:delText>
        </w:r>
      </w:del>
      <w:ins w:id="686" w:author="FRANCISCO DE BORJA JIMENEZ-ALFARO GONZALEZ" w:date="2024-02-16T07:32:00Z">
        <w:r w:rsidR="11F9A20D" w:rsidRPr="500F0B95">
          <w:rPr>
            <w:rFonts w:eastAsia="Times New Roman"/>
            <w:color w:val="000000" w:themeColor="text1"/>
            <w:lang w:eastAsia="ca-ES"/>
          </w:rPr>
          <w:t>9</w:t>
        </w:r>
      </w:ins>
      <w:r w:rsidR="5DB4F7AD" w:rsidRPr="500F0B95">
        <w:rPr>
          <w:rFonts w:eastAsia="Times New Roman"/>
          <w:color w:val="000000" w:themeColor="text1"/>
          <w:lang w:eastAsia="ca-ES"/>
        </w:rPr>
        <w:t xml:space="preserve"> cm diameter Petri dishes (numbers were adapted for seed lots with fewer seeds available) with germination filter paper (</w:t>
      </w:r>
      <w:proofErr w:type="spellStart"/>
      <w:r w:rsidR="5DB4F7AD" w:rsidRPr="500F0B95">
        <w:rPr>
          <w:rFonts w:eastAsia="Times New Roman"/>
          <w:color w:val="000000" w:themeColor="text1"/>
          <w:lang w:eastAsia="ca-ES"/>
        </w:rPr>
        <w:t>Filtros</w:t>
      </w:r>
      <w:proofErr w:type="spellEnd"/>
      <w:r w:rsidR="5DB4F7AD" w:rsidRPr="500F0B95">
        <w:rPr>
          <w:rFonts w:eastAsia="Times New Roman"/>
          <w:color w:val="000000" w:themeColor="text1"/>
          <w:lang w:eastAsia="ca-ES"/>
        </w:rPr>
        <w:t xml:space="preserve"> Anoia S.A. paper for germination assays, Ref.518G085). Filter papers were kept soaked by adding </w:t>
      </w:r>
      <w:del w:id="687" w:author="FRANCISCO DE BORJA JIMENEZ-ALFARO GONZALEZ" w:date="2024-02-16T07:32:00Z">
        <w:r w:rsidRPr="500F0B95" w:rsidDel="5DB4F7AD">
          <w:rPr>
            <w:rFonts w:eastAsia="Times New Roman"/>
            <w:color w:val="000000" w:themeColor="text1"/>
            <w:lang w:eastAsia="ca-ES"/>
          </w:rPr>
          <w:delText>three</w:delText>
        </w:r>
      </w:del>
      <w:ins w:id="688" w:author="FRANCISCO DE BORJA JIMENEZ-ALFARO GONZALEZ" w:date="2024-02-16T07:32:00Z">
        <w:r w:rsidR="3E35DC22" w:rsidRPr="500F0B95">
          <w:rPr>
            <w:rFonts w:eastAsia="Times New Roman"/>
            <w:color w:val="000000" w:themeColor="text1"/>
            <w:lang w:eastAsia="ca-ES"/>
          </w:rPr>
          <w:t>3</w:t>
        </w:r>
      </w:ins>
      <w:r w:rsidR="5DB4F7AD" w:rsidRPr="500F0B95">
        <w:rPr>
          <w:rFonts w:eastAsia="Times New Roman"/>
          <w:color w:val="000000" w:themeColor="text1"/>
          <w:lang w:eastAsia="ca-ES"/>
        </w:rPr>
        <w:t xml:space="preserve"> ml of distilled water every two weeks. Dishes were sealed with parafilm to maintain the moisture content, avoiding water stress throughout the growing season. During the winter</w:t>
      </w:r>
      <w:ins w:id="689" w:author="Borja J-A" w:date="2024-02-15T17:05:00Z">
        <w:r w:rsidR="6E6D57BB" w:rsidRPr="500F0B95">
          <w:rPr>
            <w:rFonts w:eastAsia="Times New Roman"/>
            <w:color w:val="000000" w:themeColor="text1"/>
            <w:lang w:eastAsia="ca-ES"/>
          </w:rPr>
          <w:t xml:space="preserve"> period</w:t>
        </w:r>
      </w:ins>
      <w:r w:rsidR="5DB4F7AD" w:rsidRPr="500F0B95">
        <w:rPr>
          <w:rFonts w:eastAsia="Times New Roman"/>
          <w:color w:val="000000" w:themeColor="text1"/>
          <w:lang w:eastAsia="ca-ES"/>
        </w:rPr>
        <w:t xml:space="preserve">, incubators remained closed to avoid increases of temperature that could trigger seed germination and therefore no water was added during that period. </w:t>
      </w:r>
      <w:r w:rsidR="5DB4F7AD" w:rsidRPr="500F0B95">
        <w:t>We checked germination</w:t>
      </w:r>
      <w:r w:rsidR="5DB4F7AD" w:rsidRPr="500F0B95">
        <w:rPr>
          <w:rFonts w:eastAsia="Times New Roman"/>
          <w:color w:val="000000" w:themeColor="text1"/>
          <w:lang w:eastAsia="ca-ES"/>
        </w:rPr>
        <w:t xml:space="preserve"> </w:t>
      </w:r>
      <w:r w:rsidR="5DB4F7AD" w:rsidRPr="500F0B95">
        <w:t xml:space="preserve">every two weeks before </w:t>
      </w:r>
      <w:r w:rsidR="3FDAA707" w:rsidRPr="500F0B95">
        <w:t>winter</w:t>
      </w:r>
      <w:r w:rsidR="5DB4F7AD" w:rsidRPr="500F0B95">
        <w:t xml:space="preserve"> and weekly after winter until the end of the experiment. </w:t>
      </w:r>
      <w:r w:rsidR="3FDAA707" w:rsidRPr="500F0B95">
        <w:t>As i</w:t>
      </w:r>
      <w:r w:rsidR="5DB4F7AD" w:rsidRPr="500F0B95">
        <w:t xml:space="preserve">ncubators remained closed during </w:t>
      </w:r>
      <w:r w:rsidR="3FDAA707" w:rsidRPr="500F0B95">
        <w:t>winter,</w:t>
      </w:r>
      <w:r w:rsidR="5DB4F7AD" w:rsidRPr="500F0B95">
        <w:t xml:space="preserve"> </w:t>
      </w:r>
      <w:r w:rsidR="3FDAA707" w:rsidRPr="500F0B95">
        <w:t>no</w:t>
      </w:r>
      <w:r w:rsidR="5DB4F7AD" w:rsidRPr="500F0B95">
        <w:t xml:space="preserve"> germination scores </w:t>
      </w:r>
      <w:r w:rsidR="3FDAA707" w:rsidRPr="500F0B95">
        <w:t xml:space="preserve">were done </w:t>
      </w:r>
      <w:r w:rsidR="5DB4F7AD" w:rsidRPr="500F0B95">
        <w:t xml:space="preserve">in that period. </w:t>
      </w:r>
    </w:p>
    <w:p w14:paraId="6D6A2E42" w14:textId="6A5E3593" w:rsidR="00502072" w:rsidRPr="00F95F23" w:rsidRDefault="00502072" w:rsidP="00BF0AFF">
      <w:pPr>
        <w:shd w:val="clear" w:color="auto" w:fill="FFFFFF"/>
        <w:spacing w:line="360" w:lineRule="auto"/>
        <w:ind w:firstLine="709"/>
        <w:jc w:val="both"/>
        <w:textAlignment w:val="baseline"/>
        <w:rPr>
          <w:rFonts w:eastAsia="Times New Roman" w:cstheme="minorHAnsi"/>
          <w:color w:val="000000"/>
          <w:lang w:eastAsia="ca-ES"/>
        </w:rPr>
      </w:pPr>
      <w:r w:rsidRPr="00F95F23">
        <w:rPr>
          <w:rFonts w:cstheme="minorHAnsi"/>
        </w:rPr>
        <w:t xml:space="preserve">We removed seeds from the petri dishes once </w:t>
      </w:r>
      <w:r w:rsidRPr="00F95F23">
        <w:rPr>
          <w:rFonts w:eastAsia="Times New Roman" w:cstheme="minorHAnsi"/>
          <w:color w:val="000000"/>
          <w:lang w:eastAsia="ca-ES"/>
        </w:rPr>
        <w:t xml:space="preserve">germination occurred (radicle &gt; 1.5 mm long). </w:t>
      </w:r>
      <w:r w:rsidR="00BF0AFF" w:rsidRPr="00F95F23">
        <w:rPr>
          <w:rFonts w:eastAsia="Times New Roman" w:cstheme="minorHAnsi"/>
          <w:color w:val="000000"/>
          <w:lang w:eastAsia="ca-ES"/>
        </w:rPr>
        <w:t>At the end of the experiment, w</w:t>
      </w:r>
      <w:r w:rsidRPr="00F95F23">
        <w:rPr>
          <w:rFonts w:eastAsia="Times New Roman" w:cstheme="minorHAnsi"/>
          <w:color w:val="000000"/>
          <w:lang w:eastAsia="ca-ES"/>
        </w:rPr>
        <w:t>e cut open non-germinated seeds under the binocular loupe to visually assess if</w:t>
      </w:r>
      <w:r w:rsidR="00BF0AFF" w:rsidRPr="00F95F23">
        <w:rPr>
          <w:rFonts w:eastAsia="Times New Roman" w:cstheme="minorHAnsi"/>
          <w:color w:val="000000"/>
          <w:lang w:eastAsia="ca-ES"/>
        </w:rPr>
        <w:t xml:space="preserve"> they were empty, infected, or seemed</w:t>
      </w:r>
      <w:r w:rsidRPr="00F95F23">
        <w:rPr>
          <w:rFonts w:eastAsia="Times New Roman" w:cstheme="minorHAnsi"/>
          <w:color w:val="000000"/>
          <w:lang w:eastAsia="ca-ES"/>
        </w:rPr>
        <w:t xml:space="preserve"> normal. We considered seeds</w:t>
      </w:r>
      <w:r w:rsidRPr="00F95F23">
        <w:rPr>
          <w:rFonts w:cstheme="minorHAnsi"/>
          <w:color w:val="000000"/>
        </w:rPr>
        <w:t xml:space="preserve"> with white and firm embryos viable, i.e. potentially </w:t>
      </w:r>
      <w:proofErr w:type="spellStart"/>
      <w:r w:rsidRPr="00F95F23">
        <w:rPr>
          <w:rFonts w:cstheme="minorHAnsi"/>
          <w:color w:val="000000"/>
        </w:rPr>
        <w:t>germinable</w:t>
      </w:r>
      <w:proofErr w:type="spellEnd"/>
      <w:r w:rsidRPr="00F95F23">
        <w:rPr>
          <w:rFonts w:cstheme="minorHAnsi"/>
          <w:color w:val="000000"/>
        </w:rPr>
        <w:t xml:space="preserve"> </w:t>
      </w:r>
      <w:r w:rsidRPr="00F95F23">
        <w:rPr>
          <w:rFonts w:cstheme="minorHAnsi"/>
          <w:color w:val="000000"/>
        </w:rPr>
        <w:fldChar w:fldCharType="begin" w:fldLock="1"/>
      </w:r>
      <w:r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Pr="00F95F23">
        <w:rPr>
          <w:rFonts w:cstheme="minorHAnsi"/>
          <w:color w:val="000000"/>
        </w:rPr>
        <w:fldChar w:fldCharType="separate"/>
      </w:r>
      <w:r w:rsidRPr="00F95F23">
        <w:rPr>
          <w:rFonts w:cstheme="minorHAnsi"/>
          <w:noProof/>
          <w:color w:val="000000"/>
        </w:rPr>
        <w:t>(Baskin and Baskin, 2014)</w:t>
      </w:r>
      <w:r w:rsidRPr="00F95F23">
        <w:rPr>
          <w:rFonts w:cstheme="minorHAnsi"/>
          <w:color w:val="000000"/>
        </w:rPr>
        <w:fldChar w:fldCharType="end"/>
      </w:r>
      <w:r w:rsidRPr="00F95F23">
        <w:rPr>
          <w:rFonts w:cstheme="minorHAnsi"/>
          <w:color w:val="000000"/>
        </w:rPr>
        <w:t xml:space="preserve">. We </w:t>
      </w:r>
      <w:r w:rsidR="00342299" w:rsidRPr="00F95F23">
        <w:rPr>
          <w:rFonts w:cstheme="minorHAnsi"/>
          <w:color w:val="000000"/>
        </w:rPr>
        <w:t>removed</w:t>
      </w:r>
      <w:r w:rsidRPr="00F95F23">
        <w:rPr>
          <w:rFonts w:cstheme="minorHAnsi"/>
          <w:color w:val="000000"/>
        </w:rPr>
        <w:t xml:space="preserve"> </w:t>
      </w:r>
      <w:r w:rsidRPr="00F95F23">
        <w:rPr>
          <w:rFonts w:eastAsia="Times New Roman" w:cstheme="minorHAnsi"/>
          <w:color w:val="000000"/>
          <w:lang w:eastAsia="ca-ES"/>
        </w:rPr>
        <w:t xml:space="preserve">empty or infected seeds </w:t>
      </w:r>
      <w:r w:rsidR="00AF5059">
        <w:rPr>
          <w:rFonts w:eastAsia="Times New Roman" w:cstheme="minorHAnsi"/>
          <w:color w:val="000000"/>
          <w:lang w:eastAsia="ca-ES"/>
        </w:rPr>
        <w:t>as well as</w:t>
      </w:r>
      <w:r w:rsidR="00342299" w:rsidRPr="00F95F23">
        <w:rPr>
          <w:rFonts w:eastAsia="Times New Roman" w:cstheme="minorHAnsi"/>
          <w:color w:val="000000"/>
          <w:lang w:eastAsia="ca-ES"/>
        </w:rPr>
        <w:t xml:space="preserve"> populations with zero germination </w:t>
      </w:r>
      <w:r w:rsidR="00BD0E73">
        <w:rPr>
          <w:rFonts w:eastAsia="Times New Roman" w:cstheme="minorHAnsi"/>
          <w:color w:val="000000"/>
          <w:lang w:eastAsia="ca-ES"/>
        </w:rPr>
        <w:t>or with</w:t>
      </w:r>
      <w:r w:rsidR="00342299" w:rsidRPr="00F95F23">
        <w:rPr>
          <w:rFonts w:eastAsia="Times New Roman" w:cstheme="minorHAnsi"/>
          <w:color w:val="000000"/>
          <w:lang w:eastAsia="ca-ES"/>
        </w:rPr>
        <w:t xml:space="preserve"> less than </w:t>
      </w:r>
      <w:r w:rsidR="00342299" w:rsidRPr="00F95F23">
        <w:rPr>
          <w:rFonts w:eastAsia="Times New Roman" w:cstheme="minorHAnsi"/>
          <w:color w:val="000000"/>
          <w:lang w:eastAsia="ca-ES"/>
        </w:rPr>
        <w:lastRenderedPageBreak/>
        <w:t>25 % of viable seeds (N = 14</w:t>
      </w:r>
      <w:r w:rsidR="00BD0E73">
        <w:rPr>
          <w:rFonts w:eastAsia="Times New Roman" w:cstheme="minorHAnsi"/>
          <w:color w:val="000000"/>
          <w:lang w:eastAsia="ca-ES"/>
        </w:rPr>
        <w:t>,</w:t>
      </w:r>
      <w:r w:rsidR="006B782A">
        <w:rPr>
          <w:rFonts w:eastAsia="Times New Roman" w:cstheme="minorHAnsi"/>
          <w:color w:val="000000"/>
          <w:lang w:eastAsia="ca-ES"/>
        </w:rPr>
        <w:t xml:space="preserve"> assuming</w:t>
      </w:r>
      <w:r w:rsidR="00342299" w:rsidRPr="00F95F23">
        <w:rPr>
          <w:rFonts w:eastAsia="Times New Roman" w:cstheme="minorHAnsi"/>
          <w:color w:val="000000"/>
          <w:lang w:eastAsia="ca-ES"/>
        </w:rPr>
        <w:t xml:space="preserve"> we were not able to break dormancy or the seed quality during collection was not optimal</w:t>
      </w:r>
      <w:r w:rsidR="006B782A">
        <w:rPr>
          <w:rFonts w:eastAsia="Times New Roman" w:cstheme="minorHAnsi"/>
          <w:color w:val="000000"/>
          <w:lang w:eastAsia="ca-ES"/>
        </w:rPr>
        <w:t>)</w:t>
      </w:r>
      <w:r w:rsidR="00BD0E73" w:rsidRPr="00BD0E73">
        <w:rPr>
          <w:rFonts w:eastAsia="Times New Roman" w:cstheme="minorHAnsi"/>
          <w:color w:val="000000"/>
          <w:lang w:eastAsia="ca-ES"/>
        </w:rPr>
        <w:t xml:space="preserve"> </w:t>
      </w:r>
      <w:r w:rsidR="00BD0E73" w:rsidRPr="00F95F23">
        <w:rPr>
          <w:rFonts w:eastAsia="Times New Roman" w:cstheme="minorHAnsi"/>
          <w:color w:val="000000"/>
          <w:lang w:eastAsia="ca-ES"/>
        </w:rPr>
        <w:t>for further analysis</w:t>
      </w:r>
      <w:r w:rsidR="00342299" w:rsidRPr="00F95F23">
        <w:rPr>
          <w:rFonts w:eastAsia="Times New Roman" w:cstheme="minorHAnsi"/>
          <w:color w:val="000000"/>
          <w:lang w:eastAsia="ca-ES"/>
        </w:rPr>
        <w:t xml:space="preserve">.  </w:t>
      </w:r>
      <w:r w:rsidRPr="00F95F23">
        <w:rPr>
          <w:rFonts w:eastAsia="Times New Roman" w:cstheme="minorHAnsi"/>
          <w:color w:val="000000"/>
          <w:lang w:eastAsia="ca-ES"/>
        </w:rPr>
        <w:t>The experiment was terminated after 14 months (July 2021 - September 2022</w:t>
      </w:r>
      <w:r w:rsidR="00342299" w:rsidRPr="00F95F23">
        <w:rPr>
          <w:rFonts w:eastAsia="Times New Roman" w:cstheme="minorHAnsi"/>
          <w:color w:val="000000"/>
          <w:lang w:eastAsia="ca-ES"/>
        </w:rPr>
        <w:t>)</w:t>
      </w:r>
      <w:ins w:id="690" w:author="Borja J-A" w:date="2024-02-15T17:06:00Z">
        <w:r w:rsidR="00B40780">
          <w:rPr>
            <w:rFonts w:eastAsia="Times New Roman" w:cstheme="minorHAnsi"/>
            <w:color w:val="000000"/>
            <w:lang w:eastAsia="ca-ES"/>
          </w:rPr>
          <w:t xml:space="preserve">. The </w:t>
        </w:r>
      </w:ins>
      <w:del w:id="691" w:author="Borja J-A" w:date="2024-02-15T17:06:00Z">
        <w:r w:rsidR="00342299" w:rsidRPr="00F95F23" w:rsidDel="00B40780">
          <w:rPr>
            <w:rFonts w:eastAsia="Times New Roman" w:cstheme="minorHAnsi"/>
            <w:color w:val="000000"/>
            <w:lang w:eastAsia="ca-ES"/>
          </w:rPr>
          <w:delText xml:space="preserve"> and</w:delText>
        </w:r>
        <w:r w:rsidRPr="00F95F23" w:rsidDel="00B40780">
          <w:rPr>
            <w:rFonts w:cstheme="minorHAnsi"/>
          </w:rPr>
          <w:delText xml:space="preserve"> </w:delText>
        </w:r>
        <w:r w:rsidR="00342299" w:rsidRPr="00F95F23" w:rsidDel="00B40780">
          <w:rPr>
            <w:rFonts w:cstheme="minorHAnsi"/>
          </w:rPr>
          <w:delText>t</w:delText>
        </w:r>
        <w:r w:rsidRPr="00F95F23" w:rsidDel="00B40780">
          <w:rPr>
            <w:rFonts w:cstheme="minorHAnsi"/>
          </w:rPr>
          <w:delText xml:space="preserve">he </w:delText>
        </w:r>
      </w:del>
      <w:r w:rsidRPr="00F95F23">
        <w:rPr>
          <w:rFonts w:cstheme="minorHAnsi"/>
        </w:rPr>
        <w:t>final dataset (</w:t>
      </w:r>
      <w:r w:rsidRPr="00F95F23">
        <w:rPr>
          <w:rFonts w:cstheme="minorHAnsi"/>
          <w:highlight w:val="yellow"/>
        </w:rPr>
        <w:t>Su</w:t>
      </w:r>
      <w:r w:rsidR="00AF5059">
        <w:rPr>
          <w:rFonts w:cstheme="minorHAnsi"/>
          <w:highlight w:val="yellow"/>
        </w:rPr>
        <w:t>p</w:t>
      </w:r>
      <w:r w:rsidR="00B17ADB">
        <w:rPr>
          <w:rFonts w:cstheme="minorHAnsi"/>
          <w:highlight w:val="yellow"/>
        </w:rPr>
        <w:t>p</w:t>
      </w:r>
      <w:r w:rsidR="00AF5059">
        <w:rPr>
          <w:rFonts w:cstheme="minorHAnsi"/>
          <w:highlight w:val="yellow"/>
        </w:rPr>
        <w:t>orting</w:t>
      </w:r>
      <w:r w:rsidRPr="00F95F23">
        <w:rPr>
          <w:rFonts w:cstheme="minorHAnsi"/>
          <w:highlight w:val="yellow"/>
        </w:rPr>
        <w:t xml:space="preserve"> </w:t>
      </w:r>
      <w:r w:rsidR="00342299" w:rsidRPr="00F95F23">
        <w:rPr>
          <w:rFonts w:cstheme="minorHAnsi"/>
          <w:highlight w:val="yellow"/>
        </w:rPr>
        <w:t xml:space="preserve">information </w:t>
      </w:r>
      <w:r w:rsidR="00B17ADB" w:rsidRPr="00B17ADB">
        <w:rPr>
          <w:rFonts w:cstheme="minorHAnsi"/>
          <w:highlight w:val="yellow"/>
        </w:rPr>
        <w:t>T</w:t>
      </w:r>
      <w:r w:rsidR="004353F9">
        <w:rPr>
          <w:rFonts w:cstheme="minorHAnsi"/>
          <w:highlight w:val="yellow"/>
        </w:rPr>
        <w:t>able S</w:t>
      </w:r>
      <w:r w:rsidR="00B17ADB" w:rsidRPr="00B17ADB">
        <w:rPr>
          <w:rFonts w:cstheme="minorHAnsi"/>
          <w:highlight w:val="yellow"/>
        </w:rPr>
        <w:t>1</w:t>
      </w:r>
      <w:r w:rsidRPr="00F95F23">
        <w:rPr>
          <w:rFonts w:cstheme="minorHAnsi"/>
        </w:rPr>
        <w:t xml:space="preserve">) consisted of the raw scoring data for 95 </w:t>
      </w:r>
      <w:del w:id="692" w:author="Borja J-A" w:date="2024-02-15T18:24:00Z">
        <w:r w:rsidRPr="00F95F23" w:rsidDel="003F1494">
          <w:rPr>
            <w:rFonts w:cstheme="minorHAnsi"/>
          </w:rPr>
          <w:delText>s</w:delText>
        </w:r>
      </w:del>
      <w:del w:id="693" w:author="Borja J-A" w:date="2024-02-15T16:36:00Z">
        <w:r w:rsidRPr="00F95F23" w:rsidDel="00751F72">
          <w:rPr>
            <w:rFonts w:cstheme="minorHAnsi"/>
          </w:rPr>
          <w:delText>e</w:delText>
        </w:r>
      </w:del>
      <w:del w:id="694" w:author="Borja J-A" w:date="2024-02-15T18:24:00Z">
        <w:r w:rsidRPr="00F95F23" w:rsidDel="003F1494">
          <w:rPr>
            <w:rFonts w:cstheme="minorHAnsi"/>
          </w:rPr>
          <w:delText>ed</w:delText>
        </w:r>
      </w:del>
      <w:ins w:id="695" w:author="Borja J-A" w:date="2024-02-15T18:24:00Z">
        <w:r w:rsidR="003F1494">
          <w:rPr>
            <w:rFonts w:cstheme="minorHAnsi"/>
          </w:rPr>
          <w:t>seed</w:t>
        </w:r>
      </w:ins>
      <w:r w:rsidRPr="00F95F23">
        <w:rPr>
          <w:rFonts w:cstheme="minorHAnsi"/>
        </w:rPr>
        <w:t xml:space="preserve"> lots of 54 species </w:t>
      </w:r>
      <w:del w:id="696" w:author="Borja J-A" w:date="2024-02-15T17:06:00Z">
        <w:r w:rsidRPr="00F95F23" w:rsidDel="00B40780">
          <w:rPr>
            <w:rFonts w:cstheme="minorHAnsi"/>
          </w:rPr>
          <w:delText xml:space="preserve">representing </w:delText>
        </w:r>
      </w:del>
      <w:ins w:id="697" w:author="Borja J-A" w:date="2024-02-15T17:06:00Z">
        <w:r w:rsidR="00B40780">
          <w:rPr>
            <w:rFonts w:cstheme="minorHAnsi"/>
          </w:rPr>
          <w:t>from</w:t>
        </w:r>
        <w:r w:rsidR="00B40780" w:rsidRPr="00F95F23">
          <w:rPr>
            <w:rFonts w:cstheme="minorHAnsi"/>
          </w:rPr>
          <w:t xml:space="preserve"> </w:t>
        </w:r>
      </w:ins>
      <w:r w:rsidRPr="00F95F23">
        <w:rPr>
          <w:rFonts w:cstheme="minorHAnsi"/>
        </w:rPr>
        <w:t xml:space="preserve">21 </w:t>
      </w:r>
      <w:del w:id="698" w:author="Borja J-A" w:date="2024-02-15T17:06:00Z">
        <w:r w:rsidRPr="00F95F23" w:rsidDel="00B40780">
          <w:rPr>
            <w:rFonts w:cstheme="minorHAnsi"/>
          </w:rPr>
          <w:delText xml:space="preserve">plant </w:delText>
        </w:r>
      </w:del>
      <w:ins w:id="699" w:author="Borja J-A" w:date="2024-02-15T17:06:00Z">
        <w:r w:rsidR="00B40780">
          <w:rPr>
            <w:rFonts w:cstheme="minorHAnsi"/>
          </w:rPr>
          <w:t>taxonomic</w:t>
        </w:r>
        <w:r w:rsidR="00B40780" w:rsidRPr="00F95F23">
          <w:rPr>
            <w:rFonts w:cstheme="minorHAnsi"/>
          </w:rPr>
          <w:t xml:space="preserve"> </w:t>
        </w:r>
      </w:ins>
      <w:r w:rsidRPr="00F95F23">
        <w:rPr>
          <w:rFonts w:cstheme="minorHAnsi"/>
        </w:rPr>
        <w:t>families. A total of 10,816 viable seeds were used in the experiment.</w:t>
      </w:r>
      <w:del w:id="700" w:author="Borja J-A" w:date="2024-02-15T17:07:00Z">
        <w:r w:rsidRPr="00F95F23" w:rsidDel="00B40780">
          <w:rPr>
            <w:rFonts w:cstheme="minorHAnsi"/>
          </w:rPr>
          <w:delText xml:space="preserve"> </w:delText>
        </w:r>
      </w:del>
    </w:p>
    <w:p w14:paraId="1D7D78B0" w14:textId="23F6992D" w:rsidR="00502072" w:rsidRPr="00F95F23" w:rsidDel="00B40780" w:rsidRDefault="00502072">
      <w:pPr>
        <w:spacing w:line="360" w:lineRule="auto"/>
        <w:ind w:firstLine="709"/>
        <w:jc w:val="both"/>
        <w:rPr>
          <w:del w:id="701" w:author="Borja J-A" w:date="2024-02-15T17:07:00Z"/>
          <w:rFonts w:cstheme="minorHAnsi"/>
        </w:rPr>
      </w:pPr>
      <w:del w:id="702" w:author="Borja J-A" w:date="2024-02-15T17:15:00Z">
        <w:r w:rsidRPr="00F95F23" w:rsidDel="00494BCF">
          <w:rPr>
            <w:rFonts w:cstheme="minorHAnsi"/>
          </w:rPr>
          <w:delText xml:space="preserve">To control for </w:delText>
        </w:r>
        <w:r w:rsidR="00342299" w:rsidRPr="00F95F23" w:rsidDel="00494BCF">
          <w:rPr>
            <w:rFonts w:cstheme="minorHAnsi"/>
          </w:rPr>
          <w:delText xml:space="preserve">field </w:delText>
        </w:r>
        <w:r w:rsidRPr="00F95F23" w:rsidDel="00494BCF">
          <w:rPr>
            <w:rFonts w:cstheme="minorHAnsi"/>
          </w:rPr>
          <w:delText xml:space="preserve">germination </w:delText>
        </w:r>
        <w:r w:rsidR="00342299" w:rsidRPr="00F95F23" w:rsidDel="00494BCF">
          <w:rPr>
            <w:rFonts w:cstheme="minorHAnsi"/>
          </w:rPr>
          <w:delText>phenology</w:delText>
        </w:r>
        <w:r w:rsidRPr="00F95F23" w:rsidDel="00494BCF">
          <w:rPr>
            <w:rFonts w:cstheme="minorHAnsi"/>
          </w:rPr>
          <w:delText>, we additionally sowed back 12 species, 6 from each system (</w:delText>
        </w:r>
        <w:r w:rsidRPr="00F95F23" w:rsidDel="00494BCF">
          <w:rPr>
            <w:rFonts w:cstheme="minorHAnsi"/>
            <w:highlight w:val="yellow"/>
          </w:rPr>
          <w:delText>Table 1</w:delText>
        </w:r>
        <w:r w:rsidRPr="00F95F23" w:rsidDel="00494BCF">
          <w:rPr>
            <w:rFonts w:cstheme="minorHAnsi"/>
          </w:rPr>
          <w:delText xml:space="preserve">), into two sampling sites. </w:delText>
        </w:r>
      </w:del>
      <w:del w:id="703" w:author="Borja J-A" w:date="2024-02-15T17:35:00Z">
        <w:r w:rsidRPr="00F95F23" w:rsidDel="00D10366">
          <w:rPr>
            <w:rFonts w:cstheme="minorHAnsi"/>
          </w:rPr>
          <w:delText xml:space="preserve">Within each sampling site we identified two areas with contrasting microclimatic conditions </w:delText>
        </w:r>
      </w:del>
      <w:del w:id="704" w:author="Borja J-A" w:date="2024-02-15T17:16:00Z">
        <w:r w:rsidRPr="00F95F23" w:rsidDel="00494BCF">
          <w:rPr>
            <w:rFonts w:cstheme="minorHAnsi"/>
          </w:rPr>
          <w:delText>equivalent to our incubator scenarios,</w:delText>
        </w:r>
      </w:del>
      <w:del w:id="705" w:author="Borja J-A" w:date="2024-02-15T17:35:00Z">
        <w:r w:rsidRPr="00F95F23" w:rsidDel="00D10366">
          <w:rPr>
            <w:rFonts w:cstheme="minorHAnsi"/>
          </w:rPr>
          <w:delText xml:space="preserve"> there </w:delText>
        </w:r>
      </w:del>
      <w:del w:id="706" w:author="Borja J-A" w:date="2024-02-15T18:14:00Z">
        <w:r w:rsidRPr="00F95F23" w:rsidDel="008E51AA">
          <w:rPr>
            <w:rFonts w:cstheme="minorHAnsi"/>
          </w:rPr>
          <w:delText>we allocated 30 seeds from each species into mesh bags and buried them 3-5 cm deep in the soil. We sowed</w:delText>
        </w:r>
        <w:r w:rsidR="00342299" w:rsidRPr="00F95F23" w:rsidDel="008E51AA">
          <w:rPr>
            <w:rFonts w:cstheme="minorHAnsi"/>
          </w:rPr>
          <w:delText xml:space="preserve"> the seed</w:delText>
        </w:r>
        <w:r w:rsidRPr="00F95F23" w:rsidDel="008E51AA">
          <w:rPr>
            <w:rFonts w:cstheme="minorHAnsi"/>
          </w:rPr>
          <w:delText xml:space="preserve"> </w:delText>
        </w:r>
        <w:r w:rsidR="00342299" w:rsidRPr="00F95F23" w:rsidDel="008E51AA">
          <w:rPr>
            <w:rFonts w:cstheme="minorHAnsi"/>
          </w:rPr>
          <w:delText xml:space="preserve">bags </w:delText>
        </w:r>
        <w:r w:rsidRPr="00F95F23" w:rsidDel="008E51AA">
          <w:rPr>
            <w:rFonts w:cstheme="minorHAnsi"/>
          </w:rPr>
          <w:delText xml:space="preserve">in late September (Mediterranean system) and early October (temperate system) and </w:delText>
        </w:r>
        <w:r w:rsidR="00A95D86" w:rsidRPr="00F95F23" w:rsidDel="008E51AA">
          <w:rPr>
            <w:rFonts w:cstheme="minorHAnsi"/>
          </w:rPr>
          <w:delText>programmed</w:delText>
        </w:r>
        <w:r w:rsidRPr="00F95F23" w:rsidDel="008E51AA">
          <w:rPr>
            <w:rFonts w:cstheme="minorHAnsi"/>
          </w:rPr>
          <w:delText xml:space="preserve"> two retrieval times after winter period: one in early spring (one month within snowmelt) and one in late autumn (within one month of first snowfall). After retrieval, we counted the germinated seeds under the binocular loupe in the laboratory.</w:delText>
        </w:r>
      </w:del>
    </w:p>
    <w:p w14:paraId="3D434854" w14:textId="2E25AC3C" w:rsidR="00A250BD" w:rsidRPr="00F95F23" w:rsidDel="00795794" w:rsidRDefault="00BF4BF7">
      <w:pPr>
        <w:pStyle w:val="Heading2"/>
        <w:spacing w:after="160"/>
        <w:rPr>
          <w:del w:id="707" w:author="Borja J-A" w:date="2024-02-15T16:53:00Z"/>
          <w:rFonts w:eastAsia="Times New Roman"/>
          <w:bdr w:val="none" w:sz="0" w:space="0" w:color="auto" w:frame="1"/>
          <w:lang w:eastAsia="ca-ES"/>
        </w:rPr>
      </w:pPr>
      <w:del w:id="708" w:author="Borja J-A" w:date="2024-02-15T16:53:00Z">
        <w:r w:rsidRPr="00F95F23" w:rsidDel="00795794">
          <w:rPr>
            <w:rFonts w:eastAsia="Times New Roman"/>
            <w:bdr w:val="none" w:sz="0" w:space="0" w:color="auto" w:frame="1"/>
            <w:lang w:eastAsia="ca-ES"/>
          </w:rPr>
          <w:delText>2.</w:delText>
        </w:r>
        <w:r w:rsidR="00502072" w:rsidRPr="00F95F23" w:rsidDel="00795794">
          <w:rPr>
            <w:rFonts w:eastAsia="Times New Roman"/>
            <w:bdr w:val="none" w:sz="0" w:space="0" w:color="auto" w:frame="1"/>
            <w:lang w:eastAsia="ca-ES"/>
          </w:rPr>
          <w:delText>4</w:delText>
        </w:r>
        <w:r w:rsidRPr="00F95F23" w:rsidDel="00795794">
          <w:rPr>
            <w:rFonts w:eastAsia="Times New Roman"/>
            <w:bdr w:val="none" w:sz="0" w:space="0" w:color="auto" w:frame="1"/>
            <w:lang w:eastAsia="ca-ES"/>
          </w:rPr>
          <w:delText xml:space="preserve"> </w:delText>
        </w:r>
      </w:del>
      <w:del w:id="709" w:author="Borja J-A" w:date="2024-02-15T16:22:00Z">
        <w:r w:rsidR="00C377A0" w:rsidRPr="00F95F23" w:rsidDel="00EB5460">
          <w:rPr>
            <w:rFonts w:eastAsia="Times New Roman"/>
            <w:bdr w:val="none" w:sz="0" w:space="0" w:color="auto" w:frame="1"/>
            <w:lang w:eastAsia="ca-ES"/>
          </w:rPr>
          <w:delText>M</w:delText>
        </w:r>
        <w:r w:rsidR="00552E28" w:rsidRPr="00F95F23" w:rsidDel="00EB5460">
          <w:rPr>
            <w:rFonts w:eastAsia="Times New Roman"/>
            <w:bdr w:val="none" w:sz="0" w:space="0" w:color="auto" w:frame="1"/>
            <w:lang w:eastAsia="ca-ES"/>
          </w:rPr>
          <w:delText xml:space="preserve">icroclimatic </w:delText>
        </w:r>
      </w:del>
      <w:del w:id="710" w:author="Borja J-A" w:date="2024-02-15T16:07:00Z">
        <w:r w:rsidR="00552E28" w:rsidRPr="00F95F23" w:rsidDel="00EF23E2">
          <w:rPr>
            <w:rFonts w:eastAsia="Times New Roman"/>
            <w:bdr w:val="none" w:sz="0" w:space="0" w:color="auto" w:frame="1"/>
            <w:lang w:eastAsia="ca-ES"/>
          </w:rPr>
          <w:delText>scenarios</w:delText>
        </w:r>
      </w:del>
    </w:p>
    <w:p w14:paraId="03D8D886" w14:textId="465F0EC4" w:rsidR="00741C4B" w:rsidRPr="00EB5460" w:rsidDel="00795794" w:rsidRDefault="004B5E3E" w:rsidP="00751F72">
      <w:pPr>
        <w:autoSpaceDE w:val="0"/>
        <w:autoSpaceDN w:val="0"/>
        <w:adjustRightInd w:val="0"/>
        <w:spacing w:after="0" w:line="360" w:lineRule="auto"/>
        <w:ind w:firstLine="709"/>
        <w:jc w:val="both"/>
        <w:rPr>
          <w:del w:id="711" w:author="Borja J-A" w:date="2024-02-15T16:52:00Z"/>
          <w:rFonts w:cstheme="minorHAnsi"/>
          <w:rPrChange w:id="712" w:author="Borja J-A" w:date="2024-02-15T16:24:00Z">
            <w:rPr>
              <w:del w:id="713" w:author="Borja J-A" w:date="2024-02-15T16:52:00Z"/>
              <w:rFonts w:eastAsia="Times New Roman" w:cstheme="minorHAnsi"/>
              <w:color w:val="000000"/>
              <w:lang w:eastAsia="ca-ES"/>
            </w:rPr>
          </w:rPrChange>
        </w:rPr>
      </w:pPr>
      <w:del w:id="714" w:author="Borja J-A" w:date="2024-02-15T16:53:00Z">
        <w:r w:rsidRPr="00F95F23" w:rsidDel="00795794">
          <w:rPr>
            <w:rFonts w:cstheme="minorHAnsi"/>
          </w:rPr>
          <w:delText>We used</w:delText>
        </w:r>
      </w:del>
      <w:del w:id="715" w:author="Borja J-A" w:date="2024-02-15T16:24:00Z">
        <w:r w:rsidRPr="00F95F23" w:rsidDel="00EB5460">
          <w:rPr>
            <w:rFonts w:cstheme="minorHAnsi"/>
          </w:rPr>
          <w:delText xml:space="preserve"> </w:delText>
        </w:r>
        <w:r w:rsidR="00451825" w:rsidRPr="00F95F23" w:rsidDel="00EB5460">
          <w:rPr>
            <w:rFonts w:cstheme="minorHAnsi"/>
          </w:rPr>
          <w:delText xml:space="preserve">the longest field soil temperature records </w:delText>
        </w:r>
        <w:r w:rsidR="00451825" w:rsidDel="00EB5460">
          <w:rPr>
            <w:rFonts w:cstheme="minorHAnsi"/>
          </w:rPr>
          <w:delText xml:space="preserve">in </w:delText>
        </w:r>
        <w:r w:rsidRPr="00F95F23" w:rsidDel="00EB5460">
          <w:rPr>
            <w:rFonts w:cstheme="minorHAnsi"/>
          </w:rPr>
          <w:delText xml:space="preserve">the temperate </w:delText>
        </w:r>
        <w:r w:rsidR="009E6AC4" w:rsidRPr="00F95F23" w:rsidDel="00EB5460">
          <w:rPr>
            <w:rFonts w:cstheme="minorHAnsi"/>
          </w:rPr>
          <w:delText>system</w:delText>
        </w:r>
        <w:r w:rsidRPr="00F95F23" w:rsidDel="00EB5460">
          <w:rPr>
            <w:rFonts w:cstheme="minorHAnsi"/>
          </w:rPr>
          <w:delText xml:space="preserve"> to establish our microclimatic scenarios (10 years vs. </w:delText>
        </w:r>
        <w:r w:rsidR="009E6AC4" w:rsidRPr="00F95F23" w:rsidDel="00EB5460">
          <w:rPr>
            <w:rFonts w:cstheme="minorHAnsi"/>
          </w:rPr>
          <w:delText>2</w:delText>
        </w:r>
        <w:r w:rsidRPr="00F95F23" w:rsidDel="00EB5460">
          <w:rPr>
            <w:rFonts w:cstheme="minorHAnsi"/>
          </w:rPr>
          <w:delText xml:space="preserve"> year</w:delText>
        </w:r>
        <w:r w:rsidR="009E6AC4" w:rsidRPr="00F95F23" w:rsidDel="00EB5460">
          <w:rPr>
            <w:rFonts w:cstheme="minorHAnsi"/>
          </w:rPr>
          <w:delText>s</w:delText>
        </w:r>
        <w:r w:rsidRPr="00F95F23" w:rsidDel="00EB5460">
          <w:rPr>
            <w:rFonts w:cstheme="minorHAnsi"/>
          </w:rPr>
          <w:delText xml:space="preserve"> for the Mediterranean </w:delText>
        </w:r>
        <w:r w:rsidR="009E6AC4" w:rsidRPr="00F95F23" w:rsidDel="00EB5460">
          <w:rPr>
            <w:rFonts w:cstheme="minorHAnsi"/>
          </w:rPr>
          <w:delText>system</w:delText>
        </w:r>
        <w:r w:rsidRPr="00F95F23" w:rsidDel="00EB5460">
          <w:rPr>
            <w:rFonts w:cstheme="minorHAnsi"/>
          </w:rPr>
          <w:delText xml:space="preserve">) </w:delText>
        </w:r>
        <w:r w:rsidR="00CA3182" w:rsidDel="00EB5460">
          <w:rPr>
            <w:rFonts w:cstheme="minorHAnsi"/>
          </w:rPr>
          <w:delText>which also</w:delText>
        </w:r>
        <w:r w:rsidRPr="00F95F23" w:rsidDel="00EB5460">
          <w:rPr>
            <w:rFonts w:cstheme="minorHAnsi"/>
          </w:rPr>
          <w:delText xml:space="preserve"> show</w:delText>
        </w:r>
        <w:r w:rsidR="00CA3182" w:rsidDel="00EB5460">
          <w:rPr>
            <w:rFonts w:cstheme="minorHAnsi"/>
          </w:rPr>
          <w:delText>ed</w:delText>
        </w:r>
        <w:r w:rsidRPr="00F95F23" w:rsidDel="00EB5460">
          <w:rPr>
            <w:rFonts w:cstheme="minorHAnsi"/>
          </w:rPr>
          <w:delText xml:space="preserve"> the highest microclimatic variation between </w:delText>
        </w:r>
        <w:r w:rsidR="005437C8" w:rsidRPr="00F95F23" w:rsidDel="00EB5460">
          <w:rPr>
            <w:rFonts w:cstheme="minorHAnsi"/>
          </w:rPr>
          <w:delText>micro-valleys (</w:delText>
        </w:r>
        <w:r w:rsidRPr="00F95F23" w:rsidDel="00EB5460">
          <w:rPr>
            <w:rFonts w:cstheme="minorHAnsi"/>
          </w:rPr>
          <w:delText>snowbeds</w:delText>
        </w:r>
        <w:r w:rsidR="005437C8" w:rsidRPr="00F95F23" w:rsidDel="00EB5460">
          <w:rPr>
            <w:rFonts w:cstheme="minorHAnsi"/>
          </w:rPr>
          <w:delText>)</w:delText>
        </w:r>
        <w:r w:rsidRPr="00F95F23" w:rsidDel="00EB5460">
          <w:rPr>
            <w:rFonts w:cstheme="minorHAnsi"/>
          </w:rPr>
          <w:delText xml:space="preserve"> and </w:delText>
        </w:r>
        <w:r w:rsidR="005437C8" w:rsidRPr="00F95F23" w:rsidDel="00EB5460">
          <w:rPr>
            <w:rFonts w:cstheme="minorHAnsi"/>
          </w:rPr>
          <w:delText>micro-edges (</w:delText>
        </w:r>
        <w:r w:rsidRPr="00F95F23" w:rsidDel="00EB5460">
          <w:rPr>
            <w:rFonts w:cstheme="minorHAnsi"/>
          </w:rPr>
          <w:delText>fellfields</w:delText>
        </w:r>
        <w:r w:rsidR="005437C8" w:rsidRPr="00F95F23" w:rsidDel="00EB5460">
          <w:rPr>
            <w:rFonts w:cstheme="minorHAnsi"/>
          </w:rPr>
          <w:delText>)</w:delText>
        </w:r>
        <w:r w:rsidRPr="00F95F23" w:rsidDel="00EB5460">
          <w:rPr>
            <w:rFonts w:cstheme="minorHAnsi"/>
          </w:rPr>
          <w:delText xml:space="preserve">. </w:delText>
        </w:r>
        <w:r w:rsidR="00336B13" w:rsidRPr="00F95F23" w:rsidDel="00EB5460">
          <w:rPr>
            <w:rFonts w:cstheme="minorHAnsi"/>
          </w:rPr>
          <w:delText>W</w:delText>
        </w:r>
        <w:r w:rsidR="008429D7" w:rsidRPr="00F95F23" w:rsidDel="00EB5460">
          <w:rPr>
            <w:rFonts w:cstheme="minorHAnsi"/>
          </w:rPr>
          <w:delText>e</w:delText>
        </w:r>
        <w:r w:rsidR="000652E8" w:rsidRPr="00F95F23" w:rsidDel="00EB5460">
          <w:rPr>
            <w:rFonts w:cstheme="minorHAnsi"/>
          </w:rPr>
          <w:delText xml:space="preserve"> took 10 years o</w:delText>
        </w:r>
        <w:r w:rsidR="00B54D32" w:rsidRPr="00F95F23" w:rsidDel="00EB5460">
          <w:rPr>
            <w:rFonts w:cstheme="minorHAnsi"/>
          </w:rPr>
          <w:delText>f</w:delText>
        </w:r>
        <w:r w:rsidR="00B241FE" w:rsidRPr="00F95F23" w:rsidDel="00EB5460">
          <w:rPr>
            <w:rFonts w:cstheme="minorHAnsi"/>
          </w:rPr>
          <w:delText xml:space="preserve"> hourly</w:delText>
        </w:r>
        <w:r w:rsidR="000652E8" w:rsidRPr="00F95F23" w:rsidDel="00EB5460">
          <w:rPr>
            <w:rFonts w:cstheme="minorHAnsi"/>
          </w:rPr>
          <w:delText xml:space="preserve"> </w:delText>
        </w:r>
        <w:r w:rsidR="0008697B" w:rsidRPr="00F95F23" w:rsidDel="00EB5460">
          <w:rPr>
            <w:rFonts w:cstheme="minorHAnsi"/>
          </w:rPr>
          <w:delText xml:space="preserve">temperature </w:delText>
        </w:r>
        <w:r w:rsidR="000652E8" w:rsidRPr="00F95F23" w:rsidDel="00EB5460">
          <w:rPr>
            <w:rFonts w:cstheme="minorHAnsi"/>
          </w:rPr>
          <w:delText>data</w:delText>
        </w:r>
        <w:r w:rsidR="0037354A" w:rsidRPr="00F95F23" w:rsidDel="00EB5460">
          <w:rPr>
            <w:rFonts w:cstheme="minorHAnsi"/>
          </w:rPr>
          <w:delText xml:space="preserve"> </w:delText>
        </w:r>
        <w:r w:rsidR="00C377A0" w:rsidRPr="00F95F23" w:rsidDel="00EB5460">
          <w:rPr>
            <w:rFonts w:cstheme="minorHAnsi"/>
          </w:rPr>
          <w:delText xml:space="preserve"> from four sites </w:delText>
        </w:r>
        <w:r w:rsidR="000652E8" w:rsidRPr="00F95F23" w:rsidDel="00EB5460">
          <w:rPr>
            <w:rFonts w:cstheme="minorHAnsi"/>
          </w:rPr>
          <w:delText>(2008</w:delText>
        </w:r>
        <w:r w:rsidR="00DC4D2F" w:rsidRPr="00F95F23" w:rsidDel="00EB5460">
          <w:rPr>
            <w:rFonts w:cstheme="minorHAnsi"/>
          </w:rPr>
          <w:delText xml:space="preserve"> </w:delText>
        </w:r>
        <w:r w:rsidR="000652E8" w:rsidRPr="00F95F23" w:rsidDel="00EB5460">
          <w:rPr>
            <w:rFonts w:cstheme="minorHAnsi"/>
          </w:rPr>
          <w:delText>-</w:delText>
        </w:r>
        <w:r w:rsidR="00DC4D2F" w:rsidRPr="00F95F23" w:rsidDel="00EB5460">
          <w:rPr>
            <w:rFonts w:cstheme="minorHAnsi"/>
          </w:rPr>
          <w:delText xml:space="preserve"> </w:delText>
        </w:r>
        <w:r w:rsidR="000652E8" w:rsidRPr="00F95F23" w:rsidDel="00EB5460">
          <w:rPr>
            <w:rFonts w:cstheme="minorHAnsi"/>
          </w:rPr>
          <w:delText>2019</w:delText>
        </w:r>
        <w:r w:rsidR="002E1343" w:rsidRPr="00F95F23" w:rsidDel="00EB5460">
          <w:rPr>
            <w:rFonts w:cstheme="minorHAnsi"/>
          </w:rPr>
          <w:delText xml:space="preserve"> </w:delText>
        </w:r>
        <w:r w:rsidR="00EA46E1" w:rsidRPr="00F95F23" w:rsidDel="00EB5460">
          <w:rPr>
            <w:rFonts w:cstheme="minorHAnsi"/>
          </w:rPr>
          <w:delText xml:space="preserve">field </w:delText>
        </w:r>
        <w:r w:rsidR="002E1343" w:rsidRPr="00F95F23" w:rsidDel="00EB5460">
          <w:rPr>
            <w:rFonts w:cstheme="minorHAnsi"/>
          </w:rPr>
          <w:delText>data</w:delText>
        </w:r>
        <w:r w:rsidR="00355A39" w:rsidRPr="00F95F23" w:rsidDel="00EB5460">
          <w:rPr>
            <w:rFonts w:cstheme="minorHAnsi"/>
          </w:rPr>
          <w:delText xml:space="preserve"> collected </w:delText>
        </w:r>
        <w:r w:rsidR="00607764" w:rsidRPr="00F95F23" w:rsidDel="00EB5460">
          <w:rPr>
            <w:rFonts w:cstheme="minorHAnsi"/>
          </w:rPr>
          <w:delText xml:space="preserve">in </w:delText>
        </w:r>
        <w:r w:rsidR="007E0487" w:rsidRPr="00F95F23" w:rsidDel="00EB5460">
          <w:rPr>
            <w:rFonts w:cstheme="minorHAnsi"/>
          </w:rPr>
          <w:delText>alpine soils</w:delText>
        </w:r>
        <w:r w:rsidR="00885DCF" w:rsidRPr="00F95F23" w:rsidDel="00EB5460">
          <w:rPr>
            <w:rFonts w:cstheme="minorHAnsi"/>
          </w:rPr>
          <w:delText xml:space="preserve"> </w:delText>
        </w:r>
        <w:r w:rsidRPr="00F95F23" w:rsidDel="00EB5460">
          <w:rPr>
            <w:rFonts w:cstheme="minorHAnsi"/>
          </w:rPr>
          <w:delText xml:space="preserve">at the </w:delText>
        </w:r>
        <w:r w:rsidR="007E0487" w:rsidRPr="00F95F23" w:rsidDel="00EB5460">
          <w:rPr>
            <w:rFonts w:cstheme="minorHAnsi"/>
          </w:rPr>
          <w:delText>Picos de Europa National Park</w:delText>
        </w:r>
        <w:r w:rsidR="00607764" w:rsidRPr="00F95F23" w:rsidDel="00EB5460">
          <w:rPr>
            <w:rFonts w:cstheme="minorHAnsi"/>
          </w:rPr>
          <w:delText>,</w:delText>
        </w:r>
        <w:r w:rsidR="00DD10C1" w:rsidRPr="00F95F23" w:rsidDel="00EB5460">
          <w:rPr>
            <w:rFonts w:cstheme="minorHAnsi"/>
          </w:rPr>
          <w:delText xml:space="preserve"> </w:delText>
        </w:r>
      </w:del>
      <w:del w:id="716" w:author="Borja J-A" w:date="2024-02-15T16:19:00Z">
        <w:r w:rsidR="00DD10C1" w:rsidRPr="00F95F23" w:rsidDel="005F5CF8">
          <w:rPr>
            <w:rFonts w:cstheme="minorHAnsi"/>
          </w:rPr>
          <w:delText>M-Log5W, GeoPrecision, Ettlingen, Germany; accuracy: +/- 0.1 ºC at 0 ºC, resolution: 0.01 ºC</w:delText>
        </w:r>
        <w:r w:rsidR="000652E8" w:rsidRPr="00F95F23" w:rsidDel="005F5CF8">
          <w:rPr>
            <w:rFonts w:cstheme="minorHAnsi"/>
          </w:rPr>
          <w:delText>)</w:delText>
        </w:r>
        <w:r w:rsidR="00F340D1" w:rsidRPr="00F95F23" w:rsidDel="005F5CF8">
          <w:rPr>
            <w:rFonts w:cstheme="minorHAnsi"/>
          </w:rPr>
          <w:delText xml:space="preserve"> </w:delText>
        </w:r>
      </w:del>
      <w:del w:id="717" w:author="Borja J-A" w:date="2024-02-15T16:34:00Z">
        <w:r w:rsidR="00F340D1" w:rsidRPr="00F95F23" w:rsidDel="00751F72">
          <w:rPr>
            <w:rFonts w:cstheme="minorHAnsi"/>
          </w:rPr>
          <w:delText xml:space="preserve">and </w:delText>
        </w:r>
        <w:r w:rsidR="00A320BB" w:rsidRPr="00F95F23" w:rsidDel="00751F72">
          <w:rPr>
            <w:rFonts w:cstheme="minorHAnsi"/>
          </w:rPr>
          <w:delText xml:space="preserve">transformed </w:delText>
        </w:r>
      </w:del>
      <w:del w:id="718" w:author="Borja J-A" w:date="2024-02-15T16:24:00Z">
        <w:r w:rsidR="00A320BB" w:rsidRPr="00F95F23" w:rsidDel="00EB5460">
          <w:rPr>
            <w:rFonts w:cstheme="minorHAnsi"/>
          </w:rPr>
          <w:delText>it</w:delText>
        </w:r>
      </w:del>
      <w:del w:id="719" w:author="Borja J-A" w:date="2024-02-15T16:34:00Z">
        <w:r w:rsidR="00A320BB" w:rsidRPr="00F95F23" w:rsidDel="00751F72">
          <w:rPr>
            <w:rFonts w:cstheme="minorHAnsi"/>
          </w:rPr>
          <w:delText xml:space="preserve"> into </w:delText>
        </w:r>
        <w:r w:rsidR="00F340D1" w:rsidRPr="00F95F23" w:rsidDel="00751F72">
          <w:rPr>
            <w:rFonts w:cstheme="minorHAnsi"/>
          </w:rPr>
          <w:delText xml:space="preserve">weekly </w:delText>
        </w:r>
        <w:r w:rsidR="00673307" w:rsidRPr="00F95F23" w:rsidDel="00751F72">
          <w:rPr>
            <w:rFonts w:cstheme="minorHAnsi"/>
          </w:rPr>
          <w:delText xml:space="preserve">resolution for </w:delText>
        </w:r>
        <w:r w:rsidR="0008697B" w:rsidRPr="00F95F23" w:rsidDel="00751F72">
          <w:rPr>
            <w:rFonts w:cstheme="minorHAnsi"/>
          </w:rPr>
          <w:delText>maximum (</w:delText>
        </w:r>
        <w:r w:rsidR="00F340D1" w:rsidRPr="00F95F23" w:rsidDel="00751F72">
          <w:rPr>
            <w:rFonts w:cstheme="minorHAnsi"/>
          </w:rPr>
          <w:delText>T</w:delText>
        </w:r>
        <w:r w:rsidR="00F63306" w:rsidRPr="00F95F23" w:rsidDel="00751F72">
          <w:rPr>
            <w:rFonts w:cstheme="minorHAnsi"/>
          </w:rPr>
          <w:delText xml:space="preserve"> </w:delText>
        </w:r>
        <w:r w:rsidR="00F340D1" w:rsidRPr="00F95F23" w:rsidDel="00751F72">
          <w:rPr>
            <w:rFonts w:cstheme="minorHAnsi"/>
          </w:rPr>
          <w:delText>max</w:delText>
        </w:r>
        <w:r w:rsidR="0008697B" w:rsidRPr="00F95F23" w:rsidDel="00751F72">
          <w:rPr>
            <w:rFonts w:cstheme="minorHAnsi"/>
          </w:rPr>
          <w:delText>)</w:delText>
        </w:r>
        <w:r w:rsidR="00F340D1" w:rsidRPr="00F95F23" w:rsidDel="00751F72">
          <w:rPr>
            <w:rFonts w:cstheme="minorHAnsi"/>
          </w:rPr>
          <w:delText xml:space="preserve"> and </w:delText>
        </w:r>
        <w:r w:rsidR="000705EB" w:rsidRPr="00F95F23" w:rsidDel="00751F72">
          <w:rPr>
            <w:rFonts w:cstheme="minorHAnsi"/>
          </w:rPr>
          <w:delText xml:space="preserve">minimum </w:delText>
        </w:r>
        <w:r w:rsidRPr="00F95F23" w:rsidDel="00751F72">
          <w:rPr>
            <w:rFonts w:cstheme="minorHAnsi"/>
          </w:rPr>
          <w:delText xml:space="preserve">daily </w:delText>
        </w:r>
        <w:r w:rsidR="000705EB" w:rsidRPr="00F95F23" w:rsidDel="00751F72">
          <w:rPr>
            <w:rFonts w:cstheme="minorHAnsi"/>
          </w:rPr>
          <w:delText>temperature</w:delText>
        </w:r>
        <w:r w:rsidR="00673307" w:rsidRPr="00F95F23" w:rsidDel="00751F72">
          <w:rPr>
            <w:rFonts w:cstheme="minorHAnsi"/>
          </w:rPr>
          <w:delText>s</w:delText>
        </w:r>
        <w:r w:rsidR="000705EB" w:rsidRPr="00F95F23" w:rsidDel="00751F72">
          <w:rPr>
            <w:rFonts w:cstheme="minorHAnsi"/>
          </w:rPr>
          <w:delText xml:space="preserve"> (</w:delText>
        </w:r>
        <w:r w:rsidR="00F340D1" w:rsidRPr="00F95F23" w:rsidDel="00751F72">
          <w:rPr>
            <w:rFonts w:cstheme="minorHAnsi"/>
          </w:rPr>
          <w:delText>T</w:delText>
        </w:r>
        <w:r w:rsidR="00F63306" w:rsidRPr="00F95F23" w:rsidDel="00751F72">
          <w:rPr>
            <w:rFonts w:cstheme="minorHAnsi"/>
          </w:rPr>
          <w:delText xml:space="preserve"> </w:delText>
        </w:r>
        <w:r w:rsidR="00F340D1" w:rsidRPr="00F95F23" w:rsidDel="00751F72">
          <w:rPr>
            <w:rFonts w:cstheme="minorHAnsi"/>
          </w:rPr>
          <w:delText>min</w:delText>
        </w:r>
        <w:r w:rsidR="000705EB" w:rsidRPr="00F95F23" w:rsidDel="00751F72">
          <w:rPr>
            <w:rFonts w:cstheme="minorHAnsi"/>
          </w:rPr>
          <w:delText>)</w:delText>
        </w:r>
        <w:r w:rsidR="00342299" w:rsidRPr="00F95F23" w:rsidDel="00751F72">
          <w:rPr>
            <w:rFonts w:cstheme="minorHAnsi"/>
          </w:rPr>
          <w:delText xml:space="preserve"> (</w:delText>
        </w:r>
        <w:r w:rsidR="00EB7C71" w:rsidDel="00751F72">
          <w:rPr>
            <w:rFonts w:cstheme="minorHAnsi"/>
          </w:rPr>
          <w:delText>Fig.</w:delText>
        </w:r>
        <w:r w:rsidR="00596A18" w:rsidDel="00751F72">
          <w:rPr>
            <w:rFonts w:cstheme="minorHAnsi"/>
          </w:rPr>
          <w:delText xml:space="preserve"> </w:delText>
        </w:r>
        <w:r w:rsidR="00342299" w:rsidRPr="00F95F23" w:rsidDel="00751F72">
          <w:rPr>
            <w:rFonts w:cstheme="minorHAnsi"/>
          </w:rPr>
          <w:delText>1c)</w:delText>
        </w:r>
        <w:r w:rsidR="00586E4B" w:rsidRPr="00F95F23" w:rsidDel="00751F72">
          <w:rPr>
            <w:rFonts w:cstheme="minorHAnsi"/>
          </w:rPr>
          <w:delText xml:space="preserve">. </w:delText>
        </w:r>
      </w:del>
      <w:del w:id="720" w:author="Borja J-A" w:date="2024-02-15T16:37:00Z">
        <w:r w:rsidR="00586E4B" w:rsidRPr="00F95F23" w:rsidDel="00751F72">
          <w:rPr>
            <w:rFonts w:cstheme="minorHAnsi"/>
          </w:rPr>
          <w:delText>W</w:delText>
        </w:r>
        <w:r w:rsidR="00357722" w:rsidRPr="00F95F23" w:rsidDel="00751F72">
          <w:rPr>
            <w:rFonts w:cstheme="minorHAnsi"/>
          </w:rPr>
          <w:delText>e also use</w:delText>
        </w:r>
        <w:r w:rsidR="004F2D67" w:rsidRPr="00F95F23" w:rsidDel="00751F72">
          <w:rPr>
            <w:rFonts w:cstheme="minorHAnsi"/>
          </w:rPr>
          <w:delText>d</w:delText>
        </w:r>
        <w:r w:rsidR="00357722" w:rsidRPr="00F95F23" w:rsidDel="00751F72">
          <w:rPr>
            <w:rFonts w:cstheme="minorHAnsi"/>
          </w:rPr>
          <w:delText xml:space="preserve"> </w:delText>
        </w:r>
        <w:r w:rsidR="005C4368" w:rsidRPr="00F95F23" w:rsidDel="00751F72">
          <w:rPr>
            <w:rFonts w:cstheme="minorHAnsi"/>
          </w:rPr>
          <w:delText xml:space="preserve">the </w:delText>
        </w:r>
        <w:r w:rsidR="004F2D67" w:rsidRPr="00F95F23" w:rsidDel="00751F72">
          <w:rPr>
            <w:rFonts w:cstheme="minorHAnsi"/>
          </w:rPr>
          <w:delText xml:space="preserve">registered </w:delText>
        </w:r>
        <w:r w:rsidR="005C4368" w:rsidRPr="00F95F23" w:rsidDel="00751F72">
          <w:rPr>
            <w:rFonts w:cstheme="minorHAnsi"/>
          </w:rPr>
          <w:delText xml:space="preserve">temperatures to </w:delText>
        </w:r>
        <w:r w:rsidR="0017392C" w:rsidRPr="00F95F23" w:rsidDel="00751F72">
          <w:rPr>
            <w:rFonts w:cstheme="minorHAnsi"/>
          </w:rPr>
          <w:delText>calculate</w:delText>
        </w:r>
      </w:del>
      <w:del w:id="721" w:author="Borja J-A" w:date="2024-02-15T16:53:00Z">
        <w:r w:rsidR="005C4368" w:rsidRPr="00F95F23" w:rsidDel="00795794">
          <w:rPr>
            <w:rFonts w:cstheme="minorHAnsi"/>
          </w:rPr>
          <w:delText xml:space="preserve"> the number of days with snow cover</w:delText>
        </w:r>
        <w:r w:rsidR="004F2D67" w:rsidRPr="00F95F23" w:rsidDel="00795794">
          <w:rPr>
            <w:rFonts w:cstheme="minorHAnsi"/>
          </w:rPr>
          <w:delText>,</w:delText>
        </w:r>
        <w:r w:rsidR="001129F3" w:rsidRPr="00F95F23" w:rsidDel="00795794">
          <w:rPr>
            <w:rFonts w:cstheme="minorHAnsi"/>
          </w:rPr>
          <w:delText xml:space="preserve"> </w:delText>
        </w:r>
        <w:r w:rsidR="0017392C" w:rsidRPr="00F95F23" w:rsidDel="00795794">
          <w:rPr>
            <w:rFonts w:cstheme="minorHAnsi"/>
          </w:rPr>
          <w:delText xml:space="preserve">estimated as days with </w:delText>
        </w:r>
        <w:r w:rsidR="00673307" w:rsidRPr="00F95F23" w:rsidDel="00795794">
          <w:rPr>
            <w:rFonts w:cstheme="minorHAnsi"/>
          </w:rPr>
          <w:delText>less than one degree Celsius</w:delText>
        </w:r>
        <w:r w:rsidR="001129F3" w:rsidRPr="00F95F23" w:rsidDel="00795794">
          <w:rPr>
            <w:rFonts w:cstheme="minorHAnsi"/>
          </w:rPr>
          <w:delText xml:space="preserve"> temperature variation</w:delText>
        </w:r>
        <w:r w:rsidR="00370CEA" w:rsidRPr="00F95F23" w:rsidDel="00795794">
          <w:rPr>
            <w:rFonts w:cstheme="minorHAnsi"/>
          </w:rPr>
          <w:delText xml:space="preserve"> around </w:delText>
        </w:r>
        <w:r w:rsidR="00206F6F" w:rsidRPr="00F95F23" w:rsidDel="00795794">
          <w:rPr>
            <w:rFonts w:cstheme="minorHAnsi"/>
          </w:rPr>
          <w:delText>zero degrees</w:delText>
        </w:r>
        <w:r w:rsidR="00370CEA" w:rsidRPr="00F95F23" w:rsidDel="00795794">
          <w:rPr>
            <w:rFonts w:cstheme="minorHAnsi"/>
          </w:rPr>
          <w:delText xml:space="preserve"> </w:delText>
        </w:r>
        <w:r w:rsidR="009D262F" w:rsidRPr="00F95F23" w:rsidDel="00795794">
          <w:rPr>
            <w:rFonts w:cstheme="minorHAnsi"/>
          </w:rPr>
          <w:fldChar w:fldCharType="begin" w:fldLock="1"/>
        </w:r>
        <w:r w:rsidR="00757D24" w:rsidRPr="00F95F23" w:rsidDel="00795794">
          <w:rPr>
            <w:rFonts w:cstheme="minorHAnsi"/>
          </w:rPr>
          <w:del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delInstrText>
        </w:r>
        <w:r w:rsidR="009D262F" w:rsidRPr="00F95F23" w:rsidDel="00795794">
          <w:rPr>
            <w:rFonts w:cstheme="minorHAnsi"/>
          </w:rPr>
          <w:fldChar w:fldCharType="separate"/>
        </w:r>
        <w:r w:rsidR="00757D24" w:rsidRPr="00F95F23" w:rsidDel="00795794">
          <w:rPr>
            <w:rFonts w:cstheme="minorHAnsi"/>
            <w:noProof/>
          </w:rPr>
          <w:delText xml:space="preserve">(Zhang </w:delText>
        </w:r>
        <w:r w:rsidR="00757D24" w:rsidRPr="00F95F23" w:rsidDel="00795794">
          <w:rPr>
            <w:rFonts w:cstheme="minorHAnsi"/>
            <w:i/>
            <w:noProof/>
          </w:rPr>
          <w:delText>et al.</w:delText>
        </w:r>
        <w:r w:rsidR="00757D24" w:rsidRPr="00F95F23" w:rsidDel="00795794">
          <w:rPr>
            <w:rFonts w:cstheme="minorHAnsi"/>
            <w:noProof/>
          </w:rPr>
          <w:delText>, 2005)</w:delText>
        </w:r>
        <w:r w:rsidR="009D262F" w:rsidRPr="00F95F23" w:rsidDel="00795794">
          <w:rPr>
            <w:rFonts w:cstheme="minorHAnsi"/>
          </w:rPr>
          <w:fldChar w:fldCharType="end"/>
        </w:r>
        <w:r w:rsidR="0037354A" w:rsidRPr="00F95F23" w:rsidDel="00795794">
          <w:rPr>
            <w:rFonts w:cstheme="minorHAnsi"/>
          </w:rPr>
          <w:delText xml:space="preserve">. </w:delText>
        </w:r>
      </w:del>
      <w:del w:id="722" w:author="Borja J-A" w:date="2024-02-15T16:37:00Z">
        <w:r w:rsidR="00E1405A" w:rsidRPr="00F95F23" w:rsidDel="00751F72">
          <w:rPr>
            <w:rFonts w:cstheme="minorHAnsi"/>
          </w:rPr>
          <w:delText>T</w:delText>
        </w:r>
        <w:r w:rsidR="0037354A" w:rsidRPr="00F95F23" w:rsidDel="00751F72">
          <w:rPr>
            <w:rFonts w:cstheme="minorHAnsi"/>
          </w:rPr>
          <w:delText>hen</w:delText>
        </w:r>
        <w:r w:rsidR="00EB6EAB" w:rsidRPr="00F95F23" w:rsidDel="00751F72">
          <w:rPr>
            <w:rFonts w:cstheme="minorHAnsi"/>
          </w:rPr>
          <w:delText>,</w:delText>
        </w:r>
        <w:r w:rsidR="0037354A" w:rsidRPr="00F95F23" w:rsidDel="00751F72">
          <w:rPr>
            <w:rFonts w:cstheme="minorHAnsi"/>
          </w:rPr>
          <w:delText xml:space="preserve"> </w:delText>
        </w:r>
        <w:r w:rsidR="00E1405A" w:rsidRPr="00F95F23" w:rsidDel="00751F72">
          <w:rPr>
            <w:rFonts w:cstheme="minorHAnsi"/>
          </w:rPr>
          <w:delText xml:space="preserve">we </w:delText>
        </w:r>
        <w:r w:rsidR="0037354A" w:rsidRPr="00F95F23" w:rsidDel="00751F72">
          <w:rPr>
            <w:rFonts w:cstheme="minorHAnsi"/>
          </w:rPr>
          <w:delText>chose</w:delText>
        </w:r>
        <w:r w:rsidR="00E1405A" w:rsidRPr="00F95F23" w:rsidDel="00751F72">
          <w:rPr>
            <w:rFonts w:cstheme="minorHAnsi"/>
          </w:rPr>
          <w:delText xml:space="preserve"> </w:delText>
        </w:r>
        <w:r w:rsidR="00DF651B" w:rsidRPr="00F95F23" w:rsidDel="00751F72">
          <w:rPr>
            <w:rFonts w:cstheme="minorHAnsi"/>
          </w:rPr>
          <w:delText>the t</w:delText>
        </w:r>
        <w:r w:rsidR="00355A39" w:rsidRPr="00F95F23" w:rsidDel="00751F72">
          <w:rPr>
            <w:rFonts w:cstheme="minorHAnsi"/>
          </w:rPr>
          <w:delText xml:space="preserve">wo </w:delText>
        </w:r>
        <w:r w:rsidR="008C192D" w:rsidRPr="00F95F23" w:rsidDel="00751F72">
          <w:rPr>
            <w:rFonts w:cstheme="minorHAnsi"/>
          </w:rPr>
          <w:delText xml:space="preserve">most contrasting </w:delText>
        </w:r>
        <w:r w:rsidR="00F2368C" w:rsidRPr="00F95F23" w:rsidDel="00751F72">
          <w:rPr>
            <w:rFonts w:cstheme="minorHAnsi"/>
          </w:rPr>
          <w:delText xml:space="preserve">sites </w:delText>
        </w:r>
        <w:r w:rsidR="00E1405A" w:rsidRPr="00F95F23" w:rsidDel="00751F72">
          <w:rPr>
            <w:rFonts w:cstheme="minorHAnsi"/>
          </w:rPr>
          <w:delText>in</w:delText>
        </w:r>
        <w:r w:rsidR="00355A39" w:rsidRPr="00F95F23" w:rsidDel="00751F72">
          <w:rPr>
            <w:rFonts w:cstheme="minorHAnsi"/>
          </w:rPr>
          <w:delText xml:space="preserve"> </w:delText>
        </w:r>
        <w:r w:rsidR="00EB6EAB" w:rsidRPr="00F95F23" w:rsidDel="00751F72">
          <w:rPr>
            <w:rFonts w:cstheme="minorHAnsi"/>
          </w:rPr>
          <w:delText>snow cover</w:delText>
        </w:r>
        <w:r w:rsidR="00DF651B" w:rsidRPr="00F95F23" w:rsidDel="00751F72">
          <w:rPr>
            <w:rFonts w:cstheme="minorHAnsi"/>
          </w:rPr>
          <w:delText xml:space="preserve"> </w:delText>
        </w:r>
        <w:r w:rsidR="00351342" w:rsidDel="00751F72">
          <w:rPr>
            <w:rFonts w:cstheme="minorHAnsi"/>
          </w:rPr>
          <w:delText xml:space="preserve">length </w:delText>
        </w:r>
        <w:r w:rsidR="00DF651B" w:rsidRPr="00F95F23" w:rsidDel="00751F72">
          <w:rPr>
            <w:rFonts w:cstheme="minorHAnsi"/>
          </w:rPr>
          <w:delText>and temperature</w:delText>
        </w:r>
        <w:r w:rsidR="00015E56" w:rsidRPr="00F95F23" w:rsidDel="00751F72">
          <w:rPr>
            <w:rFonts w:cstheme="minorHAnsi"/>
          </w:rPr>
          <w:delText xml:space="preserve">s </w:delText>
        </w:r>
        <w:r w:rsidR="00351342" w:rsidRPr="00F95F23" w:rsidDel="00751F72">
          <w:rPr>
            <w:rFonts w:cstheme="minorHAnsi"/>
          </w:rPr>
          <w:delText xml:space="preserve">as climatic scenarios </w:delText>
        </w:r>
        <w:r w:rsidR="003A0677" w:rsidRPr="00F95F23" w:rsidDel="00751F72">
          <w:rPr>
            <w:rFonts w:cstheme="minorHAnsi"/>
          </w:rPr>
          <w:delText xml:space="preserve">to </w:delText>
        </w:r>
        <w:r w:rsidR="008867CD" w:rsidRPr="00F95F23" w:rsidDel="00751F72">
          <w:rPr>
            <w:rFonts w:cstheme="minorHAnsi"/>
          </w:rPr>
          <w:delText xml:space="preserve">recreate </w:delText>
        </w:r>
        <w:r w:rsidR="008429D7" w:rsidRPr="00F95F23" w:rsidDel="00751F72">
          <w:rPr>
            <w:rFonts w:cstheme="minorHAnsi"/>
          </w:rPr>
          <w:delText>those same conditions</w:delText>
        </w:r>
        <w:r w:rsidR="008867CD" w:rsidRPr="00F95F23" w:rsidDel="00751F72">
          <w:rPr>
            <w:rFonts w:cstheme="minorHAnsi"/>
          </w:rPr>
          <w:delText xml:space="preserve"> in </w:delText>
        </w:r>
        <w:r w:rsidR="00C7080F" w:rsidRPr="00F95F23" w:rsidDel="00751F72">
          <w:rPr>
            <w:rFonts w:cstheme="minorHAnsi"/>
          </w:rPr>
          <w:delText>incubation chambers</w:delText>
        </w:r>
        <w:r w:rsidR="002E5BAD" w:rsidRPr="00F95F23" w:rsidDel="00751F72">
          <w:rPr>
            <w:rFonts w:cstheme="minorHAnsi"/>
          </w:rPr>
          <w:delText>.</w:delText>
        </w:r>
      </w:del>
      <w:del w:id="723" w:author="Borja J-A" w:date="2024-02-15T16:38:00Z">
        <w:r w:rsidR="00A250BD" w:rsidRPr="00F95F23" w:rsidDel="00751F72">
          <w:rPr>
            <w:rFonts w:cstheme="minorHAnsi"/>
          </w:rPr>
          <w:delText xml:space="preserve"> </w:delText>
        </w:r>
        <w:r w:rsidR="00D07978" w:rsidRPr="00F95F23" w:rsidDel="00751F72">
          <w:rPr>
            <w:rFonts w:cstheme="minorHAnsi"/>
          </w:rPr>
          <w:delText xml:space="preserve">The final </w:delText>
        </w:r>
        <w:r w:rsidR="007A1B4C" w:rsidRPr="00F95F23" w:rsidDel="00751F72">
          <w:rPr>
            <w:rFonts w:cstheme="minorHAnsi"/>
          </w:rPr>
          <w:delText xml:space="preserve">experimental </w:delText>
        </w:r>
        <w:r w:rsidRPr="00F95F23" w:rsidDel="00751F72">
          <w:rPr>
            <w:rFonts w:cstheme="minorHAnsi"/>
          </w:rPr>
          <w:delText xml:space="preserve">scenarios </w:delText>
        </w:r>
        <w:r w:rsidR="00D07978" w:rsidRPr="00F95F23" w:rsidDel="00751F72">
          <w:rPr>
            <w:rFonts w:cstheme="minorHAnsi"/>
          </w:rPr>
          <w:delText>consisted of</w:delText>
        </w:r>
        <w:r w:rsidRPr="00F95F23" w:rsidDel="00751F72">
          <w:rPr>
            <w:rFonts w:cstheme="minorHAnsi"/>
          </w:rPr>
          <w:delText xml:space="preserve"> a</w:delText>
        </w:r>
        <w:r w:rsidR="00D07978" w:rsidRPr="00F95F23" w:rsidDel="00751F72">
          <w:rPr>
            <w:rFonts w:cstheme="minorHAnsi"/>
          </w:rPr>
          <w:delText xml:space="preserve"> </w:delText>
        </w:r>
      </w:del>
      <w:del w:id="724" w:author="Borja J-A" w:date="2024-02-15T16:53:00Z">
        <w:r w:rsidR="00D07978" w:rsidRPr="00F95F23" w:rsidDel="00795794">
          <w:rPr>
            <w:rFonts w:cstheme="minorHAnsi"/>
          </w:rPr>
          <w:delText>weekly</w:delText>
        </w:r>
        <w:r w:rsidRPr="00F95F23" w:rsidDel="00795794">
          <w:rPr>
            <w:rFonts w:cstheme="minorHAnsi"/>
          </w:rPr>
          <w:delText>-</w:delText>
        </w:r>
        <w:r w:rsidR="004E28DB" w:rsidRPr="00F95F23" w:rsidDel="00795794">
          <w:rPr>
            <w:rFonts w:cstheme="minorHAnsi"/>
          </w:rPr>
          <w:delText xml:space="preserve">resolution </w:delText>
        </w:r>
        <w:r w:rsidR="00891506" w:rsidRPr="00F95F23" w:rsidDel="00795794">
          <w:rPr>
            <w:rFonts w:cstheme="minorHAnsi"/>
          </w:rPr>
          <w:delText xml:space="preserve">temperature </w:delText>
        </w:r>
        <w:r w:rsidR="0039233A" w:rsidRPr="00F95F23" w:rsidDel="00795794">
          <w:rPr>
            <w:rFonts w:cstheme="minorHAnsi"/>
          </w:rPr>
          <w:delText>program</w:delText>
        </w:r>
        <w:r w:rsidRPr="00F95F23" w:rsidDel="00795794">
          <w:rPr>
            <w:rFonts w:cstheme="minorHAnsi"/>
          </w:rPr>
          <w:delText xml:space="preserve"> </w:delText>
        </w:r>
        <w:r w:rsidR="00870A83" w:rsidRPr="00F95F23" w:rsidDel="00795794">
          <w:rPr>
            <w:rFonts w:cstheme="minorHAnsi"/>
          </w:rPr>
          <w:delText>(</w:delText>
        </w:r>
        <w:r w:rsidR="00EB7C71" w:rsidDel="00795794">
          <w:rPr>
            <w:rFonts w:cstheme="minorHAnsi"/>
          </w:rPr>
          <w:delText>Fig.</w:delText>
        </w:r>
        <w:r w:rsidR="00596A18" w:rsidDel="00795794">
          <w:rPr>
            <w:rFonts w:cstheme="minorHAnsi"/>
          </w:rPr>
          <w:delText xml:space="preserve"> </w:delText>
        </w:r>
        <w:r w:rsidR="00342299" w:rsidRPr="00F95F23" w:rsidDel="00795794">
          <w:rPr>
            <w:rFonts w:cstheme="minorHAnsi"/>
          </w:rPr>
          <w:delText>1d</w:delText>
        </w:r>
        <w:r w:rsidR="00870A83" w:rsidRPr="00F95F23" w:rsidDel="00795794">
          <w:rPr>
            <w:rFonts w:cstheme="minorHAnsi"/>
          </w:rPr>
          <w:delText>)</w:delText>
        </w:r>
      </w:del>
      <w:del w:id="725" w:author="Borja J-A" w:date="2024-02-15T16:47:00Z">
        <w:r w:rsidR="00870A83" w:rsidRPr="00F95F23" w:rsidDel="00741C4B">
          <w:rPr>
            <w:rFonts w:cstheme="minorHAnsi"/>
          </w:rPr>
          <w:delText xml:space="preserve"> </w:delText>
        </w:r>
      </w:del>
      <w:del w:id="726" w:author="Borja J-A" w:date="2024-02-15T16:53:00Z">
        <w:r w:rsidR="00891506" w:rsidRPr="00F95F23" w:rsidDel="00795794">
          <w:rPr>
            <w:rFonts w:cstheme="minorHAnsi"/>
          </w:rPr>
          <w:delText xml:space="preserve">with </w:delText>
        </w:r>
        <w:r w:rsidR="007F257F" w:rsidRPr="00F95F23" w:rsidDel="00795794">
          <w:rPr>
            <w:rFonts w:cstheme="minorHAnsi"/>
          </w:rPr>
          <w:delText>daily</w:delText>
        </w:r>
        <w:r w:rsidR="00D0727A" w:rsidRPr="00F95F23" w:rsidDel="00795794">
          <w:rPr>
            <w:rFonts w:cstheme="minorHAnsi"/>
          </w:rPr>
          <w:delText xml:space="preserve"> temperature ramps </w:delText>
        </w:r>
        <w:r w:rsidRPr="00F95F23" w:rsidDel="00795794">
          <w:rPr>
            <w:rFonts w:cstheme="minorHAnsi"/>
          </w:rPr>
          <w:delText xml:space="preserve">between </w:delText>
        </w:r>
      </w:del>
      <w:del w:id="727" w:author="Borja J-A" w:date="2024-02-15T16:46:00Z">
        <w:r w:rsidRPr="00F95F23" w:rsidDel="00741C4B">
          <w:rPr>
            <w:rFonts w:cstheme="minorHAnsi"/>
          </w:rPr>
          <w:delText xml:space="preserve">daily </w:delText>
        </w:r>
      </w:del>
      <w:del w:id="728" w:author="Borja J-A" w:date="2024-02-15T16:53:00Z">
        <w:r w:rsidRPr="00F95F23" w:rsidDel="00795794">
          <w:rPr>
            <w:rFonts w:cstheme="minorHAnsi"/>
          </w:rPr>
          <w:delText xml:space="preserve">Tmax and </w:delText>
        </w:r>
      </w:del>
      <w:del w:id="729" w:author="Borja J-A" w:date="2024-02-15T16:46:00Z">
        <w:r w:rsidRPr="00F95F23" w:rsidDel="00741C4B">
          <w:rPr>
            <w:rFonts w:cstheme="minorHAnsi"/>
          </w:rPr>
          <w:delText xml:space="preserve">daily </w:delText>
        </w:r>
      </w:del>
      <w:del w:id="730" w:author="Borja J-A" w:date="2024-02-15T16:53:00Z">
        <w:r w:rsidRPr="00F95F23" w:rsidDel="00795794">
          <w:rPr>
            <w:rFonts w:cstheme="minorHAnsi"/>
          </w:rPr>
          <w:delText xml:space="preserve">Tmin, </w:delText>
        </w:r>
      </w:del>
      <w:del w:id="731" w:author="Borja J-A" w:date="2024-02-15T16:47:00Z">
        <w:r w:rsidR="00D0727A" w:rsidRPr="00F95F23" w:rsidDel="00741C4B">
          <w:rPr>
            <w:rFonts w:cstheme="minorHAnsi"/>
          </w:rPr>
          <w:delText>and</w:delText>
        </w:r>
      </w:del>
      <w:del w:id="732" w:author="Borja J-A" w:date="2024-02-15T16:53:00Z">
        <w:r w:rsidR="007F257F" w:rsidRPr="00F95F23" w:rsidDel="00795794">
          <w:rPr>
            <w:rFonts w:cstheme="minorHAnsi"/>
          </w:rPr>
          <w:delText xml:space="preserve"> </w:delText>
        </w:r>
        <w:r w:rsidR="004E28DB" w:rsidRPr="00F95F23" w:rsidDel="00795794">
          <w:rPr>
            <w:rFonts w:cstheme="minorHAnsi"/>
          </w:rPr>
          <w:delText>monthly</w:delText>
        </w:r>
        <w:r w:rsidRPr="00F95F23" w:rsidDel="00795794">
          <w:rPr>
            <w:rFonts w:cstheme="minorHAnsi"/>
          </w:rPr>
          <w:delText>-resolution</w:delText>
        </w:r>
        <w:r w:rsidR="004E28DB" w:rsidRPr="00F95F23" w:rsidDel="00795794">
          <w:rPr>
            <w:rFonts w:cstheme="minorHAnsi"/>
          </w:rPr>
          <w:delText xml:space="preserve"> </w:delText>
        </w:r>
        <w:r w:rsidR="007F257F" w:rsidRPr="00F95F23" w:rsidDel="00795794">
          <w:rPr>
            <w:rFonts w:cstheme="minorHAnsi"/>
          </w:rPr>
          <w:delText xml:space="preserve">photoperiod </w:delText>
        </w:r>
        <w:r w:rsidR="004E28DB" w:rsidRPr="00F95F23" w:rsidDel="00795794">
          <w:rPr>
            <w:rFonts w:cstheme="minorHAnsi"/>
          </w:rPr>
          <w:delText>regimes</w:delText>
        </w:r>
        <w:r w:rsidR="00AB753F" w:rsidRPr="00F95F23" w:rsidDel="00795794">
          <w:rPr>
            <w:rFonts w:cstheme="minorHAnsi"/>
          </w:rPr>
          <w:delText>.</w:delText>
        </w:r>
        <w:r w:rsidR="005C4368" w:rsidRPr="00F95F23" w:rsidDel="00795794">
          <w:rPr>
            <w:rFonts w:cstheme="minorHAnsi"/>
          </w:rPr>
          <w:delText xml:space="preserve"> </w:delText>
        </w:r>
        <w:r w:rsidR="00560143" w:rsidRPr="00F95F23" w:rsidDel="00795794">
          <w:rPr>
            <w:rFonts w:cstheme="minorHAnsi"/>
          </w:rPr>
          <w:delText xml:space="preserve">Each </w:delText>
        </w:r>
        <w:r w:rsidR="00342299" w:rsidRPr="00F95F23" w:rsidDel="00795794">
          <w:rPr>
            <w:rFonts w:cstheme="minorHAnsi"/>
          </w:rPr>
          <w:delText>incubator</w:delText>
        </w:r>
        <w:r w:rsidR="00560143" w:rsidRPr="00F95F23" w:rsidDel="00795794">
          <w:rPr>
            <w:rFonts w:cstheme="minorHAnsi"/>
          </w:rPr>
          <w:delText xml:space="preserve"> was </w:delText>
        </w:r>
        <w:r w:rsidR="002A1BCE" w:rsidRPr="00F95F23" w:rsidDel="00795794">
          <w:rPr>
            <w:rFonts w:cstheme="minorHAnsi"/>
          </w:rPr>
          <w:delText xml:space="preserve">configured using Fitolog 9000 software (version 9308, Aralab Pharmaceutical Stability software) </w:delText>
        </w:r>
        <w:r w:rsidR="00560143" w:rsidRPr="00F95F23" w:rsidDel="00795794">
          <w:rPr>
            <w:rFonts w:cstheme="minorHAnsi"/>
          </w:rPr>
          <w:delText>in Aralab incubator</w:delText>
        </w:r>
        <w:r w:rsidR="00870A83" w:rsidRPr="00F95F23" w:rsidDel="00795794">
          <w:rPr>
            <w:rFonts w:cstheme="minorHAnsi"/>
          </w:rPr>
          <w:delText>s</w:delText>
        </w:r>
        <w:r w:rsidR="00560143" w:rsidRPr="00F95F23" w:rsidDel="00795794">
          <w:rPr>
            <w:rFonts w:cstheme="minorHAnsi"/>
          </w:rPr>
          <w:delText xml:space="preserve"> (Aralab climatic chamber Fitoclima S600 PL</w:delText>
        </w:r>
        <w:r w:rsidR="00303AE3" w:rsidRPr="00F95F23" w:rsidDel="00795794">
          <w:rPr>
            <w:rFonts w:cstheme="minorHAnsi"/>
          </w:rPr>
          <w:delText xml:space="preserve">, equipped with </w:delText>
        </w:r>
        <w:r w:rsidR="00DA7B74" w:rsidRPr="00F95F23" w:rsidDel="00795794">
          <w:rPr>
            <w:rFonts w:cstheme="minorHAnsi"/>
          </w:rPr>
          <w:delText>4 led modu</w:delText>
        </w:r>
        <w:r w:rsidR="000C58E1" w:rsidRPr="00F95F23" w:rsidDel="00795794">
          <w:rPr>
            <w:rFonts w:cstheme="minorHAnsi"/>
          </w:rPr>
          <w:delText>les 11W 350mA</w:delText>
        </w:r>
        <w:r w:rsidR="00C634F6" w:rsidRPr="00F95F23" w:rsidDel="00795794">
          <w:rPr>
            <w:rFonts w:cstheme="minorHAnsi"/>
          </w:rPr>
          <w:delText>)</w:delText>
        </w:r>
        <w:r w:rsidR="005E6AD4" w:rsidRPr="00F95F23" w:rsidDel="00795794">
          <w:rPr>
            <w:rFonts w:cstheme="minorHAnsi"/>
          </w:rPr>
          <w:delText>.</w:delText>
        </w:r>
        <w:r w:rsidR="004F406C" w:rsidRPr="00F95F23" w:rsidDel="00795794">
          <w:rPr>
            <w:rFonts w:cstheme="minorHAnsi"/>
          </w:rPr>
          <w:delText xml:space="preserve"> </w:delText>
        </w:r>
      </w:del>
      <w:del w:id="733" w:author="Borja J-A" w:date="2024-02-15T16:50:00Z">
        <w:r w:rsidR="00944188" w:rsidRPr="00F95F23" w:rsidDel="00741C4B">
          <w:rPr>
            <w:rFonts w:cstheme="minorHAnsi"/>
          </w:rPr>
          <w:delText xml:space="preserve">We will refer to </w:delText>
        </w:r>
        <w:r w:rsidR="008E60D3" w:rsidRPr="00F95F23" w:rsidDel="00741C4B">
          <w:rPr>
            <w:rFonts w:cstheme="minorHAnsi"/>
          </w:rPr>
          <w:delText>t</w:delText>
        </w:r>
        <w:r w:rsidR="007A1B4C" w:rsidRPr="00F95F23" w:rsidDel="00741C4B">
          <w:rPr>
            <w:rFonts w:cstheme="minorHAnsi"/>
          </w:rPr>
          <w:delText xml:space="preserve">he </w:delText>
        </w:r>
        <w:r w:rsidR="007B68DF" w:rsidRPr="00F95F23" w:rsidDel="00741C4B">
          <w:rPr>
            <w:rFonts w:cstheme="minorHAnsi"/>
          </w:rPr>
          <w:delText>incubator</w:delText>
        </w:r>
        <w:r w:rsidR="00090D6F" w:rsidRPr="00F95F23" w:rsidDel="00741C4B">
          <w:rPr>
            <w:rFonts w:cstheme="minorHAnsi"/>
          </w:rPr>
          <w:delText xml:space="preserve"> </w:delText>
        </w:r>
        <w:r w:rsidR="007A1B4C" w:rsidRPr="00F95F23" w:rsidDel="00741C4B">
          <w:rPr>
            <w:rFonts w:cstheme="minorHAnsi"/>
          </w:rPr>
          <w:delText xml:space="preserve">with </w:delText>
        </w:r>
        <w:r w:rsidR="00361DFD" w:rsidRPr="00F95F23" w:rsidDel="00741C4B">
          <w:rPr>
            <w:rFonts w:cstheme="minorHAnsi"/>
          </w:rPr>
          <w:delText>warmer</w:delText>
        </w:r>
        <w:r w:rsidR="007A1B4C" w:rsidRPr="00F95F23" w:rsidDel="00741C4B">
          <w:rPr>
            <w:rFonts w:cstheme="minorHAnsi"/>
          </w:rPr>
          <w:delText xml:space="preserve"> </w:delText>
        </w:r>
        <w:r w:rsidR="00B9572D" w:rsidRPr="00F95F23" w:rsidDel="00741C4B">
          <w:rPr>
            <w:rFonts w:cstheme="minorHAnsi"/>
          </w:rPr>
          <w:delText xml:space="preserve">temperatures </w:delText>
        </w:r>
        <w:r w:rsidR="007A1B4C" w:rsidRPr="00F95F23" w:rsidDel="00741C4B">
          <w:rPr>
            <w:rFonts w:cstheme="minorHAnsi"/>
          </w:rPr>
          <w:delText>and</w:delText>
        </w:r>
        <w:r w:rsidR="00361DFD" w:rsidRPr="00F95F23" w:rsidDel="00741C4B">
          <w:rPr>
            <w:rFonts w:cstheme="minorHAnsi"/>
          </w:rPr>
          <w:delText xml:space="preserve"> </w:delText>
        </w:r>
        <w:r w:rsidR="00BC2073" w:rsidRPr="00F95F23" w:rsidDel="00741C4B">
          <w:rPr>
            <w:rFonts w:cstheme="minorHAnsi"/>
          </w:rPr>
          <w:delText>snow-free</w:delText>
        </w:r>
        <w:r w:rsidR="002A1BCE" w:rsidRPr="00F95F23" w:rsidDel="00741C4B">
          <w:rPr>
            <w:rFonts w:cstheme="minorHAnsi"/>
          </w:rPr>
          <w:delText xml:space="preserve"> </w:delText>
        </w:r>
        <w:r w:rsidR="008429D7" w:rsidRPr="00F95F23" w:rsidDel="00741C4B">
          <w:rPr>
            <w:rFonts w:cstheme="minorHAnsi"/>
          </w:rPr>
          <w:delText xml:space="preserve">mimicking micro-edge topography </w:delText>
        </w:r>
        <w:r w:rsidR="00C634F6" w:rsidRPr="00F95F23" w:rsidDel="00741C4B">
          <w:rPr>
            <w:rFonts w:cstheme="minorHAnsi"/>
          </w:rPr>
          <w:delText>as “</w:delText>
        </w:r>
        <w:r w:rsidR="00C0778B" w:rsidRPr="00F95F23" w:rsidDel="00741C4B">
          <w:rPr>
            <w:rFonts w:cstheme="minorHAnsi"/>
          </w:rPr>
          <w:delText>f</w:delText>
        </w:r>
        <w:r w:rsidR="00C634F6" w:rsidRPr="00F95F23" w:rsidDel="00741C4B">
          <w:rPr>
            <w:rFonts w:cstheme="minorHAnsi"/>
          </w:rPr>
          <w:delText>ellfie</w:delText>
        </w:r>
        <w:r w:rsidR="00090D6F" w:rsidRPr="00F95F23" w:rsidDel="00741C4B">
          <w:rPr>
            <w:rFonts w:cstheme="minorHAnsi"/>
          </w:rPr>
          <w:delText>l</w:delText>
        </w:r>
        <w:r w:rsidR="00C634F6" w:rsidRPr="00F95F23" w:rsidDel="00741C4B">
          <w:rPr>
            <w:rFonts w:cstheme="minorHAnsi"/>
          </w:rPr>
          <w:delText xml:space="preserve">d </w:delText>
        </w:r>
        <w:r w:rsidR="0029417B" w:rsidRPr="00F95F23" w:rsidDel="00741C4B">
          <w:rPr>
            <w:rFonts w:cstheme="minorHAnsi"/>
          </w:rPr>
          <w:delText>scenario</w:delText>
        </w:r>
        <w:r w:rsidR="00C634F6" w:rsidRPr="00F95F23" w:rsidDel="00741C4B">
          <w:rPr>
            <w:rFonts w:cstheme="minorHAnsi"/>
          </w:rPr>
          <w:delText xml:space="preserve">” and </w:delText>
        </w:r>
        <w:r w:rsidR="007A1B4C" w:rsidRPr="00F95F23" w:rsidDel="00741C4B">
          <w:rPr>
            <w:rFonts w:cstheme="minorHAnsi"/>
          </w:rPr>
          <w:delText xml:space="preserve">the </w:delText>
        </w:r>
        <w:r w:rsidR="007B68DF" w:rsidRPr="00F95F23" w:rsidDel="00741C4B">
          <w:rPr>
            <w:rFonts w:cstheme="minorHAnsi"/>
          </w:rPr>
          <w:delText>incubator</w:delText>
        </w:r>
        <w:r w:rsidR="00090D6F" w:rsidRPr="00F95F23" w:rsidDel="00741C4B">
          <w:rPr>
            <w:rFonts w:cstheme="minorHAnsi"/>
          </w:rPr>
          <w:delText xml:space="preserve"> </w:delText>
        </w:r>
        <w:r w:rsidR="007A1B4C" w:rsidRPr="00F95F23" w:rsidDel="00741C4B">
          <w:rPr>
            <w:rFonts w:cstheme="minorHAnsi"/>
          </w:rPr>
          <w:delText xml:space="preserve">with </w:delText>
        </w:r>
        <w:r w:rsidR="00361DFD" w:rsidRPr="00F95F23" w:rsidDel="00741C4B">
          <w:rPr>
            <w:rFonts w:cstheme="minorHAnsi"/>
          </w:rPr>
          <w:delText xml:space="preserve">cooler </w:delText>
        </w:r>
        <w:r w:rsidR="00B9572D" w:rsidRPr="00F95F23" w:rsidDel="00741C4B">
          <w:rPr>
            <w:rFonts w:cstheme="minorHAnsi"/>
          </w:rPr>
          <w:delText xml:space="preserve">temperatures </w:delText>
        </w:r>
        <w:r w:rsidR="007A1B4C" w:rsidRPr="00F95F23" w:rsidDel="00741C4B">
          <w:rPr>
            <w:rFonts w:cstheme="minorHAnsi"/>
          </w:rPr>
          <w:delText>and</w:delText>
        </w:r>
        <w:r w:rsidR="00361DFD" w:rsidRPr="00F95F23" w:rsidDel="00741C4B">
          <w:rPr>
            <w:rFonts w:cstheme="minorHAnsi"/>
          </w:rPr>
          <w:delText xml:space="preserve"> </w:delText>
        </w:r>
        <w:r w:rsidR="00584800" w:rsidRPr="00F95F23" w:rsidDel="00741C4B">
          <w:rPr>
            <w:rFonts w:cstheme="minorHAnsi"/>
          </w:rPr>
          <w:delText xml:space="preserve">long snow period </w:delText>
        </w:r>
        <w:r w:rsidR="00B9572D" w:rsidRPr="00F95F23" w:rsidDel="00741C4B">
          <w:rPr>
            <w:rFonts w:cstheme="minorHAnsi"/>
          </w:rPr>
          <w:delText>program</w:delText>
        </w:r>
        <w:r w:rsidR="008429D7" w:rsidRPr="00F95F23" w:rsidDel="00741C4B">
          <w:rPr>
            <w:rFonts w:cstheme="minorHAnsi"/>
          </w:rPr>
          <w:delText xml:space="preserve"> mimicking micro-valleys</w:delText>
        </w:r>
        <w:r w:rsidR="00B9572D" w:rsidRPr="00F95F23" w:rsidDel="00741C4B">
          <w:rPr>
            <w:rFonts w:cstheme="minorHAnsi"/>
          </w:rPr>
          <w:delText xml:space="preserve"> </w:delText>
        </w:r>
        <w:r w:rsidR="002A1BCE" w:rsidRPr="00F95F23" w:rsidDel="00741C4B">
          <w:rPr>
            <w:rFonts w:cstheme="minorHAnsi"/>
          </w:rPr>
          <w:delText xml:space="preserve">will </w:delText>
        </w:r>
        <w:r w:rsidR="00584800" w:rsidRPr="00F95F23" w:rsidDel="00741C4B">
          <w:rPr>
            <w:rFonts w:cstheme="minorHAnsi"/>
          </w:rPr>
          <w:delText xml:space="preserve">as </w:delText>
        </w:r>
        <w:r w:rsidR="00C634F6" w:rsidRPr="00F95F23" w:rsidDel="00741C4B">
          <w:rPr>
            <w:rFonts w:cstheme="minorHAnsi"/>
          </w:rPr>
          <w:delText>“</w:delText>
        </w:r>
        <w:r w:rsidR="00C0778B" w:rsidRPr="00F95F23" w:rsidDel="00741C4B">
          <w:rPr>
            <w:rFonts w:cstheme="minorHAnsi"/>
          </w:rPr>
          <w:delText>s</w:delText>
        </w:r>
        <w:r w:rsidR="00C634F6" w:rsidRPr="00F95F23" w:rsidDel="00741C4B">
          <w:rPr>
            <w:rFonts w:cstheme="minorHAnsi"/>
          </w:rPr>
          <w:delText xml:space="preserve">nowbed </w:delText>
        </w:r>
        <w:r w:rsidR="0029417B" w:rsidRPr="00F95F23" w:rsidDel="00741C4B">
          <w:rPr>
            <w:rFonts w:cstheme="minorHAnsi"/>
          </w:rPr>
          <w:delText>scenario</w:delText>
        </w:r>
        <w:r w:rsidR="00C634F6" w:rsidRPr="00F95F23" w:rsidDel="00741C4B">
          <w:rPr>
            <w:rFonts w:cstheme="minorHAnsi"/>
          </w:rPr>
          <w:delText>”</w:delText>
        </w:r>
        <w:r w:rsidR="007A1B4C" w:rsidRPr="00F95F23" w:rsidDel="00741C4B">
          <w:rPr>
            <w:rFonts w:cstheme="minorHAnsi"/>
          </w:rPr>
          <w:delText>.</w:delText>
        </w:r>
        <w:r w:rsidR="006F0FE9" w:rsidRPr="00F95F23" w:rsidDel="00741C4B">
          <w:rPr>
            <w:rFonts w:cstheme="minorHAnsi"/>
          </w:rPr>
          <w:delText xml:space="preserve"> </w:delText>
        </w:r>
        <w:r w:rsidR="00F85BED" w:rsidRPr="00F95F23" w:rsidDel="00741C4B">
          <w:rPr>
            <w:rFonts w:eastAsia="Times New Roman" w:cstheme="minorHAnsi"/>
            <w:color w:val="000000"/>
            <w:lang w:eastAsia="ca-ES"/>
          </w:rPr>
          <w:delText>I</w:delText>
        </w:r>
        <w:r w:rsidR="00A250BD" w:rsidRPr="00F95F23" w:rsidDel="00741C4B">
          <w:rPr>
            <w:rFonts w:eastAsia="Times New Roman" w:cstheme="minorHAnsi"/>
            <w:color w:val="000000"/>
            <w:lang w:eastAsia="ca-ES"/>
          </w:rPr>
          <w:delText xml:space="preserve">n </w:delText>
        </w:r>
        <w:r w:rsidR="001856FA" w:rsidRPr="00F95F23" w:rsidDel="00741C4B">
          <w:rPr>
            <w:rFonts w:eastAsia="Times New Roman" w:cstheme="minorHAnsi"/>
            <w:color w:val="000000"/>
            <w:lang w:eastAsia="ca-ES"/>
          </w:rPr>
          <w:delText xml:space="preserve">the </w:delText>
        </w:r>
        <w:r w:rsidR="00F85BED" w:rsidRPr="00F95F23" w:rsidDel="00741C4B">
          <w:rPr>
            <w:rFonts w:eastAsia="Times New Roman" w:cstheme="minorHAnsi"/>
            <w:color w:val="000000"/>
            <w:lang w:eastAsia="ca-ES"/>
          </w:rPr>
          <w:delText>f</w:delText>
        </w:r>
        <w:r w:rsidR="00A250BD" w:rsidRPr="00F95F23" w:rsidDel="00741C4B">
          <w:rPr>
            <w:rFonts w:eastAsia="Times New Roman" w:cstheme="minorHAnsi"/>
            <w:color w:val="000000"/>
            <w:lang w:eastAsia="ca-ES"/>
          </w:rPr>
          <w:delText xml:space="preserve">ellfield </w:delText>
        </w:r>
        <w:r w:rsidR="003C59D4" w:rsidRPr="00F95F23" w:rsidDel="00741C4B">
          <w:rPr>
            <w:rFonts w:eastAsia="Times New Roman" w:cstheme="minorHAnsi"/>
            <w:color w:val="000000"/>
            <w:lang w:eastAsia="ca-ES"/>
          </w:rPr>
          <w:delText>scenario</w:delText>
        </w:r>
        <w:r w:rsidR="00A250BD" w:rsidRPr="00F95F23" w:rsidDel="00741C4B">
          <w:rPr>
            <w:rFonts w:eastAsia="Times New Roman" w:cstheme="minorHAnsi"/>
            <w:color w:val="000000"/>
            <w:lang w:eastAsia="ca-ES"/>
          </w:rPr>
          <w:delText xml:space="preserve"> </w:delText>
        </w:r>
        <w:r w:rsidR="00A77F11" w:rsidRPr="00F95F23" w:rsidDel="00741C4B">
          <w:rPr>
            <w:rFonts w:eastAsia="Times New Roman" w:cstheme="minorHAnsi"/>
            <w:color w:val="000000"/>
            <w:lang w:eastAsia="ca-ES"/>
          </w:rPr>
          <w:delText xml:space="preserve">we </w:delText>
        </w:r>
        <w:r w:rsidR="00032288" w:rsidRPr="00F95F23" w:rsidDel="00741C4B">
          <w:rPr>
            <w:rFonts w:eastAsia="Times New Roman" w:cstheme="minorHAnsi"/>
            <w:color w:val="000000"/>
            <w:lang w:eastAsia="ca-ES"/>
          </w:rPr>
          <w:delText>programmed</w:delText>
        </w:r>
        <w:r w:rsidR="00A77F11" w:rsidRPr="00F95F23" w:rsidDel="00741C4B">
          <w:rPr>
            <w:rFonts w:eastAsia="Times New Roman" w:cstheme="minorHAnsi"/>
            <w:color w:val="000000"/>
            <w:lang w:eastAsia="ca-ES"/>
          </w:rPr>
          <w:delText xml:space="preserve"> </w:delText>
        </w:r>
      </w:del>
      <w:del w:id="734" w:author="Borja J-A" w:date="2024-02-15T16:53:00Z">
        <w:r w:rsidR="00B37358" w:rsidRPr="00F95F23" w:rsidDel="00795794">
          <w:rPr>
            <w:rFonts w:eastAsia="Times New Roman" w:cstheme="minorHAnsi"/>
            <w:color w:val="000000"/>
            <w:lang w:eastAsia="ca-ES"/>
          </w:rPr>
          <w:delText xml:space="preserve">winter </w:delText>
        </w:r>
        <w:r w:rsidR="00D5228C" w:rsidRPr="00F95F23" w:rsidDel="00795794">
          <w:rPr>
            <w:rFonts w:eastAsia="Times New Roman" w:cstheme="minorHAnsi"/>
            <w:color w:val="000000"/>
            <w:lang w:eastAsia="ca-ES"/>
          </w:rPr>
          <w:delText xml:space="preserve">period </w:delText>
        </w:r>
      </w:del>
      <w:del w:id="735" w:author="Borja J-A" w:date="2024-02-15T16:50:00Z">
        <w:r w:rsidR="00B37358" w:rsidRPr="00F95F23" w:rsidDel="00741C4B">
          <w:rPr>
            <w:rFonts w:eastAsia="Times New Roman" w:cstheme="minorHAnsi"/>
            <w:color w:val="000000"/>
            <w:lang w:eastAsia="ca-ES"/>
          </w:rPr>
          <w:delText xml:space="preserve">with </w:delText>
        </w:r>
      </w:del>
      <w:del w:id="736" w:author="Borja J-A" w:date="2024-02-15T16:53:00Z">
        <w:r w:rsidR="00A250BD" w:rsidRPr="00F95F23" w:rsidDel="00795794">
          <w:rPr>
            <w:rFonts w:eastAsia="Times New Roman" w:cstheme="minorHAnsi"/>
            <w:color w:val="000000"/>
            <w:lang w:eastAsia="ca-ES"/>
          </w:rPr>
          <w:delText>below 0</w:delText>
        </w:r>
        <w:r w:rsidR="008A618D" w:rsidRPr="00F95F23" w:rsidDel="00795794">
          <w:rPr>
            <w:rFonts w:eastAsia="Times New Roman" w:cstheme="minorHAnsi"/>
            <w:color w:val="000000"/>
            <w:lang w:eastAsia="ca-ES"/>
          </w:rPr>
          <w:delText xml:space="preserve"> </w:delText>
        </w:r>
        <w:r w:rsidR="00B45EA5" w:rsidRPr="00F95F23" w:rsidDel="00795794">
          <w:rPr>
            <w:rFonts w:cstheme="minorHAnsi"/>
          </w:rPr>
          <w:delText>ºC</w:delText>
        </w:r>
        <w:r w:rsidR="00B45EA5" w:rsidRPr="00F95F23" w:rsidDel="00795794">
          <w:rPr>
            <w:rFonts w:eastAsia="Times New Roman" w:cstheme="minorHAnsi"/>
            <w:color w:val="000000"/>
            <w:lang w:eastAsia="ca-ES"/>
          </w:rPr>
          <w:delText xml:space="preserve"> </w:delText>
        </w:r>
        <w:r w:rsidR="00A250BD" w:rsidRPr="00F95F23" w:rsidDel="00795794">
          <w:rPr>
            <w:rFonts w:eastAsia="Times New Roman" w:cstheme="minorHAnsi"/>
            <w:color w:val="000000"/>
            <w:lang w:eastAsia="ca-ES"/>
          </w:rPr>
          <w:delText>temperatures</w:delText>
        </w:r>
        <w:r w:rsidR="00FB43BF" w:rsidRPr="00F95F23" w:rsidDel="00795794">
          <w:rPr>
            <w:rFonts w:eastAsia="Times New Roman" w:cstheme="minorHAnsi"/>
            <w:color w:val="000000"/>
            <w:lang w:eastAsia="ca-ES"/>
          </w:rPr>
          <w:delText xml:space="preserve">, and </w:delText>
        </w:r>
        <w:r w:rsidR="00A250BD" w:rsidRPr="00F95F23" w:rsidDel="00795794">
          <w:rPr>
            <w:rFonts w:eastAsia="Times New Roman" w:cstheme="minorHAnsi"/>
            <w:color w:val="000000"/>
            <w:lang w:eastAsia="ca-ES"/>
          </w:rPr>
          <w:delText xml:space="preserve">daily photoperiod </w:delText>
        </w:r>
        <w:r w:rsidR="00342299" w:rsidRPr="00F95F23" w:rsidDel="00795794">
          <w:rPr>
            <w:rFonts w:eastAsia="Times New Roman" w:cstheme="minorHAnsi"/>
            <w:color w:val="000000"/>
            <w:lang w:eastAsia="ca-ES"/>
          </w:rPr>
          <w:delText xml:space="preserve">and temperature </w:delText>
        </w:r>
        <w:r w:rsidR="00723555" w:rsidRPr="00F95F23" w:rsidDel="00795794">
          <w:rPr>
            <w:rFonts w:eastAsia="Times New Roman" w:cstheme="minorHAnsi"/>
            <w:color w:val="000000"/>
            <w:lang w:eastAsia="ca-ES"/>
          </w:rPr>
          <w:delText>fluctuation</w:delText>
        </w:r>
        <w:r w:rsidR="00A250BD" w:rsidRPr="00F95F23" w:rsidDel="00795794">
          <w:rPr>
            <w:rFonts w:eastAsia="Times New Roman" w:cstheme="minorHAnsi"/>
            <w:color w:val="000000"/>
            <w:lang w:eastAsia="ca-ES"/>
          </w:rPr>
          <w:delText xml:space="preserve"> for </w:delText>
        </w:r>
        <w:r w:rsidR="00AC586A" w:rsidRPr="00F95F23" w:rsidDel="00795794">
          <w:rPr>
            <w:rFonts w:eastAsia="Times New Roman" w:cstheme="minorHAnsi"/>
            <w:color w:val="000000"/>
            <w:lang w:eastAsia="ca-ES"/>
          </w:rPr>
          <w:delText>144</w:delText>
        </w:r>
        <w:r w:rsidR="00A250BD" w:rsidRPr="00F95F23" w:rsidDel="00795794">
          <w:rPr>
            <w:rFonts w:eastAsia="Times New Roman" w:cstheme="minorHAnsi"/>
            <w:color w:val="000000"/>
            <w:lang w:eastAsia="ca-ES"/>
          </w:rPr>
          <w:delText xml:space="preserve"> days</w:delText>
        </w:r>
        <w:r w:rsidR="00992A1D" w:rsidRPr="00F95F23" w:rsidDel="00795794">
          <w:rPr>
            <w:rFonts w:eastAsia="Times New Roman" w:cstheme="minorHAnsi"/>
            <w:color w:val="000000"/>
            <w:lang w:eastAsia="ca-ES"/>
          </w:rPr>
          <w:delText>.</w:delText>
        </w:r>
        <w:r w:rsidR="00A250BD" w:rsidRPr="00F95F23" w:rsidDel="00795794">
          <w:rPr>
            <w:rFonts w:eastAsia="Times New Roman" w:cstheme="minorHAnsi"/>
            <w:color w:val="000000"/>
            <w:lang w:eastAsia="ca-ES"/>
          </w:rPr>
          <w:delText xml:space="preserve"> </w:delText>
        </w:r>
      </w:del>
      <w:del w:id="737" w:author="Borja J-A" w:date="2024-02-15T16:52:00Z">
        <w:r w:rsidR="00992A1D" w:rsidRPr="00F95F23" w:rsidDel="00741C4B">
          <w:rPr>
            <w:rFonts w:eastAsia="Times New Roman" w:cstheme="minorHAnsi"/>
            <w:color w:val="000000"/>
            <w:lang w:eastAsia="ca-ES"/>
          </w:rPr>
          <w:delText>W</w:delText>
        </w:r>
        <w:r w:rsidR="00A250BD" w:rsidRPr="00F95F23" w:rsidDel="00741C4B">
          <w:rPr>
            <w:rFonts w:eastAsia="Times New Roman" w:cstheme="minorHAnsi"/>
            <w:color w:val="000000"/>
            <w:lang w:eastAsia="ca-ES"/>
          </w:rPr>
          <w:delText xml:space="preserve">hile in </w:delText>
        </w:r>
        <w:r w:rsidRPr="00F95F23" w:rsidDel="00741C4B">
          <w:rPr>
            <w:rFonts w:eastAsia="Times New Roman" w:cstheme="minorHAnsi"/>
            <w:color w:val="000000"/>
            <w:lang w:eastAsia="ca-ES"/>
          </w:rPr>
          <w:delText>the</w:delText>
        </w:r>
      </w:del>
      <w:del w:id="738" w:author="Borja J-A" w:date="2024-02-15T16:53:00Z">
        <w:r w:rsidRPr="00F95F23" w:rsidDel="00795794">
          <w:rPr>
            <w:rFonts w:eastAsia="Times New Roman" w:cstheme="minorHAnsi"/>
            <w:color w:val="000000"/>
            <w:lang w:eastAsia="ca-ES"/>
          </w:rPr>
          <w:delText xml:space="preserve"> </w:delText>
        </w:r>
        <w:r w:rsidR="00A250BD" w:rsidRPr="00F95F23" w:rsidDel="00795794">
          <w:rPr>
            <w:rFonts w:eastAsia="Times New Roman" w:cstheme="minorHAnsi"/>
            <w:color w:val="000000"/>
            <w:lang w:eastAsia="ca-ES"/>
          </w:rPr>
          <w:delText xml:space="preserve">snowbed </w:delText>
        </w:r>
        <w:r w:rsidR="003C59D4" w:rsidRPr="00F95F23" w:rsidDel="00795794">
          <w:rPr>
            <w:rFonts w:eastAsia="Times New Roman" w:cstheme="minorHAnsi"/>
            <w:color w:val="000000"/>
            <w:lang w:eastAsia="ca-ES"/>
          </w:rPr>
          <w:delText>scenario</w:delText>
        </w:r>
        <w:r w:rsidR="00A250BD" w:rsidRPr="00F95F23" w:rsidDel="00795794">
          <w:rPr>
            <w:rFonts w:eastAsia="Times New Roman" w:cstheme="minorHAnsi"/>
            <w:color w:val="000000"/>
            <w:lang w:eastAsia="ca-ES"/>
          </w:rPr>
          <w:delText xml:space="preserve"> </w:delText>
        </w:r>
        <w:r w:rsidR="00A77F11" w:rsidRPr="00F95F23" w:rsidDel="00795794">
          <w:rPr>
            <w:rFonts w:eastAsia="Times New Roman" w:cstheme="minorHAnsi"/>
            <w:color w:val="000000"/>
            <w:lang w:eastAsia="ca-ES"/>
          </w:rPr>
          <w:delText>w</w:delText>
        </w:r>
      </w:del>
      <w:del w:id="739" w:author="Borja J-A" w:date="2024-02-15T16:52:00Z">
        <w:r w:rsidR="00A77F11" w:rsidRPr="00F95F23" w:rsidDel="00741C4B">
          <w:rPr>
            <w:rFonts w:eastAsia="Times New Roman" w:cstheme="minorHAnsi"/>
            <w:color w:val="000000"/>
            <w:lang w:eastAsia="ca-ES"/>
          </w:rPr>
          <w:delText>e</w:delText>
        </w:r>
      </w:del>
      <w:del w:id="740" w:author="Borja J-A" w:date="2024-02-15T16:53:00Z">
        <w:r w:rsidR="00A77F11" w:rsidRPr="00F95F23" w:rsidDel="00795794">
          <w:rPr>
            <w:rFonts w:eastAsia="Times New Roman" w:cstheme="minorHAnsi"/>
            <w:color w:val="000000"/>
            <w:lang w:eastAsia="ca-ES"/>
          </w:rPr>
          <w:delText xml:space="preserve"> </w:delText>
        </w:r>
        <w:r w:rsidR="00032288" w:rsidRPr="00F95F23" w:rsidDel="00795794">
          <w:rPr>
            <w:rFonts w:eastAsia="Times New Roman" w:cstheme="minorHAnsi"/>
            <w:color w:val="000000"/>
            <w:lang w:eastAsia="ca-ES"/>
          </w:rPr>
          <w:delText>programmed</w:delText>
        </w:r>
        <w:r w:rsidR="00A250BD" w:rsidRPr="00F95F23" w:rsidDel="00795794">
          <w:rPr>
            <w:rFonts w:eastAsia="Times New Roman" w:cstheme="minorHAnsi"/>
            <w:color w:val="000000"/>
            <w:lang w:eastAsia="ca-ES"/>
          </w:rPr>
          <w:delText xml:space="preserve"> </w:delText>
        </w:r>
        <w:r w:rsidR="00E61802" w:rsidRPr="00F95F23" w:rsidDel="00795794">
          <w:rPr>
            <w:rFonts w:eastAsia="Times New Roman" w:cstheme="minorHAnsi"/>
            <w:color w:val="000000"/>
            <w:lang w:eastAsia="ca-ES"/>
          </w:rPr>
          <w:delText xml:space="preserve">constant </w:delText>
        </w:r>
        <w:r w:rsidR="00A250BD" w:rsidRPr="00F95F23" w:rsidDel="00795794">
          <w:rPr>
            <w:rFonts w:eastAsia="Times New Roman" w:cstheme="minorHAnsi"/>
            <w:color w:val="000000"/>
            <w:lang w:eastAsia="ca-ES"/>
          </w:rPr>
          <w:delText>0</w:delText>
        </w:r>
        <w:r w:rsidR="00AA0A3F" w:rsidRPr="00F95F23" w:rsidDel="00795794">
          <w:rPr>
            <w:rFonts w:eastAsia="Times New Roman" w:cstheme="minorHAnsi"/>
            <w:color w:val="000000"/>
            <w:lang w:eastAsia="ca-ES"/>
          </w:rPr>
          <w:delText xml:space="preserve"> </w:delText>
        </w:r>
        <w:r w:rsidR="00B45EA5" w:rsidRPr="00F95F23" w:rsidDel="00795794">
          <w:rPr>
            <w:rFonts w:cstheme="minorHAnsi"/>
          </w:rPr>
          <w:delText>ºC</w:delText>
        </w:r>
        <w:r w:rsidR="00B45EA5" w:rsidRPr="00F95F23" w:rsidDel="00795794">
          <w:rPr>
            <w:rFonts w:eastAsia="Times New Roman" w:cstheme="minorHAnsi"/>
            <w:color w:val="000000"/>
            <w:lang w:eastAsia="ca-ES"/>
          </w:rPr>
          <w:delText xml:space="preserve"> </w:delText>
        </w:r>
        <w:r w:rsidR="00A250BD" w:rsidRPr="00F95F23" w:rsidDel="00795794">
          <w:rPr>
            <w:rFonts w:eastAsia="Times New Roman" w:cstheme="minorHAnsi"/>
            <w:color w:val="000000"/>
            <w:lang w:eastAsia="ca-ES"/>
          </w:rPr>
          <w:delText>and darkness for 1</w:delText>
        </w:r>
        <w:r w:rsidR="00AC586A" w:rsidRPr="00F95F23" w:rsidDel="00795794">
          <w:rPr>
            <w:rFonts w:eastAsia="Times New Roman" w:cstheme="minorHAnsi"/>
            <w:color w:val="000000"/>
            <w:lang w:eastAsia="ca-ES"/>
          </w:rPr>
          <w:delText>96</w:delText>
        </w:r>
        <w:r w:rsidR="00A250BD" w:rsidRPr="00F95F23" w:rsidDel="00795794">
          <w:rPr>
            <w:rFonts w:eastAsia="Times New Roman" w:cstheme="minorHAnsi"/>
            <w:color w:val="000000"/>
            <w:lang w:eastAsia="ca-ES"/>
          </w:rPr>
          <w:delText xml:space="preserve"> days</w:delText>
        </w:r>
        <w:r w:rsidR="00F85BED" w:rsidRPr="00F95F23" w:rsidDel="00795794">
          <w:rPr>
            <w:rFonts w:eastAsia="Times New Roman" w:cstheme="minorHAnsi"/>
            <w:color w:val="000000"/>
            <w:lang w:eastAsia="ca-ES"/>
          </w:rPr>
          <w:delText>.</w:delText>
        </w:r>
        <w:r w:rsidR="00ED2F7B" w:rsidRPr="00F95F23" w:rsidDel="00795794">
          <w:rPr>
            <w:rFonts w:eastAsia="Times New Roman" w:cstheme="minorHAnsi"/>
            <w:color w:val="000000"/>
            <w:lang w:eastAsia="ca-ES"/>
          </w:rPr>
          <w:delText xml:space="preserve"> </w:delText>
        </w:r>
        <w:r w:rsidR="00C377A0" w:rsidRPr="00F95F23" w:rsidDel="00795794">
          <w:rPr>
            <w:rFonts w:eastAsia="Times New Roman" w:cstheme="minorHAnsi"/>
            <w:color w:val="000000"/>
            <w:lang w:eastAsia="ca-ES"/>
          </w:rPr>
          <w:delText>M</w:delText>
        </w:r>
        <w:r w:rsidR="00AB3350" w:rsidRPr="00F95F23" w:rsidDel="00795794">
          <w:rPr>
            <w:rFonts w:eastAsia="Times New Roman" w:cstheme="minorHAnsi"/>
            <w:color w:val="000000"/>
            <w:lang w:eastAsia="ca-ES"/>
          </w:rPr>
          <w:delText xml:space="preserve">ore </w:delText>
        </w:r>
        <w:r w:rsidR="00F85BED" w:rsidRPr="00F95F23" w:rsidDel="00795794">
          <w:rPr>
            <w:rFonts w:eastAsia="Times New Roman" w:cstheme="minorHAnsi"/>
            <w:color w:val="000000"/>
            <w:lang w:eastAsia="ca-ES"/>
          </w:rPr>
          <w:delText xml:space="preserve">detailed </w:delText>
        </w:r>
        <w:r w:rsidR="00AB3350" w:rsidRPr="00F95F23" w:rsidDel="00795794">
          <w:rPr>
            <w:rFonts w:eastAsia="Times New Roman" w:cstheme="minorHAnsi"/>
            <w:color w:val="000000"/>
            <w:lang w:eastAsia="ca-ES"/>
          </w:rPr>
          <w:delText>information about weekly programs i</w:delText>
        </w:r>
        <w:r w:rsidR="00C377A0" w:rsidRPr="00F95F23" w:rsidDel="00795794">
          <w:rPr>
            <w:rFonts w:eastAsia="Times New Roman" w:cstheme="minorHAnsi"/>
            <w:color w:val="000000"/>
            <w:lang w:eastAsia="ca-ES"/>
          </w:rPr>
          <w:delText>s available in</w:delText>
        </w:r>
        <w:r w:rsidR="00AB3350" w:rsidRPr="00F95F23" w:rsidDel="00795794">
          <w:rPr>
            <w:rFonts w:eastAsia="Times New Roman" w:cstheme="minorHAnsi"/>
            <w:color w:val="000000"/>
            <w:lang w:eastAsia="ca-ES"/>
          </w:rPr>
          <w:delText xml:space="preserve"> </w:delText>
        </w:r>
        <w:r w:rsidR="00EC3A40" w:rsidRPr="00EC3A40" w:rsidDel="00795794">
          <w:rPr>
            <w:rFonts w:eastAsia="Times New Roman" w:cstheme="minorHAnsi"/>
            <w:color w:val="000000"/>
            <w:highlight w:val="yellow"/>
            <w:lang w:eastAsia="ca-ES"/>
          </w:rPr>
          <w:delText>supporting information T</w:delText>
        </w:r>
        <w:r w:rsidR="0072346B" w:rsidDel="00795794">
          <w:rPr>
            <w:rFonts w:eastAsia="Times New Roman" w:cstheme="minorHAnsi"/>
            <w:color w:val="000000"/>
            <w:highlight w:val="yellow"/>
            <w:lang w:eastAsia="ca-ES"/>
          </w:rPr>
          <w:delText>able S</w:delText>
        </w:r>
        <w:r w:rsidR="00EC3A40" w:rsidRPr="00EC3A40" w:rsidDel="00795794">
          <w:rPr>
            <w:rFonts w:eastAsia="Times New Roman" w:cstheme="minorHAnsi"/>
            <w:color w:val="000000"/>
            <w:highlight w:val="yellow"/>
            <w:lang w:eastAsia="ca-ES"/>
          </w:rPr>
          <w:delText>2</w:delText>
        </w:r>
        <w:r w:rsidR="00C377A0" w:rsidRPr="00F95F23" w:rsidDel="00795794">
          <w:rPr>
            <w:rFonts w:eastAsia="Times New Roman" w:cstheme="minorHAnsi"/>
            <w:color w:val="000000"/>
            <w:lang w:eastAsia="ca-ES"/>
          </w:rPr>
          <w:delText>.</w:delText>
        </w:r>
        <w:r w:rsidR="00AB3350" w:rsidRPr="00F95F23" w:rsidDel="00795794">
          <w:rPr>
            <w:rFonts w:eastAsia="Times New Roman" w:cstheme="minorHAnsi"/>
            <w:color w:val="000000"/>
            <w:lang w:eastAsia="ca-ES"/>
          </w:rPr>
          <w:delText xml:space="preserve"> </w:delText>
        </w:r>
      </w:del>
      <w:ins w:id="741" w:author="Borja J-A" w:date="2024-02-15T16:50:00Z">
        <w:del w:id="742" w:author="Borja J-A" w:date="2024-02-15T16:52:00Z">
          <w:r w:rsidR="00741C4B" w:rsidRPr="00F95F23" w:rsidDel="00795794">
            <w:rPr>
              <w:rFonts w:cstheme="minorHAnsi"/>
            </w:rPr>
            <w:delText>We will refer to the incubator with warmer temperatures and snow-free mimicking micro-edge topography as “fellfield scenario” and the incubator with cooler temperatures and long snow period program mimicking micro-valleys will as “snowbed scenario”.</w:delText>
          </w:r>
        </w:del>
      </w:ins>
    </w:p>
    <w:p w14:paraId="78AF67DB" w14:textId="44C69A1F" w:rsidR="00A250BD" w:rsidRPr="00F95F23" w:rsidRDefault="00A250BD" w:rsidP="00757052">
      <w:pPr>
        <w:pStyle w:val="Heading2"/>
        <w:spacing w:after="160"/>
        <w:rPr>
          <w:rFonts w:eastAsia="Times New Roman"/>
          <w:bdr w:val="none" w:sz="0" w:space="0" w:color="auto" w:frame="1"/>
          <w:lang w:eastAsia="ca-ES"/>
        </w:rPr>
      </w:pPr>
      <w:r w:rsidRPr="00F95F23">
        <w:rPr>
          <w:rFonts w:eastAsia="Times New Roman"/>
          <w:bdr w:val="none" w:sz="0" w:space="0" w:color="auto" w:frame="1"/>
          <w:lang w:eastAsia="ca-ES"/>
        </w:rPr>
        <w:t>2.</w:t>
      </w:r>
      <w:del w:id="743" w:author="Borja J-A" w:date="2024-02-15T18:14:00Z">
        <w:r w:rsidR="000C4375" w:rsidDel="008E51AA">
          <w:rPr>
            <w:rFonts w:eastAsia="Times New Roman"/>
            <w:bdr w:val="none" w:sz="0" w:space="0" w:color="auto" w:frame="1"/>
            <w:lang w:eastAsia="ca-ES"/>
          </w:rPr>
          <w:delText>5</w:delText>
        </w:r>
        <w:r w:rsidRPr="00F95F23" w:rsidDel="008E51AA">
          <w:rPr>
            <w:rFonts w:eastAsia="Times New Roman"/>
            <w:bdr w:val="none" w:sz="0" w:space="0" w:color="auto" w:frame="1"/>
            <w:lang w:eastAsia="ca-ES"/>
          </w:rPr>
          <w:delText xml:space="preserve"> </w:delText>
        </w:r>
      </w:del>
      <w:ins w:id="744" w:author="Borja J-A" w:date="2024-02-15T18:14:00Z">
        <w:r w:rsidR="008E51AA">
          <w:rPr>
            <w:rFonts w:eastAsia="Times New Roman"/>
            <w:bdr w:val="none" w:sz="0" w:space="0" w:color="auto" w:frame="1"/>
            <w:lang w:eastAsia="ca-ES"/>
          </w:rPr>
          <w:t>4</w:t>
        </w:r>
        <w:r w:rsidR="008E51AA" w:rsidRPr="00F95F23">
          <w:rPr>
            <w:rFonts w:eastAsia="Times New Roman"/>
            <w:bdr w:val="none" w:sz="0" w:space="0" w:color="auto" w:frame="1"/>
            <w:lang w:eastAsia="ca-ES"/>
          </w:rPr>
          <w:t xml:space="preserve"> </w:t>
        </w:r>
      </w:ins>
      <w:r w:rsidR="00C229F9" w:rsidRPr="00F95F23">
        <w:rPr>
          <w:rFonts w:eastAsia="Times New Roman"/>
          <w:bdr w:val="none" w:sz="0" w:space="0" w:color="auto" w:frame="1"/>
          <w:lang w:eastAsia="ca-ES"/>
        </w:rPr>
        <w:t xml:space="preserve">Germination traits </w:t>
      </w:r>
    </w:p>
    <w:p w14:paraId="378E4C2F" w14:textId="2738EE41" w:rsidR="00684B63" w:rsidRPr="00F95F23" w:rsidRDefault="000E7007">
      <w:pPr>
        <w:shd w:val="clear" w:color="auto" w:fill="FFFFFF"/>
        <w:spacing w:line="360" w:lineRule="auto"/>
        <w:jc w:val="both"/>
        <w:textAlignment w:val="baseline"/>
        <w:rPr>
          <w:rFonts w:eastAsia="Times New Roman" w:cstheme="minorHAnsi"/>
          <w:color w:val="000000"/>
          <w:lang w:eastAsia="ca-ES"/>
        </w:rPr>
        <w:pPrChange w:id="745" w:author="Borja J-A" w:date="2024-02-15T17:36:00Z">
          <w:pPr>
            <w:shd w:val="clear" w:color="auto" w:fill="FFFFFF"/>
            <w:spacing w:line="360" w:lineRule="auto"/>
            <w:ind w:firstLine="709"/>
            <w:jc w:val="both"/>
            <w:textAlignment w:val="baseline"/>
          </w:pPr>
        </w:pPrChange>
      </w:pPr>
      <w:r w:rsidRPr="00F95F23">
        <w:rPr>
          <w:rFonts w:eastAsia="Times New Roman" w:cstheme="minorHAnsi"/>
          <w:color w:val="000000"/>
          <w:lang w:eastAsia="ca-ES"/>
        </w:rPr>
        <w:t xml:space="preserve">We defined </w:t>
      </w:r>
      <w:del w:id="746" w:author="Borja J-A" w:date="2024-02-15T17:39:00Z">
        <w:r w:rsidRPr="00F95F23" w:rsidDel="00594823">
          <w:rPr>
            <w:rFonts w:eastAsia="Times New Roman" w:cstheme="minorHAnsi"/>
            <w:color w:val="000000"/>
            <w:lang w:eastAsia="ca-ES"/>
          </w:rPr>
          <w:delText>a set of</w:delText>
        </w:r>
      </w:del>
      <w:ins w:id="747" w:author="Borja J-A" w:date="2024-02-15T17:39:00Z">
        <w:r w:rsidR="00594823">
          <w:rPr>
            <w:rFonts w:eastAsia="Times New Roman" w:cstheme="minorHAnsi"/>
            <w:color w:val="000000"/>
            <w:lang w:eastAsia="ca-ES"/>
          </w:rPr>
          <w:t>seven</w:t>
        </w:r>
      </w:ins>
      <w:r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4B019D"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to </w:t>
      </w:r>
      <w:r w:rsidR="004B019D" w:rsidRPr="00F95F23">
        <w:rPr>
          <w:rFonts w:eastAsia="Times New Roman" w:cstheme="minorHAnsi"/>
          <w:color w:val="000000"/>
          <w:lang w:eastAsia="ca-ES"/>
        </w:rPr>
        <w:t xml:space="preserve">describe </w:t>
      </w:r>
      <w:r w:rsidRPr="00F95F23">
        <w:rPr>
          <w:rFonts w:eastAsia="Times New Roman" w:cstheme="minorHAnsi"/>
          <w:color w:val="000000"/>
          <w:lang w:eastAsia="ca-ES"/>
        </w:rPr>
        <w:t xml:space="preserve">germination </w:t>
      </w:r>
      <w:r w:rsidR="00745F76" w:rsidRPr="00F95F23">
        <w:rPr>
          <w:rFonts w:eastAsia="Times New Roman" w:cstheme="minorHAnsi"/>
          <w:color w:val="000000"/>
          <w:lang w:eastAsia="ca-ES"/>
        </w:rPr>
        <w:t>phenology</w:t>
      </w:r>
      <w:r w:rsidR="00B21D15" w:rsidRPr="00F95F23">
        <w:rPr>
          <w:rFonts w:eastAsia="Times New Roman" w:cstheme="minorHAnsi"/>
          <w:color w:val="000000"/>
          <w:lang w:eastAsia="ca-ES"/>
        </w:rPr>
        <w:t xml:space="preserve"> </w:t>
      </w:r>
      <w:r w:rsidRPr="00F95F23">
        <w:rPr>
          <w:rFonts w:eastAsia="Times New Roman" w:cstheme="minorHAnsi"/>
          <w:color w:val="000000"/>
          <w:lang w:eastAsia="ca-ES"/>
        </w:rPr>
        <w:t>(</w:t>
      </w:r>
      <w:r w:rsidR="00A32193" w:rsidRPr="00594823">
        <w:rPr>
          <w:rFonts w:eastAsia="Times New Roman" w:cstheme="minorHAnsi"/>
          <w:b/>
          <w:bCs/>
          <w:color w:val="000000"/>
          <w:lang w:eastAsia="ca-ES"/>
          <w:rPrChange w:id="748" w:author="Borja J-A" w:date="2024-02-15T17:38:00Z">
            <w:rPr>
              <w:rFonts w:eastAsia="Times New Roman" w:cstheme="minorHAnsi"/>
              <w:color w:val="000000"/>
              <w:highlight w:val="yellow"/>
              <w:lang w:eastAsia="ca-ES"/>
            </w:rPr>
          </w:rPrChange>
        </w:rPr>
        <w:t>T</w:t>
      </w:r>
      <w:r w:rsidRPr="00594823">
        <w:rPr>
          <w:rFonts w:eastAsia="Times New Roman" w:cstheme="minorHAnsi"/>
          <w:b/>
          <w:bCs/>
          <w:color w:val="000000"/>
          <w:lang w:eastAsia="ca-ES"/>
          <w:rPrChange w:id="749" w:author="Borja J-A" w:date="2024-02-15T17:38:00Z">
            <w:rPr>
              <w:rFonts w:eastAsia="Times New Roman" w:cstheme="minorHAnsi"/>
              <w:color w:val="000000"/>
              <w:highlight w:val="yellow"/>
              <w:lang w:eastAsia="ca-ES"/>
            </w:rPr>
          </w:rPrChange>
        </w:rPr>
        <w:t xml:space="preserve">able </w:t>
      </w:r>
      <w:del w:id="750" w:author="Borja J-A" w:date="2024-02-15T17:38:00Z">
        <w:r w:rsidR="00D7413A" w:rsidRPr="00594823" w:rsidDel="00594823">
          <w:rPr>
            <w:rFonts w:eastAsia="Times New Roman" w:cstheme="minorHAnsi"/>
            <w:b/>
            <w:bCs/>
            <w:color w:val="000000"/>
            <w:lang w:eastAsia="ca-ES"/>
            <w:rPrChange w:id="751" w:author="Borja J-A" w:date="2024-02-15T17:38:00Z">
              <w:rPr>
                <w:rFonts w:eastAsia="Times New Roman" w:cstheme="minorHAnsi"/>
                <w:color w:val="000000"/>
                <w:highlight w:val="yellow"/>
                <w:lang w:eastAsia="ca-ES"/>
              </w:rPr>
            </w:rPrChange>
          </w:rPr>
          <w:delText>2</w:delText>
        </w:r>
      </w:del>
      <w:ins w:id="752" w:author="Borja J-A" w:date="2024-02-15T17:38:00Z">
        <w:r w:rsidR="00594823" w:rsidRPr="00594823">
          <w:rPr>
            <w:rFonts w:eastAsia="Times New Roman" w:cstheme="minorHAnsi"/>
            <w:b/>
            <w:bCs/>
            <w:color w:val="000000"/>
            <w:lang w:eastAsia="ca-ES"/>
            <w:rPrChange w:id="753" w:author="Borja J-A" w:date="2024-02-15T17:38:00Z">
              <w:rPr>
                <w:rFonts w:eastAsia="Times New Roman" w:cstheme="minorHAnsi"/>
                <w:color w:val="000000"/>
                <w:lang w:eastAsia="ca-ES"/>
              </w:rPr>
            </w:rPrChange>
          </w:rPr>
          <w:t>1</w:t>
        </w:r>
      </w:ins>
      <w:r w:rsidRPr="00F95F23">
        <w:rPr>
          <w:rFonts w:eastAsia="Times New Roman" w:cstheme="minorHAnsi"/>
          <w:color w:val="000000"/>
          <w:lang w:eastAsia="ca-ES"/>
        </w:rPr>
        <w:t>)</w:t>
      </w:r>
      <w:r w:rsidR="00C2762C">
        <w:rPr>
          <w:rFonts w:eastAsia="Times New Roman" w:cstheme="minorHAnsi"/>
          <w:color w:val="000000"/>
          <w:lang w:eastAsia="ca-ES"/>
        </w:rPr>
        <w:t xml:space="preserve"> and</w:t>
      </w:r>
      <w:r w:rsidRPr="00F95F23">
        <w:rPr>
          <w:rFonts w:eastAsia="Times New Roman" w:cstheme="minorHAnsi"/>
          <w:color w:val="000000"/>
          <w:lang w:eastAsia="ca-ES"/>
        </w:rPr>
        <w:t xml:space="preserve"> </w:t>
      </w:r>
      <w:r w:rsidR="00B21D15" w:rsidRPr="00F95F23">
        <w:rPr>
          <w:rFonts w:eastAsia="Times New Roman" w:cstheme="minorHAnsi"/>
          <w:color w:val="000000"/>
          <w:lang w:eastAsia="ca-ES"/>
        </w:rPr>
        <w:t xml:space="preserve">to </w:t>
      </w:r>
      <w:r w:rsidR="00300EAC" w:rsidRPr="00F95F23">
        <w:rPr>
          <w:rFonts w:eastAsia="Times New Roman" w:cstheme="minorHAnsi"/>
          <w:color w:val="000000"/>
          <w:lang w:eastAsia="ca-ES"/>
        </w:rPr>
        <w:t>synthesize</w:t>
      </w:r>
      <w:r w:rsidR="00117D9A" w:rsidRPr="00F95F23">
        <w:rPr>
          <w:rFonts w:eastAsia="Times New Roman" w:cstheme="minorHAnsi"/>
          <w:color w:val="000000"/>
          <w:lang w:eastAsia="ca-ES"/>
        </w:rPr>
        <w:t xml:space="preserve"> the </w:t>
      </w:r>
      <w:del w:id="754" w:author="Borja J-A" w:date="2024-02-15T17:41:00Z">
        <w:r w:rsidR="004259FF" w:rsidRPr="00F95F23" w:rsidDel="00594823">
          <w:rPr>
            <w:rFonts w:eastAsia="Times New Roman" w:cstheme="minorHAnsi"/>
            <w:color w:val="000000"/>
            <w:lang w:eastAsia="ca-ES"/>
          </w:rPr>
          <w:delText xml:space="preserve">diverse </w:delText>
        </w:r>
      </w:del>
      <w:r w:rsidR="00CF489A" w:rsidRPr="00F95F23">
        <w:rPr>
          <w:rFonts w:eastAsia="Times New Roman" w:cstheme="minorHAnsi"/>
          <w:color w:val="000000"/>
          <w:lang w:eastAsia="ca-ES"/>
        </w:rPr>
        <w:t xml:space="preserve">patterns observed </w:t>
      </w:r>
      <w:del w:id="755" w:author="Borja J-A" w:date="2024-02-15T17:42:00Z">
        <w:r w:rsidR="00C046B8" w:rsidRPr="00F95F23" w:rsidDel="00594823">
          <w:rPr>
            <w:rFonts w:eastAsia="Times New Roman" w:cstheme="minorHAnsi"/>
            <w:color w:val="000000"/>
            <w:lang w:eastAsia="ca-ES"/>
          </w:rPr>
          <w:delText>during</w:delText>
        </w:r>
        <w:r w:rsidR="00CF489A" w:rsidRPr="00F95F23" w:rsidDel="00594823">
          <w:rPr>
            <w:rFonts w:eastAsia="Times New Roman" w:cstheme="minorHAnsi"/>
            <w:color w:val="000000"/>
            <w:lang w:eastAsia="ca-ES"/>
          </w:rPr>
          <w:delText xml:space="preserve"> </w:delText>
        </w:r>
      </w:del>
      <w:ins w:id="756" w:author="Borja J-A" w:date="2024-02-15T17:42:00Z">
        <w:r w:rsidR="00594823">
          <w:rPr>
            <w:rFonts w:eastAsia="Times New Roman" w:cstheme="minorHAnsi"/>
            <w:color w:val="000000"/>
            <w:lang w:eastAsia="ca-ES"/>
          </w:rPr>
          <w:t>in</w:t>
        </w:r>
        <w:r w:rsidR="00594823" w:rsidRPr="00F95F23">
          <w:rPr>
            <w:rFonts w:eastAsia="Times New Roman" w:cstheme="minorHAnsi"/>
            <w:color w:val="000000"/>
            <w:lang w:eastAsia="ca-ES"/>
          </w:rPr>
          <w:t xml:space="preserve"> </w:t>
        </w:r>
      </w:ins>
      <w:r w:rsidR="006B6A1E" w:rsidRPr="00F95F23">
        <w:rPr>
          <w:rFonts w:eastAsia="Times New Roman" w:cstheme="minorHAnsi"/>
          <w:color w:val="000000"/>
          <w:lang w:eastAsia="ca-ES"/>
        </w:rPr>
        <w:t xml:space="preserve">the </w:t>
      </w:r>
      <w:del w:id="757" w:author="Borja J-A" w:date="2024-02-15T17:43:00Z">
        <w:r w:rsidR="006B6A1E" w:rsidRPr="00F95F23" w:rsidDel="00594823">
          <w:rPr>
            <w:rFonts w:cstheme="minorHAnsi"/>
          </w:rPr>
          <w:delText xml:space="preserve">continuous </w:delText>
        </w:r>
        <w:r w:rsidR="00684B63" w:rsidRPr="00F95F23" w:rsidDel="00594823">
          <w:rPr>
            <w:rFonts w:cstheme="minorHAnsi"/>
          </w:rPr>
          <w:delText>seasonal</w:delText>
        </w:r>
        <w:r w:rsidR="006B6A1E" w:rsidRPr="00F95F23" w:rsidDel="00594823">
          <w:rPr>
            <w:rFonts w:cstheme="minorHAnsi"/>
          </w:rPr>
          <w:delText xml:space="preserve"> </w:delText>
        </w:r>
      </w:del>
      <w:r w:rsidR="006B6A1E" w:rsidRPr="00F95F23">
        <w:rPr>
          <w:rFonts w:cstheme="minorHAnsi"/>
        </w:rPr>
        <w:t>experiment</w:t>
      </w:r>
      <w:ins w:id="758" w:author="Borja J-A" w:date="2024-02-15T17:43:00Z">
        <w:r w:rsidR="00594823">
          <w:rPr>
            <w:rFonts w:cstheme="minorHAnsi"/>
          </w:rPr>
          <w:t>s</w:t>
        </w:r>
      </w:ins>
      <w:del w:id="759" w:author="Borja J-A" w:date="2024-02-15T17:39:00Z">
        <w:r w:rsidR="00FA6017" w:rsidRPr="00F95F23" w:rsidDel="00594823">
          <w:rPr>
            <w:rFonts w:eastAsia="Times New Roman" w:cstheme="minorHAnsi"/>
            <w:color w:val="000000"/>
            <w:lang w:eastAsia="ca-ES"/>
          </w:rPr>
          <w:delText xml:space="preserve">, by considering their </w:delText>
        </w:r>
        <w:r w:rsidR="004B019D" w:rsidRPr="00F95F23" w:rsidDel="00594823">
          <w:rPr>
            <w:rFonts w:eastAsia="Times New Roman" w:cstheme="minorHAnsi"/>
            <w:color w:val="000000"/>
            <w:lang w:eastAsia="ca-ES"/>
          </w:rPr>
          <w:delText xml:space="preserve">functional </w:delText>
        </w:r>
        <w:r w:rsidR="00FA6017" w:rsidRPr="00F95F23" w:rsidDel="00594823">
          <w:rPr>
            <w:rFonts w:eastAsia="Times New Roman" w:cstheme="minorHAnsi"/>
            <w:color w:val="000000"/>
            <w:lang w:eastAsia="ca-ES"/>
          </w:rPr>
          <w:delText xml:space="preserve">ecological significance in </w:delText>
        </w:r>
        <w:r w:rsidR="004B019D" w:rsidRPr="00F95F23" w:rsidDel="00594823">
          <w:rPr>
            <w:rFonts w:eastAsia="Times New Roman" w:cstheme="minorHAnsi"/>
            <w:color w:val="000000"/>
            <w:lang w:eastAsia="ca-ES"/>
          </w:rPr>
          <w:delText>the alpine ecosystem</w:delText>
        </w:r>
      </w:del>
      <w:r w:rsidR="00CF489A" w:rsidRPr="00F95F23">
        <w:rPr>
          <w:rFonts w:eastAsia="Times New Roman" w:cstheme="minorHAnsi"/>
          <w:color w:val="000000"/>
          <w:lang w:eastAsia="ca-ES"/>
        </w:rPr>
        <w:t xml:space="preserve">. </w:t>
      </w:r>
      <w:r w:rsidR="00F427AD" w:rsidRPr="00F95F23">
        <w:rPr>
          <w:rFonts w:eastAsia="Times New Roman" w:cstheme="minorHAnsi"/>
          <w:color w:val="000000"/>
          <w:lang w:eastAsia="ca-ES"/>
        </w:rPr>
        <w:t xml:space="preserve">The first four </w:t>
      </w:r>
      <w:r w:rsidR="005512C5">
        <w:rPr>
          <w:rFonts w:eastAsia="Times New Roman" w:cstheme="minorHAnsi"/>
          <w:color w:val="000000"/>
          <w:lang w:eastAsia="ca-ES"/>
        </w:rPr>
        <w:t xml:space="preserve">traits </w:t>
      </w:r>
      <w:r w:rsidR="005D76F7">
        <w:rPr>
          <w:rFonts w:eastAsia="Times New Roman" w:cstheme="minorHAnsi"/>
          <w:color w:val="000000"/>
          <w:lang w:eastAsia="ca-ES"/>
        </w:rPr>
        <w:t>contemplate</w:t>
      </w:r>
      <w:r w:rsidR="00F427AD" w:rsidRPr="00F95F23">
        <w:rPr>
          <w:rFonts w:eastAsia="Times New Roman" w:cstheme="minorHAnsi"/>
          <w:color w:val="000000"/>
          <w:lang w:eastAsia="ca-ES"/>
        </w:rPr>
        <w:t xml:space="preserve"> </w:t>
      </w:r>
      <w:r w:rsidR="003F63E7" w:rsidRPr="00F95F23">
        <w:rPr>
          <w:rFonts w:eastAsia="Times New Roman" w:cstheme="minorHAnsi"/>
          <w:color w:val="000000"/>
          <w:lang w:eastAsia="ca-ES"/>
        </w:rPr>
        <w:t xml:space="preserve">the </w:t>
      </w:r>
      <w:r w:rsidR="001E4239" w:rsidRPr="00F95F23">
        <w:rPr>
          <w:rFonts w:eastAsia="Times New Roman" w:cstheme="minorHAnsi"/>
          <w:color w:val="000000"/>
          <w:lang w:eastAsia="ca-ES"/>
        </w:rPr>
        <w:t>phenological season</w:t>
      </w:r>
      <w:r w:rsidR="003F63E7" w:rsidRPr="00F95F23">
        <w:rPr>
          <w:rFonts w:eastAsia="Times New Roman" w:cstheme="minorHAnsi"/>
          <w:color w:val="000000"/>
          <w:lang w:eastAsia="ca-ES"/>
        </w:rPr>
        <w:t>:</w:t>
      </w:r>
      <w:r w:rsidR="00F427AD" w:rsidRPr="00F95F23">
        <w:rPr>
          <w:rFonts w:eastAsia="Times New Roman" w:cstheme="minorHAnsi"/>
          <w:color w:val="000000"/>
          <w:lang w:eastAsia="ca-ES"/>
        </w:rPr>
        <w:t xml:space="preserve"> </w:t>
      </w:r>
      <w:r w:rsidR="001E4239" w:rsidRPr="00F95F23">
        <w:rPr>
          <w:rFonts w:eastAsia="Times New Roman" w:cstheme="minorHAnsi"/>
          <w:color w:val="000000"/>
          <w:lang w:eastAsia="ca-ES"/>
        </w:rPr>
        <w:t>a</w:t>
      </w:r>
      <w:r w:rsidR="00D24317" w:rsidRPr="00F95F23">
        <w:rPr>
          <w:rFonts w:eastAsia="Times New Roman" w:cstheme="minorHAnsi"/>
          <w:color w:val="000000"/>
          <w:lang w:eastAsia="ca-ES"/>
        </w:rPr>
        <w:t>utumn</w:t>
      </w:r>
      <w:r w:rsidR="00687284" w:rsidRPr="00F95F23">
        <w:rPr>
          <w:rFonts w:eastAsia="Times New Roman" w:cstheme="minorHAnsi"/>
          <w:color w:val="000000"/>
          <w:lang w:eastAsia="ca-ES"/>
        </w:rPr>
        <w:t xml:space="preserve"> </w:t>
      </w:r>
      <w:r w:rsidR="00D24317" w:rsidRPr="00F95F23">
        <w:rPr>
          <w:rFonts w:eastAsia="Times New Roman" w:cstheme="minorHAnsi"/>
          <w:color w:val="000000"/>
          <w:lang w:eastAsia="ca-ES"/>
        </w:rPr>
        <w:t xml:space="preserve">and </w:t>
      </w:r>
      <w:r w:rsidR="009003F4" w:rsidRPr="00F95F23">
        <w:rPr>
          <w:rFonts w:eastAsia="Times New Roman" w:cstheme="minorHAnsi"/>
          <w:color w:val="000000"/>
          <w:lang w:eastAsia="ca-ES"/>
        </w:rPr>
        <w:t>s</w:t>
      </w:r>
      <w:r w:rsidR="00D24317" w:rsidRPr="00F95F23">
        <w:rPr>
          <w:rFonts w:eastAsia="Times New Roman" w:cstheme="minorHAnsi"/>
          <w:color w:val="000000"/>
          <w:lang w:eastAsia="ca-ES"/>
        </w:rPr>
        <w:t>ummer germination con</w:t>
      </w:r>
      <w:r w:rsidR="005D76F7">
        <w:rPr>
          <w:rFonts w:eastAsia="Times New Roman" w:cstheme="minorHAnsi"/>
          <w:color w:val="000000"/>
          <w:lang w:eastAsia="ca-ES"/>
        </w:rPr>
        <w:t>sider</w:t>
      </w:r>
      <w:r w:rsidR="00D24317"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 xml:space="preserve">specific </w:t>
      </w:r>
      <w:r w:rsidR="00D24317" w:rsidRPr="00F95F23">
        <w:rPr>
          <w:rFonts w:eastAsia="Times New Roman" w:cstheme="minorHAnsi"/>
          <w:color w:val="000000"/>
          <w:lang w:eastAsia="ca-ES"/>
        </w:rPr>
        <w:t>periods of time</w:t>
      </w:r>
      <w:r w:rsidR="00800E84" w:rsidRPr="00F95F23">
        <w:rPr>
          <w:rFonts w:eastAsia="Times New Roman" w:cstheme="minorHAnsi"/>
          <w:color w:val="000000"/>
          <w:lang w:eastAsia="ca-ES"/>
        </w:rPr>
        <w:t xml:space="preserve"> measured in</w:t>
      </w:r>
      <w:r w:rsidR="00DA0FB1" w:rsidRPr="00F95F23">
        <w:rPr>
          <w:rFonts w:eastAsia="Times New Roman" w:cstheme="minorHAnsi"/>
          <w:color w:val="000000"/>
          <w:lang w:eastAsia="ca-ES"/>
        </w:rPr>
        <w:t xml:space="preserve"> </w:t>
      </w:r>
      <w:r w:rsidR="005D76F7">
        <w:rPr>
          <w:rFonts w:eastAsia="Times New Roman" w:cstheme="minorHAnsi"/>
          <w:color w:val="000000"/>
          <w:lang w:eastAsia="ca-ES"/>
        </w:rPr>
        <w:t xml:space="preserve">Julian </w:t>
      </w:r>
      <w:r w:rsidR="00475DA3" w:rsidRPr="00F95F23">
        <w:rPr>
          <w:rFonts w:eastAsia="Times New Roman" w:cstheme="minorHAnsi"/>
          <w:color w:val="000000"/>
          <w:lang w:eastAsia="ca-ES"/>
        </w:rPr>
        <w:t>calendar dates</w:t>
      </w:r>
      <w:ins w:id="760" w:author="Borja J-A" w:date="2024-02-15T17:44:00Z">
        <w:r w:rsidR="00594823">
          <w:rPr>
            <w:rFonts w:eastAsia="Times New Roman" w:cstheme="minorHAnsi"/>
            <w:color w:val="000000"/>
            <w:lang w:eastAsia="ca-ES"/>
          </w:rPr>
          <w:t>, and they are</w:t>
        </w:r>
      </w:ins>
      <w:del w:id="761" w:author="Borja J-A" w:date="2024-02-15T17:44:00Z">
        <w:r w:rsidR="00800E84" w:rsidRPr="00F95F23" w:rsidDel="00594823">
          <w:rPr>
            <w:rFonts w:eastAsia="Times New Roman" w:cstheme="minorHAnsi"/>
            <w:color w:val="000000"/>
            <w:lang w:eastAsia="ca-ES"/>
          </w:rPr>
          <w:delText xml:space="preserve"> (i.e.</w:delText>
        </w:r>
      </w:del>
      <w:r w:rsidR="00800E84" w:rsidRPr="00F95F23">
        <w:rPr>
          <w:rFonts w:eastAsia="Times New Roman" w:cstheme="minorHAnsi"/>
          <w:color w:val="000000"/>
          <w:lang w:eastAsia="ca-ES"/>
        </w:rPr>
        <w:t xml:space="preserve"> equal </w:t>
      </w:r>
      <w:del w:id="762" w:author="Borja J-A" w:date="2024-02-15T17:44:00Z">
        <w:r w:rsidR="00800E84" w:rsidRPr="00F95F23" w:rsidDel="00594823">
          <w:rPr>
            <w:rFonts w:eastAsia="Times New Roman" w:cstheme="minorHAnsi"/>
            <w:color w:val="000000"/>
            <w:lang w:eastAsia="ca-ES"/>
          </w:rPr>
          <w:delText xml:space="preserve">length </w:delText>
        </w:r>
      </w:del>
      <w:r w:rsidR="00800E84" w:rsidRPr="00F95F23">
        <w:rPr>
          <w:rFonts w:eastAsia="Times New Roman" w:cstheme="minorHAnsi"/>
          <w:color w:val="000000"/>
          <w:lang w:eastAsia="ca-ES"/>
        </w:rPr>
        <w:t>between incubators</w:t>
      </w:r>
      <w:del w:id="763" w:author="Borja J-A" w:date="2024-02-15T17:44:00Z">
        <w:r w:rsidR="00800E84" w:rsidRPr="00F95F23" w:rsidDel="00594823">
          <w:rPr>
            <w:rFonts w:eastAsia="Times New Roman" w:cstheme="minorHAnsi"/>
            <w:color w:val="000000"/>
            <w:lang w:eastAsia="ca-ES"/>
          </w:rPr>
          <w:delText>)</w:delText>
        </w:r>
      </w:del>
      <w:r w:rsidR="00800E84" w:rsidRPr="00F95F23">
        <w:rPr>
          <w:rFonts w:eastAsia="Times New Roman" w:cstheme="minorHAnsi"/>
          <w:color w:val="000000"/>
          <w:lang w:eastAsia="ca-ES"/>
        </w:rPr>
        <w:t>.</w:t>
      </w:r>
      <w:r w:rsidR="00475DA3" w:rsidRPr="00F95F23">
        <w:rPr>
          <w:rFonts w:eastAsia="Times New Roman" w:cstheme="minorHAnsi"/>
          <w:color w:val="000000"/>
          <w:lang w:eastAsia="ca-ES"/>
        </w:rPr>
        <w:t xml:space="preserve"> </w:t>
      </w:r>
      <w:r w:rsidR="005D76F7" w:rsidRPr="00F95F23">
        <w:rPr>
          <w:rFonts w:eastAsia="Times New Roman" w:cstheme="minorHAnsi"/>
          <w:color w:val="000000"/>
          <w:lang w:eastAsia="ca-ES"/>
        </w:rPr>
        <w:t>Winter</w:t>
      </w:r>
      <w:r w:rsidR="00D313F3">
        <w:rPr>
          <w:rFonts w:eastAsia="Times New Roman" w:cstheme="minorHAnsi"/>
          <w:color w:val="000000"/>
          <w:lang w:eastAsia="ca-ES"/>
        </w:rPr>
        <w:t xml:space="preserve"> and spring </w:t>
      </w:r>
      <w:r w:rsidR="005D76F7" w:rsidRPr="00F95F23">
        <w:rPr>
          <w:rFonts w:eastAsia="Times New Roman" w:cstheme="minorHAnsi"/>
          <w:color w:val="000000"/>
          <w:lang w:eastAsia="ca-ES"/>
        </w:rPr>
        <w:t>germination</w:t>
      </w:r>
      <w:r w:rsidR="00F71C72" w:rsidRPr="00F95F23">
        <w:rPr>
          <w:rFonts w:eastAsia="Times New Roman" w:cstheme="minorHAnsi"/>
          <w:color w:val="000000"/>
          <w:lang w:eastAsia="ca-ES"/>
        </w:rPr>
        <w:t xml:space="preserve"> </w:t>
      </w:r>
      <w:r w:rsidR="00D313F3">
        <w:rPr>
          <w:rFonts w:eastAsia="Times New Roman" w:cstheme="minorHAnsi"/>
          <w:color w:val="000000"/>
          <w:lang w:eastAsia="ca-ES"/>
        </w:rPr>
        <w:t>are</w:t>
      </w:r>
      <w:r w:rsidR="00475DA3"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defined by</w:t>
      </w:r>
      <w:r w:rsidR="00F85BF9" w:rsidRPr="00F95F23">
        <w:rPr>
          <w:rFonts w:eastAsia="Times New Roman" w:cstheme="minorHAnsi"/>
          <w:color w:val="000000"/>
          <w:lang w:eastAsia="ca-ES"/>
        </w:rPr>
        <w:t xml:space="preserve"> specific</w:t>
      </w:r>
      <w:r w:rsidR="00800E84" w:rsidRPr="00F95F23">
        <w:rPr>
          <w:rFonts w:eastAsia="Times New Roman" w:cstheme="minorHAnsi"/>
          <w:color w:val="000000"/>
          <w:lang w:eastAsia="ca-ES"/>
        </w:rPr>
        <w:t xml:space="preserve"> thermal</w:t>
      </w:r>
      <w:r w:rsidR="00F85BF9" w:rsidRPr="00F95F23">
        <w:rPr>
          <w:rFonts w:eastAsia="Times New Roman" w:cstheme="minorHAnsi"/>
          <w:color w:val="000000"/>
          <w:lang w:eastAsia="ca-ES"/>
        </w:rPr>
        <w:t xml:space="preserve"> threshold</w:t>
      </w:r>
      <w:r w:rsidR="00D313F3">
        <w:rPr>
          <w:rFonts w:eastAsia="Times New Roman" w:cstheme="minorHAnsi"/>
          <w:color w:val="000000"/>
          <w:lang w:eastAsia="ca-ES"/>
        </w:rPr>
        <w:t xml:space="preserve">s </w:t>
      </w:r>
      <w:ins w:id="764" w:author="Borja J-A" w:date="2024-02-15T17:44:00Z">
        <w:r w:rsidR="00594823">
          <w:rPr>
            <w:rFonts w:eastAsia="Times New Roman" w:cstheme="minorHAnsi"/>
            <w:color w:val="000000"/>
            <w:lang w:eastAsia="ca-ES"/>
          </w:rPr>
          <w:t>and they</w:t>
        </w:r>
      </w:ins>
      <w:del w:id="765" w:author="Borja J-A" w:date="2024-02-15T17:44:00Z">
        <w:r w:rsidR="00D313F3" w:rsidRPr="00F95F23" w:rsidDel="00594823">
          <w:rPr>
            <w:rFonts w:eastAsia="Times New Roman" w:cstheme="minorHAnsi"/>
            <w:color w:val="000000"/>
            <w:lang w:eastAsia="ca-ES"/>
          </w:rPr>
          <w:delText>(i.e.</w:delText>
        </w:r>
      </w:del>
      <w:r w:rsidR="00D313F3" w:rsidRPr="00F95F23">
        <w:rPr>
          <w:rFonts w:eastAsia="Times New Roman" w:cstheme="minorHAnsi"/>
          <w:color w:val="000000"/>
          <w:lang w:eastAsia="ca-ES"/>
        </w:rPr>
        <w:t xml:space="preserve"> </w:t>
      </w:r>
      <w:ins w:id="766" w:author="Borja J-A" w:date="2024-02-15T17:45:00Z">
        <w:r w:rsidR="00594823">
          <w:rPr>
            <w:rFonts w:eastAsia="Times New Roman" w:cstheme="minorHAnsi"/>
            <w:color w:val="000000"/>
            <w:lang w:eastAsia="ca-ES"/>
          </w:rPr>
          <w:t>differ</w:t>
        </w:r>
      </w:ins>
      <w:del w:id="767" w:author="Borja J-A" w:date="2024-02-15T17:45:00Z">
        <w:r w:rsidR="00D313F3" w:rsidRPr="00F95F23" w:rsidDel="00594823">
          <w:rPr>
            <w:rFonts w:eastAsia="Times New Roman" w:cstheme="minorHAnsi"/>
            <w:color w:val="000000"/>
            <w:lang w:eastAsia="ca-ES"/>
          </w:rPr>
          <w:delText>different length</w:delText>
        </w:r>
      </w:del>
      <w:r w:rsidR="00D313F3" w:rsidRPr="00F95F23">
        <w:rPr>
          <w:rFonts w:eastAsia="Times New Roman" w:cstheme="minorHAnsi"/>
          <w:color w:val="000000"/>
          <w:lang w:eastAsia="ca-ES"/>
        </w:rPr>
        <w:t xml:space="preserve"> between incubators</w:t>
      </w:r>
      <w:ins w:id="768" w:author="Borja J-A" w:date="2024-02-15T17:44:00Z">
        <w:r w:rsidR="00594823">
          <w:rPr>
            <w:rFonts w:eastAsia="Times New Roman" w:cstheme="minorHAnsi"/>
            <w:color w:val="000000"/>
            <w:lang w:eastAsia="ca-ES"/>
          </w:rPr>
          <w:t>;</w:t>
        </w:r>
      </w:ins>
      <w:del w:id="769" w:author="Borja J-A" w:date="2024-02-15T17:44:00Z">
        <w:r w:rsidR="00D313F3" w:rsidRPr="00F95F23" w:rsidDel="00594823">
          <w:rPr>
            <w:rFonts w:eastAsia="Times New Roman" w:cstheme="minorHAnsi"/>
            <w:color w:val="000000"/>
            <w:lang w:eastAsia="ca-ES"/>
          </w:rPr>
          <w:delText>)</w:delText>
        </w:r>
        <w:r w:rsidR="00D313F3" w:rsidDel="00594823">
          <w:rPr>
            <w:rFonts w:eastAsia="Times New Roman" w:cstheme="minorHAnsi"/>
            <w:color w:val="000000"/>
            <w:lang w:eastAsia="ca-ES"/>
          </w:rPr>
          <w:delText>.</w:delText>
        </w:r>
      </w:del>
      <w:r w:rsidR="00D313F3">
        <w:rPr>
          <w:rFonts w:eastAsia="Times New Roman" w:cstheme="minorHAnsi"/>
          <w:color w:val="000000"/>
          <w:lang w:eastAsia="ca-ES"/>
        </w:rPr>
        <w:t xml:space="preserve"> </w:t>
      </w:r>
      <w:del w:id="770" w:author="Borja J-A" w:date="2024-02-15T17:43:00Z">
        <w:r w:rsidR="00C071C0" w:rsidRPr="00F95F23" w:rsidDel="00594823">
          <w:rPr>
            <w:rFonts w:eastAsia="Times New Roman" w:cstheme="minorHAnsi"/>
            <w:color w:val="000000"/>
            <w:lang w:eastAsia="ca-ES"/>
          </w:rPr>
          <w:delText xml:space="preserve"> </w:delText>
        </w:r>
      </w:del>
      <w:ins w:id="771" w:author="Borja J-A" w:date="2024-02-15T17:44:00Z">
        <w:r w:rsidR="00594823">
          <w:rPr>
            <w:rFonts w:eastAsia="Times New Roman" w:cstheme="minorHAnsi"/>
            <w:color w:val="000000"/>
            <w:lang w:eastAsia="ca-ES"/>
          </w:rPr>
          <w:t>w</w:t>
        </w:r>
      </w:ins>
      <w:del w:id="772" w:author="Borja J-A" w:date="2024-02-15T17:44:00Z">
        <w:r w:rsidR="00D313F3" w:rsidDel="00594823">
          <w:rPr>
            <w:rFonts w:eastAsia="Times New Roman" w:cstheme="minorHAnsi"/>
            <w:color w:val="000000"/>
            <w:lang w:eastAsia="ca-ES"/>
          </w:rPr>
          <w:delText>W</w:delText>
        </w:r>
      </w:del>
      <w:r w:rsidR="00D313F3">
        <w:rPr>
          <w:rFonts w:eastAsia="Times New Roman" w:cstheme="minorHAnsi"/>
          <w:color w:val="000000"/>
          <w:lang w:eastAsia="ca-ES"/>
        </w:rPr>
        <w:t xml:space="preserve">inter germination </w:t>
      </w:r>
      <w:r w:rsidR="00210E8F">
        <w:rPr>
          <w:rFonts w:eastAsia="Times New Roman" w:cstheme="minorHAnsi"/>
          <w:color w:val="000000"/>
          <w:lang w:eastAsia="ca-ES"/>
        </w:rPr>
        <w:t>period includes</w:t>
      </w:r>
      <w:r w:rsidR="00D313F3">
        <w:rPr>
          <w:rFonts w:eastAsia="Times New Roman" w:cstheme="minorHAnsi"/>
          <w:color w:val="000000"/>
          <w:lang w:eastAsia="ca-ES"/>
        </w:rPr>
        <w:t xml:space="preserve"> </w:t>
      </w:r>
      <w:r w:rsidR="00C071C0" w:rsidRPr="00F95F23">
        <w:rPr>
          <w:rFonts w:eastAsia="Times New Roman" w:cstheme="minorHAnsi"/>
          <w:color w:val="000000"/>
          <w:lang w:eastAsia="ca-ES"/>
        </w:rPr>
        <w:t xml:space="preserve">from </w:t>
      </w:r>
      <w:r w:rsidR="00D313F3">
        <w:rPr>
          <w:rFonts w:eastAsia="Times New Roman" w:cstheme="minorHAnsi"/>
          <w:color w:val="000000"/>
          <w:lang w:eastAsia="ca-ES"/>
        </w:rPr>
        <w:t xml:space="preserve">the </w:t>
      </w:r>
      <w:r w:rsidR="00C071C0" w:rsidRPr="00F95F23">
        <w:rPr>
          <w:rFonts w:eastAsia="Times New Roman" w:cstheme="minorHAnsi"/>
          <w:color w:val="000000"/>
          <w:lang w:eastAsia="ca-ES"/>
        </w:rPr>
        <w:t>last germination score before winter</w:t>
      </w:r>
      <w:r w:rsidR="00E8331F" w:rsidRPr="00F95F23">
        <w:rPr>
          <w:rFonts w:eastAsia="Times New Roman" w:cstheme="minorHAnsi"/>
          <w:color w:val="000000"/>
          <w:lang w:eastAsia="ca-ES"/>
        </w:rPr>
        <w:t xml:space="preserve"> (</w:t>
      </w:r>
      <w:r w:rsidR="00AB40FA" w:rsidRPr="00F95F23">
        <w:rPr>
          <w:rFonts w:eastAsia="Times New Roman" w:cstheme="minorHAnsi"/>
          <w:color w:val="000000"/>
          <w:lang w:eastAsia="ca-ES"/>
        </w:rPr>
        <w:t>T mean</w:t>
      </w:r>
      <w:r w:rsidR="00B57AC3" w:rsidRPr="00F95F23">
        <w:rPr>
          <w:rFonts w:eastAsia="Times New Roman" w:cstheme="minorHAnsi"/>
          <w:color w:val="000000"/>
          <w:lang w:eastAsia="ca-ES"/>
        </w:rPr>
        <w:t xml:space="preserve"> &lt; 3.5 ºC</w:t>
      </w:r>
      <w:r w:rsidR="00E8331F" w:rsidRPr="00F95F23">
        <w:rPr>
          <w:rFonts w:eastAsia="Times New Roman" w:cstheme="minorHAnsi"/>
          <w:color w:val="000000"/>
          <w:lang w:eastAsia="ca-ES"/>
        </w:rPr>
        <w:t>)</w:t>
      </w:r>
      <w:r w:rsidR="0018457A" w:rsidRPr="00F95F23">
        <w:rPr>
          <w:rFonts w:eastAsia="Times New Roman" w:cstheme="minorHAnsi"/>
          <w:color w:val="000000"/>
          <w:lang w:eastAsia="ca-ES"/>
        </w:rPr>
        <w:t xml:space="preserve"> until</w:t>
      </w:r>
      <w:r w:rsidR="00F85BF9" w:rsidRPr="00F95F23">
        <w:rPr>
          <w:rFonts w:eastAsia="Times New Roman" w:cstheme="minorHAnsi"/>
          <w:color w:val="000000"/>
          <w:lang w:eastAsia="ca-ES"/>
        </w:rPr>
        <w:t xml:space="preserve"> T </w:t>
      </w:r>
      <w:r w:rsidR="000D0EAC" w:rsidRPr="00F95F23">
        <w:rPr>
          <w:rFonts w:eastAsia="Times New Roman" w:cstheme="minorHAnsi"/>
          <w:color w:val="000000"/>
          <w:lang w:eastAsia="ca-ES"/>
        </w:rPr>
        <w:t>m</w:t>
      </w:r>
      <w:r w:rsidR="00E0139B" w:rsidRPr="00F95F23">
        <w:rPr>
          <w:rFonts w:eastAsia="Times New Roman" w:cstheme="minorHAnsi"/>
          <w:color w:val="000000"/>
          <w:lang w:eastAsia="ca-ES"/>
        </w:rPr>
        <w:t xml:space="preserve">ean </w:t>
      </w:r>
      <w:r w:rsidR="00FF7C7A" w:rsidRPr="00F95F23">
        <w:rPr>
          <w:rFonts w:eastAsia="Times New Roman" w:cstheme="minorHAnsi"/>
          <w:color w:val="000000"/>
          <w:lang w:eastAsia="ca-ES"/>
        </w:rPr>
        <w:t>&gt;</w:t>
      </w:r>
      <w:r w:rsidR="00F85BF9" w:rsidRPr="00F95F23">
        <w:rPr>
          <w:rFonts w:eastAsia="Times New Roman" w:cstheme="minorHAnsi"/>
          <w:color w:val="000000"/>
          <w:lang w:eastAsia="ca-ES"/>
        </w:rPr>
        <w:t xml:space="preserve"> </w:t>
      </w:r>
      <w:r w:rsidR="00E0139B" w:rsidRPr="00F95F23">
        <w:rPr>
          <w:rFonts w:eastAsia="Times New Roman" w:cstheme="minorHAnsi"/>
          <w:color w:val="000000"/>
          <w:lang w:eastAsia="ca-ES"/>
        </w:rPr>
        <w:t>2</w:t>
      </w:r>
      <w:r w:rsidR="00F85BF9" w:rsidRPr="00F95F23">
        <w:rPr>
          <w:rFonts w:eastAsia="Times New Roman" w:cstheme="minorHAnsi"/>
          <w:color w:val="000000"/>
          <w:lang w:eastAsia="ca-ES"/>
        </w:rPr>
        <w:t xml:space="preserve"> </w:t>
      </w:r>
      <w:r w:rsidR="007E49E4" w:rsidRPr="00F95F23">
        <w:rPr>
          <w:rFonts w:eastAsia="Times New Roman" w:cstheme="minorHAnsi"/>
          <w:color w:val="000000"/>
          <w:lang w:eastAsia="ca-ES"/>
        </w:rPr>
        <w:t>º</w:t>
      </w:r>
      <w:r w:rsidR="00FC08D3">
        <w:rPr>
          <w:rFonts w:eastAsia="Times New Roman" w:cstheme="minorHAnsi"/>
          <w:color w:val="000000"/>
          <w:lang w:eastAsia="ca-ES"/>
        </w:rPr>
        <w:t>C</w:t>
      </w:r>
      <w:r w:rsidR="00EB7C71">
        <w:rPr>
          <w:rFonts w:eastAsia="Times New Roman" w:cstheme="minorHAnsi"/>
          <w:color w:val="000000"/>
          <w:lang w:eastAsia="ca-ES"/>
        </w:rPr>
        <w:t xml:space="preserve">, </w:t>
      </w:r>
      <w:commentRangeStart w:id="773"/>
      <w:r w:rsidR="00EB7C71">
        <w:rPr>
          <w:rFonts w:eastAsia="Times New Roman" w:cstheme="minorHAnsi"/>
          <w:color w:val="000000"/>
          <w:lang w:eastAsia="ca-ES"/>
        </w:rPr>
        <w:t>from when the period changes to s</w:t>
      </w:r>
      <w:r w:rsidR="00EE5862" w:rsidRPr="00F95F23">
        <w:rPr>
          <w:rFonts w:eastAsia="Times New Roman" w:cstheme="minorHAnsi"/>
          <w:color w:val="000000"/>
          <w:lang w:eastAsia="ca-ES"/>
        </w:rPr>
        <w:t xml:space="preserve">pring germination </w:t>
      </w:r>
      <w:r w:rsidR="00FF7C7A" w:rsidRPr="00F95F23">
        <w:rPr>
          <w:rFonts w:eastAsia="Times New Roman" w:cstheme="minorHAnsi"/>
          <w:color w:val="000000"/>
          <w:lang w:eastAsia="ca-ES"/>
        </w:rPr>
        <w:t xml:space="preserve">until summer solstice </w:t>
      </w:r>
      <w:r w:rsidR="00E44D47" w:rsidRPr="00F95F23">
        <w:rPr>
          <w:rFonts w:eastAsia="Times New Roman" w:cstheme="minorHAnsi"/>
          <w:color w:val="000000"/>
          <w:lang w:eastAsia="ca-ES"/>
        </w:rPr>
        <w:t xml:space="preserve">(germination score the </w:t>
      </w:r>
      <w:r w:rsidR="003F3B05" w:rsidRPr="00F95F23">
        <w:rPr>
          <w:rFonts w:eastAsia="Times New Roman" w:cstheme="minorHAnsi"/>
          <w:color w:val="000000"/>
          <w:lang w:eastAsia="ca-ES"/>
        </w:rPr>
        <w:t>24</w:t>
      </w:r>
      <w:r w:rsidR="003F3B05" w:rsidRPr="00F95F23">
        <w:rPr>
          <w:rFonts w:eastAsia="Times New Roman" w:cstheme="minorHAnsi"/>
          <w:color w:val="000000"/>
          <w:vertAlign w:val="superscript"/>
          <w:lang w:eastAsia="ca-ES"/>
        </w:rPr>
        <w:t>th</w:t>
      </w:r>
      <w:r w:rsidR="00E44D47" w:rsidRPr="00F95F23">
        <w:rPr>
          <w:rFonts w:eastAsia="Times New Roman" w:cstheme="minorHAnsi"/>
          <w:color w:val="000000"/>
          <w:lang w:eastAsia="ca-ES"/>
        </w:rPr>
        <w:t xml:space="preserve"> of </w:t>
      </w:r>
      <w:r w:rsidR="00EA2EA9" w:rsidRPr="00F95F23">
        <w:rPr>
          <w:rFonts w:eastAsia="Times New Roman" w:cstheme="minorHAnsi"/>
          <w:color w:val="000000"/>
          <w:lang w:eastAsia="ca-ES"/>
        </w:rPr>
        <w:t>June)</w:t>
      </w:r>
      <w:r w:rsidR="00FC08D3">
        <w:rPr>
          <w:rFonts w:eastAsia="Times New Roman" w:cstheme="minorHAnsi"/>
          <w:color w:val="000000"/>
          <w:lang w:eastAsia="ca-ES"/>
        </w:rPr>
        <w:t xml:space="preserve"> </w:t>
      </w:r>
      <w:commentRangeEnd w:id="773"/>
      <w:r w:rsidR="0012582D">
        <w:rPr>
          <w:rStyle w:val="CommentReference"/>
          <w:rFonts w:ascii="Calibri" w:eastAsia="Calibri" w:hAnsi="Calibri" w:cs="Calibri"/>
        </w:rPr>
        <w:commentReference w:id="773"/>
      </w:r>
      <w:r w:rsidR="00B621DC" w:rsidRPr="00F95F23">
        <w:rPr>
          <w:rFonts w:eastAsia="Times New Roman" w:cstheme="minorHAnsi"/>
          <w:color w:val="000000"/>
          <w:lang w:eastAsia="ca-ES"/>
        </w:rPr>
        <w:t>(</w:t>
      </w:r>
      <w:ins w:id="774" w:author="Borja J-A" w:date="2024-02-15T17:46:00Z">
        <w:r w:rsidR="0012582D">
          <w:rPr>
            <w:rFonts w:eastAsia="Times New Roman" w:cstheme="minorHAnsi"/>
            <w:color w:val="000000"/>
            <w:lang w:eastAsia="ca-ES"/>
          </w:rPr>
          <w:t xml:space="preserve">see </w:t>
        </w:r>
      </w:ins>
      <w:r w:rsidR="00EB7C71">
        <w:rPr>
          <w:rFonts w:eastAsia="Times New Roman" w:cstheme="minorHAnsi"/>
          <w:color w:val="000000"/>
          <w:lang w:eastAsia="ca-ES"/>
        </w:rPr>
        <w:t>Fig.</w:t>
      </w:r>
      <w:r w:rsidR="00B621DC" w:rsidRPr="00F95F23">
        <w:rPr>
          <w:rFonts w:eastAsia="Times New Roman" w:cstheme="minorHAnsi"/>
          <w:color w:val="000000"/>
          <w:lang w:eastAsia="ca-ES"/>
        </w:rPr>
        <w:t xml:space="preserve"> 2</w:t>
      </w:r>
      <w:r w:rsidR="00D27372">
        <w:rPr>
          <w:rFonts w:eastAsia="Times New Roman" w:cstheme="minorHAnsi"/>
          <w:color w:val="000000"/>
          <w:lang w:eastAsia="ca-ES"/>
        </w:rPr>
        <w:t>a</w:t>
      </w:r>
      <w:r w:rsidR="003C7B4C" w:rsidRPr="00F95F23">
        <w:rPr>
          <w:rFonts w:eastAsia="Times New Roman" w:cstheme="minorHAnsi"/>
          <w:color w:val="000000"/>
          <w:lang w:eastAsia="ca-ES"/>
        </w:rPr>
        <w:t xml:space="preserve"> </w:t>
      </w:r>
      <w:r w:rsidR="00D27372">
        <w:rPr>
          <w:rFonts w:eastAsia="Times New Roman" w:cstheme="minorHAnsi"/>
          <w:color w:val="000000"/>
          <w:lang w:eastAsia="ca-ES"/>
        </w:rPr>
        <w:t>bottom</w:t>
      </w:r>
      <w:r w:rsidR="00D313F3">
        <w:rPr>
          <w:rFonts w:eastAsia="Times New Roman" w:cstheme="minorHAnsi"/>
          <w:color w:val="000000"/>
          <w:lang w:eastAsia="ca-ES"/>
        </w:rPr>
        <w:t xml:space="preserve">: </w:t>
      </w:r>
      <w:r w:rsidR="003C7B4C" w:rsidRPr="00F95F23">
        <w:rPr>
          <w:rFonts w:eastAsia="Times New Roman" w:cstheme="minorHAnsi"/>
          <w:color w:val="000000"/>
          <w:lang w:eastAsia="ca-ES"/>
        </w:rPr>
        <w:t>germination phenology periods</w:t>
      </w:r>
      <w:r w:rsidR="00B621DC" w:rsidRPr="00F95F23">
        <w:rPr>
          <w:rFonts w:eastAsia="Times New Roman" w:cstheme="minorHAnsi"/>
          <w:color w:val="000000"/>
          <w:lang w:eastAsia="ca-ES"/>
        </w:rPr>
        <w:t xml:space="preserve">). </w:t>
      </w:r>
      <w:r w:rsidR="00D55557" w:rsidRPr="00F95F23">
        <w:rPr>
          <w:rFonts w:eastAsia="Times New Roman" w:cstheme="minorHAnsi"/>
          <w:color w:val="000000"/>
          <w:lang w:eastAsia="ca-ES"/>
        </w:rPr>
        <w:t xml:space="preserve">We also calculated </w:t>
      </w:r>
      <w:r w:rsidR="0004035C" w:rsidRPr="00F95F23">
        <w:rPr>
          <w:rFonts w:eastAsia="Times New Roman" w:cstheme="minorHAnsi"/>
          <w:color w:val="000000"/>
          <w:lang w:eastAsia="ca-ES"/>
        </w:rPr>
        <w:t xml:space="preserve">two </w:t>
      </w:r>
      <w:r w:rsidR="00D55557" w:rsidRPr="00F95F23">
        <w:rPr>
          <w:rFonts w:eastAsia="Times New Roman" w:cstheme="minorHAnsi"/>
          <w:color w:val="000000"/>
          <w:lang w:eastAsia="ca-ES"/>
        </w:rPr>
        <w:t>trait</w:t>
      </w:r>
      <w:r w:rsidR="006853AB" w:rsidRPr="00F95F23">
        <w:rPr>
          <w:rFonts w:eastAsia="Times New Roman" w:cstheme="minorHAnsi"/>
          <w:color w:val="000000"/>
          <w:lang w:eastAsia="ca-ES"/>
        </w:rPr>
        <w:t>s</w:t>
      </w:r>
      <w:r w:rsidR="00D55557" w:rsidRPr="00F95F23">
        <w:rPr>
          <w:rFonts w:eastAsia="Times New Roman" w:cstheme="minorHAnsi"/>
          <w:color w:val="000000"/>
          <w:lang w:eastAsia="ca-ES"/>
        </w:rPr>
        <w:t xml:space="preserve"> related to </w:t>
      </w:r>
      <w:r w:rsidR="0004035C" w:rsidRPr="00F95F23">
        <w:rPr>
          <w:rFonts w:eastAsia="Times New Roman" w:cstheme="minorHAnsi"/>
          <w:color w:val="000000"/>
          <w:lang w:eastAsia="ca-ES"/>
        </w:rPr>
        <w:t xml:space="preserve">germination </w:t>
      </w:r>
      <w:r w:rsidR="00D55557" w:rsidRPr="00F95F23">
        <w:rPr>
          <w:rFonts w:eastAsia="Times New Roman" w:cstheme="minorHAnsi"/>
          <w:color w:val="000000"/>
          <w:lang w:eastAsia="ca-ES"/>
        </w:rPr>
        <w:t>speed</w:t>
      </w:r>
      <w:r w:rsidR="006853AB" w:rsidRPr="00F95F23">
        <w:rPr>
          <w:rFonts w:eastAsia="Times New Roman" w:cstheme="minorHAnsi"/>
          <w:color w:val="000000"/>
          <w:lang w:eastAsia="ca-ES"/>
        </w:rPr>
        <w:t>:</w:t>
      </w:r>
      <w:r w:rsidR="00B621DC" w:rsidRPr="00F95F23">
        <w:rPr>
          <w:rFonts w:eastAsia="Times New Roman" w:cstheme="minorHAnsi"/>
          <w:color w:val="000000"/>
          <w:lang w:eastAsia="ca-ES"/>
        </w:rPr>
        <w:t xml:space="preserve"> t</w:t>
      </w:r>
      <w:r w:rsidR="00A61291" w:rsidRPr="00F95F23">
        <w:rPr>
          <w:rFonts w:eastAsia="Times New Roman" w:cstheme="minorHAnsi"/>
          <w:color w:val="000000"/>
          <w:lang w:eastAsia="ca-ES"/>
        </w:rPr>
        <w:t xml:space="preserve">ime to reach </w:t>
      </w:r>
      <w:r w:rsidR="00B621DC" w:rsidRPr="00F95F23">
        <w:rPr>
          <w:rFonts w:eastAsia="Times New Roman" w:cstheme="minorHAnsi"/>
          <w:color w:val="000000"/>
          <w:lang w:eastAsia="ca-ES"/>
        </w:rPr>
        <w:t>50</w:t>
      </w:r>
      <w:r w:rsidR="00A61291" w:rsidRPr="00F95F23">
        <w:rPr>
          <w:rFonts w:eastAsia="Times New Roman" w:cstheme="minorHAnsi"/>
          <w:color w:val="000000"/>
          <w:lang w:eastAsia="ca-ES"/>
        </w:rPr>
        <w:t>% germination (</w:t>
      </w:r>
      <w:r w:rsidR="00EA2EA9" w:rsidRPr="00F95F23">
        <w:rPr>
          <w:rFonts w:eastAsia="Times New Roman" w:cstheme="minorHAnsi"/>
          <w:color w:val="000000"/>
          <w:lang w:eastAsia="ca-ES"/>
        </w:rPr>
        <w:t>T</w:t>
      </w:r>
      <w:r w:rsidR="00A61291" w:rsidRPr="00F95F23">
        <w:rPr>
          <w:rFonts w:eastAsia="Times New Roman" w:cstheme="minorHAnsi"/>
          <w:color w:val="000000"/>
          <w:lang w:eastAsia="ca-ES"/>
        </w:rPr>
        <w:t>50)</w:t>
      </w:r>
      <w:r w:rsidR="00B621DC" w:rsidRPr="00F95F23">
        <w:rPr>
          <w:rFonts w:eastAsia="Times New Roman" w:cstheme="minorHAnsi"/>
          <w:color w:val="000000"/>
          <w:lang w:eastAsia="ca-ES"/>
        </w:rPr>
        <w:t xml:space="preserve"> and Environmental heat sum </w:t>
      </w:r>
      <w:r w:rsidR="005542FF" w:rsidRPr="00F95F23">
        <w:rPr>
          <w:rFonts w:eastAsia="Times New Roman" w:cstheme="minorHAnsi"/>
          <w:color w:val="000000"/>
          <w:lang w:eastAsia="ca-ES"/>
        </w:rPr>
        <w:t>(</w:t>
      </w:r>
      <w:r w:rsidR="00BB2C27" w:rsidRPr="00F95F23">
        <w:rPr>
          <w:rFonts w:eastAsia="Times New Roman" w:cstheme="minorHAnsi"/>
          <w:color w:val="000000"/>
          <w:lang w:eastAsia="ca-ES"/>
        </w:rPr>
        <w:t xml:space="preserve">EHS) </w:t>
      </w:r>
      <w:del w:id="775" w:author="Borja J-A" w:date="2024-02-15T17:46:00Z">
        <w:r w:rsidR="00F71C72" w:rsidRPr="00F95F23" w:rsidDel="0012582D">
          <w:rPr>
            <w:rFonts w:eastAsia="Times New Roman" w:cstheme="minorHAnsi"/>
            <w:color w:val="000000"/>
            <w:lang w:eastAsia="ca-ES"/>
          </w:rPr>
          <w:delText>focus</w:delText>
        </w:r>
        <w:r w:rsidR="00CF2173" w:rsidRPr="00F95F23" w:rsidDel="0012582D">
          <w:rPr>
            <w:rFonts w:eastAsia="Times New Roman" w:cstheme="minorHAnsi"/>
            <w:color w:val="000000"/>
            <w:lang w:eastAsia="ca-ES"/>
          </w:rPr>
          <w:delText>ed</w:delText>
        </w:r>
        <w:r w:rsidR="00F71C72" w:rsidRPr="00F95F23" w:rsidDel="0012582D">
          <w:rPr>
            <w:rFonts w:eastAsia="Times New Roman" w:cstheme="minorHAnsi"/>
            <w:color w:val="000000"/>
            <w:lang w:eastAsia="ca-ES"/>
          </w:rPr>
          <w:delText xml:space="preserve"> </w:delText>
        </w:r>
      </w:del>
      <w:ins w:id="776" w:author="Borja J-A" w:date="2024-02-15T17:46:00Z">
        <w:r w:rsidR="0012582D">
          <w:rPr>
            <w:rFonts w:eastAsia="Times New Roman" w:cstheme="minorHAnsi"/>
            <w:color w:val="000000"/>
            <w:lang w:eastAsia="ca-ES"/>
          </w:rPr>
          <w:t>to reflect</w:t>
        </w:r>
      </w:ins>
      <w:del w:id="777" w:author="Borja J-A" w:date="2024-02-15T17:46:00Z">
        <w:r w:rsidR="00F71C72" w:rsidRPr="00F95F23" w:rsidDel="0012582D">
          <w:rPr>
            <w:rFonts w:eastAsia="Times New Roman" w:cstheme="minorHAnsi"/>
            <w:color w:val="000000"/>
            <w:lang w:eastAsia="ca-ES"/>
          </w:rPr>
          <w:delText>on</w:delText>
        </w:r>
      </w:del>
      <w:r w:rsidR="00F71C72" w:rsidRPr="00F95F23">
        <w:rPr>
          <w:rFonts w:eastAsia="Times New Roman" w:cstheme="minorHAnsi"/>
          <w:color w:val="000000"/>
          <w:lang w:eastAsia="ca-ES"/>
        </w:rPr>
        <w:t xml:space="preserve"> how </w:t>
      </w:r>
      <w:del w:id="778" w:author="Borja J-A" w:date="2024-02-15T17:46:00Z">
        <w:r w:rsidR="00F71C72" w:rsidRPr="00F95F23" w:rsidDel="0012582D">
          <w:rPr>
            <w:rFonts w:eastAsia="Times New Roman" w:cstheme="minorHAnsi"/>
            <w:color w:val="000000"/>
            <w:lang w:eastAsia="ca-ES"/>
          </w:rPr>
          <w:delText xml:space="preserve">much </w:delText>
        </w:r>
      </w:del>
      <w:ins w:id="779" w:author="Borja J-A" w:date="2024-02-15T17:46:00Z">
        <w:r w:rsidR="0012582D">
          <w:rPr>
            <w:rFonts w:eastAsia="Times New Roman" w:cstheme="minorHAnsi"/>
            <w:color w:val="000000"/>
            <w:lang w:eastAsia="ca-ES"/>
          </w:rPr>
          <w:t>many</w:t>
        </w:r>
        <w:r w:rsidR="0012582D" w:rsidRPr="00F95F23">
          <w:rPr>
            <w:rFonts w:eastAsia="Times New Roman" w:cstheme="minorHAnsi"/>
            <w:color w:val="000000"/>
            <w:lang w:eastAsia="ca-ES"/>
          </w:rPr>
          <w:t xml:space="preserve"> </w:t>
        </w:r>
      </w:ins>
      <w:r w:rsidR="00F71C72" w:rsidRPr="00F95F23">
        <w:rPr>
          <w:rFonts w:eastAsia="Times New Roman" w:cstheme="minorHAnsi"/>
          <w:color w:val="000000"/>
          <w:lang w:eastAsia="ca-ES"/>
        </w:rPr>
        <w:t xml:space="preserve">days and </w:t>
      </w:r>
      <w:r w:rsidR="00800E84" w:rsidRPr="00F95F23">
        <w:rPr>
          <w:rFonts w:eastAsia="Times New Roman" w:cstheme="minorHAnsi"/>
          <w:color w:val="000000"/>
          <w:lang w:eastAsia="ca-ES"/>
        </w:rPr>
        <w:t xml:space="preserve">accumulated </w:t>
      </w:r>
      <w:r w:rsidR="00F71C72" w:rsidRPr="00F95F23">
        <w:rPr>
          <w:rFonts w:eastAsia="Times New Roman" w:cstheme="minorHAnsi"/>
          <w:color w:val="000000"/>
          <w:lang w:eastAsia="ca-ES"/>
        </w:rPr>
        <w:t>degrees</w:t>
      </w:r>
      <w:ins w:id="780" w:author="Borja J-A" w:date="2024-02-15T17:47:00Z">
        <w:r w:rsidR="0012582D">
          <w:rPr>
            <w:rFonts w:eastAsia="Times New Roman" w:cstheme="minorHAnsi"/>
            <w:color w:val="000000"/>
            <w:lang w:eastAsia="ca-ES"/>
          </w:rPr>
          <w:t xml:space="preserve"> (in ºC)</w:t>
        </w:r>
      </w:ins>
      <w:r w:rsidR="00F71C72" w:rsidRPr="00F95F23">
        <w:rPr>
          <w:rFonts w:eastAsia="Times New Roman" w:cstheme="minorHAnsi"/>
          <w:color w:val="000000"/>
          <w:lang w:eastAsia="ca-ES"/>
        </w:rPr>
        <w:t xml:space="preserve"> the seeds experienced </w:t>
      </w:r>
      <w:r w:rsidR="00EB7C71">
        <w:rPr>
          <w:rFonts w:eastAsia="Times New Roman" w:cstheme="minorHAnsi"/>
          <w:color w:val="000000"/>
          <w:lang w:eastAsia="ca-ES"/>
        </w:rPr>
        <w:t>when</w:t>
      </w:r>
      <w:r w:rsidR="00F71C72" w:rsidRPr="00F95F23">
        <w:rPr>
          <w:rFonts w:eastAsia="Times New Roman" w:cstheme="minorHAnsi"/>
          <w:color w:val="000000"/>
          <w:lang w:eastAsia="ca-ES"/>
        </w:rPr>
        <w:t xml:space="preserve"> reaching 50% germination</w:t>
      </w:r>
      <w:r w:rsidR="00EA2EA9" w:rsidRPr="00F95F23">
        <w:rPr>
          <w:rFonts w:eastAsia="Times New Roman" w:cstheme="minorHAnsi"/>
          <w:color w:val="000000"/>
          <w:lang w:eastAsia="ca-ES"/>
        </w:rPr>
        <w:t xml:space="preserve"> (N</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68)</w:t>
      </w:r>
      <w:r w:rsidR="00EB7C71">
        <w:rPr>
          <w:rFonts w:eastAsia="Times New Roman" w:cstheme="minorHAnsi"/>
          <w:color w:val="000000"/>
          <w:lang w:eastAsia="ca-ES"/>
        </w:rPr>
        <w:t xml:space="preserve">. Both measures were calculated by </w:t>
      </w:r>
      <w:r w:rsidR="00EB7C71" w:rsidRPr="00EB7C71">
        <w:rPr>
          <w:rFonts w:eastAsia="Times New Roman" w:cstheme="minorHAnsi"/>
          <w:color w:val="000000"/>
          <w:lang w:eastAsia="ca-ES"/>
        </w:rPr>
        <w:t>fitt</w:t>
      </w:r>
      <w:r w:rsidR="00EB7C71">
        <w:rPr>
          <w:rFonts w:eastAsia="Times New Roman" w:cstheme="minorHAnsi"/>
          <w:color w:val="000000"/>
          <w:lang w:eastAsia="ca-ES"/>
        </w:rPr>
        <w:t>ing</w:t>
      </w:r>
      <w:r w:rsidR="00EB7C71" w:rsidRPr="00EB7C71">
        <w:rPr>
          <w:rFonts w:eastAsia="Times New Roman" w:cstheme="minorHAnsi"/>
          <w:color w:val="000000"/>
          <w:lang w:eastAsia="ca-ES"/>
        </w:rPr>
        <w:t xml:space="preserve"> a linear model between the two </w:t>
      </w:r>
      <w:r w:rsidR="00EB7C71">
        <w:rPr>
          <w:rFonts w:eastAsia="Times New Roman" w:cstheme="minorHAnsi"/>
          <w:color w:val="000000"/>
          <w:lang w:eastAsia="ca-ES"/>
        </w:rPr>
        <w:t>checks</w:t>
      </w:r>
      <w:r w:rsidR="00EB7C71" w:rsidRPr="00EB7C71">
        <w:rPr>
          <w:rFonts w:eastAsia="Times New Roman" w:cstheme="minorHAnsi"/>
          <w:color w:val="000000"/>
          <w:lang w:eastAsia="ca-ES"/>
        </w:rPr>
        <w:t xml:space="preserve"> before and after reaching 50% germination to </w:t>
      </w:r>
      <w:r w:rsidR="00EB7C71">
        <w:rPr>
          <w:rFonts w:eastAsia="Times New Roman" w:cstheme="minorHAnsi"/>
          <w:color w:val="000000"/>
          <w:lang w:eastAsia="ca-ES"/>
        </w:rPr>
        <w:t xml:space="preserve">calculate </w:t>
      </w:r>
      <w:r w:rsidR="00EB7C71" w:rsidRPr="00EB7C71">
        <w:rPr>
          <w:rFonts w:eastAsia="Times New Roman" w:cstheme="minorHAnsi"/>
          <w:color w:val="000000"/>
          <w:lang w:eastAsia="ca-ES"/>
        </w:rPr>
        <w:t xml:space="preserve">the exact </w:t>
      </w:r>
      <w:r w:rsidR="00EB7C71">
        <w:rPr>
          <w:rFonts w:eastAsia="Times New Roman" w:cstheme="minorHAnsi"/>
          <w:color w:val="000000"/>
          <w:lang w:eastAsia="ca-ES"/>
        </w:rPr>
        <w:t xml:space="preserve">date and </w:t>
      </w:r>
      <w:del w:id="781" w:author="Borja J-A" w:date="2024-02-15T17:47:00Z">
        <w:r w:rsidR="00EB7C71" w:rsidDel="0012582D">
          <w:rPr>
            <w:rFonts w:eastAsia="Times New Roman" w:cstheme="minorHAnsi"/>
            <w:color w:val="000000"/>
            <w:lang w:eastAsia="ca-ES"/>
          </w:rPr>
          <w:delText xml:space="preserve">then </w:delText>
        </w:r>
      </w:del>
      <w:ins w:id="782" w:author="Borja J-A" w:date="2024-02-15T17:47:00Z">
        <w:r w:rsidR="0012582D">
          <w:rPr>
            <w:rFonts w:eastAsia="Times New Roman" w:cstheme="minorHAnsi"/>
            <w:color w:val="000000"/>
            <w:lang w:eastAsia="ca-ES"/>
          </w:rPr>
          <w:t xml:space="preserve">to </w:t>
        </w:r>
      </w:ins>
      <w:r w:rsidR="00EB7C71">
        <w:rPr>
          <w:rFonts w:eastAsia="Times New Roman" w:cstheme="minorHAnsi"/>
          <w:color w:val="000000"/>
          <w:lang w:eastAsia="ca-ES"/>
        </w:rPr>
        <w:t xml:space="preserve">compute the </w:t>
      </w:r>
      <w:r w:rsidR="00EB7C71" w:rsidRPr="00EB7C71">
        <w:rPr>
          <w:rFonts w:eastAsia="Times New Roman" w:cstheme="minorHAnsi"/>
          <w:color w:val="000000"/>
          <w:lang w:eastAsia="ca-ES"/>
        </w:rPr>
        <w:t>number days from sowing</w:t>
      </w:r>
      <w:r w:rsidR="00EB7C71">
        <w:rPr>
          <w:rFonts w:eastAsia="Times New Roman" w:cstheme="minorHAnsi"/>
          <w:color w:val="000000"/>
          <w:lang w:eastAsia="ca-ES"/>
        </w:rPr>
        <w:t xml:space="preserve"> to T50</w:t>
      </w:r>
      <w:r w:rsidR="00F71C72" w:rsidRPr="00F95F23">
        <w:rPr>
          <w:rFonts w:eastAsia="Times New Roman" w:cstheme="minorHAnsi"/>
          <w:color w:val="000000"/>
          <w:lang w:eastAsia="ca-ES"/>
        </w:rPr>
        <w:t>.</w:t>
      </w:r>
      <w:r w:rsidR="00D71C93" w:rsidRPr="00F95F23">
        <w:rPr>
          <w:rFonts w:eastAsia="Times New Roman" w:cstheme="minorHAnsi"/>
          <w:color w:val="000000"/>
          <w:lang w:eastAsia="ca-ES"/>
        </w:rPr>
        <w:t xml:space="preserve"> </w:t>
      </w:r>
      <w:del w:id="783" w:author="Borja J-A" w:date="2024-02-15T17:47:00Z">
        <w:r w:rsidR="00CC06E6" w:rsidRPr="00F95F23" w:rsidDel="0012582D">
          <w:rPr>
            <w:rFonts w:eastAsia="Times New Roman" w:cstheme="minorHAnsi"/>
            <w:color w:val="000000"/>
            <w:lang w:eastAsia="ca-ES"/>
          </w:rPr>
          <w:delText>Finally, we</w:delText>
        </w:r>
      </w:del>
      <w:ins w:id="784" w:author="Borja J-A" w:date="2024-02-15T17:47:00Z">
        <w:r w:rsidR="0012582D">
          <w:rPr>
            <w:rFonts w:eastAsia="Times New Roman" w:cstheme="minorHAnsi"/>
            <w:color w:val="000000"/>
            <w:lang w:eastAsia="ca-ES"/>
          </w:rPr>
          <w:t>We finally</w:t>
        </w:r>
      </w:ins>
      <w:r w:rsidR="00CC06E6" w:rsidRPr="00F95F23">
        <w:rPr>
          <w:rFonts w:eastAsia="Times New Roman" w:cstheme="minorHAnsi"/>
          <w:color w:val="000000"/>
          <w:lang w:eastAsia="ca-ES"/>
        </w:rPr>
        <w:t xml:space="preserve"> considered t</w:t>
      </w:r>
      <w:r w:rsidR="00D71C93" w:rsidRPr="00F95F23">
        <w:rPr>
          <w:rFonts w:eastAsia="Times New Roman" w:cstheme="minorHAnsi"/>
          <w:color w:val="000000"/>
          <w:lang w:eastAsia="ca-ES"/>
        </w:rPr>
        <w:t>otal germination</w:t>
      </w:r>
      <w:r w:rsidR="00EB7C71">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6853AB" w:rsidRPr="00F95F23">
        <w:rPr>
          <w:rFonts w:eastAsia="Times New Roman" w:cstheme="minorHAnsi"/>
          <w:color w:val="000000"/>
          <w:lang w:eastAsia="ca-ES"/>
        </w:rPr>
        <w:t>calculated as</w:t>
      </w:r>
      <w:r w:rsidR="00D71C93" w:rsidRPr="00F95F23">
        <w:rPr>
          <w:rFonts w:eastAsia="Times New Roman" w:cstheme="minorHAnsi"/>
          <w:color w:val="000000"/>
          <w:lang w:eastAsia="ca-ES"/>
        </w:rPr>
        <w:t xml:space="preserve"> the accumulated germination </w:t>
      </w:r>
      <w:del w:id="785" w:author="Borja J-A" w:date="2024-02-15T17:47:00Z">
        <w:r w:rsidR="006853AB" w:rsidRPr="00F95F23" w:rsidDel="0012582D">
          <w:rPr>
            <w:rFonts w:eastAsia="Times New Roman" w:cstheme="minorHAnsi"/>
            <w:color w:val="000000"/>
            <w:lang w:eastAsia="ca-ES"/>
          </w:rPr>
          <w:delText>by</w:delText>
        </w:r>
        <w:r w:rsidR="00D71C93" w:rsidRPr="00F95F23" w:rsidDel="0012582D">
          <w:rPr>
            <w:rFonts w:eastAsia="Times New Roman" w:cstheme="minorHAnsi"/>
            <w:color w:val="000000"/>
            <w:lang w:eastAsia="ca-ES"/>
          </w:rPr>
          <w:delText xml:space="preserve"> </w:delText>
        </w:r>
      </w:del>
      <w:ins w:id="786" w:author="Borja J-A" w:date="2024-02-15T17:47:00Z">
        <w:r w:rsidR="0012582D">
          <w:rPr>
            <w:rFonts w:eastAsia="Times New Roman" w:cstheme="minorHAnsi"/>
            <w:color w:val="000000"/>
            <w:lang w:eastAsia="ca-ES"/>
          </w:rPr>
          <w:t>at</w:t>
        </w:r>
        <w:r w:rsidR="0012582D" w:rsidRPr="00F95F23">
          <w:rPr>
            <w:rFonts w:eastAsia="Times New Roman" w:cstheme="minorHAnsi"/>
            <w:color w:val="000000"/>
            <w:lang w:eastAsia="ca-ES"/>
          </w:rPr>
          <w:t xml:space="preserve"> </w:t>
        </w:r>
      </w:ins>
      <w:r w:rsidR="00D71C93" w:rsidRPr="00F95F23">
        <w:rPr>
          <w:rFonts w:eastAsia="Times New Roman" w:cstheme="minorHAnsi"/>
          <w:color w:val="000000"/>
          <w:lang w:eastAsia="ca-ES"/>
        </w:rPr>
        <w:t>the end of the experiment.</w:t>
      </w:r>
      <w:r w:rsidR="00820470" w:rsidRPr="00F95F23">
        <w:rPr>
          <w:rFonts w:eastAsia="Times New Roman" w:cstheme="minorHAnsi"/>
          <w:color w:val="000000"/>
          <w:lang w:eastAsia="ca-ES"/>
        </w:rPr>
        <w:t xml:space="preserve"> </w:t>
      </w:r>
    </w:p>
    <w:p w14:paraId="2B618A0C" w14:textId="15766744" w:rsidR="00A32193" w:rsidRPr="00F95F23" w:rsidRDefault="00684B63" w:rsidP="00757052">
      <w:pPr>
        <w:pStyle w:val="Heading2"/>
        <w:spacing w:after="160"/>
        <w:rPr>
          <w:rFonts w:eastAsia="Times New Roman"/>
          <w:bdr w:val="none" w:sz="0" w:space="0" w:color="auto" w:frame="1"/>
          <w:lang w:eastAsia="ca-ES"/>
        </w:rPr>
      </w:pPr>
      <w:r w:rsidRPr="00F95F23">
        <w:rPr>
          <w:rFonts w:eastAsia="Times New Roman"/>
          <w:bdr w:val="none" w:sz="0" w:space="0" w:color="auto" w:frame="1"/>
          <w:lang w:eastAsia="ca-ES"/>
        </w:rPr>
        <w:t>2.</w:t>
      </w:r>
      <w:del w:id="787" w:author="Borja J-A" w:date="2024-02-15T18:14:00Z">
        <w:r w:rsidR="000C4375" w:rsidDel="008E51AA">
          <w:rPr>
            <w:rFonts w:eastAsia="Times New Roman"/>
            <w:bdr w:val="none" w:sz="0" w:space="0" w:color="auto" w:frame="1"/>
            <w:lang w:eastAsia="ca-ES"/>
          </w:rPr>
          <w:delText>6</w:delText>
        </w:r>
        <w:r w:rsidR="00F71C72" w:rsidRPr="00F95F23" w:rsidDel="008E51AA">
          <w:rPr>
            <w:rFonts w:eastAsia="Times New Roman"/>
            <w:bdr w:val="none" w:sz="0" w:space="0" w:color="auto" w:frame="1"/>
            <w:lang w:eastAsia="ca-ES"/>
          </w:rPr>
          <w:delText xml:space="preserve"> </w:delText>
        </w:r>
      </w:del>
      <w:ins w:id="788" w:author="Borja J-A" w:date="2024-02-15T18:14:00Z">
        <w:r w:rsidR="008E51AA">
          <w:rPr>
            <w:rFonts w:eastAsia="Times New Roman"/>
            <w:bdr w:val="none" w:sz="0" w:space="0" w:color="auto" w:frame="1"/>
            <w:lang w:eastAsia="ca-ES"/>
          </w:rPr>
          <w:t>5</w:t>
        </w:r>
        <w:r w:rsidR="008E51AA" w:rsidRPr="00F95F23">
          <w:rPr>
            <w:rFonts w:eastAsia="Times New Roman"/>
            <w:bdr w:val="none" w:sz="0" w:space="0" w:color="auto" w:frame="1"/>
            <w:lang w:eastAsia="ca-ES"/>
          </w:rPr>
          <w:t xml:space="preserve"> </w:t>
        </w:r>
      </w:ins>
      <w:r w:rsidR="005144CE" w:rsidRPr="00F95F23">
        <w:rPr>
          <w:rFonts w:eastAsia="Times New Roman"/>
          <w:bdr w:val="none" w:sz="0" w:space="0" w:color="auto" w:frame="1"/>
          <w:lang w:eastAsia="ca-ES"/>
        </w:rPr>
        <w:t>Statistical</w:t>
      </w:r>
      <w:r w:rsidRPr="00F95F23">
        <w:rPr>
          <w:rFonts w:eastAsia="Times New Roman"/>
          <w:bdr w:val="none" w:sz="0" w:space="0" w:color="auto" w:frame="1"/>
          <w:lang w:eastAsia="ca-ES"/>
        </w:rPr>
        <w:t xml:space="preserve"> analysis</w:t>
      </w:r>
    </w:p>
    <w:p w14:paraId="67086FCA" w14:textId="04F9318A" w:rsidR="00AA3F40" w:rsidRPr="00F95F23" w:rsidRDefault="00A81E5B">
      <w:pPr>
        <w:shd w:val="clear" w:color="auto" w:fill="FFFFFF"/>
        <w:spacing w:line="360" w:lineRule="auto"/>
        <w:jc w:val="both"/>
        <w:textAlignment w:val="baseline"/>
        <w:rPr>
          <w:rFonts w:eastAsia="Times New Roman" w:cstheme="minorHAnsi"/>
          <w:color w:val="000000"/>
          <w:lang w:eastAsia="ca-ES"/>
        </w:rPr>
        <w:pPrChange w:id="789" w:author="Borja J-A" w:date="2024-02-15T17:48:00Z">
          <w:pPr>
            <w:shd w:val="clear" w:color="auto" w:fill="FFFFFF"/>
            <w:spacing w:line="360" w:lineRule="auto"/>
            <w:ind w:firstLine="709"/>
            <w:jc w:val="both"/>
            <w:textAlignment w:val="baseline"/>
          </w:pPr>
        </w:pPrChange>
      </w:pPr>
      <w:r w:rsidRPr="00F95F23">
        <w:rPr>
          <w:rFonts w:eastAsia="Times New Roman" w:cstheme="minorHAnsi"/>
          <w:color w:val="000000"/>
          <w:lang w:eastAsia="ca-ES"/>
        </w:rPr>
        <w:t xml:space="preserve">We </w:t>
      </w:r>
      <w:proofErr w:type="spellStart"/>
      <w:r w:rsidR="00FB11AC" w:rsidRPr="00F95F23">
        <w:rPr>
          <w:rFonts w:eastAsia="Times New Roman" w:cstheme="minorHAnsi"/>
          <w:color w:val="000000"/>
          <w:lang w:eastAsia="ca-ES"/>
        </w:rPr>
        <w:t>analyzed</w:t>
      </w:r>
      <w:proofErr w:type="spellEnd"/>
      <w:r w:rsidR="00FB11AC" w:rsidRPr="00F95F23">
        <w:rPr>
          <w:rFonts w:eastAsia="Times New Roman" w:cstheme="minorHAnsi"/>
          <w:color w:val="000000"/>
          <w:lang w:eastAsia="ca-ES"/>
        </w:rPr>
        <w:t xml:space="preserve"> the </w:t>
      </w:r>
      <w:r w:rsidRPr="00F95F23">
        <w:rPr>
          <w:rFonts w:eastAsia="Times New Roman" w:cstheme="minorHAnsi"/>
          <w:color w:val="000000"/>
          <w:lang w:eastAsia="ca-ES"/>
        </w:rPr>
        <w:t xml:space="preserve">data by fitting </w:t>
      </w:r>
      <w:r w:rsidR="00230354" w:rsidRPr="00F95F23">
        <w:rPr>
          <w:rFonts w:eastAsia="Times New Roman" w:cstheme="minorHAnsi"/>
          <w:color w:val="000000"/>
          <w:lang w:eastAsia="ca-ES"/>
        </w:rPr>
        <w:t>Markov Chain Monte Carlo generalized linear mixed models</w:t>
      </w:r>
      <w:r w:rsidR="00576B72" w:rsidRPr="00F95F23">
        <w:rPr>
          <w:rFonts w:eastAsia="Times New Roman" w:cstheme="minorHAnsi"/>
          <w:color w:val="000000"/>
          <w:lang w:eastAsia="ca-ES"/>
        </w:rPr>
        <w:t xml:space="preserve"> </w:t>
      </w:r>
      <w:r w:rsidR="00230354" w:rsidRPr="00F95F23">
        <w:rPr>
          <w:rFonts w:eastAsia="Times New Roman" w:cstheme="minorHAnsi"/>
          <w:color w:val="000000"/>
          <w:lang w:eastAsia="ca-ES"/>
        </w:rPr>
        <w:t>(</w:t>
      </w:r>
      <w:proofErr w:type="spellStart"/>
      <w:r w:rsidR="00230354" w:rsidRPr="00F95F23">
        <w:rPr>
          <w:rFonts w:eastAsia="Times New Roman" w:cstheme="minorHAnsi"/>
          <w:color w:val="000000"/>
          <w:lang w:eastAsia="ca-ES"/>
        </w:rPr>
        <w:t>MCMC</w:t>
      </w:r>
      <w:r w:rsidR="00576B72" w:rsidRPr="00F95F23">
        <w:rPr>
          <w:rFonts w:eastAsia="Times New Roman" w:cstheme="minorHAnsi"/>
          <w:color w:val="000000"/>
          <w:lang w:eastAsia="ca-ES"/>
        </w:rPr>
        <w:t>glmm</w:t>
      </w:r>
      <w:proofErr w:type="spellEnd"/>
      <w:r w:rsidR="00576B72" w:rsidRPr="00F95F23">
        <w:rPr>
          <w:rFonts w:eastAsia="Times New Roman" w:cstheme="minorHAnsi"/>
          <w:color w:val="000000"/>
          <w:lang w:eastAsia="ca-ES"/>
        </w:rPr>
        <w:t>)</w:t>
      </w:r>
      <w:r w:rsidR="00230354"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with Bayesian estimation </w:t>
      </w:r>
      <w:r w:rsidR="00E32E91" w:rsidRPr="00F95F23">
        <w:rPr>
          <w:rFonts w:eastAsia="Times New Roman" w:cstheme="minorHAnsi"/>
          <w:color w:val="000000"/>
          <w:lang w:eastAsia="ca-ES"/>
        </w:rPr>
        <w:t>using the R package MCMC</w:t>
      </w:r>
      <w:r w:rsidR="00205BEE" w:rsidRPr="00F95F23">
        <w:rPr>
          <w:rFonts w:eastAsia="Times New Roman" w:cstheme="minorHAnsi"/>
          <w:color w:val="000000"/>
          <w:sz w:val="14"/>
          <w:szCs w:val="14"/>
          <w:lang w:eastAsia="ca-ES"/>
        </w:rPr>
        <w:t>GLMM</w:t>
      </w:r>
      <w:r w:rsidR="00205BEE" w:rsidRPr="00F95F23">
        <w:rPr>
          <w:rFonts w:eastAsia="Times New Roman" w:cstheme="minorHAnsi"/>
          <w:color w:val="000000"/>
          <w:lang w:eastAsia="ca-ES"/>
        </w:rPr>
        <w:t xml:space="preserv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(Hadfield, 2010)</w:t>
      </w:r>
      <w:r w:rsidR="0081444B"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E915C0" w:rsidRPr="00F95F23">
        <w:rPr>
          <w:rFonts w:eastAsia="Times New Roman" w:cstheme="minorHAnsi"/>
          <w:color w:val="000000"/>
          <w:lang w:eastAsia="ca-ES"/>
        </w:rPr>
        <w:t xml:space="preserve">To model germination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w:t>
      </w:r>
      <w:r w:rsidR="00E915C0" w:rsidRPr="00F95F23">
        <w:rPr>
          <w:rFonts w:eastAsia="Times New Roman" w:cstheme="minorHAnsi"/>
          <w:color w:val="000000"/>
          <w:lang w:eastAsia="ca-ES"/>
        </w:rPr>
        <w:t xml:space="preserve"> </w:t>
      </w:r>
      <w:r w:rsidR="00320647" w:rsidRPr="00F95F23">
        <w:rPr>
          <w:rFonts w:eastAsia="Times New Roman" w:cstheme="minorHAnsi"/>
          <w:color w:val="000000"/>
          <w:lang w:eastAsia="ca-ES"/>
        </w:rPr>
        <w:t xml:space="preserve">we used binomial </w:t>
      </w:r>
      <w:proofErr w:type="spellStart"/>
      <w:r w:rsidR="00E32E91" w:rsidRPr="00F95F23">
        <w:rPr>
          <w:rFonts w:eastAsia="Times New Roman" w:cstheme="minorHAnsi"/>
          <w:color w:val="000000"/>
          <w:lang w:eastAsia="ca-ES"/>
        </w:rPr>
        <w:t>MCMCglmms</w:t>
      </w:r>
      <w:proofErr w:type="spellEnd"/>
      <w:r w:rsidR="00E32E91" w:rsidRPr="00F95F23">
        <w:rPr>
          <w:rFonts w:eastAsia="Times New Roman" w:cstheme="minorHAnsi"/>
          <w:color w:val="000000"/>
          <w:lang w:eastAsia="ca-ES"/>
        </w:rPr>
        <w:t xml:space="preserve"> (family = multinomial2)</w:t>
      </w:r>
      <w:r w:rsidR="00031C99" w:rsidRPr="00F95F23">
        <w:rPr>
          <w:rFonts w:eastAsia="Times New Roman" w:cstheme="minorHAnsi"/>
          <w:color w:val="000000"/>
          <w:lang w:eastAsia="ca-ES"/>
        </w:rPr>
        <w:t xml:space="preserve"> while </w:t>
      </w:r>
      <w:r w:rsidR="00C0778B" w:rsidRPr="00F95F23">
        <w:rPr>
          <w:rFonts w:eastAsia="Times New Roman" w:cstheme="minorHAnsi"/>
          <w:color w:val="000000"/>
          <w:lang w:eastAsia="ca-ES"/>
        </w:rPr>
        <w:t>for</w:t>
      </w:r>
      <w:r w:rsidR="00800E84" w:rsidRPr="00F95F23">
        <w:rPr>
          <w:rFonts w:eastAsia="Times New Roman" w:cstheme="minorHAnsi"/>
          <w:color w:val="000000"/>
          <w:lang w:eastAsia="ca-ES"/>
        </w:rPr>
        <w:t xml:space="preserve"> the</w:t>
      </w:r>
      <w:r w:rsidR="00C0778B" w:rsidRPr="00F95F23">
        <w:rPr>
          <w:rFonts w:eastAsia="Times New Roman" w:cstheme="minorHAnsi"/>
          <w:color w:val="000000"/>
          <w:lang w:eastAsia="ca-ES"/>
        </w:rPr>
        <w:t xml:space="preserve"> </w:t>
      </w:r>
      <w:r w:rsidR="00974172" w:rsidRPr="00F95F23">
        <w:rPr>
          <w:rFonts w:eastAsia="Times New Roman" w:cstheme="minorHAnsi"/>
          <w:color w:val="000000"/>
          <w:lang w:eastAsia="ca-ES"/>
        </w:rPr>
        <w:t>t</w:t>
      </w:r>
      <w:r w:rsidR="00C0778B" w:rsidRPr="00F95F23">
        <w:rPr>
          <w:rFonts w:eastAsia="Times New Roman" w:cstheme="minorHAnsi"/>
          <w:color w:val="000000"/>
          <w:lang w:eastAsia="ca-ES"/>
        </w:rPr>
        <w:t xml:space="preserve">50 and </w:t>
      </w:r>
      <w:r w:rsidR="00BB2C27" w:rsidRPr="00F95F23">
        <w:rPr>
          <w:rFonts w:eastAsia="Times New Roman" w:cstheme="minorHAnsi"/>
          <w:color w:val="000000"/>
          <w:lang w:eastAsia="ca-ES"/>
        </w:rPr>
        <w:t>EHS</w:t>
      </w:r>
      <w:r w:rsidR="006506C8"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 xml:space="preserve">we </w:t>
      </w:r>
      <w:r w:rsidR="00254FAC" w:rsidRPr="00F95F23">
        <w:rPr>
          <w:rFonts w:eastAsia="Times New Roman" w:cstheme="minorHAnsi"/>
          <w:color w:val="000000"/>
          <w:lang w:eastAsia="ca-ES"/>
        </w:rPr>
        <w:t xml:space="preserve">scaled the </w:t>
      </w:r>
      <w:r w:rsidR="006506C8" w:rsidRPr="00F95F23">
        <w:rPr>
          <w:rFonts w:eastAsia="Times New Roman" w:cstheme="minorHAnsi"/>
          <w:color w:val="000000"/>
          <w:lang w:eastAsia="ca-ES"/>
        </w:rPr>
        <w:t>values</w:t>
      </w:r>
      <w:r w:rsidR="00254FAC" w:rsidRPr="00F95F23">
        <w:rPr>
          <w:rFonts w:eastAsia="Times New Roman" w:cstheme="minorHAnsi"/>
          <w:color w:val="000000"/>
          <w:lang w:eastAsia="ca-ES"/>
        </w:rPr>
        <w:t xml:space="preserve"> and </w:t>
      </w:r>
      <w:r w:rsidR="00031C99" w:rsidRPr="00F95F23">
        <w:rPr>
          <w:rFonts w:eastAsia="Times New Roman" w:cstheme="minorHAnsi"/>
          <w:color w:val="000000"/>
          <w:lang w:eastAsia="ca-ES"/>
        </w:rPr>
        <w:t>used gaussian</w:t>
      </w:r>
      <w:r w:rsidR="00A33380" w:rsidRPr="00F95F23">
        <w:rPr>
          <w:rFonts w:eastAsia="Times New Roman" w:cstheme="minorHAnsi"/>
          <w:color w:val="000000"/>
          <w:lang w:eastAsia="ca-ES"/>
        </w:rPr>
        <w:t xml:space="preserve"> </w:t>
      </w:r>
      <w:proofErr w:type="spellStart"/>
      <w:r w:rsidR="00031C99" w:rsidRPr="00F95F23">
        <w:rPr>
          <w:rFonts w:eastAsia="Times New Roman" w:cstheme="minorHAnsi"/>
          <w:color w:val="000000"/>
          <w:lang w:eastAsia="ca-ES"/>
        </w:rPr>
        <w:t>MCMCglmms</w:t>
      </w:r>
      <w:proofErr w:type="spellEnd"/>
      <w:r w:rsidR="00A33380" w:rsidRPr="00F95F23">
        <w:rPr>
          <w:rFonts w:eastAsia="Times New Roman" w:cstheme="minorHAnsi"/>
          <w:color w:val="000000"/>
          <w:lang w:eastAsia="ca-ES"/>
        </w:rPr>
        <w:t xml:space="preserve"> (family = gaussian)</w:t>
      </w:r>
      <w:r w:rsidR="00031C99" w:rsidRPr="00F95F23">
        <w:rPr>
          <w:rFonts w:eastAsia="Times New Roman" w:cstheme="minorHAnsi"/>
          <w:color w:val="000000"/>
          <w:lang w:eastAsia="ca-ES"/>
        </w:rPr>
        <w:t>.</w:t>
      </w:r>
      <w:r w:rsidR="00E32E91" w:rsidRPr="00F95F23">
        <w:rPr>
          <w:rFonts w:eastAsia="Times New Roman" w:cstheme="minorHAnsi"/>
          <w:color w:val="000000"/>
          <w:lang w:eastAsia="ca-ES"/>
        </w:rPr>
        <w:t xml:space="preserve"> </w:t>
      </w:r>
    </w:p>
    <w:p w14:paraId="75248957" w14:textId="7380CF40" w:rsidR="00ED167A" w:rsidRPr="00F95F23" w:rsidRDefault="00C54E03" w:rsidP="003A149B">
      <w:pPr>
        <w:shd w:val="clear" w:color="auto" w:fill="FFFFFF"/>
        <w:spacing w:line="360" w:lineRule="auto"/>
        <w:ind w:firstLine="709"/>
        <w:jc w:val="both"/>
        <w:textAlignment w:val="baseline"/>
        <w:rPr>
          <w:rFonts w:eastAsia="Times New Roman" w:cstheme="minorHAnsi"/>
          <w:color w:val="000000"/>
          <w:lang w:eastAsia="ca-ES"/>
        </w:rPr>
      </w:pPr>
      <w:del w:id="790" w:author="Borja J-A" w:date="2024-02-15T17:48:00Z">
        <w:r w:rsidRPr="00F95F23" w:rsidDel="0012582D">
          <w:rPr>
            <w:rFonts w:eastAsia="Times New Roman" w:cstheme="minorHAnsi"/>
            <w:color w:val="000000"/>
            <w:lang w:eastAsia="ca-ES"/>
          </w:rPr>
          <w:delText xml:space="preserve">To answer the first </w:delText>
        </w:r>
        <w:r w:rsidR="00272493" w:rsidRPr="00F95F23" w:rsidDel="0012582D">
          <w:rPr>
            <w:rFonts w:eastAsia="Times New Roman" w:cstheme="minorHAnsi"/>
            <w:color w:val="000000"/>
            <w:lang w:eastAsia="ca-ES"/>
          </w:rPr>
          <w:delText>question</w:delText>
        </w:r>
        <w:r w:rsidR="00436E25" w:rsidRPr="00F95F23" w:rsidDel="0012582D">
          <w:rPr>
            <w:rFonts w:eastAsia="Times New Roman" w:cstheme="minorHAnsi"/>
            <w:color w:val="000000"/>
            <w:lang w:eastAsia="ca-ES"/>
          </w:rPr>
          <w:delText>,</w:delText>
        </w:r>
        <w:r w:rsidRPr="00F95F23" w:rsidDel="0012582D">
          <w:rPr>
            <w:rFonts w:eastAsia="Times New Roman" w:cstheme="minorHAnsi"/>
            <w:color w:val="000000"/>
            <w:lang w:eastAsia="ca-ES"/>
          </w:rPr>
          <w:delText xml:space="preserve"> </w:delText>
        </w:r>
        <w:r w:rsidR="00342299" w:rsidRPr="00F95F23" w:rsidDel="0012582D">
          <w:rPr>
            <w:rFonts w:eastAsia="Times New Roman" w:cstheme="minorHAnsi"/>
            <w:color w:val="000000"/>
            <w:lang w:eastAsia="ca-ES"/>
          </w:rPr>
          <w:delText>w</w:delText>
        </w:r>
        <w:r w:rsidRPr="00F95F23" w:rsidDel="0012582D">
          <w:rPr>
            <w:rFonts w:eastAsia="Times New Roman" w:cstheme="minorHAnsi"/>
            <w:color w:val="000000"/>
            <w:lang w:eastAsia="ca-ES"/>
          </w:rPr>
          <w:delText>e</w:delText>
        </w:r>
      </w:del>
      <w:ins w:id="791" w:author="Borja J-A" w:date="2024-02-15T17:48:00Z">
        <w:r w:rsidR="0012582D">
          <w:rPr>
            <w:rFonts w:eastAsia="Times New Roman" w:cstheme="minorHAnsi"/>
            <w:color w:val="000000"/>
            <w:lang w:eastAsia="ca-ES"/>
          </w:rPr>
          <w:t>We</w:t>
        </w:r>
      </w:ins>
      <w:r w:rsidR="00D31395" w:rsidRPr="00F95F23">
        <w:rPr>
          <w:rFonts w:eastAsia="Times New Roman" w:cstheme="minorHAnsi"/>
          <w:color w:val="000000"/>
          <w:lang w:eastAsia="ca-ES"/>
        </w:rPr>
        <w:t xml:space="preserve"> </w:t>
      </w:r>
      <w:proofErr w:type="spellStart"/>
      <w:r w:rsidR="0075414D" w:rsidRPr="00F95F23">
        <w:rPr>
          <w:rFonts w:eastAsia="Times New Roman" w:cstheme="minorHAnsi"/>
          <w:color w:val="000000"/>
          <w:lang w:eastAsia="ca-ES"/>
        </w:rPr>
        <w:t>analyzed</w:t>
      </w:r>
      <w:proofErr w:type="spellEnd"/>
      <w:r w:rsidR="0075414D" w:rsidRPr="00F95F23">
        <w:rPr>
          <w:rFonts w:eastAsia="Times New Roman" w:cstheme="minorHAnsi"/>
          <w:color w:val="000000"/>
          <w:lang w:eastAsia="ca-ES"/>
        </w:rPr>
        <w:t xml:space="preserve"> each </w:t>
      </w:r>
      <w:ins w:id="792" w:author="Borja J-A" w:date="2024-02-15T17:48:00Z">
        <w:r w:rsidR="0012582D">
          <w:rPr>
            <w:rFonts w:eastAsia="Times New Roman" w:cstheme="minorHAnsi"/>
            <w:color w:val="000000"/>
            <w:lang w:eastAsia="ca-ES"/>
          </w:rPr>
          <w:t xml:space="preserve">study </w:t>
        </w:r>
      </w:ins>
      <w:r w:rsidR="006E2D3D" w:rsidRPr="00F95F23">
        <w:rPr>
          <w:rFonts w:eastAsia="Times New Roman" w:cstheme="minorHAnsi"/>
          <w:color w:val="000000"/>
          <w:lang w:eastAsia="ca-ES"/>
        </w:rPr>
        <w:t>system</w:t>
      </w:r>
      <w:r w:rsidR="0075414D" w:rsidRPr="00F95F23">
        <w:rPr>
          <w:rFonts w:eastAsia="Times New Roman" w:cstheme="minorHAnsi"/>
          <w:color w:val="000000"/>
          <w:lang w:eastAsia="ca-ES"/>
        </w:rPr>
        <w:t xml:space="preserve"> separately and </w:t>
      </w:r>
      <w:r w:rsidR="00FD062B">
        <w:rPr>
          <w:rFonts w:eastAsia="Times New Roman" w:cstheme="minorHAnsi"/>
          <w:color w:val="000000"/>
          <w:lang w:eastAsia="ca-ES"/>
        </w:rPr>
        <w:t xml:space="preserve">modelled, with </w:t>
      </w:r>
      <w:proofErr w:type="spellStart"/>
      <w:r w:rsidR="005144CE" w:rsidRPr="00F95F23">
        <w:rPr>
          <w:rFonts w:eastAsia="Times New Roman" w:cstheme="minorHAnsi"/>
          <w:color w:val="000000"/>
          <w:lang w:eastAsia="ca-ES"/>
        </w:rPr>
        <w:t>MCMCglmm</w:t>
      </w:r>
      <w:proofErr w:type="spellEnd"/>
      <w:r w:rsidR="00FD062B">
        <w:rPr>
          <w:rFonts w:eastAsia="Times New Roman" w:cstheme="minorHAnsi"/>
          <w:color w:val="000000"/>
          <w:lang w:eastAsia="ca-ES"/>
        </w:rPr>
        <w:t>,</w:t>
      </w:r>
      <w:r w:rsidR="00D31395" w:rsidRPr="00F95F23">
        <w:rPr>
          <w:rFonts w:eastAsia="Times New Roman" w:cstheme="minorHAnsi"/>
          <w:color w:val="000000"/>
          <w:lang w:eastAsia="ca-ES"/>
        </w:rPr>
        <w:t xml:space="preserve"> </w:t>
      </w:r>
      <w:r w:rsidR="00623709" w:rsidRPr="00F95F23">
        <w:rPr>
          <w:rFonts w:eastAsia="Times New Roman" w:cstheme="minorHAnsi"/>
          <w:color w:val="000000"/>
          <w:lang w:eastAsia="ca-ES"/>
        </w:rPr>
        <w:t xml:space="preserve">every </w:t>
      </w:r>
      <w:r w:rsidR="004D1600"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D1600" w:rsidRPr="00F95F23">
        <w:rPr>
          <w:rFonts w:eastAsia="Times New Roman" w:cstheme="minorHAnsi"/>
          <w:color w:val="000000"/>
          <w:lang w:eastAsia="ca-ES"/>
        </w:rPr>
        <w:t xml:space="preserve"> as response variable and incubator as </w:t>
      </w:r>
      <w:r w:rsidR="00D31395" w:rsidRPr="00F95F23">
        <w:rPr>
          <w:rFonts w:eastAsia="Times New Roman" w:cstheme="minorHAnsi"/>
          <w:color w:val="000000"/>
          <w:lang w:eastAsia="ca-ES"/>
        </w:rPr>
        <w:t>explanatory variable (</w:t>
      </w:r>
      <w:r w:rsidR="004D1600" w:rsidRPr="00F95F23">
        <w:rPr>
          <w:rFonts w:eastAsia="Times New Roman" w:cstheme="minorHAnsi"/>
          <w:color w:val="000000"/>
          <w:lang w:eastAsia="ca-ES"/>
        </w:rPr>
        <w:t>fixed factor</w:t>
      </w:r>
      <w:r w:rsidR="00D31395" w:rsidRPr="00F95F23">
        <w:rPr>
          <w:rFonts w:eastAsia="Times New Roman" w:cstheme="minorHAnsi"/>
          <w:color w:val="000000"/>
          <w:lang w:eastAsia="ca-ES"/>
        </w:rPr>
        <w:t>)</w:t>
      </w:r>
      <w:r w:rsidR="004D1600" w:rsidRPr="00F95F23">
        <w:rPr>
          <w:rFonts w:eastAsia="Times New Roman" w:cstheme="minorHAnsi"/>
          <w:color w:val="000000"/>
          <w:lang w:eastAsia="ca-ES"/>
        </w:rPr>
        <w:t xml:space="preserve">, </w:t>
      </w:r>
      <w:del w:id="793" w:author="Borja J-A" w:date="2024-02-15T17:49:00Z">
        <w:r w:rsidR="004D1600" w:rsidRPr="00F95F23" w:rsidDel="0012582D">
          <w:rPr>
            <w:rFonts w:eastAsia="Times New Roman" w:cstheme="minorHAnsi"/>
            <w:color w:val="000000"/>
            <w:lang w:eastAsia="ca-ES"/>
          </w:rPr>
          <w:delText xml:space="preserve">while </w:delText>
        </w:r>
      </w:del>
      <w:ins w:id="794" w:author="Borja J-A" w:date="2024-02-15T17:49:00Z">
        <w:r w:rsidR="0012582D">
          <w:rPr>
            <w:rFonts w:eastAsia="Times New Roman" w:cstheme="minorHAnsi"/>
            <w:color w:val="000000"/>
            <w:lang w:eastAsia="ca-ES"/>
          </w:rPr>
          <w:t>using</w:t>
        </w:r>
        <w:r w:rsidR="0012582D" w:rsidRPr="00F95F23">
          <w:rPr>
            <w:rFonts w:eastAsia="Times New Roman" w:cstheme="minorHAnsi"/>
            <w:color w:val="000000"/>
            <w:lang w:eastAsia="ca-ES"/>
          </w:rPr>
          <w:t xml:space="preserve"> </w:t>
        </w:r>
      </w:ins>
      <w:r w:rsidR="004D1600" w:rsidRPr="00F95F23">
        <w:rPr>
          <w:rFonts w:eastAsia="Times New Roman" w:cstheme="minorHAnsi"/>
          <w:color w:val="000000"/>
          <w:lang w:eastAsia="ca-ES"/>
        </w:rPr>
        <w:t xml:space="preserve">phylogeny and </w:t>
      </w:r>
      <w:r w:rsidR="00FD062B">
        <w:rPr>
          <w:rFonts w:eastAsia="Times New Roman" w:cstheme="minorHAnsi"/>
          <w:color w:val="000000"/>
          <w:lang w:eastAsia="ca-ES"/>
        </w:rPr>
        <w:t>sampling</w:t>
      </w:r>
      <w:r w:rsidR="004D1600" w:rsidRPr="00F95F23">
        <w:rPr>
          <w:rFonts w:eastAsia="Times New Roman" w:cstheme="minorHAnsi"/>
          <w:color w:val="000000"/>
          <w:lang w:eastAsia="ca-ES"/>
        </w:rPr>
        <w:t xml:space="preserve"> site (nested within species) </w:t>
      </w:r>
      <w:del w:id="795" w:author="Borja J-A" w:date="2024-02-15T17:49:00Z">
        <w:r w:rsidR="004D1600" w:rsidRPr="00F95F23" w:rsidDel="0012582D">
          <w:rPr>
            <w:rFonts w:eastAsia="Times New Roman" w:cstheme="minorHAnsi"/>
            <w:color w:val="000000"/>
            <w:lang w:eastAsia="ca-ES"/>
          </w:rPr>
          <w:delText>we</w:delText>
        </w:r>
        <w:r w:rsidR="00272493" w:rsidRPr="00F95F23" w:rsidDel="0012582D">
          <w:rPr>
            <w:rFonts w:eastAsia="Times New Roman" w:cstheme="minorHAnsi"/>
            <w:color w:val="000000"/>
            <w:lang w:eastAsia="ca-ES"/>
          </w:rPr>
          <w:delText xml:space="preserve">re specified </w:delText>
        </w:r>
      </w:del>
      <w:r w:rsidR="00272493" w:rsidRPr="00F95F23">
        <w:rPr>
          <w:rFonts w:eastAsia="Times New Roman" w:cstheme="minorHAnsi"/>
          <w:color w:val="000000"/>
          <w:lang w:eastAsia="ca-ES"/>
        </w:rPr>
        <w:t xml:space="preserve">as random factors (germination </w:t>
      </w:r>
      <w:r w:rsidR="00885209" w:rsidRPr="00F95F23">
        <w:rPr>
          <w:rFonts w:eastAsia="Times New Roman" w:cstheme="minorHAnsi"/>
          <w:color w:val="000000"/>
          <w:lang w:eastAsia="ca-ES"/>
        </w:rPr>
        <w:t>trait</w:t>
      </w:r>
      <w:r w:rsidR="00272493" w:rsidRPr="00F95F23">
        <w:rPr>
          <w:rFonts w:eastAsia="Times New Roman" w:cstheme="minorHAnsi"/>
          <w:color w:val="000000"/>
          <w:lang w:eastAsia="ca-ES"/>
        </w:rPr>
        <w:t xml:space="preserve">~ incubator). </w:t>
      </w:r>
      <w:del w:id="796" w:author="Borja J-A" w:date="2024-02-15T17:49:00Z">
        <w:r w:rsidR="00436E25" w:rsidRPr="00F95F23" w:rsidDel="0012582D">
          <w:rPr>
            <w:rFonts w:eastAsia="Times New Roman" w:cstheme="minorHAnsi"/>
            <w:color w:val="000000"/>
            <w:lang w:eastAsia="ca-ES"/>
          </w:rPr>
          <w:delText>To answer the second question,</w:delText>
        </w:r>
        <w:r w:rsidR="00342299" w:rsidRPr="00F95F23" w:rsidDel="0012582D">
          <w:rPr>
            <w:rFonts w:eastAsia="Times New Roman" w:cstheme="minorHAnsi"/>
            <w:color w:val="000000"/>
            <w:lang w:eastAsia="ca-ES"/>
          </w:rPr>
          <w:delText xml:space="preserve"> w</w:delText>
        </w:r>
        <w:r w:rsidR="00436E25" w:rsidRPr="00F95F23" w:rsidDel="0012582D">
          <w:rPr>
            <w:rFonts w:eastAsia="Times New Roman" w:cstheme="minorHAnsi"/>
            <w:color w:val="000000"/>
            <w:lang w:eastAsia="ca-ES"/>
          </w:rPr>
          <w:delText>e</w:delText>
        </w:r>
      </w:del>
      <w:ins w:id="797" w:author="Borja J-A" w:date="2024-02-15T17:49:00Z">
        <w:r w:rsidR="0012582D">
          <w:rPr>
            <w:rFonts w:eastAsia="Times New Roman" w:cstheme="minorHAnsi"/>
            <w:color w:val="000000"/>
            <w:lang w:eastAsia="ca-ES"/>
          </w:rPr>
          <w:t>We also</w:t>
        </w:r>
      </w:ins>
      <w:r w:rsidR="00436E25" w:rsidRPr="00F95F23">
        <w:rPr>
          <w:rFonts w:eastAsia="Times New Roman" w:cstheme="minorHAnsi"/>
          <w:color w:val="000000"/>
          <w:lang w:eastAsia="ca-ES"/>
        </w:rPr>
        <w:t xml:space="preserve"> tested </w:t>
      </w:r>
      <w:r w:rsidR="00D31395" w:rsidRPr="00F95F23">
        <w:rPr>
          <w:rFonts w:eastAsia="Times New Roman" w:cstheme="minorHAnsi"/>
          <w:color w:val="000000"/>
          <w:lang w:eastAsia="ca-ES"/>
        </w:rPr>
        <w:t xml:space="preserve">each </w:t>
      </w:r>
      <w:r w:rsidR="00436E25"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36E25" w:rsidRPr="00F95F23">
        <w:rPr>
          <w:rFonts w:eastAsia="Times New Roman" w:cstheme="minorHAnsi"/>
          <w:color w:val="000000"/>
          <w:lang w:eastAsia="ca-ES"/>
        </w:rPr>
        <w:t xml:space="preserve"> as response variable </w:t>
      </w:r>
      <w:r w:rsidR="00FD062B">
        <w:rPr>
          <w:rFonts w:eastAsia="Times New Roman" w:cstheme="minorHAnsi"/>
          <w:color w:val="000000"/>
          <w:lang w:eastAsia="ca-ES"/>
        </w:rPr>
        <w:t>with</w:t>
      </w:r>
      <w:r w:rsidR="00436E25" w:rsidRPr="00F95F23">
        <w:rPr>
          <w:rFonts w:eastAsia="Times New Roman" w:cstheme="minorHAnsi"/>
          <w:color w:val="000000"/>
          <w:lang w:eastAsia="ca-ES"/>
        </w:rPr>
        <w:t xml:space="preserve"> both incubator and </w:t>
      </w:r>
      <w:r w:rsidR="006E2D3D" w:rsidRPr="00F95F23">
        <w:rPr>
          <w:rFonts w:eastAsia="Times New Roman" w:cstheme="minorHAnsi"/>
          <w:color w:val="000000"/>
          <w:lang w:eastAsia="ca-ES"/>
        </w:rPr>
        <w:t>system</w:t>
      </w:r>
      <w:r w:rsidR="00436E25" w:rsidRPr="00F95F23">
        <w:rPr>
          <w:rFonts w:eastAsia="Times New Roman" w:cstheme="minorHAnsi"/>
          <w:color w:val="000000"/>
          <w:lang w:eastAsia="ca-ES"/>
        </w:rPr>
        <w:t xml:space="preserve"> as </w:t>
      </w:r>
      <w:r w:rsidR="00D31395" w:rsidRPr="00F95F23">
        <w:rPr>
          <w:rFonts w:eastAsia="Times New Roman" w:cstheme="minorHAnsi"/>
          <w:color w:val="000000"/>
          <w:lang w:eastAsia="ca-ES"/>
        </w:rPr>
        <w:t>explanatory variables (</w:t>
      </w:r>
      <w:r w:rsidR="00436E25" w:rsidRPr="00F95F23">
        <w:rPr>
          <w:rFonts w:eastAsia="Times New Roman" w:cstheme="minorHAnsi"/>
          <w:color w:val="000000"/>
          <w:lang w:eastAsia="ca-ES"/>
        </w:rPr>
        <w:t>fixed factors</w:t>
      </w:r>
      <w:r w:rsidR="00D31395" w:rsidRPr="00F95F23">
        <w:rPr>
          <w:rFonts w:eastAsia="Times New Roman" w:cstheme="minorHAnsi"/>
          <w:color w:val="000000"/>
          <w:lang w:eastAsia="ca-ES"/>
        </w:rPr>
        <w:t>)</w:t>
      </w:r>
      <w:r w:rsidR="00980813" w:rsidRPr="00F95F23">
        <w:rPr>
          <w:rFonts w:eastAsia="Times New Roman" w:cstheme="minorHAnsi"/>
          <w:color w:val="000000"/>
          <w:lang w:eastAsia="ca-ES"/>
        </w:rPr>
        <w:t xml:space="preserve"> paying special attention to their interaction</w:t>
      </w:r>
      <w:r w:rsidR="007B7875" w:rsidRPr="00F95F23">
        <w:rPr>
          <w:rFonts w:eastAsia="Times New Roman" w:cstheme="minorHAnsi"/>
          <w:color w:val="000000"/>
          <w:lang w:eastAsia="ca-ES"/>
        </w:rPr>
        <w:t>. R</w:t>
      </w:r>
      <w:r w:rsidR="00B13C3B" w:rsidRPr="00F95F23">
        <w:rPr>
          <w:rFonts w:eastAsia="Times New Roman" w:cstheme="minorHAnsi"/>
          <w:color w:val="000000"/>
          <w:lang w:eastAsia="ca-ES"/>
        </w:rPr>
        <w:t xml:space="preserve">andom factors remained the same </w:t>
      </w:r>
      <w:r w:rsidR="007B7875" w:rsidRPr="00F95F23">
        <w:rPr>
          <w:rFonts w:eastAsia="Times New Roman" w:cstheme="minorHAnsi"/>
          <w:color w:val="000000"/>
          <w:lang w:eastAsia="ca-ES"/>
        </w:rPr>
        <w:t xml:space="preserve">as the first model (germination </w:t>
      </w:r>
      <w:r w:rsidR="0022638E" w:rsidRPr="00F95F23">
        <w:rPr>
          <w:rFonts w:eastAsia="Times New Roman" w:cstheme="minorHAnsi"/>
          <w:color w:val="000000"/>
          <w:lang w:eastAsia="ca-ES"/>
        </w:rPr>
        <w:t>trait</w:t>
      </w:r>
      <w:r w:rsidR="007B7875" w:rsidRPr="00F95F23">
        <w:rPr>
          <w:rFonts w:eastAsia="Times New Roman" w:cstheme="minorHAnsi"/>
          <w:color w:val="000000"/>
          <w:lang w:eastAsia="ca-ES"/>
        </w:rPr>
        <w:t xml:space="preserve"> ~ incubator * </w:t>
      </w:r>
      <w:r w:rsidR="006E2D3D" w:rsidRPr="00F95F23">
        <w:rPr>
          <w:rFonts w:eastAsia="Times New Roman" w:cstheme="minorHAnsi"/>
          <w:color w:val="000000"/>
          <w:lang w:eastAsia="ca-ES"/>
        </w:rPr>
        <w:t>system</w:t>
      </w:r>
      <w:r w:rsidR="007B7875" w:rsidRPr="00F95F23">
        <w:rPr>
          <w:rFonts w:eastAsia="Times New Roman" w:cstheme="minorHAnsi"/>
          <w:color w:val="000000"/>
          <w:lang w:eastAsia="ca-ES"/>
        </w:rPr>
        <w:t>)</w:t>
      </w:r>
      <w:r w:rsidR="00B13C3B" w:rsidRPr="00F95F23">
        <w:rPr>
          <w:rFonts w:eastAsia="Times New Roman" w:cstheme="minorHAnsi"/>
          <w:color w:val="000000"/>
          <w:lang w:eastAsia="ca-ES"/>
        </w:rPr>
        <w:t xml:space="preserve">. </w:t>
      </w:r>
      <w:r w:rsidR="00CA5FE9" w:rsidRPr="00F95F23">
        <w:rPr>
          <w:rFonts w:eastAsia="Times New Roman" w:cstheme="minorHAnsi"/>
          <w:color w:val="000000"/>
          <w:lang w:eastAsia="ca-ES"/>
        </w:rPr>
        <w:t xml:space="preserve">Phylogeny </w:t>
      </w:r>
      <w:r w:rsidR="00826A74" w:rsidRPr="00F95F23">
        <w:rPr>
          <w:rFonts w:eastAsia="Times New Roman" w:cstheme="minorHAnsi"/>
          <w:color w:val="000000"/>
          <w:lang w:eastAsia="ca-ES"/>
        </w:rPr>
        <w:t xml:space="preserve">was included using a reconstructed tree for the 54 species, created with </w:t>
      </w:r>
      <w:r w:rsidR="00327481" w:rsidRPr="00F95F23">
        <w:rPr>
          <w:rFonts w:eastAsia="Times New Roman" w:cstheme="minorHAnsi"/>
          <w:color w:val="000000"/>
          <w:lang w:eastAsia="ca-ES"/>
        </w:rPr>
        <w:t xml:space="preserve">V.PHYLOMAKER R package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and Qian, 2019)","plainTextFormattedCitation":"(Jin and Qian, 2019)","previouslyFormattedCitation":"(Jin and Qian, 2019)"},"properties":{"noteIndex":0},"schema":"https://github.com/citation-style-language/schema/raw/master/csl-citation.json"}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(Jin and Qian, 2019)</w:t>
      </w:r>
      <w:r w:rsidR="0081444B" w:rsidRPr="00F95F23">
        <w:rPr>
          <w:rFonts w:eastAsia="Times New Roman" w:cstheme="minorHAnsi"/>
          <w:color w:val="000000"/>
          <w:lang w:eastAsia="ca-ES"/>
        </w:rPr>
        <w:fldChar w:fldCharType="end"/>
      </w:r>
      <w:r w:rsidR="0031483F" w:rsidRPr="00F95F23">
        <w:rPr>
          <w:rFonts w:eastAsia="Times New Roman" w:cstheme="minorHAnsi"/>
          <w:color w:val="000000"/>
          <w:lang w:eastAsia="ca-ES"/>
        </w:rPr>
        <w:t xml:space="preserve"> </w:t>
      </w:r>
      <w:del w:id="798" w:author="Borja J-A" w:date="2024-02-15T17:49:00Z">
        <w:r w:rsidR="0031483F" w:rsidRPr="00F95F23" w:rsidDel="0012582D">
          <w:rPr>
            <w:rFonts w:eastAsia="Times New Roman" w:cstheme="minorHAnsi"/>
            <w:color w:val="000000"/>
            <w:lang w:eastAsia="ca-ES"/>
          </w:rPr>
          <w:delText xml:space="preserve">and </w:delText>
        </w:r>
        <w:r w:rsidR="00247B15" w:rsidRPr="00F95F23" w:rsidDel="0012582D">
          <w:rPr>
            <w:rFonts w:eastAsia="Times New Roman" w:cstheme="minorHAnsi"/>
            <w:color w:val="000000"/>
            <w:lang w:eastAsia="ca-ES"/>
          </w:rPr>
          <w:delText xml:space="preserve">represented </w:delText>
        </w:r>
      </w:del>
      <w:r w:rsidR="00247B15" w:rsidRPr="00F95F23">
        <w:rPr>
          <w:rFonts w:eastAsia="Times New Roman" w:cstheme="minorHAnsi"/>
          <w:color w:val="000000"/>
          <w:lang w:eastAsia="ca-ES"/>
        </w:rPr>
        <w:t xml:space="preserve">using </w:t>
      </w:r>
      <w:proofErr w:type="spellStart"/>
      <w:r w:rsidR="00247B15" w:rsidRPr="00F95F23">
        <w:rPr>
          <w:rFonts w:eastAsia="Times New Roman" w:cstheme="minorHAnsi"/>
          <w:color w:val="000000"/>
          <w:lang w:eastAsia="ca-ES"/>
        </w:rPr>
        <w:t>phylosignal</w:t>
      </w:r>
      <w:proofErr w:type="spellEnd"/>
      <w:r w:rsidR="00247B15" w:rsidRPr="00F95F23">
        <w:rPr>
          <w:rFonts w:eastAsia="Times New Roman" w:cstheme="minorHAnsi"/>
          <w:color w:val="000000"/>
          <w:lang w:eastAsia="ca-ES"/>
        </w:rPr>
        <w:t xml:space="preserve"> </w:t>
      </w:r>
      <w:r w:rsidR="00380673" w:rsidRPr="00F95F23">
        <w:rPr>
          <w:rFonts w:eastAsia="Times New Roman" w:cstheme="minorHAnsi"/>
          <w:color w:val="000000"/>
          <w:lang w:eastAsia="ca-ES"/>
        </w:rPr>
        <w:t xml:space="preserve">and </w:t>
      </w:r>
      <w:proofErr w:type="spellStart"/>
      <w:r w:rsidR="00380673" w:rsidRPr="00F95F23">
        <w:rPr>
          <w:rFonts w:eastAsia="Times New Roman" w:cstheme="minorHAnsi"/>
          <w:color w:val="000000"/>
          <w:lang w:eastAsia="ca-ES"/>
        </w:rPr>
        <w:t>phylobase</w:t>
      </w:r>
      <w:proofErr w:type="spellEnd"/>
      <w:r w:rsidR="00380673"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R package</w:t>
      </w:r>
      <w:r w:rsidR="00380673" w:rsidRPr="00F95F23">
        <w:rPr>
          <w:rFonts w:eastAsia="Times New Roman" w:cstheme="minorHAnsi"/>
          <w:color w:val="000000"/>
          <w:lang w:eastAsia="ca-ES"/>
        </w:rPr>
        <w:t>s</w:t>
      </w:r>
      <w:r w:rsidR="008A7ABF" w:rsidRPr="00F95F23">
        <w:rPr>
          <w:rFonts w:eastAsia="Times New Roman" w:cstheme="minorHAnsi"/>
          <w:color w:val="000000"/>
          <w:lang w:eastAsia="ca-ES"/>
        </w:rPr>
        <w:t xml:space="preserve"> </w:t>
      </w:r>
      <w:r w:rsidR="008A7ABF" w:rsidRPr="00F95F23">
        <w:rPr>
          <w:rFonts w:eastAsia="Times New Roman" w:cstheme="minorHAnsi"/>
          <w:color w:val="000000"/>
          <w:lang w:eastAsia="ca-ES"/>
        </w:rPr>
        <w:lastRenderedPageBreak/>
        <w:fldChar w:fldCharType="begin" w:fldLock="1"/>
      </w:r>
      <w:r w:rsidR="00757D24" w:rsidRPr="00F95F23">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signal","type":"article-journal","volume":"6"},"uris":["http://www.mendeley.com/documents/?uuid=9a43c0ff-47d9-476a-9a49-11dbad0d6d48"]},{"id":"ITEM-2","itemData":{"author":[{"dropping-particle":"","family":"R Hackathon et al.","given":"","non-dropping-particle":"","parse-names":false,"suffix":""}],"id":"ITEM-2","issued":{"date-parts":[["2020"]]},"number":"R package version 0.8.10","title":"phylobase: Base Package for Phylogenetic Structures and Comparative Data","type":"article"},"uris":["http://www.mendeley.com/documents/?uuid=aee7bdc8-bcfd-4ca8-841f-02357bcd296c"]}],"mendeley":{"formattedCitation":"(Keck &lt;i&gt;et al.&lt;/i&gt;, 2016; R Hackathon et al., 2020)","plainTextFormattedCitation":"(Keck et al., 2016; R Hackathon et al., 2020)","previouslyFormattedCitation":"(Keck &lt;i&gt;et al.&lt;/i&gt;, 2016; R Hackathon et al., 2020)"},"properties":{"noteIndex":0},"schema":"https://github.com/citation-style-language/schema/raw/master/csl-citation.json"}</w:instrText>
      </w:r>
      <w:r w:rsidR="008A7ABF"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(Keck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2016; R Hackathon et al., 2020)</w:t>
      </w:r>
      <w:r w:rsidR="008A7ABF"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767538" w:rsidRPr="00F95F23">
        <w:rPr>
          <w:rFonts w:eastAsia="Times New Roman" w:cstheme="minorHAnsi"/>
          <w:color w:val="000000"/>
          <w:lang w:eastAsia="ca-ES"/>
        </w:rPr>
        <w:t>In all models we used weakly informative priors</w:t>
      </w:r>
      <w:r w:rsidR="00DB10B5" w:rsidRPr="00F95F23">
        <w:rPr>
          <w:rFonts w:eastAsia="Times New Roman" w:cstheme="minorHAnsi"/>
          <w:color w:val="000000"/>
          <w:lang w:eastAsia="ca-ES"/>
        </w:rPr>
        <w:t>, with parameter-expanded priors for the random effects. Each model was run</w:t>
      </w:r>
      <w:r w:rsidR="006D67A5" w:rsidRPr="00F95F23">
        <w:rPr>
          <w:rFonts w:eastAsia="Times New Roman" w:cstheme="minorHAnsi"/>
          <w:color w:val="000000"/>
          <w:lang w:eastAsia="ca-ES"/>
        </w:rPr>
        <w:t xml:space="preserve"> for </w:t>
      </w:r>
      <w:r w:rsidR="002C4CAC" w:rsidRPr="00F95F23">
        <w:rPr>
          <w:rFonts w:eastAsia="Times New Roman" w:cstheme="minorHAnsi"/>
          <w:color w:val="000000"/>
          <w:lang w:eastAsia="ca-ES"/>
        </w:rPr>
        <w:t>1 000 000 iterations</w:t>
      </w:r>
      <w:r w:rsidR="006D67A5" w:rsidRPr="00F95F23">
        <w:rPr>
          <w:rFonts w:eastAsia="Times New Roman" w:cstheme="minorHAnsi"/>
          <w:color w:val="000000"/>
          <w:lang w:eastAsia="ca-ES"/>
        </w:rPr>
        <w:t xml:space="preserve">, </w:t>
      </w:r>
      <w:r w:rsidR="002C4CAC" w:rsidRPr="00F95F23">
        <w:rPr>
          <w:rFonts w:eastAsia="Times New Roman" w:cstheme="minorHAnsi"/>
          <w:color w:val="000000"/>
          <w:lang w:eastAsia="ca-ES"/>
        </w:rPr>
        <w:t xml:space="preserve">with an initial </w:t>
      </w:r>
      <w:r w:rsidR="007A1C09" w:rsidRPr="00F95F23">
        <w:rPr>
          <w:rFonts w:eastAsia="Times New Roman" w:cstheme="minorHAnsi"/>
          <w:color w:val="000000"/>
          <w:lang w:eastAsia="ca-ES"/>
        </w:rPr>
        <w:t>burn of</w:t>
      </w:r>
      <w:r w:rsidR="008B5B26" w:rsidRPr="00F95F23">
        <w:rPr>
          <w:rFonts w:eastAsia="Times New Roman" w:cstheme="minorHAnsi"/>
          <w:color w:val="000000"/>
          <w:lang w:eastAsia="ca-ES"/>
        </w:rPr>
        <w:t xml:space="preserve"> 100 000 and a thin</w:t>
      </w:r>
      <w:r w:rsidR="005255E8" w:rsidRPr="00F95F23">
        <w:rPr>
          <w:rFonts w:eastAsia="Times New Roman" w:cstheme="minorHAnsi"/>
          <w:color w:val="000000"/>
          <w:lang w:eastAsia="ca-ES"/>
        </w:rPr>
        <w:t>n</w:t>
      </w:r>
      <w:r w:rsidR="008B5B26" w:rsidRPr="00F95F23">
        <w:rPr>
          <w:rFonts w:eastAsia="Times New Roman" w:cstheme="minorHAnsi"/>
          <w:color w:val="000000"/>
          <w:lang w:eastAsia="ca-ES"/>
        </w:rPr>
        <w:t xml:space="preserve">ing interval of 100. </w:t>
      </w:r>
      <w:r w:rsidR="00E05CCB" w:rsidRPr="00F95F23">
        <w:rPr>
          <w:rFonts w:eastAsia="Times New Roman" w:cstheme="minorHAnsi"/>
          <w:color w:val="000000"/>
          <w:lang w:eastAsia="ca-ES"/>
        </w:rPr>
        <w:t>From the resulting posterior distributions</w:t>
      </w:r>
      <w:r w:rsidR="006225F1" w:rsidRPr="00F95F23">
        <w:rPr>
          <w:rFonts w:eastAsia="Times New Roman" w:cstheme="minorHAnsi"/>
          <w:color w:val="000000"/>
          <w:lang w:eastAsia="ca-ES"/>
        </w:rPr>
        <w:t xml:space="preserve">, we calculated mean parameter estimates and 95% credible intervals (CI). </w:t>
      </w:r>
      <w:r w:rsidR="002343D1" w:rsidRPr="00F95F23">
        <w:rPr>
          <w:rFonts w:eastAsia="Times New Roman" w:cstheme="minorHAnsi"/>
          <w:color w:val="000000"/>
          <w:lang w:eastAsia="ca-ES"/>
        </w:rPr>
        <w:t>To estimate phylogenetic signal of seed germination over all variables we used Pagels’s lambda (</w:t>
      </w:r>
      <w:r w:rsidR="00A30796" w:rsidRPr="00F95F23">
        <w:rPr>
          <w:rFonts w:eastAsia="Times New Roman" w:cstheme="minorHAnsi"/>
          <w:color w:val="000000"/>
          <w:lang w:eastAsia="ca-ES"/>
        </w:rPr>
        <w:t>λ</w:t>
      </w:r>
      <w:r w:rsidR="002343D1" w:rsidRPr="00F95F23">
        <w:rPr>
          <w:rFonts w:eastAsia="Times New Roman" w:cstheme="minorHAnsi"/>
          <w:color w:val="000000"/>
          <w:lang w:eastAsia="ca-ES"/>
        </w:rPr>
        <w:t xml:space="preserve">) </w:t>
      </w:r>
      <w:r w:rsidR="0044479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44479F" w:rsidRPr="00F95F23">
        <w:rPr>
          <w:rFonts w:eastAsia="Times New Roman" w:cstheme="minorHAnsi"/>
          <w:color w:val="000000"/>
          <w:lang w:eastAsia="ca-ES"/>
        </w:rPr>
        <w:fldChar w:fldCharType="separate"/>
      </w:r>
      <w:r w:rsidR="0044479F" w:rsidRPr="00F95F23">
        <w:rPr>
          <w:rFonts w:eastAsia="Times New Roman" w:cstheme="minorHAnsi"/>
          <w:noProof/>
          <w:color w:val="000000"/>
          <w:lang w:eastAsia="ca-ES"/>
        </w:rPr>
        <w:t>(Pagel, 1999)</w:t>
      </w:r>
      <w:r w:rsidR="0044479F" w:rsidRPr="00F95F23">
        <w:rPr>
          <w:rFonts w:eastAsia="Times New Roman" w:cstheme="minorHAnsi"/>
          <w:color w:val="000000"/>
          <w:lang w:eastAsia="ca-ES"/>
        </w:rPr>
        <w:fldChar w:fldCharType="end"/>
      </w:r>
      <w:r w:rsidR="00B17893" w:rsidRPr="00F95F23">
        <w:rPr>
          <w:rFonts w:eastAsia="Times New Roman" w:cstheme="minorHAnsi"/>
          <w:color w:val="000000"/>
          <w:lang w:eastAsia="ca-ES"/>
        </w:rPr>
        <w:t>.</w:t>
      </w:r>
      <w:r w:rsidR="00A91812" w:rsidRPr="00F95F23">
        <w:rPr>
          <w:rFonts w:eastAsia="Times New Roman" w:cstheme="minorHAnsi"/>
          <w:color w:val="000000"/>
          <w:lang w:eastAsia="ca-ES"/>
        </w:rPr>
        <w:t xml:space="preserve">  </w:t>
      </w:r>
    </w:p>
    <w:p w14:paraId="5E842ADB" w14:textId="1A89E7B8" w:rsidR="005144CE" w:rsidRDefault="005144CE" w:rsidP="003A149B">
      <w:pPr>
        <w:shd w:val="clear" w:color="auto" w:fill="FFFFFF"/>
        <w:spacing w:line="360" w:lineRule="auto"/>
        <w:ind w:firstLine="709"/>
        <w:jc w:val="both"/>
        <w:textAlignment w:val="baseline"/>
        <w:rPr>
          <w:ins w:id="799" w:author="Borja J-A" w:date="2024-02-15T18:14:00Z"/>
          <w:rFonts w:eastAsia="Times New Roman" w:cstheme="minorHAnsi"/>
          <w:color w:val="000000"/>
          <w:lang w:eastAsia="ca-ES"/>
        </w:rPr>
      </w:pPr>
      <w:r w:rsidRPr="00F95F23">
        <w:rPr>
          <w:rFonts w:eastAsia="Times New Roman" w:cstheme="minorHAnsi"/>
          <w:color w:val="000000"/>
          <w:lang w:eastAsia="ca-ES"/>
        </w:rPr>
        <w:t xml:space="preserve">To further explore the relationship between species and germination traits we divided the raw data in </w:t>
      </w:r>
      <w:r w:rsidR="008A7ABF" w:rsidRPr="00F95F23">
        <w:rPr>
          <w:rFonts w:eastAsia="Times New Roman" w:cstheme="minorHAnsi"/>
          <w:color w:val="000000"/>
          <w:lang w:eastAsia="ca-ES"/>
        </w:rPr>
        <w:t>2</w:t>
      </w:r>
      <w:r w:rsidRPr="00F95F23">
        <w:rPr>
          <w:rFonts w:eastAsia="Times New Roman" w:cstheme="minorHAnsi"/>
          <w:color w:val="000000"/>
          <w:lang w:eastAsia="ca-ES"/>
        </w:rPr>
        <w:t xml:space="preserve"> subsets, one per each incubator and perform a PCA </w:t>
      </w:r>
      <w:r w:rsidR="00E47A17" w:rsidRPr="00F95F23">
        <w:rPr>
          <w:rFonts w:eastAsia="Times New Roman" w:cstheme="minorHAnsi"/>
          <w:color w:val="000000"/>
          <w:lang w:eastAsia="ca-ES"/>
        </w:rPr>
        <w:t xml:space="preserve"> with </w:t>
      </w:r>
      <w:proofErr w:type="spellStart"/>
      <w:r w:rsidRPr="00F95F23">
        <w:rPr>
          <w:rFonts w:eastAsia="Times New Roman" w:cstheme="minorHAnsi"/>
          <w:color w:val="000000"/>
          <w:lang w:eastAsia="ca-ES"/>
        </w:rPr>
        <w:t>FactoMineR</w:t>
      </w:r>
      <w:proofErr w:type="spellEnd"/>
      <w:r w:rsidRPr="00F95F23">
        <w:rPr>
          <w:rFonts w:eastAsia="Times New Roman" w:cstheme="minorHAnsi"/>
          <w:color w:val="000000"/>
          <w:lang w:eastAsia="ca-ES"/>
        </w:rPr>
        <w:t xml:space="preserve"> package</w:t>
      </w:r>
      <w:r w:rsidR="00E47A17" w:rsidRPr="00F95F23">
        <w:rPr>
          <w:rFonts w:eastAsia="Times New Roman" w:cstheme="minorHAnsi"/>
          <w:color w:val="000000"/>
          <w:lang w:eastAsia="ca-ES"/>
        </w:rPr>
        <w:t xml:space="preserve"> </w:t>
      </w:r>
      <w:r w:rsidR="00E47A17"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10.18637/jss.v025.i01","author":[{"dropping-particle":"","family":"Le","given":"Sebastien","non-dropping-particle":"","parse-names":false,"suffix":""},{"dropping-particle":"","family":"Josse","given":"Julie","non-dropping-particle":"","parse-names":false,"suffix":""},{"dropping-particle":"","family":"Husson","given":"Francois","non-dropping-particle":"","parse-names":false,"suffix":""}],"container-title":"Journal of Statistical Software","id":"ITEM-1","issue":"1","issued":{"date-parts":[["2008"]]},"page":"1-18","title":"FactoMineR: A Package for Multivariate Analysis","type":"article-journal","volume":"25"},"uris":["http://www.mendeley.com/documents/?uuid=8e3d532c-b5ac-414b-9a49-b31aebfe11f0"]}],"mendeley":{"formattedCitation":"(Le, Josse and Husson, 2008)","plainTextFormattedCitation":"(Le, Josse and Husson, 2008)","previouslyFormattedCitation":"(Le, Josse and Husson, 2008)"},"properties":{"noteIndex":0},"schema":"https://github.com/citation-style-language/schema/raw/master/csl-citation.json"}</w:instrText>
      </w:r>
      <w:r w:rsidR="00E47A17"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(Le, Josse and Husson, 2008)</w:t>
      </w:r>
      <w:r w:rsidR="00E47A17" w:rsidRPr="00F95F23">
        <w:rPr>
          <w:rFonts w:eastAsia="Times New Roman" w:cstheme="minorHAnsi"/>
          <w:color w:val="000000"/>
          <w:lang w:eastAsia="ca-ES"/>
        </w:rPr>
        <w:fldChar w:fldCharType="end"/>
      </w:r>
      <w:r w:rsidRPr="00F95F23">
        <w:rPr>
          <w:rFonts w:eastAsia="Times New Roman" w:cstheme="minorHAnsi"/>
          <w:color w:val="000000"/>
          <w:lang w:eastAsia="ca-ES"/>
        </w:rPr>
        <w:t>. To select non redundant traits</w:t>
      </w:r>
      <w:r w:rsidR="00E47A17" w:rsidRPr="00F95F23">
        <w:rPr>
          <w:rFonts w:eastAsia="Times New Roman" w:cstheme="minorHAnsi"/>
          <w:color w:val="000000"/>
          <w:lang w:eastAsia="ca-ES"/>
        </w:rPr>
        <w:t>,</w:t>
      </w:r>
      <w:r w:rsidRPr="00F95F23">
        <w:rPr>
          <w:rFonts w:eastAsia="Times New Roman" w:cstheme="minorHAnsi"/>
          <w:color w:val="000000"/>
          <w:lang w:eastAsia="ca-ES"/>
        </w:rPr>
        <w:t xml:space="preserve"> we first did a correlation analysis </w:t>
      </w:r>
      <w:r w:rsidR="00E47A17" w:rsidRPr="00F95F23">
        <w:rPr>
          <w:rFonts w:eastAsia="Times New Roman" w:cstheme="minorHAnsi"/>
          <w:color w:val="000000"/>
          <w:lang w:eastAsia="ca-ES"/>
        </w:rPr>
        <w:t xml:space="preserve">with </w:t>
      </w:r>
      <w:proofErr w:type="spellStart"/>
      <w:r w:rsidR="00AA3219" w:rsidRPr="00F95F23">
        <w:rPr>
          <w:rFonts w:eastAsia="Times New Roman" w:cstheme="minorHAnsi"/>
          <w:color w:val="000000"/>
          <w:lang w:eastAsia="ca-ES"/>
        </w:rPr>
        <w:t>corrplot</w:t>
      </w:r>
      <w:proofErr w:type="spellEnd"/>
      <w:r w:rsidR="00AA3219" w:rsidRPr="00F95F23">
        <w:rPr>
          <w:rFonts w:eastAsia="Times New Roman" w:cstheme="minorHAnsi"/>
          <w:color w:val="000000"/>
          <w:lang w:eastAsia="ca-ES"/>
        </w:rPr>
        <w:t xml:space="preserve"> </w:t>
      </w:r>
      <w:r w:rsidR="00AA3219"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author":[{"dropping-particle":"","family":"Wei","given":"Taiyun","non-dropping-particle":"","parse-names":false,"suffix":""},{"dropping-particle":"","family":"Simko","given":"Viliam","non-dropping-particle":"","parse-names":false,"suffix":""}],"id":"ITEM-1","issued":{"date-parts":[["2021"]]},"number":"Version 0.92","title":"R package 'corrplot': Visualization of a Correlation Matrix","type":"article"},"uris":["http://www.mendeley.com/documents/?uuid=8acdcdfd-498d-4c09-b45c-e1f06b8189f7"]}],"mendeley":{"formattedCitation":"(Wei and Simko, 2021)","plainTextFormattedCitation":"(Wei and Simko, 2021)","previouslyFormattedCitation":"(Wei and Simko, 2021)"},"properties":{"noteIndex":0},"schema":"https://github.com/citation-style-language/schema/raw/master/csl-citation.json"}</w:instrText>
      </w:r>
      <w:r w:rsidR="00AA3219"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(Wei and Simko, 2021)</w:t>
      </w:r>
      <w:r w:rsidR="00AA3219" w:rsidRPr="00F95F23">
        <w:rPr>
          <w:rFonts w:eastAsia="Times New Roman" w:cstheme="minorHAnsi"/>
          <w:color w:val="000000"/>
          <w:lang w:eastAsia="ca-ES"/>
        </w:rPr>
        <w:fldChar w:fldCharType="end"/>
      </w:r>
      <w:r w:rsidR="00AA3219" w:rsidRPr="00F95F23">
        <w:rPr>
          <w:rFonts w:eastAsia="Times New Roman" w:cstheme="minorHAnsi"/>
          <w:color w:val="000000"/>
          <w:lang w:eastAsia="ca-ES"/>
        </w:rPr>
        <w:t xml:space="preserve"> </w:t>
      </w:r>
      <w:r w:rsidRPr="00F95F23">
        <w:rPr>
          <w:rFonts w:eastAsia="Times New Roman" w:cstheme="minorHAnsi"/>
          <w:color w:val="000000"/>
          <w:lang w:eastAsia="ca-ES"/>
        </w:rPr>
        <w:t>of all seven traits (</w:t>
      </w:r>
      <w:r w:rsidR="0094671D" w:rsidRPr="00AE42CB">
        <w:rPr>
          <w:rFonts w:eastAsia="Times New Roman" w:cstheme="minorHAnsi"/>
          <w:color w:val="000000"/>
          <w:highlight w:val="yellow"/>
          <w:lang w:eastAsia="ca-ES"/>
        </w:rPr>
        <w:t>supporting</w:t>
      </w:r>
      <w:r w:rsidRPr="00AE42CB">
        <w:rPr>
          <w:rFonts w:eastAsia="Times New Roman" w:cstheme="minorHAnsi"/>
          <w:color w:val="000000"/>
          <w:highlight w:val="yellow"/>
          <w:lang w:eastAsia="ca-ES"/>
        </w:rPr>
        <w:t xml:space="preserve"> </w:t>
      </w:r>
      <w:r w:rsidR="00342299" w:rsidRPr="00AE42CB">
        <w:rPr>
          <w:rFonts w:eastAsia="Times New Roman" w:cstheme="minorHAnsi"/>
          <w:color w:val="000000"/>
          <w:highlight w:val="yellow"/>
          <w:lang w:eastAsia="ca-ES"/>
        </w:rPr>
        <w:t xml:space="preserve">information </w:t>
      </w:r>
      <w:r w:rsidR="00EB7C71" w:rsidRPr="00AE42CB">
        <w:rPr>
          <w:rFonts w:eastAsia="Times New Roman" w:cstheme="minorHAnsi"/>
          <w:color w:val="000000"/>
          <w:highlight w:val="yellow"/>
          <w:lang w:eastAsia="ca-ES"/>
        </w:rPr>
        <w:t>Fig.</w:t>
      </w:r>
      <w:r w:rsidRPr="00AE42CB">
        <w:rPr>
          <w:rFonts w:eastAsia="Times New Roman" w:cstheme="minorHAnsi"/>
          <w:color w:val="000000"/>
          <w:highlight w:val="yellow"/>
          <w:lang w:eastAsia="ca-ES"/>
        </w:rPr>
        <w:t xml:space="preserve"> </w:t>
      </w:r>
      <w:r w:rsidR="00AE42CB" w:rsidRPr="00AE42CB">
        <w:rPr>
          <w:rFonts w:eastAsia="Times New Roman" w:cstheme="minorHAnsi"/>
          <w:color w:val="000000"/>
          <w:highlight w:val="yellow"/>
          <w:lang w:eastAsia="ca-ES"/>
        </w:rPr>
        <w:t>S3</w:t>
      </w:r>
      <w:del w:id="800" w:author="Borja J-A" w:date="2024-02-15T17:50:00Z">
        <w:r w:rsidRPr="00F95F23" w:rsidDel="0012582D">
          <w:rPr>
            <w:rFonts w:eastAsia="Times New Roman" w:cstheme="minorHAnsi"/>
            <w:color w:val="000000"/>
            <w:lang w:eastAsia="ca-ES"/>
          </w:rPr>
          <w:delText xml:space="preserve">), </w:delText>
        </w:r>
      </w:del>
      <w:ins w:id="801" w:author="Borja J-A" w:date="2024-02-15T17:50:00Z">
        <w:r w:rsidR="0012582D" w:rsidRPr="00F95F23">
          <w:rPr>
            <w:rFonts w:eastAsia="Times New Roman" w:cstheme="minorHAnsi"/>
            <w:color w:val="000000"/>
            <w:lang w:eastAsia="ca-ES"/>
          </w:rPr>
          <w:t>)</w:t>
        </w:r>
        <w:r w:rsidR="0012582D">
          <w:rPr>
            <w:rFonts w:eastAsia="Times New Roman" w:cstheme="minorHAnsi"/>
            <w:color w:val="000000"/>
            <w:lang w:eastAsia="ca-ES"/>
          </w:rPr>
          <w:t>. Since</w:t>
        </w:r>
        <w:r w:rsidR="0012582D" w:rsidRPr="00F95F23">
          <w:rPr>
            <w:rFonts w:eastAsia="Times New Roman" w:cstheme="minorHAnsi"/>
            <w:color w:val="000000"/>
            <w:lang w:eastAsia="ca-ES"/>
          </w:rPr>
          <w:t xml:space="preserve"> </w:t>
        </w:r>
      </w:ins>
      <w:del w:id="802" w:author="Borja J-A" w:date="2024-02-15T17:51:00Z">
        <w:r w:rsidRPr="00F95F23" w:rsidDel="0012582D">
          <w:rPr>
            <w:rFonts w:eastAsia="Times New Roman" w:cstheme="minorHAnsi"/>
            <w:color w:val="000000"/>
            <w:lang w:eastAsia="ca-ES"/>
          </w:rPr>
          <w:delText xml:space="preserve">considering the high correlation between </w:delText>
        </w:r>
      </w:del>
      <w:r w:rsidRPr="00F95F23">
        <w:rPr>
          <w:rFonts w:eastAsia="Times New Roman" w:cstheme="minorHAnsi"/>
          <w:color w:val="000000"/>
          <w:lang w:eastAsia="ca-ES"/>
        </w:rPr>
        <w:t>t50 and autumn germination</w:t>
      </w:r>
      <w:ins w:id="803" w:author="Borja J-A" w:date="2024-02-15T17:50:00Z">
        <w:r w:rsidR="0012582D">
          <w:rPr>
            <w:rFonts w:eastAsia="Times New Roman" w:cstheme="minorHAnsi"/>
            <w:color w:val="000000"/>
            <w:lang w:eastAsia="ca-ES"/>
          </w:rPr>
          <w:t xml:space="preserve"> were h</w:t>
        </w:r>
      </w:ins>
      <w:ins w:id="804" w:author="Borja J-A" w:date="2024-02-15T17:51:00Z">
        <w:r w:rsidR="0012582D">
          <w:rPr>
            <w:rFonts w:eastAsia="Times New Roman" w:cstheme="minorHAnsi"/>
            <w:color w:val="000000"/>
            <w:lang w:eastAsia="ca-ES"/>
          </w:rPr>
          <w:t>ighly correlated</w:t>
        </w:r>
      </w:ins>
      <w:r w:rsidRPr="00F95F23">
        <w:rPr>
          <w:rFonts w:eastAsia="Times New Roman" w:cstheme="minorHAnsi"/>
          <w:color w:val="000000"/>
          <w:lang w:eastAsia="ca-ES"/>
        </w:rPr>
        <w:t xml:space="preserve"> (-</w:t>
      </w:r>
      <w:r w:rsidR="0094671D">
        <w:rPr>
          <w:rFonts w:eastAsia="Times New Roman" w:cstheme="minorHAnsi"/>
          <w:color w:val="000000"/>
          <w:lang w:eastAsia="ca-ES"/>
        </w:rPr>
        <w:t xml:space="preserve"> </w:t>
      </w:r>
      <w:r w:rsidRPr="00F95F23">
        <w:rPr>
          <w:rFonts w:eastAsia="Times New Roman" w:cstheme="minorHAnsi"/>
          <w:color w:val="000000"/>
          <w:lang w:eastAsia="ca-ES"/>
        </w:rPr>
        <w:t>0.94) we decided to keep the later.</w:t>
      </w:r>
    </w:p>
    <w:p w14:paraId="1FA56C79" w14:textId="3455993D" w:rsidR="008E51AA" w:rsidRPr="00F95F23" w:rsidRDefault="008E51AA" w:rsidP="008E51AA">
      <w:pPr>
        <w:pStyle w:val="Heading2"/>
        <w:spacing w:after="160"/>
        <w:rPr>
          <w:ins w:id="805" w:author="Borja J-A" w:date="2024-02-15T18:14:00Z"/>
          <w:rFonts w:eastAsia="Times New Roman"/>
          <w:bdr w:val="none" w:sz="0" w:space="0" w:color="auto" w:frame="1"/>
          <w:lang w:eastAsia="ca-ES"/>
        </w:rPr>
      </w:pPr>
      <w:ins w:id="806" w:author="Borja J-A" w:date="2024-02-15T18:14:00Z">
        <w:r w:rsidRPr="00F95F23">
          <w:rPr>
            <w:rFonts w:eastAsia="Times New Roman"/>
            <w:bdr w:val="none" w:sz="0" w:space="0" w:color="auto" w:frame="1"/>
            <w:lang w:eastAsia="ca-ES"/>
          </w:rPr>
          <w:t>2.</w:t>
        </w:r>
        <w:r>
          <w:rPr>
            <w:rFonts w:eastAsia="Times New Roman"/>
            <w:bdr w:val="none" w:sz="0" w:space="0" w:color="auto" w:frame="1"/>
            <w:lang w:eastAsia="ca-ES"/>
          </w:rPr>
          <w:t>6</w:t>
        </w:r>
        <w:r w:rsidRPr="00F95F23">
          <w:rPr>
            <w:rFonts w:eastAsia="Times New Roman"/>
            <w:bdr w:val="none" w:sz="0" w:space="0" w:color="auto" w:frame="1"/>
            <w:lang w:eastAsia="ca-ES"/>
          </w:rPr>
          <w:t xml:space="preserve"> </w:t>
        </w:r>
        <w:r>
          <w:rPr>
            <w:rFonts w:eastAsia="Times New Roman"/>
            <w:bdr w:val="none" w:sz="0" w:space="0" w:color="auto" w:frame="1"/>
            <w:lang w:eastAsia="ca-ES"/>
          </w:rPr>
          <w:t>Field sowing</w:t>
        </w:r>
        <w:r w:rsidRPr="00F95F23">
          <w:rPr>
            <w:rFonts w:eastAsia="Times New Roman"/>
            <w:bdr w:val="none" w:sz="0" w:space="0" w:color="auto" w:frame="1"/>
            <w:lang w:eastAsia="ca-ES"/>
          </w:rPr>
          <w:t xml:space="preserve"> </w:t>
        </w:r>
      </w:ins>
    </w:p>
    <w:p w14:paraId="283F1FA2" w14:textId="77777777" w:rsidR="008E51AA" w:rsidRDefault="008E51AA" w:rsidP="008E51AA">
      <w:pPr>
        <w:autoSpaceDE w:val="0"/>
        <w:autoSpaceDN w:val="0"/>
        <w:adjustRightInd w:val="0"/>
        <w:spacing w:after="0" w:line="360" w:lineRule="auto"/>
        <w:jc w:val="both"/>
        <w:rPr>
          <w:ins w:id="807" w:author="Borja J-A" w:date="2024-02-15T18:14:00Z"/>
          <w:rFonts w:eastAsia="Times New Roman" w:cstheme="minorHAnsi"/>
          <w:color w:val="000000"/>
          <w:lang w:eastAsia="ca-ES"/>
        </w:rPr>
      </w:pPr>
      <w:ins w:id="808" w:author="Borja J-A" w:date="2024-02-15T18:14:00Z">
        <w:r>
          <w:rPr>
            <w:rFonts w:cstheme="minorHAnsi"/>
          </w:rPr>
          <w:t>We complemented the laboratory experiments with the sowing of seeds for monitoring germination phenology</w:t>
        </w:r>
        <w:r w:rsidRPr="00494BCF">
          <w:rPr>
            <w:rFonts w:cstheme="minorHAnsi"/>
          </w:rPr>
          <w:t xml:space="preserve"> </w:t>
        </w:r>
        <w:r>
          <w:rPr>
            <w:rFonts w:cstheme="minorHAnsi"/>
          </w:rPr>
          <w:t xml:space="preserve">in the field. For each study system, we selected six species which are relatively dominant in the communities and represent different taxonomic families. The seeds were sown in two sampling sites for each study system, selecting local microclimatic conditions representing </w:t>
        </w:r>
        <w:proofErr w:type="spellStart"/>
        <w:r>
          <w:rPr>
            <w:rFonts w:cstheme="minorHAnsi"/>
          </w:rPr>
          <w:t>snowbed</w:t>
        </w:r>
        <w:proofErr w:type="spellEnd"/>
        <w:r>
          <w:rPr>
            <w:rFonts w:cstheme="minorHAnsi"/>
          </w:rPr>
          <w:t xml:space="preserve"> and fellfield conditions within each site. To do this, we used temperature data from an additional sampling of 20 data loggers (</w:t>
        </w:r>
        <w:proofErr w:type="spellStart"/>
        <w:r>
          <w:rPr>
            <w:rFonts w:cstheme="minorHAnsi"/>
          </w:rPr>
          <w:t>iButton</w:t>
        </w:r>
        <w:proofErr w:type="spellEnd"/>
        <w:r>
          <w:rPr>
            <w:rFonts w:cstheme="minorHAnsi"/>
          </w:rPr>
          <w:t xml:space="preserve">, </w:t>
        </w:r>
        <w:proofErr w:type="spellStart"/>
        <w:r>
          <w:rPr>
            <w:rFonts w:cstheme="minorHAnsi"/>
          </w:rPr>
          <w:t>Thermochron</w:t>
        </w:r>
        <w:proofErr w:type="spellEnd"/>
        <w:r>
          <w:rPr>
            <w:rFonts w:cstheme="minorHAnsi"/>
          </w:rPr>
          <w:t xml:space="preserve">, …) placed in the </w:t>
        </w:r>
        <w:proofErr w:type="spellStart"/>
        <w:r>
          <w:rPr>
            <w:rFonts w:cstheme="minorHAnsi"/>
          </w:rPr>
          <w:t>sourroundings</w:t>
        </w:r>
        <w:proofErr w:type="spellEnd"/>
        <w:r>
          <w:rPr>
            <w:rFonts w:cstheme="minorHAnsi"/>
          </w:rPr>
          <w:t xml:space="preserve"> of each target community from 2021 to 2022. The two microclimatic conditions were easily recognizable from these data since </w:t>
        </w:r>
        <w:proofErr w:type="spellStart"/>
        <w:r>
          <w:rPr>
            <w:rFonts w:cstheme="minorHAnsi"/>
          </w:rPr>
          <w:t>snowbed</w:t>
        </w:r>
        <w:proofErr w:type="spellEnd"/>
        <w:r>
          <w:rPr>
            <w:rFonts w:cstheme="minorHAnsi"/>
          </w:rPr>
          <w:t xml:space="preserve"> microsites showed long snow cover and fellfield microsites had freezing temperatures in winter. In each microsite </w:t>
        </w:r>
        <w:proofErr w:type="gramStart"/>
        <w:r>
          <w:rPr>
            <w:rFonts w:cstheme="minorHAnsi"/>
          </w:rPr>
          <w:t>( n</w:t>
        </w:r>
        <w:proofErr w:type="gramEnd"/>
        <w:r>
          <w:rPr>
            <w:rFonts w:cstheme="minorHAnsi"/>
          </w:rPr>
          <w:t xml:space="preserve">= 8; 2 conditions x 2 sites x 2 systems), </w:t>
        </w:r>
        <w:r w:rsidRPr="00F95F23">
          <w:rPr>
            <w:rFonts w:cstheme="minorHAnsi"/>
          </w:rPr>
          <w:t>we allocated 30 seeds from each species into mesh bags and buried them 3-5 cm deep in the soil. We sowed the seed bags in late September (Mediterranean system) and early October (temperate system) and programmed two retrieval times after winter period: one in early spring (one month within snowmelt) and one in late autumn (within one month of first snowfall). After retrieval, we counted the germinated seeds under the binocular loupe in the laboratory</w:t>
        </w:r>
        <w:r>
          <w:rPr>
            <w:rFonts w:cstheme="minorHAnsi"/>
          </w:rPr>
          <w:t xml:space="preserve"> and estimated their germination timing in the field</w:t>
        </w:r>
        <w:r w:rsidRPr="00F95F23">
          <w:rPr>
            <w:rFonts w:cstheme="minorHAnsi"/>
          </w:rPr>
          <w:t>.</w:t>
        </w:r>
      </w:ins>
    </w:p>
    <w:p w14:paraId="3622E7C9" w14:textId="77777777" w:rsidR="008E51AA" w:rsidRPr="00F95F23" w:rsidRDefault="008E51AA" w:rsidP="003A149B">
      <w:pPr>
        <w:shd w:val="clear" w:color="auto" w:fill="FFFFFF"/>
        <w:spacing w:line="360" w:lineRule="auto"/>
        <w:ind w:firstLine="709"/>
        <w:jc w:val="both"/>
        <w:textAlignment w:val="baseline"/>
        <w:rPr>
          <w:rFonts w:eastAsia="Times New Roman" w:cstheme="minorHAnsi"/>
          <w:color w:val="000000"/>
          <w:lang w:eastAsia="ca-ES"/>
        </w:rPr>
      </w:pPr>
    </w:p>
    <w:p w14:paraId="45E33296" w14:textId="056EC9C6" w:rsidR="00591C90" w:rsidRPr="00F95F23" w:rsidRDefault="0014564F" w:rsidP="00757052">
      <w:pPr>
        <w:pStyle w:val="Heading2"/>
        <w:spacing w:after="160"/>
        <w:rPr>
          <w:rFonts w:eastAsia="Times New Roman"/>
          <w:bdr w:val="none" w:sz="0" w:space="0" w:color="auto" w:frame="1"/>
          <w:lang w:eastAsia="ca-ES"/>
        </w:rPr>
      </w:pPr>
      <w:r w:rsidRPr="00F95F23">
        <w:rPr>
          <w:rFonts w:eastAsia="Times New Roman"/>
          <w:bdr w:val="none" w:sz="0" w:space="0" w:color="auto" w:frame="1"/>
          <w:lang w:eastAsia="ca-ES"/>
        </w:rPr>
        <w:t>3.</w:t>
      </w:r>
      <w:r w:rsidR="003D6011" w:rsidRPr="00F95F23">
        <w:rPr>
          <w:rFonts w:eastAsia="Times New Roman"/>
          <w:bdr w:val="none" w:sz="0" w:space="0" w:color="auto" w:frame="1"/>
          <w:lang w:eastAsia="ca-ES"/>
        </w:rPr>
        <w:t xml:space="preserve"> </w:t>
      </w:r>
      <w:r w:rsidRPr="00F95F23">
        <w:rPr>
          <w:rFonts w:eastAsia="Times New Roman"/>
          <w:bdr w:val="none" w:sz="0" w:space="0" w:color="auto" w:frame="1"/>
          <w:lang w:eastAsia="ca-ES"/>
        </w:rPr>
        <w:t>Results</w:t>
      </w:r>
    </w:p>
    <w:p w14:paraId="7A15BC9F" w14:textId="70AED9FA" w:rsidR="00BC2BF2" w:rsidRPr="00F95F23" w:rsidRDefault="00BC2BF2" w:rsidP="00757052">
      <w:pPr>
        <w:pStyle w:val="Heading2"/>
        <w:spacing w:after="160"/>
        <w:rPr>
          <w:rFonts w:eastAsia="Times New Roman"/>
          <w:bdr w:val="none" w:sz="0" w:space="0" w:color="auto" w:frame="1"/>
          <w:lang w:eastAsia="ca-ES"/>
        </w:rPr>
      </w:pPr>
      <w:r w:rsidRPr="00F95F23">
        <w:rPr>
          <w:rFonts w:eastAsia="Times New Roman"/>
          <w:bdr w:val="none" w:sz="0" w:space="0" w:color="auto" w:frame="1"/>
          <w:lang w:eastAsia="ca-ES"/>
        </w:rPr>
        <w:t xml:space="preserve">3.1 </w:t>
      </w:r>
      <w:ins w:id="809" w:author="Borja J-A" w:date="2024-02-15T19:23:00Z">
        <w:r w:rsidR="008712B7">
          <w:rPr>
            <w:rFonts w:eastAsia="Times New Roman"/>
            <w:bdr w:val="none" w:sz="0" w:space="0" w:color="auto" w:frame="1"/>
            <w:lang w:eastAsia="ca-ES"/>
          </w:rPr>
          <w:t>Phenological patterns</w:t>
        </w:r>
      </w:ins>
      <w:del w:id="810" w:author="Borja J-A" w:date="2024-02-15T18:17:00Z">
        <w:r w:rsidR="00E869D4" w:rsidRPr="00F95F23" w:rsidDel="003F1494">
          <w:rPr>
            <w:rFonts w:eastAsia="Times New Roman"/>
            <w:bdr w:val="none" w:sz="0" w:space="0" w:color="auto" w:frame="1"/>
            <w:lang w:eastAsia="ca-ES"/>
          </w:rPr>
          <w:delText xml:space="preserve">Germination </w:delText>
        </w:r>
      </w:del>
      <w:del w:id="811" w:author="Borja J-A" w:date="2024-02-15T18:09:00Z">
        <w:r w:rsidR="00E869D4" w:rsidRPr="00F95F23" w:rsidDel="008E51AA">
          <w:rPr>
            <w:rFonts w:eastAsia="Times New Roman"/>
            <w:bdr w:val="none" w:sz="0" w:space="0" w:color="auto" w:frame="1"/>
            <w:lang w:eastAsia="ca-ES"/>
          </w:rPr>
          <w:delText>p</w:delText>
        </w:r>
        <w:r w:rsidR="0023390E" w:rsidRPr="00F95F23" w:rsidDel="008E51AA">
          <w:rPr>
            <w:rFonts w:eastAsia="Times New Roman"/>
            <w:bdr w:val="none" w:sz="0" w:space="0" w:color="auto" w:frame="1"/>
            <w:lang w:eastAsia="ca-ES"/>
          </w:rPr>
          <w:delText>henology</w:delText>
        </w:r>
      </w:del>
      <w:del w:id="812" w:author="Borja J-A" w:date="2024-02-15T17:53:00Z">
        <w:r w:rsidRPr="00F95F23" w:rsidDel="00120188">
          <w:rPr>
            <w:rFonts w:eastAsia="Times New Roman"/>
            <w:bdr w:val="none" w:sz="0" w:space="0" w:color="auto" w:frame="1"/>
            <w:lang w:eastAsia="ca-ES"/>
          </w:rPr>
          <w:delText xml:space="preserve"> patterns </w:delText>
        </w:r>
      </w:del>
    </w:p>
    <w:p w14:paraId="76E39D2F" w14:textId="19B4A704" w:rsidR="00203A2E" w:rsidRPr="00F95F23" w:rsidDel="003F1494" w:rsidRDefault="1E2821CC">
      <w:pPr>
        <w:spacing w:line="360" w:lineRule="auto"/>
        <w:jc w:val="both"/>
        <w:rPr>
          <w:del w:id="813" w:author="Borja J-A" w:date="2024-02-15T18:18:00Z"/>
        </w:rPr>
        <w:pPrChange w:id="814" w:author="Borja J-A" w:date="2024-02-15T18:19:00Z">
          <w:pPr>
            <w:spacing w:line="360" w:lineRule="auto"/>
            <w:ind w:firstLine="709"/>
            <w:jc w:val="both"/>
          </w:pPr>
        </w:pPrChange>
      </w:pPr>
      <w:r w:rsidRPr="500F0B95">
        <w:t xml:space="preserve">The cumulative germination curves </w:t>
      </w:r>
      <w:ins w:id="815" w:author="Borja J-A" w:date="2024-02-15T18:46:00Z">
        <w:r w:rsidR="1EB1DC9C" w:rsidRPr="500F0B95">
          <w:t>obtained from</w:t>
        </w:r>
      </w:ins>
      <w:ins w:id="816" w:author="Borja J-A" w:date="2024-02-15T18:45:00Z">
        <w:r w:rsidR="1EB1DC9C" w:rsidRPr="500F0B95">
          <w:t xml:space="preserve"> the </w:t>
        </w:r>
      </w:ins>
      <w:ins w:id="817" w:author="Borja J-A" w:date="2024-02-15T18:46:00Z">
        <w:r w:rsidR="1EB1DC9C" w:rsidRPr="500F0B95">
          <w:t xml:space="preserve">experiment </w:t>
        </w:r>
      </w:ins>
      <w:r w:rsidR="7E77E26C" w:rsidRPr="500F0B95">
        <w:t>show</w:t>
      </w:r>
      <w:ins w:id="818" w:author="Borja J-A" w:date="2024-02-15T18:19:00Z">
        <w:r w:rsidR="1405BC90" w:rsidRPr="500F0B95">
          <w:t>ed</w:t>
        </w:r>
      </w:ins>
      <w:r w:rsidR="39BC6695" w:rsidRPr="500F0B95">
        <w:t xml:space="preserve"> a </w:t>
      </w:r>
      <w:r w:rsidR="7CF004BB" w:rsidRPr="500F0B95">
        <w:t xml:space="preserve">divergent </w:t>
      </w:r>
      <w:r w:rsidR="25BAA90F" w:rsidRPr="500F0B95">
        <w:t xml:space="preserve">pattern </w:t>
      </w:r>
      <w:del w:id="819" w:author="Borja J-A" w:date="2024-02-15T17:54:00Z">
        <w:r w:rsidR="00064B26" w:rsidRPr="500F0B95" w:rsidDel="25BAA90F">
          <w:delText xml:space="preserve">of germination phenology </w:delText>
        </w:r>
      </w:del>
      <w:r w:rsidR="39BC6695" w:rsidRPr="500F0B95">
        <w:t>between incubators</w:t>
      </w:r>
      <w:r w:rsidR="2ACF336F" w:rsidRPr="500F0B95">
        <w:t xml:space="preserve"> (</w:t>
      </w:r>
      <w:r w:rsidR="2ACF336F" w:rsidRPr="500F0B95">
        <w:rPr>
          <w:b/>
          <w:bCs/>
          <w:rPrChange w:id="820" w:author="Borja J-A" w:date="2024-02-15T18:18:00Z">
            <w:rPr/>
          </w:rPrChange>
        </w:rPr>
        <w:t>Fig. 2a</w:t>
      </w:r>
      <w:r w:rsidR="2ACF336F" w:rsidRPr="500F0B95">
        <w:t>)</w:t>
      </w:r>
      <w:r w:rsidR="39BC6695" w:rsidRPr="500F0B95">
        <w:t xml:space="preserve">. </w:t>
      </w:r>
      <w:r w:rsidR="4606681C" w:rsidRPr="500F0B95">
        <w:t>Indistinctively of the system, f</w:t>
      </w:r>
      <w:r w:rsidR="156B889A" w:rsidRPr="500F0B95">
        <w:t xml:space="preserve">ellfield </w:t>
      </w:r>
      <w:del w:id="821" w:author="Borja J-A" w:date="2024-02-15T17:55:00Z">
        <w:r w:rsidR="00064B26" w:rsidRPr="500F0B95" w:rsidDel="156B889A">
          <w:delText>scenario</w:delText>
        </w:r>
        <w:r w:rsidR="00064B26" w:rsidRPr="500F0B95" w:rsidDel="24A010AB">
          <w:delText xml:space="preserve"> </w:delText>
        </w:r>
      </w:del>
      <w:ins w:id="822" w:author="Borja J-A" w:date="2024-02-15T17:55:00Z">
        <w:r w:rsidR="68CFECD4" w:rsidRPr="500F0B95">
          <w:t xml:space="preserve">conditions </w:t>
        </w:r>
      </w:ins>
      <w:r w:rsidR="24A010AB" w:rsidRPr="500F0B95">
        <w:t xml:space="preserve">promoted germination earlier </w:t>
      </w:r>
      <w:del w:id="823" w:author="Borja J-A" w:date="2024-02-15T18:00:00Z">
        <w:r w:rsidR="00064B26" w:rsidRPr="500F0B95" w:rsidDel="24A010AB">
          <w:delText>in the season</w:delText>
        </w:r>
      </w:del>
      <w:ins w:id="824" w:author="Borja J-A" w:date="2024-02-15T18:00:00Z">
        <w:r w:rsidR="64FA7EE3" w:rsidRPr="500F0B95">
          <w:t xml:space="preserve">and the germination in </w:t>
        </w:r>
        <w:proofErr w:type="spellStart"/>
        <w:r w:rsidR="64FA7EE3" w:rsidRPr="500F0B95">
          <w:t>snowbed</w:t>
        </w:r>
        <w:proofErr w:type="spellEnd"/>
        <w:r w:rsidR="64FA7EE3" w:rsidRPr="500F0B95">
          <w:t xml:space="preserve"> conditions was delayed</w:t>
        </w:r>
      </w:ins>
      <w:del w:id="825" w:author="Borja J-A" w:date="2024-02-15T17:59:00Z">
        <w:r w:rsidR="00064B26" w:rsidRPr="500F0B95" w:rsidDel="53FFE844">
          <w:delText xml:space="preserve">, mainly in autumn </w:delText>
        </w:r>
        <w:r w:rsidR="00064B26" w:rsidRPr="500F0B95" w:rsidDel="49B80039">
          <w:delText>or</w:delText>
        </w:r>
        <w:r w:rsidR="00064B26" w:rsidRPr="500F0B95" w:rsidDel="53FFE844">
          <w:delText xml:space="preserve"> spring periods</w:delText>
        </w:r>
      </w:del>
      <w:r w:rsidR="2DDB59F7" w:rsidRPr="500F0B95">
        <w:t xml:space="preserve">. </w:t>
      </w:r>
      <w:del w:id="826" w:author="Borja J-A" w:date="2024-02-15T18:01:00Z">
        <w:r w:rsidR="00064B26" w:rsidRPr="500F0B95" w:rsidDel="03A2BE95">
          <w:delText>On the contrary,</w:delText>
        </w:r>
      </w:del>
      <w:ins w:id="827" w:author="Borja J-A" w:date="2024-02-15T18:02:00Z">
        <w:r w:rsidR="64FA7EE3" w:rsidRPr="500F0B95">
          <w:t>This</w:t>
        </w:r>
      </w:ins>
      <w:ins w:id="828" w:author="Borja J-A" w:date="2024-02-15T18:01:00Z">
        <w:r w:rsidR="64FA7EE3" w:rsidRPr="500F0B95">
          <w:t xml:space="preserve"> </w:t>
        </w:r>
      </w:ins>
      <w:ins w:id="829" w:author="Borja J-A" w:date="2024-02-15T18:19:00Z">
        <w:r w:rsidR="1405BC90" w:rsidRPr="500F0B95">
          <w:t xml:space="preserve">general </w:t>
        </w:r>
      </w:ins>
      <w:ins w:id="830" w:author="Borja J-A" w:date="2024-02-15T18:01:00Z">
        <w:r w:rsidR="64FA7EE3" w:rsidRPr="500F0B95">
          <w:t>trend</w:t>
        </w:r>
      </w:ins>
      <w:del w:id="831" w:author="Borja J-A" w:date="2024-02-15T18:01:00Z">
        <w:r w:rsidR="00064B26" w:rsidRPr="500F0B95" w:rsidDel="03A2BE95">
          <w:delText xml:space="preserve"> s</w:delText>
        </w:r>
        <w:r w:rsidR="00064B26" w:rsidRPr="500F0B95" w:rsidDel="2DDB59F7">
          <w:delText>nowbed</w:delText>
        </w:r>
        <w:r w:rsidR="00064B26" w:rsidRPr="500F0B95" w:rsidDel="53FFE844">
          <w:delText xml:space="preserve"> </w:delText>
        </w:r>
      </w:del>
      <w:del w:id="832" w:author="Borja J-A" w:date="2024-02-15T17:56:00Z">
        <w:r w:rsidR="00064B26" w:rsidRPr="500F0B95" w:rsidDel="24A010AB">
          <w:delText>incubator</w:delText>
        </w:r>
        <w:r w:rsidR="00064B26" w:rsidRPr="500F0B95" w:rsidDel="53FFE844">
          <w:delText xml:space="preserve"> </w:delText>
        </w:r>
        <w:r w:rsidR="00064B26" w:rsidRPr="500F0B95" w:rsidDel="2DDB59F7">
          <w:delText>responses</w:delText>
        </w:r>
      </w:del>
      <w:r w:rsidR="2DDB59F7" w:rsidRPr="500F0B95">
        <w:t xml:space="preserve"> </w:t>
      </w:r>
      <w:del w:id="833" w:author="Borja J-A" w:date="2024-02-15T18:19:00Z">
        <w:r w:rsidR="00064B26" w:rsidRPr="500F0B95" w:rsidDel="6D18EB74">
          <w:lastRenderedPageBreak/>
          <w:delText>w</w:delText>
        </w:r>
      </w:del>
      <w:del w:id="834" w:author="Borja J-A" w:date="2024-02-15T18:02:00Z">
        <w:r w:rsidR="00064B26" w:rsidRPr="500F0B95" w:rsidDel="6D18EB74">
          <w:delText>er</w:delText>
        </w:r>
      </w:del>
      <w:ins w:id="835" w:author="Borja J-A" w:date="2024-02-15T18:19:00Z">
        <w:r w:rsidR="1405BC90" w:rsidRPr="500F0B95">
          <w:t>differed in</w:t>
        </w:r>
      </w:ins>
      <w:ins w:id="836" w:author="Borja J-A" w:date="2024-02-15T18:20:00Z">
        <w:r w:rsidR="1405BC90" w:rsidRPr="500F0B95">
          <w:t xml:space="preserve"> the temperate and Mediterranean system</w:t>
        </w:r>
        <w:del w:id="837" w:author="FRANCISCO DE BORJA JIMENEZ-ALFARO GONZALEZ" w:date="2024-02-16T07:33:00Z">
          <w:r w:rsidR="00064B26" w:rsidRPr="500F0B95" w:rsidDel="1405BC90">
            <w:delText>s</w:delText>
          </w:r>
        </w:del>
        <w:r w:rsidR="1405BC90" w:rsidRPr="500F0B95">
          <w:t>, where</w:t>
        </w:r>
      </w:ins>
      <w:ins w:id="838" w:author="Borja J-A" w:date="2024-02-15T18:19:00Z">
        <w:r w:rsidR="1405BC90" w:rsidRPr="500F0B95">
          <w:t xml:space="preserve"> </w:t>
        </w:r>
      </w:ins>
      <w:del w:id="839" w:author="Borja J-A" w:date="2024-02-15T18:02:00Z">
        <w:r w:rsidR="00064B26" w:rsidRPr="500F0B95" w:rsidDel="6D18EB74">
          <w:delText>e</w:delText>
        </w:r>
      </w:del>
      <w:del w:id="840" w:author="Borja J-A" w:date="2024-02-15T18:20:00Z">
        <w:r w:rsidR="00064B26" w:rsidRPr="500F0B95" w:rsidDel="6D18EB74">
          <w:delText xml:space="preserve"> modulate </w:delText>
        </w:r>
      </w:del>
      <w:del w:id="841" w:author="Borja J-A" w:date="2024-02-15T18:08:00Z">
        <w:r w:rsidR="00064B26" w:rsidRPr="500F0B95" w:rsidDel="6D18EB74">
          <w:delText>by the system</w:delText>
        </w:r>
        <w:r w:rsidR="00064B26" w:rsidRPr="500F0B95" w:rsidDel="49B80039">
          <w:delText xml:space="preserve"> </w:delText>
        </w:r>
      </w:del>
      <w:del w:id="842" w:author="Borja J-A" w:date="2024-02-15T18:01:00Z">
        <w:r w:rsidR="00064B26" w:rsidRPr="500F0B95" w:rsidDel="49B80039">
          <w:delText>and</w:delText>
        </w:r>
        <w:r w:rsidR="00064B26" w:rsidRPr="500F0B95" w:rsidDel="53FFE844">
          <w:delText xml:space="preserve"> </w:delText>
        </w:r>
      </w:del>
      <w:del w:id="843" w:author="Borja J-A" w:date="2024-02-15T18:02:00Z">
        <w:r w:rsidR="00064B26" w:rsidRPr="500F0B95" w:rsidDel="49B80039">
          <w:delText>the</w:delText>
        </w:r>
      </w:del>
      <w:del w:id="844" w:author="Borja J-A" w:date="2024-02-15T18:20:00Z">
        <w:r w:rsidR="00064B26" w:rsidRPr="500F0B95" w:rsidDel="49B80039">
          <w:delText xml:space="preserve"> </w:delText>
        </w:r>
      </w:del>
      <w:r w:rsidR="53FFE844" w:rsidRPr="500F0B95">
        <w:t>germination peaks took place either in summer</w:t>
      </w:r>
      <w:r w:rsidR="03A2BE95" w:rsidRPr="500F0B95">
        <w:t xml:space="preserve"> or autumn</w:t>
      </w:r>
      <w:ins w:id="845" w:author="Borja J-A" w:date="2024-02-15T17:56:00Z">
        <w:r w:rsidR="68CFECD4" w:rsidRPr="500F0B95">
          <w:t xml:space="preserve">, </w:t>
        </w:r>
      </w:ins>
      <w:del w:id="846" w:author="Borja J-A" w:date="2024-02-15T17:56:00Z">
        <w:r w:rsidR="00064B26" w:rsidRPr="500F0B95" w:rsidDel="15944584">
          <w:delText xml:space="preserve"> </w:delText>
        </w:r>
        <w:r w:rsidR="00064B26" w:rsidRPr="500F0B95" w:rsidDel="53FFE844">
          <w:delText>periods</w:delText>
        </w:r>
        <w:r w:rsidR="00064B26" w:rsidRPr="500F0B95" w:rsidDel="56BBFFF5">
          <w:delText xml:space="preserve"> (</w:delText>
        </w:r>
      </w:del>
      <w:del w:id="847" w:author="Borja J-A" w:date="2024-02-15T18:20:00Z">
        <w:r w:rsidR="00064B26" w:rsidRPr="500F0B95" w:rsidDel="6061BD58">
          <w:delText xml:space="preserve">for the </w:delText>
        </w:r>
        <w:r w:rsidR="00064B26" w:rsidRPr="500F0B95" w:rsidDel="56BBFFF5">
          <w:delText>temperate and Mediterranean systems</w:delText>
        </w:r>
      </w:del>
      <w:r w:rsidR="56BBFFF5" w:rsidRPr="500F0B95">
        <w:t xml:space="preserve"> respectively</w:t>
      </w:r>
      <w:del w:id="848" w:author="Borja J-A" w:date="2024-02-15T17:56:00Z">
        <w:r w:rsidR="00064B26" w:rsidRPr="500F0B95" w:rsidDel="56BBFFF5">
          <w:delText>)</w:delText>
        </w:r>
      </w:del>
      <w:r w:rsidR="24A010AB" w:rsidRPr="500F0B95">
        <w:t>.</w:t>
      </w:r>
      <w:r w:rsidR="53FFE844" w:rsidRPr="500F0B95">
        <w:t xml:space="preserve"> </w:t>
      </w:r>
      <w:r w:rsidR="49B80039" w:rsidRPr="500F0B95">
        <w:t xml:space="preserve">The </w:t>
      </w:r>
      <w:r w:rsidR="630F5B25" w:rsidRPr="500F0B95">
        <w:t>t</w:t>
      </w:r>
      <w:r w:rsidR="41467C2E" w:rsidRPr="500F0B95">
        <w:t xml:space="preserve">emperate system showed </w:t>
      </w:r>
      <w:r w:rsidR="2CABF11D" w:rsidRPr="500F0B95">
        <w:t>the h</w:t>
      </w:r>
      <w:r w:rsidR="41467C2E" w:rsidRPr="500F0B95">
        <w:t xml:space="preserve">ighest germination period in spring for the fellfield </w:t>
      </w:r>
      <w:r w:rsidR="630F5B25" w:rsidRPr="500F0B95">
        <w:t>scenario,</w:t>
      </w:r>
      <w:r w:rsidR="41467C2E" w:rsidRPr="500F0B95">
        <w:t xml:space="preserve"> while in </w:t>
      </w:r>
      <w:ins w:id="849" w:author="Borja J-A" w:date="2024-02-15T18:02:00Z">
        <w:r w:rsidR="64FA7EE3" w:rsidRPr="500F0B95">
          <w:t xml:space="preserve">the </w:t>
        </w:r>
      </w:ins>
      <w:proofErr w:type="spellStart"/>
      <w:r w:rsidR="41467C2E" w:rsidRPr="500F0B95">
        <w:t>snowbed</w:t>
      </w:r>
      <w:proofErr w:type="spellEnd"/>
      <w:r w:rsidR="41467C2E" w:rsidRPr="500F0B95">
        <w:t xml:space="preserve"> scenario the </w:t>
      </w:r>
      <w:r w:rsidR="2A7B158E" w:rsidRPr="500F0B95">
        <w:t xml:space="preserve">germination </w:t>
      </w:r>
      <w:r w:rsidR="394A93E0" w:rsidRPr="500F0B95">
        <w:t>peak</w:t>
      </w:r>
      <w:r w:rsidR="41467C2E" w:rsidRPr="500F0B95">
        <w:t xml:space="preserve"> </w:t>
      </w:r>
      <w:r w:rsidR="2A7B158E" w:rsidRPr="500F0B95">
        <w:t>was</w:t>
      </w:r>
      <w:r w:rsidR="41467C2E" w:rsidRPr="500F0B95">
        <w:t xml:space="preserve"> </w:t>
      </w:r>
      <w:r w:rsidR="2A7B158E" w:rsidRPr="500F0B95">
        <w:t>in</w:t>
      </w:r>
      <w:r w:rsidR="41467C2E" w:rsidRPr="500F0B95">
        <w:t xml:space="preserve"> summer</w:t>
      </w:r>
      <w:r w:rsidR="2A7B158E" w:rsidRPr="500F0B95">
        <w:t xml:space="preserve">. </w:t>
      </w:r>
      <w:r w:rsidR="630F5B25" w:rsidRPr="500F0B95">
        <w:t>On the contrary, t</w:t>
      </w:r>
      <w:r w:rsidR="68E0BE45" w:rsidRPr="500F0B95">
        <w:t xml:space="preserve">he </w:t>
      </w:r>
      <w:r w:rsidR="41467C2E" w:rsidRPr="500F0B95">
        <w:t>Mediterranean system showed the highest germination</w:t>
      </w:r>
      <w:r w:rsidR="394A93E0" w:rsidRPr="500F0B95">
        <w:t xml:space="preserve"> in autumn </w:t>
      </w:r>
      <w:del w:id="850" w:author="Borja J-A" w:date="2024-02-15T18:03:00Z">
        <w:r w:rsidR="00064B26" w:rsidRPr="500F0B95" w:rsidDel="630F5B25">
          <w:delText xml:space="preserve">period </w:delText>
        </w:r>
      </w:del>
      <w:r w:rsidR="2A7B158E" w:rsidRPr="500F0B95">
        <w:t>for</w:t>
      </w:r>
      <w:r w:rsidR="394A93E0" w:rsidRPr="500F0B95">
        <w:t xml:space="preserve"> both incubators.</w:t>
      </w:r>
      <w:ins w:id="851" w:author="Borja J-A" w:date="2024-02-15T18:18:00Z">
        <w:r w:rsidR="1405BC90" w:rsidRPr="500F0B95">
          <w:t xml:space="preserve"> </w:t>
        </w:r>
      </w:ins>
      <w:del w:id="852" w:author="Borja J-A" w:date="2024-02-15T18:18:00Z">
        <w:r w:rsidR="00064B26" w:rsidRPr="500F0B95" w:rsidDel="394A93E0">
          <w:delText xml:space="preserve"> </w:delText>
        </w:r>
      </w:del>
    </w:p>
    <w:p w14:paraId="10067C22" w14:textId="4CD14E5C" w:rsidR="0038682B" w:rsidRDefault="00E26B6F">
      <w:pPr>
        <w:spacing w:line="360" w:lineRule="auto"/>
        <w:jc w:val="both"/>
        <w:rPr>
          <w:ins w:id="853" w:author="Borja J-A" w:date="2024-02-15T18:06:00Z"/>
        </w:rPr>
        <w:pPrChange w:id="854" w:author="Borja J-A" w:date="2024-02-15T18:19:00Z">
          <w:pPr>
            <w:spacing w:line="360" w:lineRule="auto"/>
            <w:ind w:firstLine="709"/>
            <w:jc w:val="both"/>
          </w:pPr>
        </w:pPrChange>
      </w:pPr>
      <w:del w:id="855" w:author="Borja J-A" w:date="2024-02-15T18:03:00Z">
        <w:r w:rsidRPr="500F0B95" w:rsidDel="59455B1E">
          <w:delText>Although th</w:delText>
        </w:r>
        <w:r w:rsidRPr="500F0B95" w:rsidDel="6061BD58">
          <w:delText xml:space="preserve">ese </w:delText>
        </w:r>
        <w:r w:rsidRPr="500F0B95" w:rsidDel="59455B1E">
          <w:delText xml:space="preserve">general patterns, </w:delText>
        </w:r>
      </w:del>
      <w:ins w:id="856" w:author="Borja J-A" w:date="2024-02-15T18:08:00Z">
        <w:r w:rsidR="486628DE" w:rsidRPr="500F0B95">
          <w:t>The two study</w:t>
        </w:r>
      </w:ins>
      <w:del w:id="857" w:author="Borja J-A" w:date="2024-02-15T18:03:00Z">
        <w:r w:rsidRPr="500F0B95" w:rsidDel="59455B1E">
          <w:delText>b</w:delText>
        </w:r>
      </w:del>
      <w:del w:id="858" w:author="Borja J-A" w:date="2024-02-15T18:08:00Z">
        <w:r w:rsidRPr="500F0B95" w:rsidDel="59455B1E">
          <w:delText>oth</w:delText>
        </w:r>
      </w:del>
      <w:r w:rsidR="59455B1E" w:rsidRPr="500F0B95">
        <w:t xml:space="preserve"> systems </w:t>
      </w:r>
      <w:ins w:id="859" w:author="Borja J-A" w:date="2024-02-15T18:20:00Z">
        <w:del w:id="860" w:author="FRANCISCO DE BORJA JIMENEZ-ALFARO GONZALEZ" w:date="2024-02-16T07:34:00Z">
          <w:r w:rsidRPr="500F0B95" w:rsidDel="1405BC90">
            <w:delText xml:space="preserve">also </w:delText>
          </w:r>
        </w:del>
      </w:ins>
      <w:r w:rsidR="527BAD67" w:rsidRPr="500F0B95">
        <w:t xml:space="preserve">showed </w:t>
      </w:r>
      <w:ins w:id="861" w:author="Borja J-A" w:date="2024-02-15T18:20:00Z">
        <w:r w:rsidR="1405BC90" w:rsidRPr="500F0B95">
          <w:t xml:space="preserve">a certain degree of </w:t>
        </w:r>
      </w:ins>
      <w:del w:id="862" w:author="Borja J-A" w:date="2024-02-15T18:03:00Z">
        <w:r w:rsidRPr="500F0B95" w:rsidDel="0FE627F5">
          <w:delText xml:space="preserve">high </w:delText>
        </w:r>
      </w:del>
      <w:r w:rsidR="0FE627F5" w:rsidRPr="500F0B95">
        <w:t>interspecific variation</w:t>
      </w:r>
      <w:del w:id="863" w:author="Borja J-A" w:date="2024-02-15T18:03:00Z">
        <w:r w:rsidRPr="500F0B95" w:rsidDel="527BAD67">
          <w:delText xml:space="preserve"> </w:delText>
        </w:r>
        <w:r w:rsidRPr="500F0B95" w:rsidDel="1F477077">
          <w:delText>between</w:delText>
        </w:r>
        <w:r w:rsidRPr="500F0B95" w:rsidDel="527BAD67">
          <w:delText xml:space="preserve"> species </w:delText>
        </w:r>
        <w:r w:rsidRPr="500F0B95" w:rsidDel="1F477077">
          <w:delText>specific</w:delText>
        </w:r>
        <w:r w:rsidRPr="500F0B95" w:rsidDel="527BAD67">
          <w:delText xml:space="preserve"> germination </w:delText>
        </w:r>
        <w:r w:rsidRPr="500F0B95" w:rsidDel="394A93E0">
          <w:delText>responses</w:delText>
        </w:r>
      </w:del>
      <w:r w:rsidR="3B2611EF" w:rsidRPr="500F0B95">
        <w:t xml:space="preserve">. </w:t>
      </w:r>
      <w:r w:rsidR="3F3D779B" w:rsidRPr="500F0B95">
        <w:t xml:space="preserve">In </w:t>
      </w:r>
      <w:ins w:id="864" w:author="Borja J-A" w:date="2024-02-15T18:04:00Z">
        <w:r w:rsidR="64FA7EE3" w:rsidRPr="500F0B95">
          <w:t xml:space="preserve">the </w:t>
        </w:r>
      </w:ins>
      <w:r w:rsidR="3F3D779B" w:rsidRPr="500F0B95">
        <w:t xml:space="preserve">fellfield </w:t>
      </w:r>
      <w:del w:id="865" w:author="Borja J-A" w:date="2024-02-15T18:04:00Z">
        <w:r w:rsidRPr="500F0B95" w:rsidDel="6077FCBA">
          <w:delText>scenario</w:delText>
        </w:r>
        <w:r w:rsidRPr="500F0B95" w:rsidDel="3F3D779B">
          <w:delText xml:space="preserve"> </w:delText>
        </w:r>
      </w:del>
      <w:ins w:id="866" w:author="Borja J-A" w:date="2024-02-15T18:04:00Z">
        <w:r w:rsidR="64FA7EE3" w:rsidRPr="500F0B95">
          <w:t xml:space="preserve">conditions </w:t>
        </w:r>
      </w:ins>
      <w:r w:rsidR="3F3D779B" w:rsidRPr="500F0B95">
        <w:t>(</w:t>
      </w:r>
      <w:r w:rsidR="3E347645" w:rsidRPr="500F0B95">
        <w:rPr>
          <w:b/>
          <w:bCs/>
          <w:rPrChange w:id="867" w:author="Borja J-A" w:date="2024-02-15T18:07:00Z">
            <w:rPr/>
          </w:rPrChange>
        </w:rPr>
        <w:t>Fig.</w:t>
      </w:r>
      <w:r w:rsidR="3F3D779B" w:rsidRPr="500F0B95">
        <w:rPr>
          <w:b/>
          <w:bCs/>
          <w:rPrChange w:id="868" w:author="Borja J-A" w:date="2024-02-15T18:07:00Z">
            <w:rPr/>
          </w:rPrChange>
        </w:rPr>
        <w:t xml:space="preserve"> </w:t>
      </w:r>
      <w:del w:id="869" w:author="Borja J-A" w:date="2024-02-15T18:47:00Z">
        <w:r w:rsidRPr="500F0B95" w:rsidDel="2167CBC8">
          <w:rPr>
            <w:b/>
            <w:bCs/>
            <w:rPrChange w:id="870" w:author="Borja J-A" w:date="2024-02-15T18:07:00Z">
              <w:rPr/>
            </w:rPrChange>
          </w:rPr>
          <w:delText>2</w:delText>
        </w:r>
        <w:r w:rsidRPr="500F0B95" w:rsidDel="073AAC07">
          <w:rPr>
            <w:b/>
            <w:bCs/>
            <w:rPrChange w:id="871" w:author="Borja J-A" w:date="2024-02-15T18:07:00Z">
              <w:rPr/>
            </w:rPrChange>
          </w:rPr>
          <w:delText>b</w:delText>
        </w:r>
      </w:del>
      <w:ins w:id="872" w:author="Borja J-A" w:date="2024-02-15T18:47:00Z">
        <w:r w:rsidR="69FCE684" w:rsidRPr="500F0B95">
          <w:rPr>
            <w:b/>
            <w:bCs/>
            <w:rPrChange w:id="873" w:author="Borja J-A" w:date="2024-02-15T18:07:00Z">
              <w:rPr/>
            </w:rPrChange>
          </w:rPr>
          <w:t>2</w:t>
        </w:r>
        <w:r w:rsidR="69FCE684" w:rsidRPr="500F0B95">
          <w:rPr>
            <w:b/>
            <w:bCs/>
          </w:rPr>
          <w:t>B</w:t>
        </w:r>
      </w:ins>
      <w:r w:rsidR="3F3D779B" w:rsidRPr="500F0B95">
        <w:t>)</w:t>
      </w:r>
      <w:r w:rsidR="6D55C1EB" w:rsidRPr="500F0B95">
        <w:t xml:space="preserve">, </w:t>
      </w:r>
      <w:r w:rsidR="2167CBC8" w:rsidRPr="500F0B95">
        <w:t xml:space="preserve">the </w:t>
      </w:r>
      <w:r w:rsidR="394A93E0" w:rsidRPr="500F0B95">
        <w:t xml:space="preserve">species from the </w:t>
      </w:r>
      <w:r w:rsidR="2167CBC8" w:rsidRPr="500F0B95">
        <w:t>temperate</w:t>
      </w:r>
      <w:r w:rsidR="394A93E0" w:rsidRPr="500F0B95">
        <w:t xml:space="preserve"> system showed </w:t>
      </w:r>
      <w:r w:rsidR="2167CBC8" w:rsidRPr="500F0B95">
        <w:t>germination peak</w:t>
      </w:r>
      <w:r w:rsidR="394A93E0" w:rsidRPr="500F0B95">
        <w:t>s</w:t>
      </w:r>
      <w:r w:rsidR="2167CBC8" w:rsidRPr="500F0B95">
        <w:t xml:space="preserve"> </w:t>
      </w:r>
      <w:del w:id="874" w:author="Borja J-A" w:date="2024-02-15T18:20:00Z">
        <w:r w:rsidRPr="500F0B95" w:rsidDel="2167CBC8">
          <w:delText>divided between</w:delText>
        </w:r>
      </w:del>
      <w:ins w:id="875" w:author="Borja J-A" w:date="2024-02-15T18:20:00Z">
        <w:r w:rsidR="1405BC90" w:rsidRPr="500F0B95">
          <w:t>in</w:t>
        </w:r>
      </w:ins>
      <w:r w:rsidR="2167CBC8" w:rsidRPr="500F0B95">
        <w:t xml:space="preserve"> autumn (31.6%) and spring </w:t>
      </w:r>
      <w:del w:id="876" w:author="Borja J-A" w:date="2024-02-15T18:04:00Z">
        <w:r w:rsidRPr="500F0B95" w:rsidDel="2167CBC8">
          <w:delText xml:space="preserve">period </w:delText>
        </w:r>
      </w:del>
      <w:r w:rsidR="2167CBC8" w:rsidRPr="500F0B95">
        <w:t>(44.7%)</w:t>
      </w:r>
      <w:r w:rsidR="51786A84" w:rsidRPr="500F0B95">
        <w:t xml:space="preserve"> while </w:t>
      </w:r>
      <w:r w:rsidR="2A7B158E" w:rsidRPr="500F0B95">
        <w:t xml:space="preserve">in </w:t>
      </w:r>
      <w:r w:rsidR="3F3D779B" w:rsidRPr="500F0B95">
        <w:t xml:space="preserve">the Mediterranean </w:t>
      </w:r>
      <w:r w:rsidR="7F2E64AE" w:rsidRPr="500F0B95">
        <w:t>species</w:t>
      </w:r>
      <w:r w:rsidR="774C26EF" w:rsidRPr="500F0B95">
        <w:t>,</w:t>
      </w:r>
      <w:r w:rsidR="4ED53DB1" w:rsidRPr="500F0B95">
        <w:t xml:space="preserve"> </w:t>
      </w:r>
      <w:del w:id="877" w:author="Borja J-A" w:date="2024-02-15T18:04:00Z">
        <w:r w:rsidRPr="500F0B95" w:rsidDel="6D55C1EB">
          <w:delText xml:space="preserve">we can observe </w:delText>
        </w:r>
      </w:del>
      <w:r w:rsidR="6D55C1EB" w:rsidRPr="500F0B95">
        <w:t xml:space="preserve">a </w:t>
      </w:r>
      <w:del w:id="878" w:author="FRANCISCO DE BORJA JIMENEZ-ALFARO GONZALEZ" w:date="2024-02-16T07:34:00Z">
        <w:r w:rsidRPr="500F0B95" w:rsidDel="6D55C1EB">
          <w:delText xml:space="preserve">vast </w:delText>
        </w:r>
      </w:del>
      <w:r w:rsidR="6D55C1EB" w:rsidRPr="500F0B95">
        <w:t xml:space="preserve">majority of the </w:t>
      </w:r>
      <w:r w:rsidR="7F2E64AE" w:rsidRPr="500F0B95">
        <w:t xml:space="preserve">germination </w:t>
      </w:r>
      <w:r w:rsidR="6D55C1EB" w:rsidRPr="500F0B95">
        <w:t xml:space="preserve">curves </w:t>
      </w:r>
      <w:del w:id="879" w:author="Borja J-A" w:date="2024-02-15T18:04:00Z">
        <w:r w:rsidRPr="500F0B95" w:rsidDel="6D55C1EB">
          <w:delText xml:space="preserve">peaking </w:delText>
        </w:r>
      </w:del>
      <w:ins w:id="880" w:author="Borja J-A" w:date="2024-02-15T18:04:00Z">
        <w:r w:rsidR="64FA7EE3" w:rsidRPr="500F0B95">
          <w:t xml:space="preserve">peaked </w:t>
        </w:r>
      </w:ins>
      <w:del w:id="881" w:author="Borja J-A" w:date="2024-02-15T18:04:00Z">
        <w:r w:rsidRPr="500F0B95" w:rsidDel="2167CBC8">
          <w:delText xml:space="preserve">during </w:delText>
        </w:r>
      </w:del>
      <w:ins w:id="882" w:author="Borja J-A" w:date="2024-02-15T18:04:00Z">
        <w:r w:rsidR="64FA7EE3" w:rsidRPr="500F0B95">
          <w:t xml:space="preserve">in </w:t>
        </w:r>
      </w:ins>
      <w:r w:rsidR="2167CBC8" w:rsidRPr="500F0B95">
        <w:t>autumn</w:t>
      </w:r>
      <w:r w:rsidR="6D55C1EB" w:rsidRPr="500F0B95">
        <w:t xml:space="preserve"> </w:t>
      </w:r>
      <w:del w:id="883" w:author="Borja J-A" w:date="2024-02-15T18:04:00Z">
        <w:r w:rsidRPr="500F0B95" w:rsidDel="6D55C1EB">
          <w:delText xml:space="preserve">period </w:delText>
        </w:r>
      </w:del>
      <w:r w:rsidR="4ED53DB1" w:rsidRPr="500F0B95">
        <w:t>(</w:t>
      </w:r>
      <w:r w:rsidR="4905F807" w:rsidRPr="500F0B95">
        <w:t>71%)</w:t>
      </w:r>
      <w:r w:rsidR="587C0B2A" w:rsidRPr="500F0B95">
        <w:t>. Meanwhile</w:t>
      </w:r>
      <w:r w:rsidR="7F2E64AE" w:rsidRPr="500F0B95">
        <w:t>,</w:t>
      </w:r>
      <w:r w:rsidR="587C0B2A" w:rsidRPr="500F0B95">
        <w:t xml:space="preserve"> in </w:t>
      </w:r>
      <w:ins w:id="884" w:author="Borja J-A" w:date="2024-02-15T18:04:00Z">
        <w:r w:rsidR="64FA7EE3" w:rsidRPr="500F0B95">
          <w:t xml:space="preserve">the </w:t>
        </w:r>
      </w:ins>
      <w:proofErr w:type="spellStart"/>
      <w:r w:rsidR="587C0B2A" w:rsidRPr="500F0B95">
        <w:t>snowbed</w:t>
      </w:r>
      <w:proofErr w:type="spellEnd"/>
      <w:r w:rsidR="587C0B2A" w:rsidRPr="500F0B95">
        <w:t xml:space="preserve"> </w:t>
      </w:r>
      <w:ins w:id="885" w:author="Borja J-A" w:date="2024-02-15T18:04:00Z">
        <w:r w:rsidR="64FA7EE3" w:rsidRPr="500F0B95">
          <w:t xml:space="preserve">conditions </w:t>
        </w:r>
      </w:ins>
      <w:del w:id="886" w:author="Borja J-A" w:date="2024-02-15T18:04:00Z">
        <w:r w:rsidRPr="500F0B95" w:rsidDel="2167CBC8">
          <w:delText>scenario</w:delText>
        </w:r>
        <w:r w:rsidRPr="500F0B95" w:rsidDel="48173577">
          <w:delText xml:space="preserve"> </w:delText>
        </w:r>
      </w:del>
      <w:r w:rsidR="48173577" w:rsidRPr="500F0B95">
        <w:t>(</w:t>
      </w:r>
      <w:r w:rsidR="3E347645" w:rsidRPr="500F0B95">
        <w:rPr>
          <w:b/>
          <w:bCs/>
          <w:rPrChange w:id="887" w:author="Borja J-A" w:date="2024-02-15T18:07:00Z">
            <w:rPr/>
          </w:rPrChange>
        </w:rPr>
        <w:t>Fig.</w:t>
      </w:r>
      <w:r w:rsidR="48173577" w:rsidRPr="500F0B95">
        <w:rPr>
          <w:b/>
          <w:bCs/>
          <w:rPrChange w:id="888" w:author="Borja J-A" w:date="2024-02-15T18:07:00Z">
            <w:rPr/>
          </w:rPrChange>
        </w:rPr>
        <w:t xml:space="preserve"> </w:t>
      </w:r>
      <w:del w:id="889" w:author="Borja J-A" w:date="2024-02-15T18:47:00Z">
        <w:r w:rsidRPr="500F0B95" w:rsidDel="2167CBC8">
          <w:rPr>
            <w:b/>
            <w:bCs/>
            <w:rPrChange w:id="890" w:author="Borja J-A" w:date="2024-02-15T18:07:00Z">
              <w:rPr/>
            </w:rPrChange>
          </w:rPr>
          <w:delText>2</w:delText>
        </w:r>
        <w:r w:rsidRPr="500F0B95" w:rsidDel="7A2672DC">
          <w:rPr>
            <w:b/>
            <w:bCs/>
            <w:rPrChange w:id="891" w:author="Borja J-A" w:date="2024-02-15T18:07:00Z">
              <w:rPr/>
            </w:rPrChange>
          </w:rPr>
          <w:delText>c</w:delText>
        </w:r>
      </w:del>
      <w:ins w:id="892" w:author="Borja J-A" w:date="2024-02-15T18:47:00Z">
        <w:r w:rsidR="69FCE684" w:rsidRPr="500F0B95">
          <w:rPr>
            <w:b/>
            <w:bCs/>
            <w:rPrChange w:id="893" w:author="Borja J-A" w:date="2024-02-15T18:07:00Z">
              <w:rPr/>
            </w:rPrChange>
          </w:rPr>
          <w:t>2</w:t>
        </w:r>
        <w:r w:rsidR="69FCE684" w:rsidRPr="500F0B95">
          <w:rPr>
            <w:b/>
            <w:bCs/>
          </w:rPr>
          <w:t>C</w:t>
        </w:r>
      </w:ins>
      <w:r w:rsidR="48173577" w:rsidRPr="500F0B95">
        <w:t>)</w:t>
      </w:r>
      <w:r w:rsidR="587C0B2A" w:rsidRPr="500F0B95">
        <w:t xml:space="preserve">, species of the temperate </w:t>
      </w:r>
      <w:r w:rsidR="24B55782" w:rsidRPr="500F0B95">
        <w:t>system</w:t>
      </w:r>
      <w:r w:rsidR="587C0B2A" w:rsidRPr="500F0B95">
        <w:t xml:space="preserve"> </w:t>
      </w:r>
      <w:r w:rsidR="474A3BDE" w:rsidRPr="500F0B95">
        <w:t xml:space="preserve">changed their phenology and mostly </w:t>
      </w:r>
      <w:r w:rsidR="587C0B2A" w:rsidRPr="500F0B95">
        <w:t>peak</w:t>
      </w:r>
      <w:r w:rsidR="5A123918" w:rsidRPr="500F0B95">
        <w:t>ed</w:t>
      </w:r>
      <w:r w:rsidR="587C0B2A" w:rsidRPr="500F0B95">
        <w:t xml:space="preserve"> </w:t>
      </w:r>
      <w:r w:rsidR="506B0CA5" w:rsidRPr="500F0B95">
        <w:t xml:space="preserve">in summer </w:t>
      </w:r>
      <w:del w:id="894" w:author="Borja J-A" w:date="2024-02-15T18:05:00Z">
        <w:r w:rsidRPr="500F0B95" w:rsidDel="506B0CA5">
          <w:delText xml:space="preserve">period </w:delText>
        </w:r>
      </w:del>
      <w:r w:rsidR="506B0CA5" w:rsidRPr="500F0B95">
        <w:t>(</w:t>
      </w:r>
      <w:r w:rsidR="2A466183" w:rsidRPr="500F0B95">
        <w:t>36</w:t>
      </w:r>
      <w:r w:rsidR="3B3DA217" w:rsidRPr="500F0B95">
        <w:t>.</w:t>
      </w:r>
      <w:r w:rsidR="2A466183" w:rsidRPr="500F0B95">
        <w:t>8%</w:t>
      </w:r>
      <w:r w:rsidR="506B0CA5" w:rsidRPr="500F0B95">
        <w:t>)</w:t>
      </w:r>
      <w:ins w:id="895" w:author="Borja J-A" w:date="2024-02-15T18:05:00Z">
        <w:r w:rsidR="64FA7EE3" w:rsidRPr="500F0B95">
          <w:t xml:space="preserve">, while in </w:t>
        </w:r>
      </w:ins>
      <w:del w:id="896" w:author="Borja J-A" w:date="2024-02-15T18:05:00Z">
        <w:r w:rsidRPr="500F0B95" w:rsidDel="474A3BDE">
          <w:delText xml:space="preserve">; </w:delText>
        </w:r>
        <w:r w:rsidRPr="500F0B95" w:rsidDel="5DD41EC9">
          <w:delText>on the contrary</w:delText>
        </w:r>
        <w:r w:rsidRPr="500F0B95" w:rsidDel="3B18C6A6">
          <w:delText>,</w:delText>
        </w:r>
        <w:r w:rsidRPr="500F0B95" w:rsidDel="5DD41EC9">
          <w:delText xml:space="preserve"> </w:delText>
        </w:r>
        <w:r w:rsidRPr="500F0B95" w:rsidDel="474A3BDE">
          <w:delText xml:space="preserve">species of </w:delText>
        </w:r>
      </w:del>
      <w:r w:rsidR="474A3BDE" w:rsidRPr="500F0B95">
        <w:t xml:space="preserve">the </w:t>
      </w:r>
      <w:r w:rsidR="5D6B606D" w:rsidRPr="500F0B95">
        <w:t xml:space="preserve">Mediterranean </w:t>
      </w:r>
      <w:r w:rsidR="24B55782" w:rsidRPr="500F0B95">
        <w:t>system</w:t>
      </w:r>
      <w:r w:rsidR="5D6B606D" w:rsidRPr="500F0B95">
        <w:t xml:space="preserve"> </w:t>
      </w:r>
      <w:ins w:id="897" w:author="Borja J-A" w:date="2024-02-15T18:05:00Z">
        <w:r w:rsidR="64FA7EE3" w:rsidRPr="500F0B95">
          <w:t xml:space="preserve">most species </w:t>
        </w:r>
      </w:ins>
      <w:del w:id="898" w:author="Borja J-A" w:date="2024-02-15T18:05:00Z">
        <w:r w:rsidRPr="500F0B95" w:rsidDel="2A466183">
          <w:delText xml:space="preserve">still </w:delText>
        </w:r>
      </w:del>
      <w:r w:rsidR="48173577" w:rsidRPr="500F0B95">
        <w:t xml:space="preserve">germinated </w:t>
      </w:r>
      <w:del w:id="899" w:author="Borja J-A" w:date="2024-02-15T18:05:00Z">
        <w:r w:rsidRPr="500F0B95" w:rsidDel="474A3BDE">
          <w:delText xml:space="preserve">mainly </w:delText>
        </w:r>
        <w:r w:rsidRPr="500F0B95" w:rsidDel="48173577">
          <w:delText xml:space="preserve">in </w:delText>
        </w:r>
      </w:del>
      <w:r w:rsidR="48173577" w:rsidRPr="500F0B95">
        <w:t xml:space="preserve">autumn </w:t>
      </w:r>
      <w:del w:id="900" w:author="Borja J-A" w:date="2024-02-15T18:05:00Z">
        <w:r w:rsidRPr="500F0B95" w:rsidDel="48173577">
          <w:delText xml:space="preserve">period </w:delText>
        </w:r>
      </w:del>
      <w:r w:rsidR="48173577" w:rsidRPr="500F0B95">
        <w:t>(57.1 %)</w:t>
      </w:r>
      <w:r w:rsidR="51CBF14F" w:rsidRPr="500F0B95">
        <w:t xml:space="preserve">. Detailed individual species germination </w:t>
      </w:r>
      <w:r w:rsidR="698AA701" w:rsidRPr="500F0B95">
        <w:t xml:space="preserve">peak </w:t>
      </w:r>
      <w:r w:rsidR="51CBF14F" w:rsidRPr="500F0B95">
        <w:t>period</w:t>
      </w:r>
      <w:r w:rsidR="0071D2B5" w:rsidRPr="500F0B95">
        <w:t>s</w:t>
      </w:r>
      <w:r w:rsidR="51CBF14F" w:rsidRPr="500F0B95">
        <w:t xml:space="preserve"> </w:t>
      </w:r>
      <w:r w:rsidR="3B3DA217" w:rsidRPr="500F0B95">
        <w:t xml:space="preserve">and delay to reach 50% germination </w:t>
      </w:r>
      <w:del w:id="901" w:author="Borja J-A" w:date="2024-02-15T18:05:00Z">
        <w:r w:rsidRPr="500F0B95" w:rsidDel="51CBF14F">
          <w:delText>can be checked</w:delText>
        </w:r>
      </w:del>
      <w:ins w:id="902" w:author="Borja J-A" w:date="2024-02-15T18:05:00Z">
        <w:r w:rsidR="64FA7EE3" w:rsidRPr="500F0B95">
          <w:t xml:space="preserve">are </w:t>
        </w:r>
      </w:ins>
      <w:ins w:id="903" w:author="Borja J-A" w:date="2024-02-15T18:06:00Z">
        <w:r w:rsidR="64FA7EE3" w:rsidRPr="500F0B95">
          <w:t>shown</w:t>
        </w:r>
      </w:ins>
      <w:r w:rsidR="140F4676" w:rsidRPr="500F0B95">
        <w:t xml:space="preserve"> in </w:t>
      </w:r>
      <w:r w:rsidR="4C754DF0" w:rsidRPr="500F0B95">
        <w:t>supporting information</w:t>
      </w:r>
      <w:r w:rsidR="62690A90" w:rsidRPr="500F0B95">
        <w:t xml:space="preserve"> </w:t>
      </w:r>
      <w:r w:rsidR="4C754DF0" w:rsidRPr="500F0B95">
        <w:t>T</w:t>
      </w:r>
      <w:r w:rsidR="738ABAB4" w:rsidRPr="500F0B95">
        <w:t>able S4</w:t>
      </w:r>
      <w:r w:rsidR="5D6B606D" w:rsidRPr="500F0B95">
        <w:t xml:space="preserve">. </w:t>
      </w:r>
    </w:p>
    <w:p w14:paraId="39CBB54D" w14:textId="35390D6C" w:rsidR="004027A0" w:rsidRPr="00F95F23" w:rsidDel="008E51AA" w:rsidRDefault="00C96D9F" w:rsidP="00D848E3">
      <w:pPr>
        <w:spacing w:line="360" w:lineRule="auto"/>
        <w:ind w:firstLine="709"/>
        <w:jc w:val="both"/>
        <w:rPr>
          <w:del w:id="904" w:author="Borja J-A" w:date="2024-02-15T18:15:00Z"/>
          <w:rFonts w:cstheme="minorHAnsi"/>
        </w:rPr>
      </w:pPr>
      <w:del w:id="905" w:author="Borja J-A" w:date="2024-02-15T18:15:00Z">
        <w:r w:rsidRPr="00F95F23" w:rsidDel="008E51AA">
          <w:rPr>
            <w:rFonts w:cstheme="minorHAnsi"/>
          </w:rPr>
          <w:delText>T</w:delText>
        </w:r>
        <w:r w:rsidR="0083790B" w:rsidRPr="00F95F23" w:rsidDel="008E51AA">
          <w:rPr>
            <w:rFonts w:cstheme="minorHAnsi"/>
          </w:rPr>
          <w:delText>he</w:delText>
        </w:r>
        <w:r w:rsidRPr="00F95F23" w:rsidDel="008E51AA">
          <w:rPr>
            <w:rFonts w:cstheme="minorHAnsi"/>
          </w:rPr>
          <w:delText xml:space="preserve"> </w:delText>
        </w:r>
        <w:r w:rsidR="0020482E" w:rsidRPr="00F95F23" w:rsidDel="008E51AA">
          <w:rPr>
            <w:rFonts w:cstheme="minorHAnsi"/>
          </w:rPr>
          <w:delText xml:space="preserve">patterns observed in the continuous seasonal </w:delText>
        </w:r>
      </w:del>
      <w:del w:id="906" w:author="Borja J-A" w:date="2024-02-15T18:06:00Z">
        <w:r w:rsidR="0020482E" w:rsidRPr="00F95F23" w:rsidDel="0038682B">
          <w:rPr>
            <w:rFonts w:cstheme="minorHAnsi"/>
          </w:rPr>
          <w:delText xml:space="preserve">temperature laboratory </w:delText>
        </w:r>
      </w:del>
      <w:del w:id="907" w:author="Borja J-A" w:date="2024-02-15T18:15:00Z">
        <w:r w:rsidR="0020482E" w:rsidRPr="00F95F23" w:rsidDel="008E51AA">
          <w:rPr>
            <w:rFonts w:cstheme="minorHAnsi"/>
          </w:rPr>
          <w:delText>experiment</w:delText>
        </w:r>
        <w:r w:rsidRPr="00F95F23" w:rsidDel="008E51AA">
          <w:rPr>
            <w:rFonts w:cstheme="minorHAnsi"/>
          </w:rPr>
          <w:delText xml:space="preserve"> are authenticated by</w:delText>
        </w:r>
        <w:r w:rsidR="0020482E" w:rsidRPr="00F95F23" w:rsidDel="008E51AA">
          <w:rPr>
            <w:rFonts w:cstheme="minorHAnsi"/>
          </w:rPr>
          <w:delText xml:space="preserve"> t</w:delText>
        </w:r>
        <w:r w:rsidR="004027A0" w:rsidRPr="00F95F23" w:rsidDel="008E51AA">
          <w:rPr>
            <w:rFonts w:cstheme="minorHAnsi"/>
          </w:rPr>
          <w:delText xml:space="preserve">he field germination </w:delText>
        </w:r>
        <w:r w:rsidR="00E078AB" w:rsidRPr="00F95F23" w:rsidDel="008E51AA">
          <w:rPr>
            <w:rFonts w:cstheme="minorHAnsi"/>
          </w:rPr>
          <w:delText xml:space="preserve">phenology </w:delText>
        </w:r>
        <w:r w:rsidRPr="00F95F23" w:rsidDel="008E51AA">
          <w:rPr>
            <w:rFonts w:cstheme="minorHAnsi"/>
          </w:rPr>
          <w:delText xml:space="preserve">we </w:delText>
        </w:r>
        <w:r w:rsidR="004027A0" w:rsidRPr="00F95F23" w:rsidDel="008E51AA">
          <w:rPr>
            <w:rFonts w:cstheme="minorHAnsi"/>
          </w:rPr>
          <w:delText xml:space="preserve">registered </w:delText>
        </w:r>
        <w:r w:rsidR="00FB76AF" w:rsidRPr="00F95F23" w:rsidDel="008E51AA">
          <w:rPr>
            <w:rFonts w:cstheme="minorHAnsi"/>
          </w:rPr>
          <w:delText xml:space="preserve">for </w:delText>
        </w:r>
        <w:r w:rsidRPr="00F95F23" w:rsidDel="008E51AA">
          <w:rPr>
            <w:rFonts w:cstheme="minorHAnsi"/>
          </w:rPr>
          <w:delText>10</w:delText>
        </w:r>
        <w:r w:rsidR="00CF1A55" w:rsidRPr="00F95F23" w:rsidDel="008E51AA">
          <w:rPr>
            <w:rFonts w:cstheme="minorHAnsi"/>
          </w:rPr>
          <w:delText xml:space="preserve"> of our </w:delText>
        </w:r>
        <w:r w:rsidRPr="00F95F23" w:rsidDel="008E51AA">
          <w:rPr>
            <w:rFonts w:cstheme="minorHAnsi"/>
          </w:rPr>
          <w:delText xml:space="preserve">species, which </w:delText>
        </w:r>
        <w:r w:rsidR="00CF1A55" w:rsidRPr="00F95F23" w:rsidDel="008E51AA">
          <w:rPr>
            <w:rFonts w:cstheme="minorHAnsi"/>
          </w:rPr>
          <w:delText>showed</w:delText>
        </w:r>
        <w:r w:rsidRPr="00F95F23" w:rsidDel="008E51AA">
          <w:rPr>
            <w:rFonts w:cstheme="minorHAnsi"/>
          </w:rPr>
          <w:delText xml:space="preserve"> compatible</w:delText>
        </w:r>
        <w:r w:rsidR="00CF1A55" w:rsidRPr="00F95F23" w:rsidDel="008E51AA">
          <w:rPr>
            <w:rFonts w:cstheme="minorHAnsi"/>
          </w:rPr>
          <w:delText xml:space="preserve"> </w:delText>
        </w:r>
        <w:r w:rsidR="00D848E3" w:rsidRPr="00F95F23" w:rsidDel="008E51AA">
          <w:rPr>
            <w:rFonts w:cstheme="minorHAnsi"/>
          </w:rPr>
          <w:delText>phenology patterns</w:delText>
        </w:r>
        <w:r w:rsidR="00CF1A55" w:rsidRPr="00F95F23" w:rsidDel="008E51AA">
          <w:rPr>
            <w:rFonts w:cstheme="minorHAnsi"/>
          </w:rPr>
          <w:delText xml:space="preserve"> </w:delText>
        </w:r>
        <w:r w:rsidR="00E078AB" w:rsidRPr="00F95F23" w:rsidDel="008E51AA">
          <w:rPr>
            <w:rFonts w:cstheme="minorHAnsi"/>
          </w:rPr>
          <w:delText>(Table</w:delText>
        </w:r>
        <w:r w:rsidR="001E15D2" w:rsidRPr="00F95F23" w:rsidDel="008E51AA">
          <w:rPr>
            <w:rFonts w:cstheme="minorHAnsi"/>
          </w:rPr>
          <w:delText xml:space="preserve"> 1</w:delText>
        </w:r>
        <w:r w:rsidR="0083790B" w:rsidRPr="00F95F23" w:rsidDel="008E51AA">
          <w:rPr>
            <w:rFonts w:cstheme="minorHAnsi"/>
          </w:rPr>
          <w:delText xml:space="preserve">, </w:delText>
        </w:r>
        <w:r w:rsidR="0083790B" w:rsidRPr="00F95F23" w:rsidDel="008E51AA">
          <w:rPr>
            <w:rFonts w:cstheme="minorHAnsi"/>
            <w:i/>
            <w:iCs/>
          </w:rPr>
          <w:delText>Androsace villosa</w:delText>
        </w:r>
        <w:r w:rsidR="0083790B" w:rsidRPr="00F95F23" w:rsidDel="008E51AA">
          <w:rPr>
            <w:rFonts w:cstheme="minorHAnsi"/>
          </w:rPr>
          <w:delText xml:space="preserve"> and </w:delText>
        </w:r>
        <w:r w:rsidR="0083790B" w:rsidRPr="00F95F23" w:rsidDel="008E51AA">
          <w:rPr>
            <w:rFonts w:cstheme="minorHAnsi"/>
            <w:i/>
            <w:iCs/>
          </w:rPr>
          <w:delText>Festuca glacialis</w:delText>
        </w:r>
        <w:r w:rsidR="0083790B" w:rsidRPr="00F95F23" w:rsidDel="008E51AA">
          <w:rPr>
            <w:rFonts w:cstheme="minorHAnsi"/>
          </w:rPr>
          <w:delText xml:space="preserve"> </w:delText>
        </w:r>
        <w:r w:rsidR="005F7844" w:rsidDel="008E51AA">
          <w:rPr>
            <w:rFonts w:cstheme="minorHAnsi"/>
          </w:rPr>
          <w:delText xml:space="preserve">are </w:delText>
        </w:r>
        <w:r w:rsidR="005F7844" w:rsidRPr="00F95F23" w:rsidDel="008E51AA">
          <w:rPr>
            <w:rFonts w:cstheme="minorHAnsi"/>
          </w:rPr>
          <w:delText xml:space="preserve">not included </w:delText>
        </w:r>
        <w:r w:rsidR="007F1457" w:rsidDel="008E51AA">
          <w:rPr>
            <w:rFonts w:cstheme="minorHAnsi"/>
          </w:rPr>
          <w:delText xml:space="preserve">because the </w:delText>
        </w:r>
        <w:r w:rsidR="0083790B" w:rsidRPr="00F95F23" w:rsidDel="008E51AA">
          <w:rPr>
            <w:rFonts w:cstheme="minorHAnsi"/>
          </w:rPr>
          <w:delText xml:space="preserve">laboratory germination experiment failed) and detailed individual graphs are shown in </w:delText>
        </w:r>
        <w:r w:rsidR="00E3385A" w:rsidDel="008E51AA">
          <w:rPr>
            <w:rFonts w:cstheme="minorHAnsi"/>
          </w:rPr>
          <w:delText xml:space="preserve">supporting information </w:delText>
        </w:r>
        <w:r w:rsidR="00B11581" w:rsidRPr="00B11581" w:rsidDel="008E51AA">
          <w:rPr>
            <w:rFonts w:cstheme="minorHAnsi"/>
            <w:highlight w:val="yellow"/>
          </w:rPr>
          <w:delText>Fig. S</w:delText>
        </w:r>
        <w:r w:rsidR="008D3316" w:rsidDel="008E51AA">
          <w:rPr>
            <w:rFonts w:cstheme="minorHAnsi"/>
          </w:rPr>
          <w:delText>5</w:delText>
        </w:r>
        <w:r w:rsidR="001E15D2" w:rsidRPr="00F95F23" w:rsidDel="008E51AA">
          <w:rPr>
            <w:rFonts w:cstheme="minorHAnsi"/>
          </w:rPr>
          <w:delText>)</w:delText>
        </w:r>
        <w:r w:rsidR="008755F5" w:rsidRPr="00F95F23" w:rsidDel="008E51AA">
          <w:rPr>
            <w:rFonts w:cstheme="minorHAnsi"/>
          </w:rPr>
          <w:delText>.</w:delText>
        </w:r>
        <w:r w:rsidR="0057679A" w:rsidRPr="00F95F23" w:rsidDel="008E51AA">
          <w:rPr>
            <w:rFonts w:cstheme="minorHAnsi"/>
          </w:rPr>
          <w:delText xml:space="preserve"> In fellfield natural conditions, higher germination values were observed in the </w:delText>
        </w:r>
        <w:r w:rsidR="00854BED" w:rsidRPr="00F95F23" w:rsidDel="008E51AA">
          <w:rPr>
            <w:rFonts w:cstheme="minorHAnsi"/>
          </w:rPr>
          <w:delText>spring retrieval</w:delText>
        </w:r>
        <w:r w:rsidR="0083790B" w:rsidRPr="00F95F23" w:rsidDel="008E51AA">
          <w:rPr>
            <w:rFonts w:cstheme="minorHAnsi"/>
          </w:rPr>
          <w:delText xml:space="preserve"> (germination could have happen the first autumn just after sowing or the first month after snowmelt).</w:delText>
        </w:r>
        <w:r w:rsidR="00854BED" w:rsidRPr="00F95F23" w:rsidDel="008E51AA">
          <w:rPr>
            <w:rFonts w:cstheme="minorHAnsi"/>
          </w:rPr>
          <w:delText xml:space="preserve"> </w:delText>
        </w:r>
        <w:r w:rsidR="0083790B" w:rsidRPr="00F95F23" w:rsidDel="008E51AA">
          <w:rPr>
            <w:rFonts w:cstheme="minorHAnsi"/>
          </w:rPr>
          <w:delText>I</w:delText>
        </w:r>
        <w:r w:rsidR="00854BED" w:rsidRPr="00F95F23" w:rsidDel="008E51AA">
          <w:rPr>
            <w:rFonts w:cstheme="minorHAnsi"/>
          </w:rPr>
          <w:delText>n snowbed</w:delText>
        </w:r>
        <w:r w:rsidR="00FF0466" w:rsidRPr="00F95F23" w:rsidDel="008E51AA">
          <w:rPr>
            <w:rFonts w:cstheme="minorHAnsi"/>
          </w:rPr>
          <w:delText xml:space="preserve"> natural conditions, higher germination </w:delText>
        </w:r>
        <w:r w:rsidR="0083790B" w:rsidRPr="00F95F23" w:rsidDel="008E51AA">
          <w:rPr>
            <w:rFonts w:cstheme="minorHAnsi"/>
          </w:rPr>
          <w:delText>values were</w:delText>
        </w:r>
        <w:r w:rsidR="00FF0466" w:rsidRPr="00F95F23" w:rsidDel="008E51AA">
          <w:rPr>
            <w:rFonts w:cstheme="minorHAnsi"/>
          </w:rPr>
          <w:delText xml:space="preserve"> observed in the autumn retrieval</w:delText>
        </w:r>
        <w:r w:rsidR="0083790B" w:rsidRPr="00F95F23" w:rsidDel="008E51AA">
          <w:rPr>
            <w:rFonts w:cstheme="minorHAnsi"/>
          </w:rPr>
          <w:delText xml:space="preserve"> (the temperatures required were not reached until summer)</w:delText>
        </w:r>
        <w:r w:rsidR="00FF0466" w:rsidRPr="00F95F23" w:rsidDel="008E51AA">
          <w:rPr>
            <w:rFonts w:cstheme="minorHAnsi"/>
          </w:rPr>
          <w:delText xml:space="preserve">. </w:delText>
        </w:r>
      </w:del>
    </w:p>
    <w:p w14:paraId="14A718A8" w14:textId="7E6A5BDC" w:rsidR="007E7DD1" w:rsidRDefault="66ABA5AD" w:rsidP="500F0B95">
      <w:pPr>
        <w:spacing w:line="360" w:lineRule="auto"/>
        <w:ind w:firstLine="709"/>
        <w:jc w:val="both"/>
        <w:rPr>
          <w:ins w:id="908" w:author="Borja J-A" w:date="2024-02-15T18:49:00Z"/>
        </w:rPr>
      </w:pPr>
      <w:r w:rsidRPr="500F0B95">
        <w:t xml:space="preserve">The </w:t>
      </w:r>
      <w:r w:rsidR="76D2A609" w:rsidRPr="500F0B95">
        <w:t xml:space="preserve">delay </w:t>
      </w:r>
      <w:ins w:id="909" w:author="Borja J-A" w:date="2024-02-15T18:23:00Z">
        <w:r w:rsidR="1405BC90" w:rsidRPr="500F0B95">
          <w:t xml:space="preserve">experienced by each species </w:t>
        </w:r>
      </w:ins>
      <w:del w:id="910" w:author="Borja J-A" w:date="2024-02-15T18:21:00Z">
        <w:r w:rsidR="0096019B" w:rsidRPr="500F0B95" w:rsidDel="67555AC7">
          <w:delText>observed</w:delText>
        </w:r>
        <w:r w:rsidR="0096019B" w:rsidRPr="500F0B95" w:rsidDel="66ABA5AD">
          <w:delText xml:space="preserve"> </w:delText>
        </w:r>
      </w:del>
      <w:r w:rsidR="76D2A609" w:rsidRPr="500F0B95">
        <w:t xml:space="preserve">between </w:t>
      </w:r>
      <w:r w:rsidR="5F9392C1" w:rsidRPr="500F0B95">
        <w:t>incubator</w:t>
      </w:r>
      <w:r w:rsidRPr="500F0B95">
        <w:t>s</w:t>
      </w:r>
      <w:r w:rsidR="5F9392C1" w:rsidRPr="500F0B95">
        <w:t xml:space="preserve"> </w:t>
      </w:r>
      <w:del w:id="911" w:author="Borja J-A" w:date="2024-02-15T18:21:00Z">
        <w:r w:rsidR="0096019B" w:rsidRPr="500F0B95" w:rsidDel="76D2A609">
          <w:delText>germi</w:delText>
        </w:r>
        <w:r w:rsidR="0096019B" w:rsidRPr="500F0B95" w:rsidDel="5F9392C1">
          <w:delText>nation curves</w:delText>
        </w:r>
        <w:r w:rsidR="0096019B" w:rsidRPr="500F0B95" w:rsidDel="67555AC7">
          <w:delText xml:space="preserve"> </w:delText>
        </w:r>
        <w:r w:rsidR="0096019B" w:rsidRPr="500F0B95" w:rsidDel="63D9BE9E">
          <w:delText xml:space="preserve">confirms that microclimatic conditions </w:delText>
        </w:r>
        <w:r w:rsidR="0096019B" w:rsidRPr="500F0B95" w:rsidDel="25B4CB7D">
          <w:delText xml:space="preserve">generate </w:delText>
        </w:r>
        <w:r w:rsidR="0096019B" w:rsidRPr="500F0B95" w:rsidDel="67555AC7">
          <w:delText xml:space="preserve">a </w:delText>
        </w:r>
        <w:r w:rsidR="0096019B" w:rsidRPr="500F0B95" w:rsidDel="25B4CB7D">
          <w:delText xml:space="preserve">consistent </w:delText>
        </w:r>
        <w:r w:rsidR="0096019B" w:rsidRPr="500F0B95" w:rsidDel="5D39E8C8">
          <w:delText>germination</w:delText>
        </w:r>
      </w:del>
      <w:ins w:id="912" w:author="Borja J-A" w:date="2024-02-15T18:21:00Z">
        <w:r w:rsidR="1405BC90" w:rsidRPr="500F0B95">
          <w:t>wa</w:t>
        </w:r>
      </w:ins>
      <w:ins w:id="913" w:author="Borja J-A" w:date="2024-02-15T18:22:00Z">
        <w:r w:rsidR="1405BC90" w:rsidRPr="500F0B95">
          <w:t xml:space="preserve">s </w:t>
        </w:r>
      </w:ins>
      <w:ins w:id="914" w:author="Borja J-A" w:date="2024-02-15T18:23:00Z">
        <w:r w:rsidR="1405BC90" w:rsidRPr="500F0B95">
          <w:t>measured as a</w:t>
        </w:r>
      </w:ins>
      <w:ins w:id="915" w:author="Borja J-A" w:date="2024-02-15T18:22:00Z">
        <w:r w:rsidR="1405BC90" w:rsidRPr="500F0B95">
          <w:t xml:space="preserve"> phenological germination</w:t>
        </w:r>
      </w:ins>
      <w:r w:rsidR="5D39E8C8" w:rsidRPr="500F0B95">
        <w:t xml:space="preserve"> shift</w:t>
      </w:r>
      <w:del w:id="916" w:author="Borja J-A" w:date="2024-02-15T18:25:00Z">
        <w:r w:rsidR="0096019B" w:rsidRPr="500F0B95" w:rsidDel="25B4CB7D">
          <w:delText xml:space="preserve">. </w:delText>
        </w:r>
        <w:r w:rsidR="0096019B" w:rsidRPr="500F0B95" w:rsidDel="63B13B91">
          <w:delText>We measured this shift as</w:delText>
        </w:r>
      </w:del>
      <w:ins w:id="917" w:author="Borja J-A" w:date="2024-02-15T18:27:00Z">
        <w:r w:rsidR="5150DC08" w:rsidRPr="500F0B95">
          <w:t xml:space="preserve">, i.e., the </w:t>
        </w:r>
      </w:ins>
      <w:del w:id="918" w:author="Borja J-A" w:date="2024-02-15T18:25:00Z">
        <w:r w:rsidR="0096019B" w:rsidRPr="500F0B95" w:rsidDel="5D39E8C8">
          <w:delText xml:space="preserve"> </w:delText>
        </w:r>
      </w:del>
      <w:del w:id="919" w:author="Borja J-A" w:date="2024-02-15T18:27:00Z">
        <w:r w:rsidR="0096019B" w:rsidRPr="500F0B95" w:rsidDel="63B13B91">
          <w:delText xml:space="preserve">the </w:delText>
        </w:r>
      </w:del>
      <w:del w:id="920" w:author="Borja J-A" w:date="2024-02-15T18:25:00Z">
        <w:r w:rsidR="0096019B" w:rsidRPr="500F0B95" w:rsidDel="63B13B91">
          <w:delText xml:space="preserve">graphical </w:delText>
        </w:r>
      </w:del>
      <w:r w:rsidR="63B13B91" w:rsidRPr="500F0B95">
        <w:t xml:space="preserve">space between </w:t>
      </w:r>
      <w:del w:id="921" w:author="Borja J-A" w:date="2024-02-15T18:25:00Z">
        <w:r w:rsidR="0096019B" w:rsidRPr="500F0B95" w:rsidDel="63B13B91">
          <w:delText xml:space="preserve">both </w:delText>
        </w:r>
      </w:del>
      <w:r w:rsidR="63B13B91" w:rsidRPr="500F0B95">
        <w:t xml:space="preserve">germination curves </w:t>
      </w:r>
      <w:del w:id="922" w:author="Borja J-A" w:date="2024-02-15T18:25:00Z">
        <w:r w:rsidR="0096019B" w:rsidRPr="500F0B95" w:rsidDel="63B13B91">
          <w:delText>(one</w:delText>
        </w:r>
      </w:del>
      <w:ins w:id="923" w:author="Borja J-A" w:date="2024-02-15T18:25:00Z">
        <w:r w:rsidR="1405BC90" w:rsidRPr="500F0B95">
          <w:t xml:space="preserve">of each </w:t>
        </w:r>
      </w:ins>
      <w:ins w:id="924" w:author="Borja J-A" w:date="2024-02-15T18:26:00Z">
        <w:r w:rsidR="1405BC90" w:rsidRPr="500F0B95">
          <w:t>incubator</w:t>
        </w:r>
      </w:ins>
      <w:r w:rsidR="63B13B91" w:rsidRPr="500F0B95">
        <w:t xml:space="preserve"> </w:t>
      </w:r>
      <w:ins w:id="925" w:author="Borja J-A" w:date="2024-02-15T18:26:00Z">
        <w:r w:rsidR="1405BC90" w:rsidRPr="500F0B95">
          <w:t>(</w:t>
        </w:r>
      </w:ins>
      <w:del w:id="926" w:author="Borja J-A" w:date="2024-02-15T18:26:00Z">
        <w:r w:rsidR="0096019B" w:rsidRPr="500F0B95" w:rsidDel="63B13B91">
          <w:delText>for each incubator) of every species (</w:delText>
        </w:r>
      </w:del>
      <w:del w:id="927" w:author="Borja J-A" w:date="2024-02-15T18:47:00Z">
        <w:r w:rsidR="0096019B" w:rsidRPr="500F0B95" w:rsidDel="63B13B91">
          <w:delText xml:space="preserve">see </w:delText>
        </w:r>
      </w:del>
      <w:del w:id="928" w:author="Borja J-A" w:date="2024-02-15T18:26:00Z">
        <w:r w:rsidR="0096019B" w:rsidRPr="500F0B95" w:rsidDel="63B13B91">
          <w:delText xml:space="preserve">individual </w:delText>
        </w:r>
      </w:del>
      <w:r w:rsidR="63B13B91" w:rsidRPr="500F0B95">
        <w:t>species germination curves</w:t>
      </w:r>
      <w:ins w:id="929" w:author="Borja J-A" w:date="2024-02-15T18:47:00Z">
        <w:r w:rsidR="69FCE684" w:rsidRPr="500F0B95">
          <w:t xml:space="preserve"> are provided</w:t>
        </w:r>
      </w:ins>
      <w:r w:rsidR="63B13B91" w:rsidRPr="500F0B95">
        <w:t xml:space="preserve"> in </w:t>
      </w:r>
      <w:r w:rsidR="67C0D08C" w:rsidRPr="500F0B95">
        <w:rPr>
          <w:shd w:val="clear" w:color="auto" w:fill="FFFF00"/>
        </w:rPr>
        <w:t xml:space="preserve">supporting information </w:t>
      </w:r>
      <w:r w:rsidR="67C0D08C" w:rsidRPr="500F0B95">
        <w:rPr>
          <w:highlight w:val="yellow"/>
          <w:shd w:val="clear" w:color="auto" w:fill="FFFF00"/>
        </w:rPr>
        <w:t>Fig. S</w:t>
      </w:r>
      <w:r w:rsidR="0D22D3B1" w:rsidRPr="500F0B95">
        <w:rPr>
          <w:shd w:val="clear" w:color="auto" w:fill="FFFF00"/>
        </w:rPr>
        <w:t>6</w:t>
      </w:r>
      <w:r w:rsidR="63B13B91" w:rsidRPr="500F0B95">
        <w:t>)</w:t>
      </w:r>
      <w:r w:rsidR="5D39E8C8" w:rsidRPr="500F0B95">
        <w:t xml:space="preserve">. </w:t>
      </w:r>
      <w:ins w:id="930" w:author="Borja J-A" w:date="2024-02-15T18:55:00Z">
        <w:r w:rsidR="69FCE684" w:rsidRPr="500F0B95">
          <w:t xml:space="preserve">In a potential scenario of fellfield </w:t>
        </w:r>
      </w:ins>
      <w:ins w:id="931" w:author="Borja J-A" w:date="2024-02-15T18:57:00Z">
        <w:del w:id="932" w:author="FRANCISCO DE BORJA JIMENEZ-ALFARO GONZALEZ" w:date="2024-02-16T07:34:00Z">
          <w:r w:rsidR="0096019B" w:rsidRPr="500F0B95" w:rsidDel="745F974C">
            <w:delText xml:space="preserve">over </w:delText>
          </w:r>
        </w:del>
      </w:ins>
      <w:ins w:id="933" w:author="FRANCISCO DE BORJA JIMENEZ-ALFARO GONZALEZ" w:date="2024-02-16T07:34:00Z">
        <w:r w:rsidR="58556AB8" w:rsidRPr="500F0B95">
          <w:t xml:space="preserve">at the expense of </w:t>
        </w:r>
      </w:ins>
      <w:proofErr w:type="spellStart"/>
      <w:ins w:id="934" w:author="Borja J-A" w:date="2024-02-15T18:57:00Z">
        <w:r w:rsidR="745F974C" w:rsidRPr="500F0B95">
          <w:t>snowbed</w:t>
        </w:r>
        <w:proofErr w:type="spellEnd"/>
        <w:r w:rsidR="745F974C" w:rsidRPr="500F0B95">
          <w:t xml:space="preserve"> conditions</w:t>
        </w:r>
      </w:ins>
      <w:ins w:id="935" w:author="Borja J-A" w:date="2024-02-15T18:55:00Z">
        <w:r w:rsidR="69FCE684" w:rsidRPr="500F0B95">
          <w:t xml:space="preserve">, most species would </w:t>
        </w:r>
      </w:ins>
      <w:ins w:id="936" w:author="Borja J-A" w:date="2024-02-15T18:56:00Z">
        <w:r w:rsidR="69FCE684" w:rsidRPr="500F0B95">
          <w:t>anticipate their germination</w:t>
        </w:r>
      </w:ins>
      <w:ins w:id="937" w:author="Borja J-A" w:date="2024-02-15T18:57:00Z">
        <w:r w:rsidR="745F974C" w:rsidRPr="500F0B95">
          <w:t xml:space="preserve">, </w:t>
        </w:r>
      </w:ins>
      <w:ins w:id="938" w:author="Borja J-A" w:date="2024-02-15T19:06:00Z">
        <w:r w:rsidR="745F974C" w:rsidRPr="500F0B95">
          <w:t>indi</w:t>
        </w:r>
      </w:ins>
      <w:ins w:id="939" w:author="Borja J-A" w:date="2024-02-15T19:07:00Z">
        <w:r w:rsidR="745F974C" w:rsidRPr="500F0B95">
          <w:t>cated</w:t>
        </w:r>
      </w:ins>
      <w:ins w:id="940" w:author="Borja J-A" w:date="2024-02-15T18:57:00Z">
        <w:r w:rsidR="745F974C" w:rsidRPr="500F0B95">
          <w:t xml:space="preserve"> by negative values in</w:t>
        </w:r>
      </w:ins>
      <w:ins w:id="941" w:author="Borja J-A" w:date="2024-02-15T18:58:00Z">
        <w:r w:rsidR="745F974C" w:rsidRPr="500F0B95">
          <w:t xml:space="preserve"> the germination shift (</w:t>
        </w:r>
      </w:ins>
      <w:ins w:id="942" w:author="Borja J-A" w:date="2024-02-15T18:55:00Z">
        <w:r w:rsidR="69FCE684" w:rsidRPr="500F0B95">
          <w:rPr>
            <w:b/>
            <w:bCs/>
          </w:rPr>
          <w:t>Fig. 3A</w:t>
        </w:r>
      </w:ins>
      <w:ins w:id="943" w:author="Borja J-A" w:date="2024-02-15T18:58:00Z">
        <w:r w:rsidR="745F974C" w:rsidRPr="500F0B95">
          <w:t>).</w:t>
        </w:r>
      </w:ins>
      <w:ins w:id="944" w:author="Borja J-A" w:date="2024-02-15T18:57:00Z">
        <w:r w:rsidR="745F974C" w:rsidRPr="500F0B95">
          <w:t xml:space="preserve"> </w:t>
        </w:r>
      </w:ins>
      <w:ins w:id="945" w:author="Borja J-A" w:date="2024-02-15T19:07:00Z">
        <w:r w:rsidR="72187DCD" w:rsidRPr="500F0B95">
          <w:t xml:space="preserve">The </w:t>
        </w:r>
      </w:ins>
      <w:ins w:id="946" w:author="Borja J-A" w:date="2024-02-15T19:08:00Z">
        <w:r w:rsidR="72187DCD" w:rsidRPr="500F0B95">
          <w:t xml:space="preserve">only </w:t>
        </w:r>
      </w:ins>
      <w:ins w:id="947" w:author="Borja J-A" w:date="2024-02-15T19:07:00Z">
        <w:r w:rsidR="72187DCD" w:rsidRPr="500F0B95">
          <w:t>exception</w:t>
        </w:r>
      </w:ins>
      <w:ins w:id="948" w:author="Borja J-A" w:date="2024-02-15T19:08:00Z">
        <w:r w:rsidR="72187DCD" w:rsidRPr="500F0B95">
          <w:t>s</w:t>
        </w:r>
      </w:ins>
      <w:ins w:id="949" w:author="Borja J-A" w:date="2024-02-15T19:07:00Z">
        <w:r w:rsidR="72187DCD" w:rsidRPr="500F0B95">
          <w:t xml:space="preserve"> </w:t>
        </w:r>
      </w:ins>
      <w:ins w:id="950" w:author="Borja J-A" w:date="2024-02-15T19:08:00Z">
        <w:r w:rsidR="72187DCD" w:rsidRPr="500F0B95">
          <w:t>were</w:t>
        </w:r>
      </w:ins>
      <w:ins w:id="951" w:author="Borja J-A" w:date="2024-02-15T19:07:00Z">
        <w:r w:rsidR="72187DCD" w:rsidRPr="500F0B95">
          <w:t xml:space="preserve"> two annual species (</w:t>
        </w:r>
        <w:proofErr w:type="spellStart"/>
        <w:r w:rsidR="72187DCD" w:rsidRPr="500F0B95">
          <w:rPr>
            <w:i/>
            <w:iCs/>
            <w:rPrChange w:id="952" w:author="Borja J-A" w:date="2024-02-15T19:08:00Z">
              <w:rPr/>
            </w:rPrChange>
          </w:rPr>
          <w:t>Spergula</w:t>
        </w:r>
        <w:proofErr w:type="spellEnd"/>
        <w:r w:rsidR="72187DCD" w:rsidRPr="500F0B95">
          <w:rPr>
            <w:i/>
            <w:iCs/>
            <w:rPrChange w:id="953" w:author="Borja J-A" w:date="2024-02-15T19:08:00Z">
              <w:rPr/>
            </w:rPrChange>
          </w:rPr>
          <w:t xml:space="preserve"> </w:t>
        </w:r>
        <w:proofErr w:type="spellStart"/>
        <w:r w:rsidR="72187DCD" w:rsidRPr="500F0B95">
          <w:rPr>
            <w:i/>
            <w:iCs/>
            <w:rPrChange w:id="954" w:author="Borja J-A" w:date="2024-02-15T19:08:00Z">
              <w:rPr/>
            </w:rPrChange>
          </w:rPr>
          <w:t>morisonii</w:t>
        </w:r>
        <w:proofErr w:type="spellEnd"/>
        <w:r w:rsidR="72187DCD" w:rsidRPr="500F0B95">
          <w:t xml:space="preserve"> and </w:t>
        </w:r>
        <w:proofErr w:type="spellStart"/>
        <w:r w:rsidR="72187DCD" w:rsidRPr="500F0B95">
          <w:rPr>
            <w:i/>
            <w:iCs/>
            <w:rPrChange w:id="955" w:author="Borja J-A" w:date="2024-02-15T19:08:00Z">
              <w:rPr/>
            </w:rPrChange>
          </w:rPr>
          <w:t>Cerastium</w:t>
        </w:r>
        <w:proofErr w:type="spellEnd"/>
        <w:r w:rsidR="72187DCD" w:rsidRPr="500F0B95">
          <w:rPr>
            <w:i/>
            <w:iCs/>
            <w:rPrChange w:id="956" w:author="Borja J-A" w:date="2024-02-15T19:08:00Z">
              <w:rPr/>
            </w:rPrChange>
          </w:rPr>
          <w:t xml:space="preserve"> </w:t>
        </w:r>
        <w:proofErr w:type="spellStart"/>
        <w:r w:rsidR="72187DCD" w:rsidRPr="500F0B95">
          <w:rPr>
            <w:i/>
            <w:iCs/>
            <w:rPrChange w:id="957" w:author="Borja J-A" w:date="2024-02-15T19:08:00Z">
              <w:rPr/>
            </w:rPrChange>
          </w:rPr>
          <w:t>ramossisimum</w:t>
        </w:r>
        <w:proofErr w:type="spellEnd"/>
        <w:r w:rsidR="72187DCD" w:rsidRPr="500F0B95">
          <w:t>) and</w:t>
        </w:r>
      </w:ins>
      <w:ins w:id="958" w:author="Borja J-A" w:date="2024-02-15T19:08:00Z">
        <w:r w:rsidR="72187DCD" w:rsidRPr="500F0B95">
          <w:t xml:space="preserve"> the local endemic </w:t>
        </w:r>
        <w:r w:rsidR="72187DCD" w:rsidRPr="500F0B95">
          <w:rPr>
            <w:i/>
            <w:iCs/>
            <w:rPrChange w:id="959" w:author="Borja J-A" w:date="2024-02-15T19:08:00Z">
              <w:rPr/>
            </w:rPrChange>
          </w:rPr>
          <w:t xml:space="preserve">Helianthemum </w:t>
        </w:r>
        <w:proofErr w:type="spellStart"/>
        <w:r w:rsidR="72187DCD" w:rsidRPr="500F0B95">
          <w:rPr>
            <w:i/>
            <w:iCs/>
            <w:rPrChange w:id="960" w:author="Borja J-A" w:date="2024-02-15T19:08:00Z">
              <w:rPr/>
            </w:rPrChange>
          </w:rPr>
          <w:t>urrielense</w:t>
        </w:r>
        <w:proofErr w:type="spellEnd"/>
        <w:r w:rsidR="72187DCD" w:rsidRPr="500F0B95">
          <w:t xml:space="preserve">. </w:t>
        </w:r>
      </w:ins>
      <w:ins w:id="961" w:author="Borja J-A" w:date="2024-02-15T19:09:00Z">
        <w:r w:rsidR="72187DCD" w:rsidRPr="500F0B95">
          <w:t xml:space="preserve">The other species </w:t>
        </w:r>
        <w:del w:id="962" w:author="FRANCISCO DE BORJA JIMENEZ-ALFARO GONZALEZ" w:date="2024-02-16T07:35:00Z">
          <w:r w:rsidR="0096019B" w:rsidRPr="500F0B95" w:rsidDel="72187DCD">
            <w:delText xml:space="preserve">largely </w:delText>
          </w:r>
        </w:del>
        <w:r w:rsidR="72187DCD" w:rsidRPr="500F0B95">
          <w:t xml:space="preserve">differed in their degree of germination shift, with phylogenetically related species showing similar </w:t>
        </w:r>
      </w:ins>
      <w:ins w:id="963" w:author="Borja J-A" w:date="2024-02-15T19:10:00Z">
        <w:r w:rsidR="72187DCD" w:rsidRPr="500F0B95">
          <w:t>values</w:t>
        </w:r>
      </w:ins>
      <w:ins w:id="964" w:author="Borja J-A" w:date="2024-02-15T19:09:00Z">
        <w:r w:rsidR="72187DCD" w:rsidRPr="500F0B95">
          <w:t xml:space="preserve"> in most cases</w:t>
        </w:r>
      </w:ins>
      <w:ins w:id="965" w:author="Borja J-A" w:date="2024-02-15T19:10:00Z">
        <w:r w:rsidR="72187DCD" w:rsidRPr="500F0B95">
          <w:t xml:space="preserve"> (</w:t>
        </w:r>
      </w:ins>
      <w:del w:id="966" w:author="Borja J-A" w:date="2024-02-15T19:10:00Z">
        <w:r w:rsidR="0096019B" w:rsidRPr="500F0B95" w:rsidDel="72187DCD">
          <w:delText>germination shift seems to be phylogenetically restrained as shown in</w:delText>
        </w:r>
      </w:del>
      <w:del w:id="967" w:author="Borja J-A" w:date="2024-02-15T19:16:00Z">
        <w:r w:rsidR="0096019B" w:rsidRPr="500F0B95" w:rsidDel="72187DCD">
          <w:delText xml:space="preserve"> </w:delText>
        </w:r>
      </w:del>
      <w:ins w:id="968" w:author="Borja J-A" w:date="2024-02-15T19:09:00Z">
        <w:r w:rsidR="72187DCD" w:rsidRPr="500F0B95">
          <w:rPr>
            <w:b/>
            <w:bCs/>
          </w:rPr>
          <w:t>Fig. 3</w:t>
        </w:r>
        <w:del w:id="969" w:author="FRANCISCO DE BORJA JIMENEZ-ALFARO GONZALEZ" w:date="2024-02-16T07:35:00Z">
          <w:r w:rsidR="0096019B" w:rsidRPr="500F0B95" w:rsidDel="72187DCD">
            <w:rPr>
              <w:b/>
              <w:bCs/>
            </w:rPr>
            <w:delText>b</w:delText>
          </w:r>
        </w:del>
      </w:ins>
      <w:ins w:id="970" w:author="FRANCISCO DE BORJA JIMENEZ-ALFARO GONZALEZ" w:date="2024-02-16T07:35:00Z">
        <w:r w:rsidR="7B10386E" w:rsidRPr="500F0B95">
          <w:t>B</w:t>
        </w:r>
      </w:ins>
      <w:del w:id="971" w:author="Borja J-A" w:date="2024-02-15T19:10:00Z">
        <w:r w:rsidR="0096019B" w:rsidRPr="500F0B95" w:rsidDel="72187DCD">
          <w:delText xml:space="preserve">, </w:delText>
        </w:r>
      </w:del>
      <w:ins w:id="972" w:author="Borja J-A" w:date="2024-02-15T19:10:00Z">
        <w:r w:rsidR="72187DCD" w:rsidRPr="500F0B95">
          <w:t>).</w:t>
        </w:r>
      </w:ins>
      <w:del w:id="973" w:author="Borja J-A" w:date="2024-02-15T19:10:00Z">
        <w:r w:rsidR="0096019B" w:rsidRPr="500F0B95" w:rsidDel="72187DCD">
          <w:delText xml:space="preserve">with </w:delText>
        </w:r>
      </w:del>
      <w:del w:id="974" w:author="Borja J-A" w:date="2024-02-15T19:09:00Z">
        <w:r w:rsidR="0096019B" w:rsidRPr="500F0B95" w:rsidDel="72187DCD">
          <w:delText>closely related species showing similar germination shifts in most cases.</w:delText>
        </w:r>
      </w:del>
    </w:p>
    <w:p w14:paraId="061465F1" w14:textId="14FC964E" w:rsidR="004409ED" w:rsidRPr="003A0753" w:rsidDel="003A0753" w:rsidRDefault="00EA3C56">
      <w:pPr>
        <w:pStyle w:val="Heading2"/>
        <w:spacing w:after="160"/>
        <w:rPr>
          <w:del w:id="975" w:author="Borja J-A" w:date="2024-02-15T19:11:00Z"/>
          <w:rFonts w:eastAsia="Times New Roman"/>
          <w:bdr w:val="none" w:sz="0" w:space="0" w:color="auto" w:frame="1"/>
          <w:lang w:eastAsia="ca-ES"/>
          <w:rPrChange w:id="976" w:author="Borja J-A" w:date="2024-02-15T19:14:00Z">
            <w:rPr>
              <w:del w:id="977" w:author="Borja J-A" w:date="2024-02-15T19:11:00Z"/>
              <w:rFonts w:cstheme="minorHAnsi"/>
            </w:rPr>
          </w:rPrChange>
        </w:rPr>
        <w:pPrChange w:id="978" w:author="Borja J-A" w:date="2024-02-15T19:14:00Z">
          <w:pPr>
            <w:spacing w:line="360" w:lineRule="auto"/>
            <w:ind w:firstLine="709"/>
            <w:jc w:val="both"/>
          </w:pPr>
        </w:pPrChange>
      </w:pPr>
      <w:del w:id="979" w:author="Borja J-A" w:date="2024-02-15T18:28:00Z">
        <w:r w:rsidRPr="003A0753" w:rsidDel="00C417DD">
          <w:rPr>
            <w:rFonts w:eastAsia="Times New Roman"/>
            <w:bdr w:val="none" w:sz="0" w:space="0" w:color="auto" w:frame="1"/>
            <w:lang w:eastAsia="ca-ES"/>
            <w:rPrChange w:id="980" w:author="Borja J-A" w:date="2024-02-15T19:14:00Z">
              <w:rPr>
                <w:rFonts w:cstheme="minorHAnsi"/>
              </w:rPr>
            </w:rPrChange>
          </w:rPr>
          <w:delText xml:space="preserve">The </w:delText>
        </w:r>
      </w:del>
      <w:del w:id="981" w:author="Borja J-A" w:date="2024-02-15T19:11:00Z">
        <w:r w:rsidRPr="003A0753" w:rsidDel="003A0753">
          <w:rPr>
            <w:rFonts w:eastAsia="Times New Roman"/>
            <w:bdr w:val="none" w:sz="0" w:space="0" w:color="auto" w:frame="1"/>
            <w:lang w:eastAsia="ca-ES"/>
            <w:rPrChange w:id="982" w:author="Borja J-A" w:date="2024-02-15T19:14:00Z">
              <w:rPr>
                <w:rFonts w:cstheme="minorHAnsi"/>
              </w:rPr>
            </w:rPrChange>
          </w:rPr>
          <w:delText>temperate system showed</w:delText>
        </w:r>
      </w:del>
      <w:del w:id="983" w:author="Borja J-A" w:date="2024-02-15T18:29:00Z">
        <w:r w:rsidRPr="003A0753" w:rsidDel="00C417DD">
          <w:rPr>
            <w:rFonts w:eastAsia="Times New Roman"/>
            <w:bdr w:val="none" w:sz="0" w:space="0" w:color="auto" w:frame="1"/>
            <w:lang w:eastAsia="ca-ES"/>
            <w:rPrChange w:id="984" w:author="Borja J-A" w:date="2024-02-15T19:14:00Z">
              <w:rPr>
                <w:rFonts w:cstheme="minorHAnsi"/>
              </w:rPr>
            </w:rPrChange>
          </w:rPr>
          <w:delText xml:space="preserve"> a</w:delText>
        </w:r>
      </w:del>
      <w:del w:id="985" w:author="Borja J-A" w:date="2024-02-15T19:11:00Z">
        <w:r w:rsidRPr="003A0753" w:rsidDel="003A0753">
          <w:rPr>
            <w:rFonts w:eastAsia="Times New Roman"/>
            <w:bdr w:val="none" w:sz="0" w:space="0" w:color="auto" w:frame="1"/>
            <w:lang w:eastAsia="ca-ES"/>
            <w:rPrChange w:id="986" w:author="Borja J-A" w:date="2024-02-15T19:14:00Z">
              <w:rPr>
                <w:rFonts w:cstheme="minorHAnsi"/>
              </w:rPr>
            </w:rPrChange>
          </w:rPr>
          <w:delText xml:space="preserve"> </w:delText>
        </w:r>
        <w:r w:rsidR="002A5CA4" w:rsidRPr="003A0753" w:rsidDel="003A0753">
          <w:rPr>
            <w:rFonts w:eastAsia="Times New Roman"/>
            <w:bdr w:val="none" w:sz="0" w:space="0" w:color="auto" w:frame="1"/>
            <w:lang w:eastAsia="ca-ES"/>
            <w:rPrChange w:id="987" w:author="Borja J-A" w:date="2024-02-15T19:14:00Z">
              <w:rPr>
                <w:rFonts w:cstheme="minorHAnsi"/>
              </w:rPr>
            </w:rPrChange>
          </w:rPr>
          <w:delText xml:space="preserve">noticeable </w:delText>
        </w:r>
      </w:del>
      <w:del w:id="988" w:author="Borja J-A" w:date="2024-02-15T18:28:00Z">
        <w:r w:rsidR="002A5CA4" w:rsidRPr="003A0753" w:rsidDel="00C417DD">
          <w:rPr>
            <w:rFonts w:eastAsia="Times New Roman"/>
            <w:bdr w:val="none" w:sz="0" w:space="0" w:color="auto" w:frame="1"/>
            <w:lang w:eastAsia="ca-ES"/>
            <w:rPrChange w:id="989" w:author="Borja J-A" w:date="2024-02-15T19:14:00Z">
              <w:rPr>
                <w:rFonts w:cstheme="minorHAnsi"/>
              </w:rPr>
            </w:rPrChange>
          </w:rPr>
          <w:delText xml:space="preserve">germination </w:delText>
        </w:r>
        <w:r w:rsidR="00985DC1" w:rsidRPr="003A0753" w:rsidDel="00C417DD">
          <w:rPr>
            <w:rFonts w:eastAsia="Times New Roman"/>
            <w:bdr w:val="none" w:sz="0" w:space="0" w:color="auto" w:frame="1"/>
            <w:lang w:eastAsia="ca-ES"/>
            <w:rPrChange w:id="990" w:author="Borja J-A" w:date="2024-02-15T19:14:00Z">
              <w:rPr>
                <w:rFonts w:cstheme="minorHAnsi"/>
              </w:rPr>
            </w:rPrChange>
          </w:rPr>
          <w:delText>shift</w:delText>
        </w:r>
      </w:del>
      <w:del w:id="991" w:author="Borja J-A" w:date="2024-02-15T19:11:00Z">
        <w:r w:rsidRPr="003A0753" w:rsidDel="003A0753">
          <w:rPr>
            <w:rFonts w:eastAsia="Times New Roman"/>
            <w:bdr w:val="none" w:sz="0" w:space="0" w:color="auto" w:frame="1"/>
            <w:lang w:eastAsia="ca-ES"/>
            <w:rPrChange w:id="992" w:author="Borja J-A" w:date="2024-02-15T19:14:00Z">
              <w:rPr>
                <w:rFonts w:cstheme="minorHAnsi"/>
              </w:rPr>
            </w:rPrChange>
          </w:rPr>
          <w:delText xml:space="preserve"> from the very beginning of the experiment </w:delText>
        </w:r>
      </w:del>
      <w:del w:id="993" w:author="Borja J-A" w:date="2024-02-15T18:48:00Z">
        <w:r w:rsidRPr="003A0753" w:rsidDel="007E7DD1">
          <w:rPr>
            <w:rFonts w:eastAsia="Times New Roman"/>
            <w:bdr w:val="none" w:sz="0" w:space="0" w:color="auto" w:frame="1"/>
            <w:lang w:eastAsia="ca-ES"/>
            <w:rPrChange w:id="994" w:author="Borja J-A" w:date="2024-02-15T19:14:00Z">
              <w:rPr>
                <w:rFonts w:cstheme="minorHAnsi"/>
              </w:rPr>
            </w:rPrChange>
          </w:rPr>
          <w:delText>(</w:delText>
        </w:r>
        <w:r w:rsidR="00EB7C71" w:rsidRPr="003A0753" w:rsidDel="007E7DD1">
          <w:rPr>
            <w:rFonts w:eastAsia="Times New Roman"/>
            <w:bdr w:val="none" w:sz="0" w:space="0" w:color="auto" w:frame="1"/>
            <w:lang w:eastAsia="ca-ES"/>
            <w:rPrChange w:id="995" w:author="Borja J-A" w:date="2024-02-15T19:14:00Z">
              <w:rPr>
                <w:rFonts w:cstheme="minorHAnsi"/>
              </w:rPr>
            </w:rPrChange>
          </w:rPr>
          <w:delText>Fig.</w:delText>
        </w:r>
        <w:r w:rsidRPr="003A0753" w:rsidDel="007E7DD1">
          <w:rPr>
            <w:rFonts w:eastAsia="Times New Roman"/>
            <w:bdr w:val="none" w:sz="0" w:space="0" w:color="auto" w:frame="1"/>
            <w:lang w:eastAsia="ca-ES"/>
            <w:rPrChange w:id="996" w:author="Borja J-A" w:date="2024-02-15T19:14:00Z">
              <w:rPr>
                <w:rFonts w:cstheme="minorHAnsi"/>
              </w:rPr>
            </w:rPrChange>
          </w:rPr>
          <w:delText xml:space="preserve"> </w:delText>
        </w:r>
      </w:del>
      <w:del w:id="997" w:author="Borja J-A" w:date="2024-02-15T18:47:00Z">
        <w:r w:rsidRPr="003A0753" w:rsidDel="007E7DD1">
          <w:rPr>
            <w:rFonts w:eastAsia="Times New Roman"/>
            <w:bdr w:val="none" w:sz="0" w:space="0" w:color="auto" w:frame="1"/>
            <w:lang w:eastAsia="ca-ES"/>
            <w:rPrChange w:id="998" w:author="Borja J-A" w:date="2024-02-15T19:14:00Z">
              <w:rPr>
                <w:rFonts w:cstheme="minorHAnsi"/>
              </w:rPr>
            </w:rPrChange>
          </w:rPr>
          <w:delText>2</w:delText>
        </w:r>
        <w:r w:rsidR="00985DC1" w:rsidRPr="003A0753" w:rsidDel="007E7DD1">
          <w:rPr>
            <w:rFonts w:eastAsia="Times New Roman"/>
            <w:bdr w:val="none" w:sz="0" w:space="0" w:color="auto" w:frame="1"/>
            <w:lang w:eastAsia="ca-ES"/>
            <w:rPrChange w:id="999" w:author="Borja J-A" w:date="2024-02-15T19:14:00Z">
              <w:rPr>
                <w:rFonts w:cstheme="minorHAnsi"/>
              </w:rPr>
            </w:rPrChange>
          </w:rPr>
          <w:delText>a</w:delText>
        </w:r>
      </w:del>
      <w:del w:id="1000" w:author="Borja J-A" w:date="2024-02-15T18:48:00Z">
        <w:r w:rsidRPr="003A0753" w:rsidDel="007E7DD1">
          <w:rPr>
            <w:rFonts w:eastAsia="Times New Roman"/>
            <w:bdr w:val="none" w:sz="0" w:space="0" w:color="auto" w:frame="1"/>
            <w:lang w:eastAsia="ca-ES"/>
            <w:rPrChange w:id="1001" w:author="Borja J-A" w:date="2024-02-15T19:14:00Z">
              <w:rPr>
                <w:rFonts w:cstheme="minorHAnsi"/>
              </w:rPr>
            </w:rPrChange>
          </w:rPr>
          <w:delText>)</w:delText>
        </w:r>
      </w:del>
      <w:del w:id="1002" w:author="Borja J-A" w:date="2024-02-15T19:11:00Z">
        <w:r w:rsidR="00985DC1" w:rsidRPr="003A0753" w:rsidDel="003A0753">
          <w:rPr>
            <w:rFonts w:eastAsia="Times New Roman"/>
            <w:bdr w:val="none" w:sz="0" w:space="0" w:color="auto" w:frame="1"/>
            <w:lang w:eastAsia="ca-ES"/>
            <w:rPrChange w:id="1003" w:author="Borja J-A" w:date="2024-02-15T19:14:00Z">
              <w:rPr>
                <w:rFonts w:cstheme="minorHAnsi"/>
              </w:rPr>
            </w:rPrChange>
          </w:rPr>
          <w:delText xml:space="preserve">, </w:delText>
        </w:r>
      </w:del>
      <w:del w:id="1004" w:author="Borja J-A" w:date="2024-02-15T18:29:00Z">
        <w:r w:rsidRPr="003A0753" w:rsidDel="00C417DD">
          <w:rPr>
            <w:rFonts w:eastAsia="Times New Roman"/>
            <w:bdr w:val="none" w:sz="0" w:space="0" w:color="auto" w:frame="1"/>
            <w:lang w:eastAsia="ca-ES"/>
            <w:rPrChange w:id="1005" w:author="Borja J-A" w:date="2024-02-15T19:14:00Z">
              <w:rPr>
                <w:rFonts w:cstheme="minorHAnsi"/>
              </w:rPr>
            </w:rPrChange>
          </w:rPr>
          <w:delText>represented by the wider</w:delText>
        </w:r>
      </w:del>
      <w:del w:id="1006" w:author="Borja J-A" w:date="2024-02-15T19:11:00Z">
        <w:r w:rsidRPr="003A0753" w:rsidDel="003A0753">
          <w:rPr>
            <w:rFonts w:eastAsia="Times New Roman"/>
            <w:bdr w:val="none" w:sz="0" w:space="0" w:color="auto" w:frame="1"/>
            <w:lang w:eastAsia="ca-ES"/>
            <w:rPrChange w:id="1007" w:author="Borja J-A" w:date="2024-02-15T19:14:00Z">
              <w:rPr>
                <w:rFonts w:cstheme="minorHAnsi"/>
              </w:rPr>
            </w:rPrChange>
          </w:rPr>
          <w:delText xml:space="preserve"> </w:delText>
        </w:r>
      </w:del>
      <w:del w:id="1008" w:author="Borja J-A" w:date="2024-02-15T18:30:00Z">
        <w:r w:rsidR="0083790B" w:rsidRPr="003A0753" w:rsidDel="00C417DD">
          <w:rPr>
            <w:rFonts w:eastAsia="Times New Roman"/>
            <w:bdr w:val="none" w:sz="0" w:space="0" w:color="auto" w:frame="1"/>
            <w:lang w:eastAsia="ca-ES"/>
            <w:rPrChange w:id="1009" w:author="Borja J-A" w:date="2024-02-15T19:14:00Z">
              <w:rPr>
                <w:rFonts w:cstheme="minorHAnsi"/>
              </w:rPr>
            </w:rPrChange>
          </w:rPr>
          <w:delText xml:space="preserve">shape in the germination shift </w:delText>
        </w:r>
        <w:r w:rsidRPr="003A0753" w:rsidDel="00C417DD">
          <w:rPr>
            <w:rFonts w:eastAsia="Times New Roman"/>
            <w:bdr w:val="none" w:sz="0" w:space="0" w:color="auto" w:frame="1"/>
            <w:lang w:eastAsia="ca-ES"/>
            <w:rPrChange w:id="1010" w:author="Borja J-A" w:date="2024-02-15T19:14:00Z">
              <w:rPr>
                <w:rFonts w:cstheme="minorHAnsi"/>
              </w:rPr>
            </w:rPrChange>
          </w:rPr>
          <w:delText>density plot</w:delText>
        </w:r>
        <w:r w:rsidR="002A5CA4" w:rsidRPr="003A0753" w:rsidDel="00C417DD">
          <w:rPr>
            <w:rFonts w:eastAsia="Times New Roman"/>
            <w:bdr w:val="none" w:sz="0" w:space="0" w:color="auto" w:frame="1"/>
            <w:lang w:eastAsia="ca-ES"/>
            <w:rPrChange w:id="1011" w:author="Borja J-A" w:date="2024-02-15T19:14:00Z">
              <w:rPr>
                <w:rFonts w:cstheme="minorHAnsi"/>
              </w:rPr>
            </w:rPrChange>
          </w:rPr>
          <w:delText>,</w:delText>
        </w:r>
        <w:r w:rsidRPr="003A0753" w:rsidDel="00C417DD">
          <w:rPr>
            <w:rFonts w:eastAsia="Times New Roman"/>
            <w:bdr w:val="none" w:sz="0" w:space="0" w:color="auto" w:frame="1"/>
            <w:lang w:eastAsia="ca-ES"/>
            <w:rPrChange w:id="1012" w:author="Borja J-A" w:date="2024-02-15T19:14:00Z">
              <w:rPr>
                <w:rFonts w:cstheme="minorHAnsi"/>
              </w:rPr>
            </w:rPrChange>
          </w:rPr>
          <w:delText xml:space="preserve"> confirming that more species hard larger areas between germination curves i.e. bigger germination shift</w:delText>
        </w:r>
        <w:r w:rsidR="00B70B50" w:rsidRPr="003A0753" w:rsidDel="00C417DD">
          <w:rPr>
            <w:rFonts w:eastAsia="Times New Roman"/>
            <w:bdr w:val="none" w:sz="0" w:space="0" w:color="auto" w:frame="1"/>
            <w:lang w:eastAsia="ca-ES"/>
            <w:rPrChange w:id="1013" w:author="Borja J-A" w:date="2024-02-15T19:14:00Z">
              <w:rPr>
                <w:rFonts w:cstheme="minorHAnsi"/>
              </w:rPr>
            </w:rPrChange>
          </w:rPr>
          <w:delText xml:space="preserve"> </w:delText>
        </w:r>
      </w:del>
      <w:del w:id="1014" w:author="Borja J-A" w:date="2024-02-15T19:11:00Z">
        <w:r w:rsidR="00B70B50" w:rsidRPr="003A0753" w:rsidDel="003A0753">
          <w:rPr>
            <w:rFonts w:eastAsia="Times New Roman"/>
            <w:bdr w:val="none" w:sz="0" w:space="0" w:color="auto" w:frame="1"/>
            <w:lang w:eastAsia="ca-ES"/>
            <w:rPrChange w:id="1015" w:author="Borja J-A" w:date="2024-02-15T19:14:00Z">
              <w:rPr>
                <w:rFonts w:cstheme="minorHAnsi"/>
              </w:rPr>
            </w:rPrChange>
          </w:rPr>
          <w:delText>(</w:delText>
        </w:r>
        <w:r w:rsidR="00EB7C71" w:rsidRPr="003A0753" w:rsidDel="003A0753">
          <w:rPr>
            <w:rFonts w:eastAsia="Times New Roman"/>
            <w:bdr w:val="none" w:sz="0" w:space="0" w:color="auto" w:frame="1"/>
            <w:lang w:eastAsia="ca-ES"/>
            <w:rPrChange w:id="1016" w:author="Borja J-A" w:date="2024-02-15T19:14:00Z">
              <w:rPr>
                <w:rFonts w:cstheme="minorHAnsi"/>
              </w:rPr>
            </w:rPrChange>
          </w:rPr>
          <w:delText>Fig.</w:delText>
        </w:r>
        <w:r w:rsidR="00B05DB5" w:rsidRPr="003A0753" w:rsidDel="003A0753">
          <w:rPr>
            <w:rFonts w:eastAsia="Times New Roman"/>
            <w:bdr w:val="none" w:sz="0" w:space="0" w:color="auto" w:frame="1"/>
            <w:lang w:eastAsia="ca-ES"/>
            <w:rPrChange w:id="1017" w:author="Borja J-A" w:date="2024-02-15T19:14:00Z">
              <w:rPr>
                <w:rFonts w:cstheme="minorHAnsi"/>
              </w:rPr>
            </w:rPrChange>
          </w:rPr>
          <w:delText xml:space="preserve"> </w:delText>
        </w:r>
      </w:del>
      <w:del w:id="1018" w:author="Borja J-A" w:date="2024-02-15T18:47:00Z">
        <w:r w:rsidR="00B05DB5" w:rsidRPr="003A0753" w:rsidDel="007E7DD1">
          <w:rPr>
            <w:rFonts w:eastAsia="Times New Roman"/>
            <w:bdr w:val="none" w:sz="0" w:space="0" w:color="auto" w:frame="1"/>
            <w:lang w:eastAsia="ca-ES"/>
            <w:rPrChange w:id="1019" w:author="Borja J-A" w:date="2024-02-15T19:14:00Z">
              <w:rPr>
                <w:rFonts w:cstheme="minorHAnsi"/>
              </w:rPr>
            </w:rPrChange>
          </w:rPr>
          <w:delText>3</w:delText>
        </w:r>
        <w:r w:rsidR="00985DC1" w:rsidRPr="003A0753" w:rsidDel="007E7DD1">
          <w:rPr>
            <w:rFonts w:eastAsia="Times New Roman"/>
            <w:bdr w:val="none" w:sz="0" w:space="0" w:color="auto" w:frame="1"/>
            <w:lang w:eastAsia="ca-ES"/>
            <w:rPrChange w:id="1020" w:author="Borja J-A" w:date="2024-02-15T19:14:00Z">
              <w:rPr>
                <w:rFonts w:cstheme="minorHAnsi"/>
              </w:rPr>
            </w:rPrChange>
          </w:rPr>
          <w:delText>a</w:delText>
        </w:r>
      </w:del>
      <w:del w:id="1021" w:author="Borja J-A" w:date="2024-02-15T18:31:00Z">
        <w:r w:rsidR="00B05DB5" w:rsidRPr="003A0753" w:rsidDel="00C417DD">
          <w:rPr>
            <w:rFonts w:eastAsia="Times New Roman"/>
            <w:bdr w:val="none" w:sz="0" w:space="0" w:color="auto" w:frame="1"/>
            <w:lang w:eastAsia="ca-ES"/>
            <w:rPrChange w:id="1022" w:author="Borja J-A" w:date="2024-02-15T19:14:00Z">
              <w:rPr>
                <w:rFonts w:cstheme="minorHAnsi"/>
              </w:rPr>
            </w:rPrChange>
          </w:rPr>
          <w:delText>, left panel</w:delText>
        </w:r>
      </w:del>
      <w:del w:id="1023" w:author="Borja J-A" w:date="2024-02-15T19:11:00Z">
        <w:r w:rsidR="00B05DB5" w:rsidRPr="003A0753" w:rsidDel="003A0753">
          <w:rPr>
            <w:rFonts w:eastAsia="Times New Roman"/>
            <w:bdr w:val="none" w:sz="0" w:space="0" w:color="auto" w:frame="1"/>
            <w:lang w:eastAsia="ca-ES"/>
            <w:rPrChange w:id="1024" w:author="Borja J-A" w:date="2024-02-15T19:14:00Z">
              <w:rPr>
                <w:rFonts w:cstheme="minorHAnsi"/>
              </w:rPr>
            </w:rPrChange>
          </w:rPr>
          <w:delText>)</w:delText>
        </w:r>
        <w:r w:rsidRPr="003A0753" w:rsidDel="003A0753">
          <w:rPr>
            <w:rFonts w:eastAsia="Times New Roman"/>
            <w:bdr w:val="none" w:sz="0" w:space="0" w:color="auto" w:frame="1"/>
            <w:lang w:eastAsia="ca-ES"/>
            <w:rPrChange w:id="1025" w:author="Borja J-A" w:date="2024-02-15T19:14:00Z">
              <w:rPr>
                <w:rFonts w:cstheme="minorHAnsi"/>
              </w:rPr>
            </w:rPrChange>
          </w:rPr>
          <w:delText xml:space="preserve">. On the other hand, the Mediterranean system showed a germination </w:delText>
        </w:r>
        <w:r w:rsidR="00985DC1" w:rsidRPr="003A0753" w:rsidDel="003A0753">
          <w:rPr>
            <w:rFonts w:eastAsia="Times New Roman"/>
            <w:bdr w:val="none" w:sz="0" w:space="0" w:color="auto" w:frame="1"/>
            <w:lang w:eastAsia="ca-ES"/>
            <w:rPrChange w:id="1026" w:author="Borja J-A" w:date="2024-02-15T19:14:00Z">
              <w:rPr>
                <w:rFonts w:cstheme="minorHAnsi"/>
              </w:rPr>
            </w:rPrChange>
          </w:rPr>
          <w:delText>shift</w:delText>
        </w:r>
        <w:r w:rsidRPr="003A0753" w:rsidDel="003A0753">
          <w:rPr>
            <w:rFonts w:eastAsia="Times New Roman"/>
            <w:bdr w:val="none" w:sz="0" w:space="0" w:color="auto" w:frame="1"/>
            <w:lang w:eastAsia="ca-ES"/>
            <w:rPrChange w:id="1027" w:author="Borja J-A" w:date="2024-02-15T19:14:00Z">
              <w:rPr>
                <w:rFonts w:cstheme="minorHAnsi"/>
              </w:rPr>
            </w:rPrChange>
          </w:rPr>
          <w:delText xml:space="preserve"> mainly after the winter period</w:delText>
        </w:r>
        <w:r w:rsidR="00172941" w:rsidRPr="003A0753" w:rsidDel="003A0753">
          <w:rPr>
            <w:rFonts w:eastAsia="Times New Roman"/>
            <w:bdr w:val="none" w:sz="0" w:space="0" w:color="auto" w:frame="1"/>
            <w:lang w:eastAsia="ca-ES"/>
            <w:rPrChange w:id="1028" w:author="Borja J-A" w:date="2024-02-15T19:14:00Z">
              <w:rPr>
                <w:rFonts w:cstheme="minorHAnsi"/>
              </w:rPr>
            </w:rPrChange>
          </w:rPr>
          <w:delText xml:space="preserve"> (Fig. 2a)</w:delText>
        </w:r>
        <w:r w:rsidRPr="003A0753" w:rsidDel="003A0753">
          <w:rPr>
            <w:rFonts w:eastAsia="Times New Roman"/>
            <w:bdr w:val="none" w:sz="0" w:space="0" w:color="auto" w:frame="1"/>
            <w:lang w:eastAsia="ca-ES"/>
            <w:rPrChange w:id="1029" w:author="Borja J-A" w:date="2024-02-15T19:14:00Z">
              <w:rPr>
                <w:rFonts w:cstheme="minorHAnsi"/>
              </w:rPr>
            </w:rPrChange>
          </w:rPr>
          <w:delText>. Accordingly,</w:delText>
        </w:r>
        <w:r w:rsidR="00172941" w:rsidRPr="003A0753" w:rsidDel="003A0753">
          <w:rPr>
            <w:rFonts w:eastAsia="Times New Roman"/>
            <w:bdr w:val="none" w:sz="0" w:space="0" w:color="auto" w:frame="1"/>
            <w:lang w:eastAsia="ca-ES"/>
            <w:rPrChange w:id="1030" w:author="Borja J-A" w:date="2024-02-15T19:14:00Z">
              <w:rPr>
                <w:rFonts w:cstheme="minorHAnsi"/>
              </w:rPr>
            </w:rPrChange>
          </w:rPr>
          <w:delText xml:space="preserve"> </w:delText>
        </w:r>
        <w:r w:rsidRPr="003A0753" w:rsidDel="003A0753">
          <w:rPr>
            <w:rFonts w:eastAsia="Times New Roman"/>
            <w:bdr w:val="none" w:sz="0" w:space="0" w:color="auto" w:frame="1"/>
            <w:lang w:eastAsia="ca-ES"/>
            <w:rPrChange w:id="1031" w:author="Borja J-A" w:date="2024-02-15T19:14:00Z">
              <w:rPr>
                <w:rFonts w:cstheme="minorHAnsi"/>
              </w:rPr>
            </w:rPrChange>
          </w:rPr>
          <w:delText>density plot values are closer to 0, meaning that species had smaller germination shift between incubators</w:delText>
        </w:r>
        <w:r w:rsidR="00B05DB5" w:rsidRPr="003A0753" w:rsidDel="003A0753">
          <w:rPr>
            <w:rFonts w:eastAsia="Times New Roman"/>
            <w:bdr w:val="none" w:sz="0" w:space="0" w:color="auto" w:frame="1"/>
            <w:lang w:eastAsia="ca-ES"/>
            <w:rPrChange w:id="1032" w:author="Borja J-A" w:date="2024-02-15T19:14:00Z">
              <w:rPr>
                <w:rFonts w:cstheme="minorHAnsi"/>
              </w:rPr>
            </w:rPrChange>
          </w:rPr>
          <w:delText xml:space="preserve"> (</w:delText>
        </w:r>
        <w:r w:rsidR="00EB7C71" w:rsidRPr="003A0753" w:rsidDel="003A0753">
          <w:rPr>
            <w:rFonts w:eastAsia="Times New Roman"/>
            <w:bdr w:val="none" w:sz="0" w:space="0" w:color="auto" w:frame="1"/>
            <w:lang w:eastAsia="ca-ES"/>
            <w:rPrChange w:id="1033" w:author="Borja J-A" w:date="2024-02-15T19:14:00Z">
              <w:rPr>
                <w:rFonts w:cstheme="minorHAnsi"/>
              </w:rPr>
            </w:rPrChange>
          </w:rPr>
          <w:delText>Fig.</w:delText>
        </w:r>
        <w:r w:rsidR="00B05DB5" w:rsidRPr="003A0753" w:rsidDel="003A0753">
          <w:rPr>
            <w:rFonts w:eastAsia="Times New Roman"/>
            <w:bdr w:val="none" w:sz="0" w:space="0" w:color="auto" w:frame="1"/>
            <w:lang w:eastAsia="ca-ES"/>
            <w:rPrChange w:id="1034" w:author="Borja J-A" w:date="2024-02-15T19:14:00Z">
              <w:rPr>
                <w:rFonts w:cstheme="minorHAnsi"/>
              </w:rPr>
            </w:rPrChange>
          </w:rPr>
          <w:delText xml:space="preserve"> 3</w:delText>
        </w:r>
        <w:r w:rsidR="00172941" w:rsidRPr="003A0753" w:rsidDel="003A0753">
          <w:rPr>
            <w:rFonts w:eastAsia="Times New Roman"/>
            <w:bdr w:val="none" w:sz="0" w:space="0" w:color="auto" w:frame="1"/>
            <w:lang w:eastAsia="ca-ES"/>
            <w:rPrChange w:id="1035" w:author="Borja J-A" w:date="2024-02-15T19:14:00Z">
              <w:rPr>
                <w:rFonts w:cstheme="minorHAnsi"/>
              </w:rPr>
            </w:rPrChange>
          </w:rPr>
          <w:delText>a</w:delText>
        </w:r>
        <w:r w:rsidR="00B05DB5" w:rsidRPr="003A0753" w:rsidDel="003A0753">
          <w:rPr>
            <w:rFonts w:eastAsia="Times New Roman"/>
            <w:bdr w:val="none" w:sz="0" w:space="0" w:color="auto" w:frame="1"/>
            <w:lang w:eastAsia="ca-ES"/>
            <w:rPrChange w:id="1036" w:author="Borja J-A" w:date="2024-02-15T19:14:00Z">
              <w:rPr>
                <w:rFonts w:cstheme="minorHAnsi"/>
              </w:rPr>
            </w:rPrChange>
          </w:rPr>
          <w:delText>, right panel)</w:delText>
        </w:r>
        <w:r w:rsidRPr="003A0753" w:rsidDel="003A0753">
          <w:rPr>
            <w:rFonts w:eastAsia="Times New Roman"/>
            <w:bdr w:val="none" w:sz="0" w:space="0" w:color="auto" w:frame="1"/>
            <w:lang w:eastAsia="ca-ES"/>
            <w:rPrChange w:id="1037" w:author="Borja J-A" w:date="2024-02-15T19:14:00Z">
              <w:rPr>
                <w:rFonts w:cstheme="minorHAnsi"/>
              </w:rPr>
            </w:rPrChange>
          </w:rPr>
          <w:delText>.</w:delText>
        </w:r>
        <w:r w:rsidR="00B70B50" w:rsidRPr="003A0753" w:rsidDel="003A0753">
          <w:rPr>
            <w:rFonts w:eastAsia="Times New Roman"/>
            <w:bdr w:val="none" w:sz="0" w:space="0" w:color="auto" w:frame="1"/>
            <w:lang w:eastAsia="ca-ES"/>
            <w:rPrChange w:id="1038" w:author="Borja J-A" w:date="2024-02-15T19:14:00Z">
              <w:rPr>
                <w:rFonts w:cstheme="minorHAnsi"/>
              </w:rPr>
            </w:rPrChange>
          </w:rPr>
          <w:delText xml:space="preserve"> </w:delText>
        </w:r>
        <w:r w:rsidR="002A5CA4" w:rsidRPr="003A0753" w:rsidDel="003A0753">
          <w:rPr>
            <w:rFonts w:eastAsia="Times New Roman"/>
            <w:bdr w:val="none" w:sz="0" w:space="0" w:color="auto" w:frame="1"/>
            <w:lang w:eastAsia="ca-ES"/>
            <w:rPrChange w:id="1039" w:author="Borja J-A" w:date="2024-02-15T19:14:00Z">
              <w:rPr>
                <w:rFonts w:cstheme="minorHAnsi"/>
              </w:rPr>
            </w:rPrChange>
          </w:rPr>
          <w:delText>These results highlight that most species germinate better under warmer fellfield conditions. Nevertheless</w:delText>
        </w:r>
        <w:r w:rsidR="00B70B50" w:rsidRPr="003A0753" w:rsidDel="003A0753">
          <w:rPr>
            <w:rFonts w:eastAsia="Times New Roman"/>
            <w:bdr w:val="none" w:sz="0" w:space="0" w:color="auto" w:frame="1"/>
            <w:lang w:eastAsia="ca-ES"/>
            <w:rPrChange w:id="1040" w:author="Borja J-A" w:date="2024-02-15T19:14:00Z">
              <w:rPr>
                <w:rFonts w:cstheme="minorHAnsi"/>
              </w:rPr>
            </w:rPrChange>
          </w:rPr>
          <w:delText xml:space="preserve">, the germination shift seems to be phylogenetically restrained as shown in </w:delText>
        </w:r>
        <w:r w:rsidR="00EB7C71" w:rsidRPr="003A0753" w:rsidDel="003A0753">
          <w:rPr>
            <w:rFonts w:eastAsia="Times New Roman"/>
            <w:bdr w:val="none" w:sz="0" w:space="0" w:color="auto" w:frame="1"/>
            <w:lang w:eastAsia="ca-ES"/>
            <w:rPrChange w:id="1041" w:author="Borja J-A" w:date="2024-02-15T19:14:00Z">
              <w:rPr>
                <w:rFonts w:cstheme="minorHAnsi"/>
              </w:rPr>
            </w:rPrChange>
          </w:rPr>
          <w:delText>Fig.</w:delText>
        </w:r>
        <w:r w:rsidR="00B70B50" w:rsidRPr="003A0753" w:rsidDel="003A0753">
          <w:rPr>
            <w:rFonts w:eastAsia="Times New Roman"/>
            <w:bdr w:val="none" w:sz="0" w:space="0" w:color="auto" w:frame="1"/>
            <w:lang w:eastAsia="ca-ES"/>
            <w:rPrChange w:id="1042" w:author="Borja J-A" w:date="2024-02-15T19:14:00Z">
              <w:rPr>
                <w:rFonts w:cstheme="minorHAnsi"/>
              </w:rPr>
            </w:rPrChange>
          </w:rPr>
          <w:delText xml:space="preserve"> 3</w:delText>
        </w:r>
        <w:r w:rsidR="00172941" w:rsidRPr="003A0753" w:rsidDel="003A0753">
          <w:rPr>
            <w:rFonts w:eastAsia="Times New Roman"/>
            <w:bdr w:val="none" w:sz="0" w:space="0" w:color="auto" w:frame="1"/>
            <w:lang w:eastAsia="ca-ES"/>
            <w:rPrChange w:id="1043" w:author="Borja J-A" w:date="2024-02-15T19:14:00Z">
              <w:rPr>
                <w:rFonts w:cstheme="minorHAnsi"/>
              </w:rPr>
            </w:rPrChange>
          </w:rPr>
          <w:delText>b</w:delText>
        </w:r>
        <w:r w:rsidR="002A5CA4" w:rsidRPr="003A0753" w:rsidDel="003A0753">
          <w:rPr>
            <w:rFonts w:eastAsia="Times New Roman"/>
            <w:bdr w:val="none" w:sz="0" w:space="0" w:color="auto" w:frame="1"/>
            <w:lang w:eastAsia="ca-ES"/>
            <w:rPrChange w:id="1044" w:author="Borja J-A" w:date="2024-02-15T19:14:00Z">
              <w:rPr>
                <w:rFonts w:cstheme="minorHAnsi"/>
              </w:rPr>
            </w:rPrChange>
          </w:rPr>
          <w:delText>, with closely related species showing similar germination shifts in most cases</w:delText>
        </w:r>
        <w:r w:rsidR="00B70B50" w:rsidRPr="003A0753" w:rsidDel="003A0753">
          <w:rPr>
            <w:rFonts w:eastAsia="Times New Roman"/>
            <w:bdr w:val="none" w:sz="0" w:space="0" w:color="auto" w:frame="1"/>
            <w:lang w:eastAsia="ca-ES"/>
            <w:rPrChange w:id="1045" w:author="Borja J-A" w:date="2024-02-15T19:14:00Z">
              <w:rPr>
                <w:rFonts w:cstheme="minorHAnsi"/>
              </w:rPr>
            </w:rPrChange>
          </w:rPr>
          <w:delText>.</w:delText>
        </w:r>
        <w:r w:rsidR="00B05DB5" w:rsidRPr="003A0753" w:rsidDel="003A0753">
          <w:rPr>
            <w:rFonts w:eastAsia="Times New Roman"/>
            <w:bdr w:val="none" w:sz="0" w:space="0" w:color="auto" w:frame="1"/>
            <w:lang w:eastAsia="ca-ES"/>
            <w:rPrChange w:id="1046" w:author="Borja J-A" w:date="2024-02-15T19:14:00Z">
              <w:rPr>
                <w:rFonts w:cstheme="minorHAnsi"/>
              </w:rPr>
            </w:rPrChange>
          </w:rPr>
          <w:delText xml:space="preserve"> </w:delText>
        </w:r>
      </w:del>
    </w:p>
    <w:p w14:paraId="02B25DC0" w14:textId="60A1B703" w:rsidR="00225392" w:rsidRPr="003A0753" w:rsidRDefault="00225392">
      <w:pPr>
        <w:pStyle w:val="Heading2"/>
        <w:spacing w:after="160"/>
        <w:rPr>
          <w:rFonts w:eastAsia="Times New Roman"/>
          <w:bdr w:val="none" w:sz="0" w:space="0" w:color="auto" w:frame="1"/>
          <w:lang w:eastAsia="ca-ES"/>
          <w:rPrChange w:id="1047" w:author="Borja J-A" w:date="2024-02-15T19:14:00Z">
            <w:rPr/>
          </w:rPrChange>
        </w:rPr>
        <w:pPrChange w:id="1048" w:author="Borja J-A" w:date="2024-02-15T19:14:00Z">
          <w:pPr>
            <w:pStyle w:val="Heading3"/>
          </w:pPr>
        </w:pPrChange>
      </w:pPr>
      <w:r w:rsidRPr="003A0753">
        <w:rPr>
          <w:rFonts w:eastAsia="Times New Roman"/>
          <w:bdr w:val="none" w:sz="0" w:space="0" w:color="auto" w:frame="1"/>
          <w:lang w:eastAsia="ca-ES"/>
          <w:rPrChange w:id="1049" w:author="Borja J-A" w:date="2024-02-15T19:14:00Z">
            <w:rPr/>
          </w:rPrChange>
        </w:rPr>
        <w:t>3.</w:t>
      </w:r>
      <w:r w:rsidR="00CE72E7" w:rsidRPr="003A0753">
        <w:rPr>
          <w:rFonts w:eastAsia="Times New Roman"/>
          <w:bdr w:val="none" w:sz="0" w:space="0" w:color="auto" w:frame="1"/>
          <w:lang w:eastAsia="ca-ES"/>
          <w:rPrChange w:id="1050" w:author="Borja J-A" w:date="2024-02-15T19:14:00Z">
            <w:rPr/>
          </w:rPrChange>
        </w:rPr>
        <w:t>2</w:t>
      </w:r>
      <w:r w:rsidRPr="003A0753">
        <w:rPr>
          <w:rFonts w:eastAsia="Times New Roman"/>
          <w:bdr w:val="none" w:sz="0" w:space="0" w:color="auto" w:frame="1"/>
          <w:lang w:eastAsia="ca-ES"/>
          <w:rPrChange w:id="1051" w:author="Borja J-A" w:date="2024-02-15T19:14:00Z">
            <w:rPr/>
          </w:rPrChange>
        </w:rPr>
        <w:t xml:space="preserve">. </w:t>
      </w:r>
      <w:del w:id="1052" w:author="Borja J-A" w:date="2024-02-15T19:18:00Z">
        <w:r w:rsidR="004B7040" w:rsidRPr="003A0753" w:rsidDel="008712B7">
          <w:rPr>
            <w:rFonts w:eastAsia="Times New Roman"/>
            <w:bdr w:val="none" w:sz="0" w:space="0" w:color="auto" w:frame="1"/>
            <w:lang w:eastAsia="ca-ES"/>
            <w:rPrChange w:id="1053" w:author="Borja J-A" w:date="2024-02-15T19:14:00Z">
              <w:rPr/>
            </w:rPrChange>
          </w:rPr>
          <w:delText>G</w:delText>
        </w:r>
        <w:r w:rsidR="00B0501F" w:rsidRPr="003A0753" w:rsidDel="008712B7">
          <w:rPr>
            <w:rFonts w:eastAsia="Times New Roman"/>
            <w:bdr w:val="none" w:sz="0" w:space="0" w:color="auto" w:frame="1"/>
            <w:lang w:eastAsia="ca-ES"/>
            <w:rPrChange w:id="1054" w:author="Borja J-A" w:date="2024-02-15T19:14:00Z">
              <w:rPr/>
            </w:rPrChange>
          </w:rPr>
          <w:delText xml:space="preserve">ermination </w:delText>
        </w:r>
      </w:del>
      <w:ins w:id="1055" w:author="Borja J-A" w:date="2024-02-15T19:18:00Z">
        <w:r w:rsidR="008712B7">
          <w:rPr>
            <w:rFonts w:eastAsia="Times New Roman"/>
            <w:bdr w:val="none" w:sz="0" w:space="0" w:color="auto" w:frame="1"/>
            <w:lang w:eastAsia="ca-ES"/>
          </w:rPr>
          <w:t>Phenological</w:t>
        </w:r>
        <w:r w:rsidR="008712B7" w:rsidRPr="003A0753">
          <w:rPr>
            <w:rFonts w:eastAsia="Times New Roman"/>
            <w:bdr w:val="none" w:sz="0" w:space="0" w:color="auto" w:frame="1"/>
            <w:lang w:eastAsia="ca-ES"/>
            <w:rPrChange w:id="1056" w:author="Borja J-A" w:date="2024-02-15T19:14:00Z">
              <w:rPr/>
            </w:rPrChange>
          </w:rPr>
          <w:t xml:space="preserve"> </w:t>
        </w:r>
      </w:ins>
      <w:r w:rsidR="00B0501F" w:rsidRPr="003A0753">
        <w:rPr>
          <w:rFonts w:eastAsia="Times New Roman"/>
          <w:bdr w:val="none" w:sz="0" w:space="0" w:color="auto" w:frame="1"/>
          <w:lang w:eastAsia="ca-ES"/>
          <w:rPrChange w:id="1057" w:author="Borja J-A" w:date="2024-02-15T19:14:00Z">
            <w:rPr/>
          </w:rPrChange>
        </w:rPr>
        <w:t>traits</w:t>
      </w:r>
    </w:p>
    <w:p w14:paraId="18B47D4C" w14:textId="422D616B" w:rsidR="004B7040" w:rsidRPr="00F95F23" w:rsidRDefault="4F1AE447">
      <w:pPr>
        <w:spacing w:line="360" w:lineRule="auto"/>
        <w:jc w:val="both"/>
        <w:rPr>
          <w:noProof/>
        </w:rPr>
        <w:pPrChange w:id="1058" w:author="FRANCISCO DE BORJA JIMENEZ-ALFARO GONZALEZ" w:date="2024-02-16T07:37:00Z">
          <w:pPr>
            <w:spacing w:line="360" w:lineRule="auto"/>
            <w:ind w:firstLine="709"/>
            <w:jc w:val="both"/>
          </w:pPr>
        </w:pPrChange>
      </w:pPr>
      <w:ins w:id="1059" w:author="Borja J-A" w:date="2024-02-15T19:17:00Z">
        <w:r w:rsidRPr="500F0B95">
          <w:t>For</w:t>
        </w:r>
      </w:ins>
      <w:ins w:id="1060" w:author="Borja J-A" w:date="2024-02-15T19:15:00Z">
        <w:r w:rsidR="72187DCD" w:rsidRPr="500F0B95">
          <w:t xml:space="preserve"> all traits,</w:t>
        </w:r>
      </w:ins>
      <w:ins w:id="1061" w:author="FRANCISCO DE BORJA JIMENEZ-ALFARO GONZALEZ" w:date="2024-02-16T11:57:00Z">
        <w:r w:rsidR="00A765B3">
          <w:t xml:space="preserve"> we found the same</w:t>
        </w:r>
      </w:ins>
      <w:ins w:id="1062" w:author="Borja J-A" w:date="2024-02-15T19:15:00Z">
        <w:r w:rsidR="72187DCD" w:rsidRPr="500F0B95">
          <w:t xml:space="preserve"> </w:t>
        </w:r>
      </w:ins>
      <w:ins w:id="1063" w:author="Borja J-A" w:date="2024-02-15T19:17:00Z">
        <w:del w:id="1064" w:author="FRANCISCO DE BORJA JIMENEZ-ALFARO GONZALEZ" w:date="2024-02-16T11:58:00Z">
          <w:r w:rsidRPr="500F0B95" w:rsidDel="00A765B3">
            <w:delText>the</w:delText>
          </w:r>
        </w:del>
      </w:ins>
      <w:del w:id="1065" w:author="FRANCISCO DE BORJA JIMENEZ-ALFARO GONZALEZ" w:date="2024-02-16T11:58:00Z">
        <w:r w:rsidR="008712B7" w:rsidRPr="500F0B95" w:rsidDel="00A765B3">
          <w:delText>We observed a consistent</w:delText>
        </w:r>
        <w:r w:rsidR="7C9142E8" w:rsidRPr="500F0B95" w:rsidDel="00A765B3">
          <w:delText xml:space="preserve"> </w:delText>
        </w:r>
      </w:del>
      <w:r w:rsidR="7C9142E8" w:rsidRPr="500F0B95">
        <w:t>germination</w:t>
      </w:r>
      <w:r w:rsidR="54F55DF3" w:rsidRPr="500F0B95">
        <w:t xml:space="preserve"> </w:t>
      </w:r>
      <w:r w:rsidR="7A97D560" w:rsidRPr="500F0B95">
        <w:t>response</w:t>
      </w:r>
      <w:ins w:id="1066" w:author="Borja J-A" w:date="2024-02-15T19:17:00Z">
        <w:r w:rsidRPr="500F0B95">
          <w:t>s</w:t>
        </w:r>
      </w:ins>
      <w:r w:rsidR="7A97D560" w:rsidRPr="500F0B95">
        <w:t xml:space="preserve"> </w:t>
      </w:r>
      <w:del w:id="1067" w:author="Borja J-A" w:date="2024-02-15T19:12:00Z">
        <w:r w:rsidR="008712B7" w:rsidRPr="500F0B95" w:rsidDel="54F55DF3">
          <w:delText xml:space="preserve">pattern </w:delText>
        </w:r>
      </w:del>
      <w:r w:rsidR="54F55DF3" w:rsidRPr="500F0B95">
        <w:t>to microclimat</w:t>
      </w:r>
      <w:r w:rsidR="4B80B801" w:rsidRPr="500F0B95">
        <w:t>ic conditions</w:t>
      </w:r>
      <w:r w:rsidR="54F55DF3" w:rsidRPr="500F0B95">
        <w:t xml:space="preserve"> </w:t>
      </w:r>
      <w:ins w:id="1068" w:author="Borja J-A" w:date="2024-02-15T19:18:00Z">
        <w:del w:id="1069" w:author="FRANCISCO DE BORJA JIMENEZ-ALFARO GONZALEZ" w:date="2024-02-16T07:36:00Z">
          <w:r w:rsidR="008712B7" w:rsidRPr="500F0B95" w:rsidDel="4F1AE447">
            <w:delText xml:space="preserve">were consistent </w:delText>
          </w:r>
        </w:del>
      </w:ins>
      <w:del w:id="1070" w:author="Borja J-A" w:date="2024-02-15T19:15:00Z">
        <w:r w:rsidR="008712B7" w:rsidRPr="500F0B95" w:rsidDel="54F55DF3">
          <w:delText>in all</w:delText>
        </w:r>
      </w:del>
      <w:ins w:id="1071" w:author="Borja J-A" w:date="2024-02-15T19:17:00Z">
        <w:r w:rsidRPr="500F0B95">
          <w:t>in</w:t>
        </w:r>
      </w:ins>
      <w:ins w:id="1072" w:author="Borja J-A" w:date="2024-02-15T19:15:00Z">
        <w:r w:rsidR="72187DCD" w:rsidRPr="500F0B95">
          <w:t xml:space="preserve"> the two study systems</w:t>
        </w:r>
      </w:ins>
      <w:del w:id="1073" w:author="Borja J-A" w:date="2024-02-15T19:15:00Z">
        <w:r w:rsidR="008712B7" w:rsidRPr="500F0B95" w:rsidDel="54F55DF3">
          <w:delText xml:space="preserve"> our traits</w:delText>
        </w:r>
      </w:del>
      <w:ins w:id="1074" w:author="Borja J-A" w:date="2024-02-15T19:16:00Z">
        <w:r w:rsidR="72187DCD" w:rsidRPr="500F0B95">
          <w:t xml:space="preserve"> (</w:t>
        </w:r>
        <w:r w:rsidR="72187DCD" w:rsidRPr="500F0B95">
          <w:rPr>
            <w:b/>
            <w:bCs/>
            <w:rPrChange w:id="1075" w:author="Borja J-A" w:date="2024-02-15T19:16:00Z">
              <w:rPr/>
            </w:rPrChange>
          </w:rPr>
          <w:t>Fig. 4</w:t>
        </w:r>
        <w:r w:rsidR="72187DCD" w:rsidRPr="500F0B95">
          <w:t>)</w:t>
        </w:r>
      </w:ins>
      <w:r w:rsidR="54F55DF3" w:rsidRPr="500F0B95">
        <w:t xml:space="preserve">. </w:t>
      </w:r>
      <w:del w:id="1076" w:author="Borja J-A" w:date="2024-02-15T19:18:00Z">
        <w:r w:rsidR="008712B7" w:rsidRPr="500F0B95" w:rsidDel="3B4EEAF6">
          <w:delText xml:space="preserve">In </w:delText>
        </w:r>
        <w:r w:rsidR="008712B7" w:rsidRPr="500F0B95" w:rsidDel="52DFAE46">
          <w:delText>the</w:delText>
        </w:r>
      </w:del>
      <w:ins w:id="1077" w:author="Borja J-A" w:date="2024-02-15T19:18:00Z">
        <w:r w:rsidRPr="500F0B95">
          <w:t>The</w:t>
        </w:r>
      </w:ins>
      <w:r w:rsidR="52DFAE46" w:rsidRPr="500F0B95">
        <w:t xml:space="preserve"> </w:t>
      </w:r>
      <w:r w:rsidR="3B4EEAF6" w:rsidRPr="500F0B95">
        <w:t>fellfie</w:t>
      </w:r>
      <w:r w:rsidR="4A52AC36" w:rsidRPr="500F0B95">
        <w:t>l</w:t>
      </w:r>
      <w:r w:rsidR="3B4EEAF6" w:rsidRPr="500F0B95">
        <w:t xml:space="preserve">d </w:t>
      </w:r>
      <w:del w:id="1078" w:author="Borja J-A" w:date="2024-02-15T19:16:00Z">
        <w:r w:rsidR="008712B7" w:rsidRPr="500F0B95" w:rsidDel="3A5070AB">
          <w:delText>scenario</w:delText>
        </w:r>
        <w:r w:rsidR="008712B7" w:rsidRPr="500F0B95" w:rsidDel="3B4EEAF6">
          <w:delText xml:space="preserve"> </w:delText>
        </w:r>
      </w:del>
      <w:ins w:id="1079" w:author="Borja J-A" w:date="2024-02-15T19:16:00Z">
        <w:r w:rsidR="72187DCD" w:rsidRPr="500F0B95">
          <w:t>conditio</w:t>
        </w:r>
      </w:ins>
      <w:ins w:id="1080" w:author="Borja J-A" w:date="2024-02-15T19:17:00Z">
        <w:r w:rsidR="72187DCD" w:rsidRPr="500F0B95">
          <w:t>ns</w:t>
        </w:r>
      </w:ins>
      <w:ins w:id="1081" w:author="Borja J-A" w:date="2024-02-15T19:16:00Z">
        <w:r w:rsidR="72187DCD" w:rsidRPr="500F0B95">
          <w:t xml:space="preserve"> </w:t>
        </w:r>
      </w:ins>
      <w:del w:id="1082" w:author="Borja J-A" w:date="2024-02-15T19:18:00Z">
        <w:r w:rsidR="008712B7" w:rsidRPr="500F0B95" w:rsidDel="4A52AC36">
          <w:delText>w</w:delText>
        </w:r>
        <w:r w:rsidR="008712B7" w:rsidRPr="500F0B95" w:rsidDel="3B4EEAF6">
          <w:delText>e observed</w:delText>
        </w:r>
      </w:del>
      <w:ins w:id="1083" w:author="Borja J-A" w:date="2024-02-15T19:18:00Z">
        <w:r w:rsidRPr="500F0B95">
          <w:t>produced</w:t>
        </w:r>
      </w:ins>
      <w:r w:rsidR="4A52AC36" w:rsidRPr="500F0B95">
        <w:t xml:space="preserve"> </w:t>
      </w:r>
      <w:r w:rsidR="69A187BD" w:rsidRPr="500F0B95">
        <w:t xml:space="preserve">significantly </w:t>
      </w:r>
      <w:r w:rsidR="4A52AC36" w:rsidRPr="500F0B95">
        <w:t xml:space="preserve">higher </w:t>
      </w:r>
      <w:r w:rsidR="78E4C66B" w:rsidRPr="500F0B95">
        <w:t>autumn</w:t>
      </w:r>
      <w:r w:rsidR="78A5F614" w:rsidRPr="500F0B95">
        <w:t xml:space="preserve"> and spring</w:t>
      </w:r>
      <w:r w:rsidR="78E4C66B" w:rsidRPr="500F0B95">
        <w:t xml:space="preserve"> </w:t>
      </w:r>
      <w:r w:rsidR="6D83F333" w:rsidRPr="500F0B95">
        <w:t>germination</w:t>
      </w:r>
      <w:ins w:id="1084" w:author="Borja J-A" w:date="2024-02-15T19:18:00Z">
        <w:r w:rsidRPr="500F0B95">
          <w:t>,</w:t>
        </w:r>
      </w:ins>
      <w:r w:rsidR="6D83F333" w:rsidRPr="500F0B95">
        <w:t xml:space="preserve"> while</w:t>
      </w:r>
      <w:r w:rsidR="228D145F" w:rsidRPr="500F0B95">
        <w:t xml:space="preserve"> </w:t>
      </w:r>
      <w:ins w:id="1085" w:author="Borja J-A" w:date="2024-02-15T19:19:00Z">
        <w:r w:rsidRPr="500F0B95">
          <w:t xml:space="preserve">the </w:t>
        </w:r>
        <w:proofErr w:type="spellStart"/>
        <w:r w:rsidRPr="500F0B95">
          <w:t>snowbed</w:t>
        </w:r>
        <w:proofErr w:type="spellEnd"/>
        <w:r w:rsidRPr="500F0B95">
          <w:t xml:space="preserve"> conditions </w:t>
        </w:r>
      </w:ins>
      <w:del w:id="1086" w:author="Borja J-A" w:date="2024-02-15T19:19:00Z">
        <w:r w:rsidR="008712B7" w:rsidRPr="500F0B95" w:rsidDel="228D145F">
          <w:delText xml:space="preserve">we obtained </w:delText>
        </w:r>
        <w:r w:rsidR="008712B7" w:rsidRPr="500F0B95" w:rsidDel="6D83F333">
          <w:delText>the opposite results</w:delText>
        </w:r>
      </w:del>
      <w:ins w:id="1087" w:author="Borja J-A" w:date="2024-02-15T19:19:00Z">
        <w:r w:rsidRPr="500F0B95">
          <w:t>promoted germination</w:t>
        </w:r>
      </w:ins>
      <w:r w:rsidR="6D83F333" w:rsidRPr="500F0B95">
        <w:t xml:space="preserve"> in </w:t>
      </w:r>
      <w:r w:rsidR="2345DF8C" w:rsidRPr="500F0B95">
        <w:t>summer and winter</w:t>
      </w:r>
      <w:del w:id="1088" w:author="Borja J-A" w:date="2024-02-15T19:19:00Z">
        <w:r w:rsidR="008712B7" w:rsidRPr="500F0B95" w:rsidDel="2345DF8C">
          <w:delText xml:space="preserve"> germination with higher values in snowbed </w:delText>
        </w:r>
        <w:r w:rsidR="008712B7" w:rsidRPr="500F0B95" w:rsidDel="2587D249">
          <w:delText>scenario</w:delText>
        </w:r>
        <w:r w:rsidR="008712B7" w:rsidRPr="500F0B95" w:rsidDel="69A187BD">
          <w:delText xml:space="preserve"> (</w:delText>
        </w:r>
        <w:r w:rsidR="008712B7" w:rsidRPr="500F0B95" w:rsidDel="3E347645">
          <w:delText>Fig.</w:delText>
        </w:r>
        <w:r w:rsidR="008712B7" w:rsidRPr="500F0B95" w:rsidDel="69A187BD">
          <w:delText xml:space="preserve"> </w:delText>
        </w:r>
        <w:r w:rsidR="008712B7" w:rsidRPr="500F0B95" w:rsidDel="63E3A87A">
          <w:delText>4</w:delText>
        </w:r>
        <w:r w:rsidR="008712B7" w:rsidRPr="500F0B95" w:rsidDel="7A97D560">
          <w:delText>a</w:delText>
        </w:r>
        <w:r w:rsidR="008712B7" w:rsidRPr="500F0B95" w:rsidDel="12183506">
          <w:delText xml:space="preserve">: model </w:delText>
        </w:r>
        <w:r w:rsidR="008712B7" w:rsidRPr="500F0B95" w:rsidDel="1BA4C368">
          <w:delText xml:space="preserve">size effects and </w:delText>
        </w:r>
        <w:r w:rsidR="008712B7" w:rsidRPr="500F0B95" w:rsidDel="3E347645">
          <w:delText>Fig.</w:delText>
        </w:r>
        <w:r w:rsidR="008712B7" w:rsidRPr="500F0B95" w:rsidDel="2587D249">
          <w:delText xml:space="preserve"> </w:delText>
        </w:r>
        <w:r w:rsidR="008712B7" w:rsidRPr="500F0B95" w:rsidDel="5EF6F1F6">
          <w:delText>4</w:delText>
        </w:r>
        <w:r w:rsidR="008712B7" w:rsidRPr="500F0B95" w:rsidDel="7A97D560">
          <w:delText>b</w:delText>
        </w:r>
        <w:r w:rsidR="008712B7" w:rsidRPr="500F0B95" w:rsidDel="12183506">
          <w:delText>:</w:delText>
        </w:r>
        <w:r w:rsidR="008712B7" w:rsidRPr="500F0B95" w:rsidDel="1BA4C368">
          <w:delText xml:space="preserve"> mean values</w:delText>
        </w:r>
        <w:r w:rsidR="008712B7" w:rsidRPr="500F0B95" w:rsidDel="69A187BD">
          <w:delText>)</w:delText>
        </w:r>
      </w:del>
      <w:r w:rsidR="077DFA3B" w:rsidRPr="500F0B95">
        <w:t xml:space="preserve">. </w:t>
      </w:r>
      <w:r w:rsidR="78A5F614" w:rsidRPr="500F0B95">
        <w:t>Total germination</w:t>
      </w:r>
      <w:r w:rsidR="23FDE2EA" w:rsidRPr="500F0B95">
        <w:t xml:space="preserve"> was slightly higher in </w:t>
      </w:r>
      <w:ins w:id="1089" w:author="Borja J-A" w:date="2024-02-15T19:19:00Z">
        <w:r w:rsidRPr="500F0B95">
          <w:t xml:space="preserve">the </w:t>
        </w:r>
      </w:ins>
      <w:r w:rsidR="23FDE2EA" w:rsidRPr="500F0B95">
        <w:t xml:space="preserve">fellfield </w:t>
      </w:r>
      <w:ins w:id="1090" w:author="Borja J-A" w:date="2024-02-15T19:20:00Z">
        <w:r w:rsidRPr="500F0B95">
          <w:t>conditions</w:t>
        </w:r>
        <w:del w:id="1091" w:author="FRANCISCO DE BORJA JIMENEZ-ALFARO GONZALEZ" w:date="2024-02-16T07:36:00Z">
          <w:r w:rsidR="008712B7" w:rsidRPr="500F0B95" w:rsidDel="4F1AE447">
            <w:delText xml:space="preserve"> </w:delText>
          </w:r>
        </w:del>
      </w:ins>
      <w:del w:id="1092" w:author="Borja J-A" w:date="2024-02-15T19:20:00Z">
        <w:r w:rsidR="008712B7" w:rsidRPr="500F0B95" w:rsidDel="49B6E64A">
          <w:delText xml:space="preserve">scenario </w:delText>
        </w:r>
      </w:del>
      <w:del w:id="1093" w:author="FRANCISCO DE BORJA JIMENEZ-ALFARO GONZALEZ" w:date="2024-02-16T07:36:00Z">
        <w:r w:rsidR="008712B7" w:rsidRPr="500F0B95" w:rsidDel="23FDE2EA">
          <w:delText xml:space="preserve">in both </w:delText>
        </w:r>
        <w:r w:rsidR="008712B7" w:rsidRPr="500F0B95" w:rsidDel="24B55782">
          <w:delText>systems</w:delText>
        </w:r>
      </w:del>
      <w:r w:rsidR="787CFBFA" w:rsidRPr="500F0B95">
        <w:t>,</w:t>
      </w:r>
      <w:r w:rsidR="23FDE2EA" w:rsidRPr="500F0B95">
        <w:t xml:space="preserve"> but differences were only significant in the </w:t>
      </w:r>
      <w:r w:rsidR="7C5D90F5" w:rsidRPr="500F0B95">
        <w:t>t</w:t>
      </w:r>
      <w:r w:rsidR="787CFBFA" w:rsidRPr="500F0B95">
        <w:t xml:space="preserve">emperate </w:t>
      </w:r>
      <w:del w:id="1094" w:author="FRANCISCO DE BORJA JIMENEZ-ALFARO GONZALEZ" w:date="2024-02-16T12:00:00Z">
        <w:r w:rsidR="42A1A94F" w:rsidRPr="500F0B95" w:rsidDel="00F94B95">
          <w:delText>one</w:delText>
        </w:r>
      </w:del>
      <w:ins w:id="1095" w:author="FRANCISCO DE BORJA JIMENEZ-ALFARO GONZALEZ" w:date="2024-02-16T12:00:00Z">
        <w:r w:rsidR="00F94B95">
          <w:t>system</w:t>
        </w:r>
      </w:ins>
      <w:r w:rsidR="787CFBFA" w:rsidRPr="500F0B95">
        <w:t xml:space="preserve">. </w:t>
      </w:r>
      <w:ins w:id="1096" w:author="Borja J-A" w:date="2024-02-15T19:20:00Z">
        <w:r w:rsidRPr="500F0B95">
          <w:t xml:space="preserve">EHS did not statistically differ between </w:t>
        </w:r>
        <w:del w:id="1097" w:author="FRANCISCO DE BORJA JIMENEZ-ALFARO GONZALEZ" w:date="2024-02-16T07:36:00Z">
          <w:r w:rsidR="008712B7" w:rsidRPr="500F0B95" w:rsidDel="4F1AE447">
            <w:delText xml:space="preserve">scenarios </w:delText>
          </w:r>
        </w:del>
      </w:ins>
      <w:ins w:id="1098" w:author="FRANCISCO DE BORJA JIMENEZ-ALFARO GONZALEZ" w:date="2024-02-16T07:36:00Z">
        <w:r w:rsidR="54FD4889" w:rsidRPr="500F0B95">
          <w:t xml:space="preserve">conditions </w:t>
        </w:r>
      </w:ins>
      <w:ins w:id="1099" w:author="Borja J-A" w:date="2024-02-15T19:20:00Z">
        <w:r w:rsidRPr="500F0B95">
          <w:t>(</w:t>
        </w:r>
        <w:r w:rsidRPr="500F0B95">
          <w:rPr>
            <w:b/>
            <w:bCs/>
          </w:rPr>
          <w:t>Fig. 4</w:t>
        </w:r>
        <w:del w:id="1100" w:author="FRANCISCO DE BORJA JIMENEZ-ALFARO GONZALEZ" w:date="2024-02-16T12:00:00Z">
          <w:r w:rsidRPr="500F0B95" w:rsidDel="00F94B95">
            <w:rPr>
              <w:b/>
              <w:bCs/>
            </w:rPr>
            <w:delText>a</w:delText>
          </w:r>
        </w:del>
      </w:ins>
      <w:ins w:id="1101" w:author="FRANCISCO DE BORJA JIMENEZ-ALFARO GONZALEZ" w:date="2024-02-16T12:00:00Z">
        <w:r w:rsidR="00F94B95">
          <w:rPr>
            <w:b/>
            <w:bCs/>
          </w:rPr>
          <w:t>A</w:t>
        </w:r>
      </w:ins>
      <w:ins w:id="1102" w:author="Borja J-A" w:date="2024-02-15T19:20:00Z">
        <w:r w:rsidRPr="500F0B95">
          <w:t>)</w:t>
        </w:r>
        <w:r w:rsidRPr="500F0B95">
          <w:rPr>
            <w:noProof/>
          </w:rPr>
          <w:t xml:space="preserve"> and</w:t>
        </w:r>
      </w:ins>
      <w:del w:id="1103" w:author="Borja J-A" w:date="2024-02-15T19:20:00Z">
        <w:r w:rsidR="008712B7" w:rsidRPr="500F0B95" w:rsidDel="4F1AE447">
          <w:rPr>
            <w:noProof/>
          </w:rPr>
          <w:delText>.</w:delText>
        </w:r>
      </w:del>
      <w:ins w:id="1104" w:author="Borja J-A" w:date="2024-02-15T19:20:00Z">
        <w:r w:rsidRPr="500F0B95">
          <w:t xml:space="preserve"> </w:t>
        </w:r>
      </w:ins>
      <w:r w:rsidR="077DFA3B" w:rsidRPr="500F0B95">
        <w:t>T50</w:t>
      </w:r>
      <w:r w:rsidR="7F5D2EE4" w:rsidRPr="500F0B95">
        <w:t xml:space="preserve"> values were </w:t>
      </w:r>
      <w:r w:rsidR="2587D249" w:rsidRPr="500F0B95">
        <w:t xml:space="preserve">consistently </w:t>
      </w:r>
      <w:r w:rsidR="7F5D2EE4" w:rsidRPr="500F0B95">
        <w:t xml:space="preserve">higher in </w:t>
      </w:r>
      <w:ins w:id="1105" w:author="Borja J-A" w:date="2024-02-15T19:20:00Z">
        <w:r w:rsidRPr="500F0B95">
          <w:t xml:space="preserve">the </w:t>
        </w:r>
      </w:ins>
      <w:proofErr w:type="spellStart"/>
      <w:r w:rsidR="7F5D2EE4" w:rsidRPr="500F0B95">
        <w:t>snowbed</w:t>
      </w:r>
      <w:proofErr w:type="spellEnd"/>
      <w:r w:rsidR="7F5D2EE4" w:rsidRPr="500F0B95">
        <w:t xml:space="preserve"> </w:t>
      </w:r>
      <w:ins w:id="1106" w:author="Borja J-A" w:date="2024-02-15T19:20:00Z">
        <w:del w:id="1107" w:author="FRANCISCO DE BORJA JIMENEZ-ALFARO GONZALEZ" w:date="2024-02-16T07:36:00Z">
          <w:r w:rsidR="008712B7" w:rsidRPr="500F0B95" w:rsidDel="4F1AE447">
            <w:delText xml:space="preserve">conditions </w:delText>
          </w:r>
        </w:del>
      </w:ins>
      <w:ins w:id="1108" w:author="FRANCISCO DE BORJA JIMENEZ-ALFARO GONZALEZ" w:date="2024-02-16T07:36:00Z">
        <w:r w:rsidR="04DF9ADA" w:rsidRPr="500F0B95">
          <w:t xml:space="preserve">incubator </w:t>
        </w:r>
      </w:ins>
      <w:del w:id="1109" w:author="Borja J-A" w:date="2024-02-15T19:20:00Z">
        <w:r w:rsidR="008712B7" w:rsidRPr="500F0B95" w:rsidDel="2587D249">
          <w:delText>scenario</w:delText>
        </w:r>
        <w:r w:rsidR="008712B7" w:rsidRPr="500F0B95" w:rsidDel="7F5D2EE4">
          <w:delText xml:space="preserve"> </w:delText>
        </w:r>
      </w:del>
      <w:r w:rsidR="3DEBE7D0" w:rsidRPr="500F0B95">
        <w:t>(</w:t>
      </w:r>
      <w:r w:rsidR="3DEBE7D0" w:rsidRPr="500F0B95">
        <w:rPr>
          <w:b/>
          <w:bCs/>
          <w:rPrChange w:id="1110" w:author="Borja J-A" w:date="2024-02-15T19:20:00Z">
            <w:rPr/>
          </w:rPrChange>
        </w:rPr>
        <w:t xml:space="preserve">Fig. </w:t>
      </w:r>
      <w:del w:id="1111" w:author="FRANCISCO DE BORJA JIMENEZ-ALFARO GONZALEZ" w:date="2024-02-16T12:00:00Z">
        <w:r w:rsidR="3DEBE7D0" w:rsidRPr="500F0B95" w:rsidDel="00F94B95">
          <w:rPr>
            <w:b/>
            <w:bCs/>
            <w:rPrChange w:id="1112" w:author="Borja J-A" w:date="2024-02-15T19:20:00Z">
              <w:rPr/>
            </w:rPrChange>
          </w:rPr>
          <w:delText>4b</w:delText>
        </w:r>
      </w:del>
      <w:ins w:id="1113" w:author="FRANCISCO DE BORJA JIMENEZ-ALFARO GONZALEZ" w:date="2024-02-16T12:00:00Z">
        <w:r w:rsidR="00F94B95" w:rsidRPr="500F0B95">
          <w:rPr>
            <w:b/>
            <w:bCs/>
            <w:rPrChange w:id="1114" w:author="Borja J-A" w:date="2024-02-15T19:20:00Z">
              <w:rPr/>
            </w:rPrChange>
          </w:rPr>
          <w:t>4</w:t>
        </w:r>
        <w:r w:rsidR="00F94B95">
          <w:rPr>
            <w:b/>
            <w:bCs/>
          </w:rPr>
          <w:t>B</w:t>
        </w:r>
      </w:ins>
      <w:r w:rsidR="3DEBE7D0" w:rsidRPr="500F0B95">
        <w:t>)</w:t>
      </w:r>
      <w:ins w:id="1115" w:author="Borja J-A" w:date="2024-02-15T19:20:00Z">
        <w:r w:rsidRPr="500F0B95">
          <w:t xml:space="preserve">. </w:t>
        </w:r>
      </w:ins>
      <w:del w:id="1116" w:author="Borja J-A" w:date="2024-02-15T19:20:00Z">
        <w:r w:rsidR="008712B7" w:rsidRPr="500F0B95" w:rsidDel="3DEBE7D0">
          <w:delText xml:space="preserve"> </w:delText>
        </w:r>
        <w:r w:rsidR="008712B7" w:rsidRPr="500F0B95" w:rsidDel="7F5D2EE4">
          <w:delText xml:space="preserve">and EHS did not statistically differ between </w:delText>
        </w:r>
        <w:r w:rsidR="008712B7" w:rsidRPr="500F0B95" w:rsidDel="6F948AC3">
          <w:delText>scenarios (</w:delText>
        </w:r>
        <w:r w:rsidR="008712B7" w:rsidRPr="500F0B95" w:rsidDel="3E347645">
          <w:rPr>
            <w:b/>
            <w:bCs/>
            <w:rPrChange w:id="1117" w:author="Borja J-A" w:date="2024-02-15T19:20:00Z">
              <w:rPr/>
            </w:rPrChange>
          </w:rPr>
          <w:delText>Fig.</w:delText>
        </w:r>
        <w:r w:rsidR="008712B7" w:rsidRPr="500F0B95" w:rsidDel="560A061D">
          <w:rPr>
            <w:b/>
            <w:bCs/>
            <w:rPrChange w:id="1118" w:author="Borja J-A" w:date="2024-02-15T19:20:00Z">
              <w:rPr/>
            </w:rPrChange>
          </w:rPr>
          <w:delText xml:space="preserve"> </w:delText>
        </w:r>
        <w:r w:rsidR="008712B7" w:rsidRPr="500F0B95" w:rsidDel="63E3A87A">
          <w:rPr>
            <w:b/>
            <w:bCs/>
            <w:rPrChange w:id="1119" w:author="Borja J-A" w:date="2024-02-15T19:20:00Z">
              <w:rPr/>
            </w:rPrChange>
          </w:rPr>
          <w:delText>4</w:delText>
        </w:r>
        <w:r w:rsidR="008712B7" w:rsidRPr="500F0B95" w:rsidDel="7A97D560">
          <w:rPr>
            <w:b/>
            <w:bCs/>
            <w:rPrChange w:id="1120" w:author="Borja J-A" w:date="2024-02-15T19:20:00Z">
              <w:rPr/>
            </w:rPrChange>
          </w:rPr>
          <w:delText>a</w:delText>
        </w:r>
        <w:r w:rsidR="008712B7" w:rsidRPr="500F0B95" w:rsidDel="560A061D">
          <w:delText>)</w:delText>
        </w:r>
        <w:r w:rsidR="008712B7" w:rsidRPr="500F0B95" w:rsidDel="148CC0A9">
          <w:rPr>
            <w:noProof/>
          </w:rPr>
          <w:delText>.</w:delText>
        </w:r>
        <w:r w:rsidR="008712B7" w:rsidRPr="500F0B95" w:rsidDel="148CC0A9">
          <w:delText xml:space="preserve"> </w:delText>
        </w:r>
      </w:del>
      <w:r w:rsidR="72BB7459" w:rsidRPr="500F0B95">
        <w:t>The effect size</w:t>
      </w:r>
      <w:ins w:id="1121" w:author="FRANCISCO DE BORJA JIMENEZ-ALFARO GONZALEZ" w:date="2024-02-16T12:01:00Z">
        <w:r w:rsidR="00865B61">
          <w:t>s</w:t>
        </w:r>
      </w:ins>
      <w:r w:rsidR="72BB7459" w:rsidRPr="500F0B95">
        <w:t xml:space="preserve"> </w:t>
      </w:r>
      <w:del w:id="1122" w:author="FRANCISCO DE BORJA JIMENEZ-ALFARO GONZALEZ" w:date="2024-02-16T12:01:00Z">
        <w:r w:rsidR="72BB7459" w:rsidRPr="500F0B95" w:rsidDel="00865B61">
          <w:delText xml:space="preserve">was </w:delText>
        </w:r>
      </w:del>
      <w:ins w:id="1123" w:author="FRANCISCO DE BORJA JIMENEZ-ALFARO GONZALEZ" w:date="2024-02-16T12:01:00Z">
        <w:r w:rsidR="00865B61">
          <w:t>were</w:t>
        </w:r>
        <w:r w:rsidR="00865B61" w:rsidRPr="500F0B95">
          <w:t xml:space="preserve"> </w:t>
        </w:r>
      </w:ins>
      <w:del w:id="1124" w:author="FRANCISCO DE BORJA JIMENEZ-ALFARO GONZALEZ" w:date="2024-02-16T12:01:00Z">
        <w:r w:rsidR="6F948AC3" w:rsidRPr="500F0B95" w:rsidDel="00865B61">
          <w:delText>notably</w:delText>
        </w:r>
        <w:r w:rsidR="72BB7459" w:rsidRPr="500F0B95" w:rsidDel="00865B61">
          <w:delText xml:space="preserve"> </w:delText>
        </w:r>
      </w:del>
      <w:ins w:id="1125" w:author="FRANCISCO DE BORJA JIMENEZ-ALFARO GONZALEZ" w:date="2024-02-16T12:01:00Z">
        <w:r w:rsidR="00865B61">
          <w:t>relatively</w:t>
        </w:r>
        <w:r w:rsidR="00865B61" w:rsidRPr="500F0B95">
          <w:t xml:space="preserve"> </w:t>
        </w:r>
      </w:ins>
      <w:r w:rsidR="72BB7459" w:rsidRPr="500F0B95">
        <w:t xml:space="preserve">larger in the </w:t>
      </w:r>
      <w:r w:rsidR="170058D2" w:rsidRPr="500F0B95">
        <w:t>t</w:t>
      </w:r>
      <w:r w:rsidR="65D483FF" w:rsidRPr="500F0B95">
        <w:t>emperate</w:t>
      </w:r>
      <w:r w:rsidR="72BB7459" w:rsidRPr="500F0B95">
        <w:t xml:space="preserve"> </w:t>
      </w:r>
      <w:r w:rsidR="24B55782" w:rsidRPr="500F0B95">
        <w:t>system</w:t>
      </w:r>
      <w:ins w:id="1126" w:author="Borja J-A" w:date="2024-02-15T19:20:00Z">
        <w:r w:rsidRPr="500F0B95">
          <w:t>,</w:t>
        </w:r>
      </w:ins>
      <w:r w:rsidR="72BB7459" w:rsidRPr="500F0B95">
        <w:t xml:space="preserve"> </w:t>
      </w:r>
      <w:r w:rsidR="079B1FC9" w:rsidRPr="500F0B95">
        <w:t xml:space="preserve">meaning that </w:t>
      </w:r>
      <w:r w:rsidR="72BB7459" w:rsidRPr="500F0B95">
        <w:t xml:space="preserve">the differences </w:t>
      </w:r>
      <w:del w:id="1127" w:author="Borja J-A" w:date="2024-02-15T19:21:00Z">
        <w:r w:rsidR="008712B7" w:rsidRPr="500F0B95" w:rsidDel="54B42F14">
          <w:delText xml:space="preserve">observed </w:delText>
        </w:r>
      </w:del>
      <w:r w:rsidR="72BB7459" w:rsidRPr="500F0B95">
        <w:t xml:space="preserve">between </w:t>
      </w:r>
      <w:r w:rsidR="7C5D90F5" w:rsidRPr="500F0B95">
        <w:t>scenarios</w:t>
      </w:r>
      <w:r w:rsidR="72BB7459" w:rsidRPr="500F0B95">
        <w:t xml:space="preserve"> were </w:t>
      </w:r>
      <w:del w:id="1128" w:author="FRANCISCO DE BORJA JIMENEZ-ALFARO GONZALEZ" w:date="2024-02-16T12:01:00Z">
        <w:r w:rsidR="72BB7459" w:rsidRPr="500F0B95" w:rsidDel="00865B61">
          <w:delText>bigger</w:delText>
        </w:r>
      </w:del>
      <w:ins w:id="1129" w:author="FRANCISCO DE BORJA JIMENEZ-ALFARO GONZALEZ" w:date="2024-02-16T12:01:00Z">
        <w:r w:rsidR="00865B61">
          <w:t>stronger</w:t>
        </w:r>
      </w:ins>
      <w:r w:rsidR="57E541F2" w:rsidRPr="500F0B95">
        <w:t xml:space="preserve">, </w:t>
      </w:r>
      <w:del w:id="1130" w:author="Borja J-A" w:date="2024-02-15T19:21:00Z">
        <w:r w:rsidR="008712B7" w:rsidRPr="500F0B95" w:rsidDel="57E541F2">
          <w:delText xml:space="preserve">also </w:delText>
        </w:r>
      </w:del>
      <w:del w:id="1131" w:author="FRANCISCO DE BORJA JIMENEZ-ALFARO GONZALEZ" w:date="2024-02-16T07:37:00Z">
        <w:r w:rsidR="008712B7" w:rsidRPr="500F0B95" w:rsidDel="57E541F2">
          <w:delText xml:space="preserve">supporting </w:delText>
        </w:r>
      </w:del>
      <w:ins w:id="1132" w:author="FRANCISCO DE BORJA JIMENEZ-ALFARO GONZALEZ" w:date="2024-02-16T07:37:00Z">
        <w:r w:rsidR="424DB77F" w:rsidRPr="500F0B95">
          <w:t xml:space="preserve">in agreement with </w:t>
        </w:r>
      </w:ins>
      <w:r w:rsidR="57E541F2" w:rsidRPr="500F0B95">
        <w:t xml:space="preserve">the </w:t>
      </w:r>
      <w:del w:id="1133" w:author="Borja J-A" w:date="2024-02-15T19:21:00Z">
        <w:r w:rsidR="008712B7" w:rsidRPr="500F0B95" w:rsidDel="57E541F2">
          <w:delText xml:space="preserve">results </w:delText>
        </w:r>
      </w:del>
      <w:ins w:id="1134" w:author="Borja J-A" w:date="2024-02-15T19:21:00Z">
        <w:del w:id="1135" w:author="FRANCISCO DE BORJA JIMENEZ-ALFARO GONZALEZ" w:date="2024-02-16T07:37:00Z">
          <w:r w:rsidR="008712B7" w:rsidRPr="500F0B95" w:rsidDel="4F1AE447">
            <w:delText xml:space="preserve">patterns of </w:delText>
          </w:r>
        </w:del>
      </w:ins>
      <w:ins w:id="1136" w:author="FRANCISCO DE BORJA JIMENEZ-ALFARO GONZALEZ" w:date="2024-02-16T07:37:00Z">
        <w:r w:rsidR="044E2627" w:rsidRPr="500F0B95">
          <w:t xml:space="preserve">observed </w:t>
        </w:r>
      </w:ins>
      <w:del w:id="1137" w:author="Borja J-A" w:date="2024-02-15T19:21:00Z">
        <w:r w:rsidR="008712B7" w:rsidRPr="500F0B95" w:rsidDel="57E541F2">
          <w:delText xml:space="preserve">observed in the density plot of </w:delText>
        </w:r>
      </w:del>
      <w:r w:rsidR="572CF58A" w:rsidRPr="500F0B95">
        <w:t>germination shift</w:t>
      </w:r>
      <w:ins w:id="1138" w:author="Borja J-A" w:date="2024-02-15T19:21:00Z">
        <w:r w:rsidRPr="500F0B95">
          <w:t>s</w:t>
        </w:r>
      </w:ins>
      <w:r w:rsidR="35050858" w:rsidRPr="500F0B95">
        <w:t xml:space="preserve"> (detailed </w:t>
      </w:r>
      <w:r w:rsidR="726F3847" w:rsidRPr="500F0B95">
        <w:t xml:space="preserve">germination trait values per species </w:t>
      </w:r>
      <w:del w:id="1139" w:author="Borja J-A" w:date="2024-02-15T19:22:00Z">
        <w:r w:rsidR="008712B7" w:rsidRPr="500F0B95" w:rsidDel="726F3847">
          <w:delText>can be checked at</w:delText>
        </w:r>
      </w:del>
      <w:ins w:id="1140" w:author="Borja J-A" w:date="2024-02-15T19:22:00Z">
        <w:r w:rsidRPr="500F0B95">
          <w:t>are shown in</w:t>
        </w:r>
      </w:ins>
      <w:r w:rsidR="726F3847" w:rsidRPr="500F0B95">
        <w:t xml:space="preserve"> </w:t>
      </w:r>
      <w:r w:rsidR="74E5F01E" w:rsidRPr="500F0B95">
        <w:rPr>
          <w:highlight w:val="yellow"/>
        </w:rPr>
        <w:t>supporting information</w:t>
      </w:r>
      <w:r w:rsidR="726F3847" w:rsidRPr="500F0B95">
        <w:rPr>
          <w:highlight w:val="yellow"/>
        </w:rPr>
        <w:t xml:space="preserve"> </w:t>
      </w:r>
      <w:r w:rsidR="74E5F01E" w:rsidRPr="500F0B95">
        <w:rPr>
          <w:highlight w:val="yellow"/>
        </w:rPr>
        <w:t>T</w:t>
      </w:r>
      <w:r w:rsidR="04E60AA6" w:rsidRPr="500F0B95">
        <w:t>able</w:t>
      </w:r>
      <w:r w:rsidR="7DE5F6B4" w:rsidRPr="500F0B95">
        <w:t xml:space="preserve"> S4</w:t>
      </w:r>
      <w:r w:rsidR="726F3847" w:rsidRPr="500F0B95">
        <w:t>)</w:t>
      </w:r>
      <w:r w:rsidR="72BB7459" w:rsidRPr="500F0B95">
        <w:t>.</w:t>
      </w:r>
      <w:r w:rsidR="4CC5A25B" w:rsidRPr="500F0B95">
        <w:rPr>
          <w:noProof/>
        </w:rPr>
        <w:t xml:space="preserve"> </w:t>
      </w:r>
      <w:r w:rsidR="4A38961F" w:rsidRPr="500F0B95">
        <w:rPr>
          <w:noProof/>
        </w:rPr>
        <w:t xml:space="preserve"> </w:t>
      </w:r>
      <w:del w:id="1141" w:author="FRANCISCO DE BORJA JIMENEZ-ALFARO GONZALEZ" w:date="2024-02-16T12:01:00Z">
        <w:r w:rsidR="127DC433" w:rsidRPr="500F0B95" w:rsidDel="00865B61">
          <w:rPr>
            <w:noProof/>
          </w:rPr>
          <w:delText xml:space="preserve"> </w:delText>
        </w:r>
      </w:del>
    </w:p>
    <w:p w14:paraId="3CE3BBB6" w14:textId="363CF257" w:rsidR="00452038" w:rsidRPr="00F95F23" w:rsidDel="008712B7" w:rsidRDefault="00452038" w:rsidP="006073EA">
      <w:pPr>
        <w:spacing w:line="360" w:lineRule="auto"/>
        <w:ind w:firstLine="709"/>
        <w:jc w:val="both"/>
        <w:rPr>
          <w:del w:id="1142" w:author="Borja J-A" w:date="2024-02-15T19:25:00Z"/>
          <w:rFonts w:cstheme="minorHAnsi"/>
        </w:rPr>
      </w:pPr>
      <w:del w:id="1143" w:author="Borja J-A" w:date="2024-02-15T19:25:00Z">
        <w:r w:rsidRPr="00F95F23" w:rsidDel="008712B7">
          <w:rPr>
            <w:rFonts w:cstheme="minorHAnsi"/>
          </w:rPr>
          <w:delText xml:space="preserve">The </w:delText>
        </w:r>
      </w:del>
      <w:del w:id="1144" w:author="Borja J-A" w:date="2024-02-15T19:22:00Z">
        <w:r w:rsidRPr="00F95F23" w:rsidDel="008712B7">
          <w:rPr>
            <w:rFonts w:cstheme="minorHAnsi"/>
          </w:rPr>
          <w:delText xml:space="preserve">exploratory </w:delText>
        </w:r>
      </w:del>
      <w:del w:id="1145" w:author="Borja J-A" w:date="2024-02-15T19:25:00Z">
        <w:r w:rsidRPr="00F95F23" w:rsidDel="008712B7">
          <w:rPr>
            <w:rFonts w:cstheme="minorHAnsi"/>
          </w:rPr>
          <w:delText>PCAs (</w:delText>
        </w:r>
        <w:r w:rsidR="00EB7C71" w:rsidRPr="008712B7" w:rsidDel="008712B7">
          <w:rPr>
            <w:rFonts w:cstheme="minorHAnsi"/>
            <w:b/>
            <w:bCs/>
            <w:rPrChange w:id="1146" w:author="Borja J-A" w:date="2024-02-15T19:23:00Z">
              <w:rPr>
                <w:rFonts w:cstheme="minorHAnsi"/>
              </w:rPr>
            </w:rPrChange>
          </w:rPr>
          <w:delText>Fig.</w:delText>
        </w:r>
        <w:r w:rsidRPr="008712B7" w:rsidDel="008712B7">
          <w:rPr>
            <w:rFonts w:cstheme="minorHAnsi"/>
            <w:b/>
            <w:bCs/>
            <w:rPrChange w:id="1147" w:author="Borja J-A" w:date="2024-02-15T19:23:00Z">
              <w:rPr>
                <w:rFonts w:cstheme="minorHAnsi"/>
              </w:rPr>
            </w:rPrChange>
          </w:rPr>
          <w:delText xml:space="preserve"> 5</w:delText>
        </w:r>
        <w:r w:rsidRPr="00F95F23" w:rsidDel="008712B7">
          <w:rPr>
            <w:rFonts w:cstheme="minorHAnsi"/>
          </w:rPr>
          <w:delText xml:space="preserve">) showed that species variability in the fellfield scenario </w:delText>
        </w:r>
        <w:r w:rsidR="00561763" w:rsidDel="008712B7">
          <w:rPr>
            <w:rFonts w:cstheme="minorHAnsi"/>
          </w:rPr>
          <w:delText xml:space="preserve">responded concordantly in </w:delText>
        </w:r>
      </w:del>
      <w:del w:id="1148" w:author="Borja J-A" w:date="2024-02-15T19:23:00Z">
        <w:r w:rsidR="00561763" w:rsidDel="008712B7">
          <w:rPr>
            <w:rFonts w:cstheme="minorHAnsi"/>
          </w:rPr>
          <w:delText xml:space="preserve">both </w:delText>
        </w:r>
      </w:del>
      <w:del w:id="1149" w:author="Borja J-A" w:date="2024-02-15T19:25:00Z">
        <w:r w:rsidR="00561763" w:rsidDel="008712B7">
          <w:rPr>
            <w:rFonts w:cstheme="minorHAnsi"/>
          </w:rPr>
          <w:delText>systems. The first axis (</w:delText>
        </w:r>
        <w:r w:rsidR="00561763" w:rsidRPr="00F95F23" w:rsidDel="008712B7">
          <w:rPr>
            <w:rFonts w:cstheme="minorHAnsi"/>
          </w:rPr>
          <w:delText>explaining 42% of variation</w:delText>
        </w:r>
        <w:r w:rsidR="00561763" w:rsidDel="008712B7">
          <w:rPr>
            <w:rFonts w:cstheme="minorHAnsi"/>
          </w:rPr>
          <w:delText>)</w:delText>
        </w:r>
        <w:r w:rsidR="00561763" w:rsidRPr="00F95F23" w:rsidDel="008712B7">
          <w:rPr>
            <w:rFonts w:cstheme="minorHAnsi"/>
          </w:rPr>
          <w:delText xml:space="preserve"> </w:delText>
        </w:r>
      </w:del>
      <w:del w:id="1150" w:author="Borja J-A" w:date="2024-02-15T19:24:00Z">
        <w:r w:rsidRPr="00F95F23" w:rsidDel="008712B7">
          <w:rPr>
            <w:rFonts w:cstheme="minorHAnsi"/>
          </w:rPr>
          <w:delText xml:space="preserve">is </w:delText>
        </w:r>
      </w:del>
      <w:del w:id="1151" w:author="Borja J-A" w:date="2024-02-15T19:25:00Z">
        <w:r w:rsidR="00561763" w:rsidDel="008712B7">
          <w:rPr>
            <w:rFonts w:cstheme="minorHAnsi"/>
          </w:rPr>
          <w:delText xml:space="preserve">mainly </w:delText>
        </w:r>
        <w:r w:rsidRPr="00F95F23" w:rsidDel="008712B7">
          <w:rPr>
            <w:rFonts w:cstheme="minorHAnsi"/>
          </w:rPr>
          <w:delText>driven by</w:delText>
        </w:r>
        <w:r w:rsidR="0086109C" w:rsidRPr="00F95F23" w:rsidDel="008712B7">
          <w:rPr>
            <w:rFonts w:cstheme="minorHAnsi"/>
          </w:rPr>
          <w:delText xml:space="preserve"> autumn germination</w:delText>
        </w:r>
        <w:r w:rsidR="00561763" w:rsidDel="008712B7">
          <w:rPr>
            <w:rFonts w:cstheme="minorHAnsi"/>
          </w:rPr>
          <w:delText xml:space="preserve"> </w:delText>
        </w:r>
        <w:r w:rsidRPr="00F95F23" w:rsidDel="008712B7">
          <w:rPr>
            <w:rFonts w:cstheme="minorHAnsi"/>
          </w:rPr>
          <w:delText>while the second axis (27%</w:delText>
        </w:r>
      </w:del>
      <w:del w:id="1152" w:author="Borja J-A" w:date="2024-02-15T19:24:00Z">
        <w:r w:rsidRPr="00F95F23" w:rsidDel="008712B7">
          <w:rPr>
            <w:rFonts w:cstheme="minorHAnsi"/>
          </w:rPr>
          <w:delText xml:space="preserve"> of variation</w:delText>
        </w:r>
      </w:del>
      <w:del w:id="1153" w:author="Borja J-A" w:date="2024-02-15T19:25:00Z">
        <w:r w:rsidRPr="00F95F23" w:rsidDel="008712B7">
          <w:rPr>
            <w:rFonts w:cstheme="minorHAnsi"/>
          </w:rPr>
          <w:delText xml:space="preserve">) </w:delText>
        </w:r>
      </w:del>
      <w:del w:id="1154" w:author="Borja J-A" w:date="2024-02-15T19:24:00Z">
        <w:r w:rsidRPr="00F95F23" w:rsidDel="008712B7">
          <w:rPr>
            <w:rFonts w:cstheme="minorHAnsi"/>
          </w:rPr>
          <w:delText xml:space="preserve">is mainly </w:delText>
        </w:r>
      </w:del>
      <w:del w:id="1155" w:author="Borja J-A" w:date="2024-02-15T19:25:00Z">
        <w:r w:rsidRPr="00F95F23" w:rsidDel="008712B7">
          <w:rPr>
            <w:rFonts w:cstheme="minorHAnsi"/>
          </w:rPr>
          <w:delText>explained by summer germ. Contrastingly, species variability in the snowbed scenario responded differently</w:delText>
        </w:r>
        <w:r w:rsidR="00FE0852" w:rsidDel="008712B7">
          <w:rPr>
            <w:rFonts w:cstheme="minorHAnsi"/>
          </w:rPr>
          <w:delText xml:space="preserve">. </w:delText>
        </w:r>
        <w:r w:rsidRPr="00F95F23" w:rsidDel="008712B7">
          <w:rPr>
            <w:rFonts w:cstheme="minorHAnsi"/>
          </w:rPr>
          <w:delText>The first axis (</w:delText>
        </w:r>
      </w:del>
      <w:del w:id="1156" w:author="Borja J-A" w:date="2024-02-15T19:24:00Z">
        <w:r w:rsidRPr="00F95F23" w:rsidDel="008712B7">
          <w:rPr>
            <w:rFonts w:cstheme="minorHAnsi"/>
          </w:rPr>
          <w:delText xml:space="preserve">explaining </w:delText>
        </w:r>
      </w:del>
      <w:del w:id="1157" w:author="Borja J-A" w:date="2024-02-15T19:25:00Z">
        <w:r w:rsidRPr="00F95F23" w:rsidDel="008712B7">
          <w:rPr>
            <w:rFonts w:cstheme="minorHAnsi"/>
          </w:rPr>
          <w:delText xml:space="preserve">39% of variation) was mainly correlated to EHS and summer germination, the second axis (27% of variation) mainly explained by winter germination. (see detailed values of traits contributions and axis eigenvalues explanation in </w:delText>
        </w:r>
        <w:r w:rsidR="006062F6" w:rsidDel="008712B7">
          <w:rPr>
            <w:rFonts w:cstheme="minorHAnsi"/>
            <w:highlight w:val="yellow"/>
          </w:rPr>
          <w:delText>supporting information</w:delText>
        </w:r>
        <w:r w:rsidR="006062F6" w:rsidRPr="00F95F23" w:rsidDel="008712B7">
          <w:rPr>
            <w:rFonts w:cstheme="minorHAnsi"/>
            <w:highlight w:val="yellow"/>
          </w:rPr>
          <w:delText xml:space="preserve"> </w:delText>
        </w:r>
        <w:r w:rsidR="006062F6" w:rsidDel="008712B7">
          <w:rPr>
            <w:rFonts w:cstheme="minorHAnsi"/>
            <w:highlight w:val="yellow"/>
          </w:rPr>
          <w:delText>T</w:delText>
        </w:r>
        <w:r w:rsidR="00FE0852" w:rsidDel="008712B7">
          <w:rPr>
            <w:rFonts w:cstheme="minorHAnsi"/>
          </w:rPr>
          <w:delText xml:space="preserve">able </w:delText>
        </w:r>
        <w:r w:rsidR="001C63B0" w:rsidDel="008712B7">
          <w:rPr>
            <w:rFonts w:cstheme="minorHAnsi"/>
          </w:rPr>
          <w:delText>S7</w:delText>
        </w:r>
        <w:r w:rsidRPr="00F95F23" w:rsidDel="008712B7">
          <w:rPr>
            <w:rFonts w:cstheme="minorHAnsi"/>
          </w:rPr>
          <w:delText>).</w:delText>
        </w:r>
      </w:del>
    </w:p>
    <w:p w14:paraId="537DF733" w14:textId="166360CB" w:rsidR="000B71C6" w:rsidRPr="00F95F23" w:rsidRDefault="31238C7D" w:rsidP="500F0B95">
      <w:pPr>
        <w:spacing w:line="360" w:lineRule="auto"/>
        <w:ind w:firstLine="709"/>
        <w:jc w:val="both"/>
      </w:pPr>
      <w:r w:rsidRPr="500F0B95">
        <w:t>When comparing traits between systems</w:t>
      </w:r>
      <w:ins w:id="1158" w:author="Borja J-A" w:date="2024-02-15T19:28:00Z">
        <w:r w:rsidR="12BD3D39" w:rsidRPr="500F0B95">
          <w:t>,</w:t>
        </w:r>
      </w:ins>
      <w:r w:rsidRPr="500F0B95">
        <w:t xml:space="preserve"> we found significant differences</w:t>
      </w:r>
      <w:r w:rsidR="42A1A94F" w:rsidRPr="500F0B95">
        <w:t xml:space="preserve"> </w:t>
      </w:r>
      <w:del w:id="1159" w:author="FRANCISCO DE BORJA JIMENEZ-ALFARO GONZALEZ" w:date="2024-02-16T07:37:00Z">
        <w:r w:rsidR="00AC238F" w:rsidRPr="500F0B95" w:rsidDel="42A1A94F">
          <w:delText>suggesting different germination strategies</w:delText>
        </w:r>
      </w:del>
      <w:ins w:id="1160" w:author="FRANCISCO DE BORJA JIMENEZ-ALFARO GONZALEZ" w:date="2024-02-16T07:37:00Z">
        <w:r w:rsidR="672DE713" w:rsidRPr="500F0B95">
          <w:t>in most cases</w:t>
        </w:r>
      </w:ins>
      <w:r w:rsidR="2FFEE411" w:rsidRPr="500F0B95">
        <w:t xml:space="preserve"> (</w:t>
      </w:r>
      <w:ins w:id="1161" w:author="Borja J-A" w:date="2024-02-15T19:28:00Z">
        <w:del w:id="1162" w:author="FRANCISCO DE BORJA JIMENEZ-ALFARO GONZALEZ" w:date="2024-02-16T12:02:00Z">
          <w:r w:rsidR="12BD3D39" w:rsidRPr="500F0B95" w:rsidDel="004D5E70">
            <w:rPr>
              <w:b/>
              <w:bCs/>
              <w:rPrChange w:id="1163" w:author="Borja J-A" w:date="2024-02-15T19:28:00Z">
                <w:rPr/>
              </w:rPrChange>
            </w:rPr>
            <w:delText>Fig. 4b</w:delText>
          </w:r>
          <w:r w:rsidR="12BD3D39" w:rsidRPr="500F0B95" w:rsidDel="004D5E70">
            <w:delText xml:space="preserve">, </w:delText>
          </w:r>
        </w:del>
      </w:ins>
      <w:r w:rsidR="2FFEE411" w:rsidRPr="500F0B95">
        <w:t>details of incubator</w:t>
      </w:r>
      <w:del w:id="1164" w:author="Borja J-A" w:date="2024-02-15T19:28:00Z">
        <w:r w:rsidR="00AC238F" w:rsidRPr="500F0B95" w:rsidDel="2FFEE411">
          <w:delText xml:space="preserve"> </w:delText>
        </w:r>
      </w:del>
      <w:r w:rsidR="2FFEE411" w:rsidRPr="500F0B95">
        <w:t xml:space="preserve">*system </w:t>
      </w:r>
      <w:commentRangeStart w:id="1165"/>
      <w:r w:rsidR="2FFEE411" w:rsidRPr="500F0B95">
        <w:t>model</w:t>
      </w:r>
      <w:commentRangeEnd w:id="1165"/>
      <w:r w:rsidR="00AC238F">
        <w:rPr>
          <w:rStyle w:val="CommentReference"/>
        </w:rPr>
        <w:commentReference w:id="1165"/>
      </w:r>
      <w:r w:rsidR="2FFEE411" w:rsidRPr="500F0B95">
        <w:t xml:space="preserve"> in </w:t>
      </w:r>
      <w:r w:rsidR="1E41BC85" w:rsidRPr="500F0B95">
        <w:rPr>
          <w:highlight w:val="yellow"/>
        </w:rPr>
        <w:t>supporting information T</w:t>
      </w:r>
      <w:r w:rsidR="64A0BABA" w:rsidRPr="500F0B95">
        <w:t>able 8</w:t>
      </w:r>
      <w:r w:rsidR="2FFEE411" w:rsidRPr="500F0B95">
        <w:t>)</w:t>
      </w:r>
      <w:r w:rsidRPr="500F0B95">
        <w:t xml:space="preserve">. As expected, autumn germination was significantly higher in the Mediterranean rather than in </w:t>
      </w:r>
      <w:ins w:id="1166" w:author="FRANCISCO DE BORJA JIMENEZ-ALFARO GONZALEZ" w:date="2024-02-16T12:05:00Z">
        <w:r w:rsidR="009A709E">
          <w:t xml:space="preserve">the </w:t>
        </w:r>
      </w:ins>
      <w:r w:rsidRPr="500F0B95">
        <w:t>temperate system</w:t>
      </w:r>
      <w:del w:id="1167" w:author="Borja J-A" w:date="2024-02-15T19:28:00Z">
        <w:r w:rsidR="00AC238F" w:rsidRPr="500F0B95" w:rsidDel="31238C7D">
          <w:delText xml:space="preserve"> (</w:delText>
        </w:r>
        <w:r w:rsidR="00AC238F" w:rsidRPr="500F0B95" w:rsidDel="3E347645">
          <w:delText>Fig.</w:delText>
        </w:r>
        <w:r w:rsidR="00AC238F" w:rsidRPr="500F0B95" w:rsidDel="42A1A94F">
          <w:delText xml:space="preserve"> 4</w:delText>
        </w:r>
        <w:r w:rsidR="00AC238F" w:rsidRPr="500F0B95" w:rsidDel="6910825F">
          <w:delText>b</w:delText>
        </w:r>
        <w:r w:rsidR="00AC238F" w:rsidRPr="500F0B95" w:rsidDel="42A1A94F">
          <w:delText>, 1</w:delText>
        </w:r>
        <w:r w:rsidR="00AC238F" w:rsidRPr="500F0B95" w:rsidDel="42A1A94F">
          <w:rPr>
            <w:vertAlign w:val="superscript"/>
          </w:rPr>
          <w:delText xml:space="preserve">st </w:delText>
        </w:r>
        <w:r w:rsidR="00AC238F" w:rsidRPr="500F0B95" w:rsidDel="42A1A94F">
          <w:delText>row</w:delText>
        </w:r>
        <w:r w:rsidR="00AC238F" w:rsidRPr="500F0B95" w:rsidDel="31238C7D">
          <w:delText>)</w:delText>
        </w:r>
      </w:del>
      <w:r w:rsidRPr="500F0B95">
        <w:t xml:space="preserve">. </w:t>
      </w:r>
      <w:r w:rsidRPr="500F0B95">
        <w:lastRenderedPageBreak/>
        <w:t xml:space="preserve">Germination </w:t>
      </w:r>
      <w:r w:rsidR="3ACA37B8" w:rsidRPr="500F0B95">
        <w:t>during</w:t>
      </w:r>
      <w:r w:rsidRPr="500F0B95">
        <w:t xml:space="preserve"> winter and summer </w:t>
      </w:r>
      <w:del w:id="1168" w:author="Borja J-A" w:date="2024-02-15T19:28:00Z">
        <w:r w:rsidR="00AC238F" w:rsidRPr="500F0B95" w:rsidDel="31238C7D">
          <w:delText xml:space="preserve">periods </w:delText>
        </w:r>
      </w:del>
      <w:r w:rsidRPr="500F0B95">
        <w:t>did not differ between systems</w:t>
      </w:r>
      <w:ins w:id="1169" w:author="FRANCISCO DE BORJA JIMENEZ-ALFARO GONZALEZ" w:date="2024-02-16T07:38:00Z">
        <w:r w:rsidR="4203936C" w:rsidRPr="500F0B95">
          <w:t>,</w:t>
        </w:r>
      </w:ins>
      <w:r w:rsidR="3ACA37B8" w:rsidRPr="500F0B95">
        <w:t xml:space="preserve"> but</w:t>
      </w:r>
      <w:r w:rsidRPr="500F0B95">
        <w:t xml:space="preserve"> in both cases</w:t>
      </w:r>
      <w:del w:id="1170" w:author="FRANCISCO DE BORJA JIMENEZ-ALFARO GONZALEZ" w:date="2024-02-16T07:38:00Z">
        <w:r w:rsidR="00AC238F" w:rsidRPr="500F0B95" w:rsidDel="7569EC1E">
          <w:delText>,</w:delText>
        </w:r>
      </w:del>
      <w:r w:rsidR="6910825F" w:rsidRPr="500F0B95">
        <w:t xml:space="preserve"> </w:t>
      </w:r>
      <w:del w:id="1171" w:author="FRANCISCO DE BORJA JIMENEZ-ALFARO GONZALEZ" w:date="2024-02-16T12:06:00Z">
        <w:r w:rsidR="7569EC1E" w:rsidRPr="500F0B95" w:rsidDel="009A709E">
          <w:delText xml:space="preserve">germination </w:delText>
        </w:r>
      </w:del>
      <w:ins w:id="1172" w:author="FRANCISCO DE BORJA JIMENEZ-ALFARO GONZALEZ" w:date="2024-02-16T12:06:00Z">
        <w:r w:rsidR="009A709E">
          <w:t xml:space="preserve">the seeds only germinated </w:t>
        </w:r>
      </w:ins>
      <w:del w:id="1173" w:author="FRANCISCO DE BORJA JIMENEZ-ALFARO GONZALEZ" w:date="2024-02-16T12:06:00Z">
        <w:r w:rsidR="00AC238F" w:rsidRPr="500F0B95" w:rsidDel="009A709E">
          <w:delText xml:space="preserve">happened </w:delText>
        </w:r>
      </w:del>
      <w:ins w:id="1174" w:author="Borja J-A" w:date="2024-02-15T19:28:00Z">
        <w:del w:id="1175" w:author="FRANCISCO DE BORJA JIMENEZ-ALFARO GONZALEZ" w:date="2024-02-16T12:06:00Z">
          <w:r w:rsidR="12BD3D39" w:rsidRPr="500F0B95" w:rsidDel="009A709E">
            <w:delText xml:space="preserve">occurred </w:delText>
          </w:r>
        </w:del>
      </w:ins>
      <w:r w:rsidRPr="500F0B95">
        <w:t xml:space="preserve">in </w:t>
      </w:r>
      <w:r w:rsidR="7569EC1E" w:rsidRPr="500F0B95">
        <w:t xml:space="preserve">the </w:t>
      </w:r>
      <w:proofErr w:type="spellStart"/>
      <w:r w:rsidRPr="500F0B95">
        <w:t>snowbed</w:t>
      </w:r>
      <w:proofErr w:type="spellEnd"/>
      <w:r w:rsidRPr="500F0B95">
        <w:t xml:space="preserve"> </w:t>
      </w:r>
      <w:del w:id="1176" w:author="FRANCISCO DE BORJA JIMENEZ-ALFARO GONZALEZ" w:date="2024-02-16T12:06:00Z">
        <w:r w:rsidRPr="500F0B95" w:rsidDel="009A709E">
          <w:delText>scenario</w:delText>
        </w:r>
      </w:del>
      <w:ins w:id="1177" w:author="FRANCISCO DE BORJA JIMENEZ-ALFARO GONZALEZ" w:date="2024-02-16T12:06:00Z">
        <w:r w:rsidR="009A709E">
          <w:t>conditions</w:t>
        </w:r>
      </w:ins>
      <w:del w:id="1178" w:author="Borja J-A" w:date="2024-02-15T19:28:00Z">
        <w:r w:rsidR="00AC238F" w:rsidRPr="500F0B95" w:rsidDel="31238C7D">
          <w:delText xml:space="preserve"> (</w:delText>
        </w:r>
        <w:r w:rsidR="00AC238F" w:rsidRPr="500F0B95" w:rsidDel="3E347645">
          <w:delText>Fig.</w:delText>
        </w:r>
        <w:r w:rsidR="00AC238F" w:rsidRPr="500F0B95" w:rsidDel="5C6FAEB5">
          <w:delText xml:space="preserve"> 4</w:delText>
        </w:r>
        <w:r w:rsidR="00AC238F" w:rsidRPr="500F0B95" w:rsidDel="6910825F">
          <w:delText>b</w:delText>
        </w:r>
        <w:r w:rsidR="00AC238F" w:rsidRPr="500F0B95" w:rsidDel="595DF33F">
          <w:delText>, 2</w:delText>
        </w:r>
        <w:r w:rsidR="00AC238F" w:rsidRPr="500F0B95" w:rsidDel="595DF33F">
          <w:rPr>
            <w:vertAlign w:val="superscript"/>
          </w:rPr>
          <w:delText>nd</w:delText>
        </w:r>
        <w:r w:rsidR="00AC238F" w:rsidRPr="500F0B95" w:rsidDel="595DF33F">
          <w:delText xml:space="preserve"> </w:delText>
        </w:r>
        <w:r w:rsidR="00AC238F" w:rsidRPr="500F0B95" w:rsidDel="42A1A94F">
          <w:delText>and 4</w:delText>
        </w:r>
        <w:r w:rsidR="00AC238F" w:rsidRPr="500F0B95" w:rsidDel="42A1A94F">
          <w:rPr>
            <w:vertAlign w:val="superscript"/>
          </w:rPr>
          <w:delText>th</w:delText>
        </w:r>
        <w:r w:rsidR="00AC238F" w:rsidRPr="500F0B95" w:rsidDel="42A1A94F">
          <w:delText xml:space="preserve"> </w:delText>
        </w:r>
        <w:r w:rsidR="00AC238F" w:rsidRPr="500F0B95" w:rsidDel="595DF33F">
          <w:delText>row</w:delText>
        </w:r>
        <w:r w:rsidR="00AC238F" w:rsidRPr="500F0B95" w:rsidDel="42A1A94F">
          <w:delText>s</w:delText>
        </w:r>
        <w:r w:rsidR="00AC238F" w:rsidRPr="500F0B95" w:rsidDel="31238C7D">
          <w:delText>)</w:delText>
        </w:r>
      </w:del>
      <w:r w:rsidRPr="500F0B95">
        <w:t>. Spring germination showed significant differences with higher values in the temperate system</w:t>
      </w:r>
      <w:del w:id="1179" w:author="FRANCISCO DE BORJA JIMENEZ-ALFARO GONZALEZ" w:date="2024-02-16T07:38:00Z">
        <w:r w:rsidR="00AC238F" w:rsidRPr="500F0B95" w:rsidDel="31238C7D">
          <w:delText xml:space="preserve"> </w:delText>
        </w:r>
      </w:del>
      <w:del w:id="1180" w:author="Borja J-A" w:date="2024-02-15T19:29:00Z">
        <w:r w:rsidR="00AC238F" w:rsidRPr="500F0B95" w:rsidDel="31238C7D">
          <w:delText>(</w:delText>
        </w:r>
        <w:r w:rsidR="00AC238F" w:rsidRPr="500F0B95" w:rsidDel="3E347645">
          <w:delText>Fig.</w:delText>
        </w:r>
        <w:r w:rsidR="00AC238F" w:rsidRPr="500F0B95" w:rsidDel="42A1A94F">
          <w:delText xml:space="preserve"> 4</w:delText>
        </w:r>
        <w:r w:rsidR="00AC238F" w:rsidRPr="500F0B95" w:rsidDel="6910825F">
          <w:delText>b</w:delText>
        </w:r>
        <w:r w:rsidR="00AC238F" w:rsidRPr="500F0B95" w:rsidDel="42A1A94F">
          <w:delText>, 3</w:delText>
        </w:r>
        <w:r w:rsidR="00AC238F" w:rsidRPr="500F0B95" w:rsidDel="42A1A94F">
          <w:rPr>
            <w:vertAlign w:val="superscript"/>
          </w:rPr>
          <w:delText>rd</w:delText>
        </w:r>
        <w:r w:rsidR="00AC238F" w:rsidRPr="500F0B95" w:rsidDel="42A1A94F">
          <w:delText xml:space="preserve"> row</w:delText>
        </w:r>
        <w:r w:rsidR="00AC238F" w:rsidRPr="500F0B95" w:rsidDel="31238C7D">
          <w:delText>)</w:delText>
        </w:r>
      </w:del>
      <w:r w:rsidR="27F5344D" w:rsidRPr="500F0B95">
        <w:t>.</w:t>
      </w:r>
      <w:r w:rsidRPr="500F0B95">
        <w:t xml:space="preserve"> </w:t>
      </w:r>
      <w:r w:rsidR="28CA70B8" w:rsidRPr="500F0B95">
        <w:t>At the end of the experiment, t</w:t>
      </w:r>
      <w:r w:rsidRPr="500F0B95">
        <w:t xml:space="preserve">otal germination was </w:t>
      </w:r>
      <w:del w:id="1181" w:author="FRANCISCO DE BORJA JIMENEZ-ALFARO GONZALEZ" w:date="2024-02-16T12:06:00Z">
        <w:r w:rsidRPr="500F0B95" w:rsidDel="00C076C1">
          <w:delText xml:space="preserve">significantly </w:delText>
        </w:r>
      </w:del>
      <w:r w:rsidR="27F5344D" w:rsidRPr="500F0B95">
        <w:t>higher in the Mediterranean system</w:t>
      </w:r>
      <w:ins w:id="1182" w:author="FRANCISCO DE BORJA JIMENEZ-ALFARO GONZALEZ" w:date="2024-02-16T07:38:00Z">
        <w:r w:rsidR="2C8C6175" w:rsidRPr="500F0B95">
          <w:t>.</w:t>
        </w:r>
      </w:ins>
      <w:ins w:id="1183" w:author="FRANCISCO DE BORJA JIMENEZ-ALFARO GONZALEZ" w:date="2024-02-16T12:06:00Z">
        <w:r w:rsidR="00C076C1">
          <w:t>, t</w:t>
        </w:r>
      </w:ins>
      <w:ins w:id="1184" w:author="Borja J-A" w:date="2024-02-15T19:29:00Z">
        <w:del w:id="1185" w:author="FRANCISCO DE BORJA JIMENEZ-ALFARO GONZALEZ" w:date="2024-02-16T07:38:00Z">
          <w:r w:rsidR="00AC238F" w:rsidRPr="500F0B95" w:rsidDel="12BD3D39">
            <w:delText>,</w:delText>
          </w:r>
        </w:del>
        <w:del w:id="1186" w:author="FRANCISCO DE BORJA JIMENEZ-ALFARO GONZALEZ" w:date="2024-02-16T12:06:00Z">
          <w:r w:rsidR="12BD3D39" w:rsidRPr="500F0B95" w:rsidDel="00C076C1">
            <w:delText xml:space="preserve"> </w:delText>
          </w:r>
        </w:del>
      </w:ins>
      <w:del w:id="1187" w:author="Borja J-A" w:date="2024-02-15T19:29:00Z">
        <w:r w:rsidR="00AC238F" w:rsidRPr="500F0B95" w:rsidDel="42A1A94F">
          <w:delText xml:space="preserve"> (</w:delText>
        </w:r>
        <w:r w:rsidR="00AC238F" w:rsidRPr="500F0B95" w:rsidDel="3E347645">
          <w:delText>Fig.</w:delText>
        </w:r>
        <w:r w:rsidR="00AC238F" w:rsidRPr="500F0B95" w:rsidDel="42A1A94F">
          <w:delText xml:space="preserve"> 4</w:delText>
        </w:r>
        <w:r w:rsidR="00AC238F" w:rsidRPr="500F0B95" w:rsidDel="6910825F">
          <w:delText>b</w:delText>
        </w:r>
        <w:r w:rsidR="00AC238F" w:rsidRPr="500F0B95" w:rsidDel="42A1A94F">
          <w:delText>, 5</w:delText>
        </w:r>
        <w:r w:rsidR="00AC238F" w:rsidRPr="500F0B95" w:rsidDel="42A1A94F">
          <w:rPr>
            <w:vertAlign w:val="superscript"/>
          </w:rPr>
          <w:delText>th</w:delText>
        </w:r>
        <w:r w:rsidR="00AC238F" w:rsidRPr="500F0B95" w:rsidDel="42A1A94F">
          <w:delText xml:space="preserve"> row)</w:delText>
        </w:r>
        <w:r w:rsidR="00AC238F" w:rsidRPr="500F0B95" w:rsidDel="31238C7D">
          <w:delText xml:space="preserve">.  To conclude, </w:delText>
        </w:r>
      </w:del>
      <w:del w:id="1188" w:author="FRANCISCO DE BORJA JIMENEZ-ALFARO GONZALEZ" w:date="2024-02-16T07:38:00Z">
        <w:r w:rsidR="00AC238F" w:rsidRPr="500F0B95" w:rsidDel="31238C7D">
          <w:delText>t</w:delText>
        </w:r>
      </w:del>
      <w:r w:rsidRPr="500F0B95">
        <w:t xml:space="preserve">he average T50 </w:t>
      </w:r>
      <w:del w:id="1189" w:author="Borja J-A" w:date="2024-02-15T19:29:00Z">
        <w:r w:rsidR="00AC238F" w:rsidRPr="500F0B95" w:rsidDel="31238C7D">
          <w:delText xml:space="preserve">time </w:delText>
        </w:r>
      </w:del>
      <w:r w:rsidRPr="500F0B95">
        <w:t xml:space="preserve">was </w:t>
      </w:r>
      <w:del w:id="1190" w:author="FRANCISCO DE BORJA JIMENEZ-ALFARO GONZALEZ" w:date="2024-02-16T12:06:00Z">
        <w:r w:rsidRPr="500F0B95" w:rsidDel="00C076C1">
          <w:delText xml:space="preserve">significantly </w:delText>
        </w:r>
      </w:del>
      <w:r w:rsidRPr="500F0B95">
        <w:t>higher in the temperate system</w:t>
      </w:r>
      <w:ins w:id="1191" w:author="Borja J-A" w:date="2024-02-15T19:29:00Z">
        <w:r w:rsidR="12BD3D39" w:rsidRPr="500F0B95">
          <w:t>,</w:t>
        </w:r>
      </w:ins>
      <w:del w:id="1192" w:author="Borja J-A" w:date="2024-02-15T19:29:00Z">
        <w:r w:rsidR="00AC238F" w:rsidRPr="500F0B95" w:rsidDel="42A1A94F">
          <w:delText xml:space="preserve"> (</w:delText>
        </w:r>
        <w:r w:rsidR="00AC238F" w:rsidRPr="500F0B95" w:rsidDel="3E347645">
          <w:delText>Fig.</w:delText>
        </w:r>
        <w:r w:rsidR="00AC238F" w:rsidRPr="500F0B95" w:rsidDel="42A1A94F">
          <w:delText xml:space="preserve"> 4</w:delText>
        </w:r>
        <w:r w:rsidR="00AC238F" w:rsidRPr="500F0B95" w:rsidDel="6910825F">
          <w:delText>b</w:delText>
        </w:r>
        <w:r w:rsidR="00AC238F" w:rsidRPr="500F0B95" w:rsidDel="42A1A94F">
          <w:delText>, 6</w:delText>
        </w:r>
        <w:r w:rsidR="00AC238F" w:rsidRPr="500F0B95" w:rsidDel="42A1A94F">
          <w:rPr>
            <w:vertAlign w:val="superscript"/>
          </w:rPr>
          <w:delText>th</w:delText>
        </w:r>
        <w:r w:rsidR="00AC238F" w:rsidRPr="500F0B95" w:rsidDel="42A1A94F">
          <w:delText xml:space="preserve"> row)</w:delText>
        </w:r>
      </w:del>
      <w:r w:rsidRPr="500F0B95">
        <w:t xml:space="preserve"> and EHS was </w:t>
      </w:r>
      <w:del w:id="1193" w:author="FRANCISCO DE BORJA JIMENEZ-ALFARO GONZALEZ" w:date="2024-02-16T07:38:00Z">
        <w:r w:rsidR="00AC238F" w:rsidRPr="500F0B95" w:rsidDel="31238C7D">
          <w:delText xml:space="preserve">only </w:delText>
        </w:r>
      </w:del>
      <w:del w:id="1194" w:author="FRANCISCO DE BORJA JIMENEZ-ALFARO GONZALEZ" w:date="2024-02-16T12:06:00Z">
        <w:r w:rsidRPr="500F0B95" w:rsidDel="00C076C1">
          <w:delText xml:space="preserve">significantly </w:delText>
        </w:r>
      </w:del>
      <w:r w:rsidRPr="500F0B95">
        <w:t xml:space="preserve">lower in </w:t>
      </w:r>
      <w:r w:rsidR="173BD394" w:rsidRPr="500F0B95">
        <w:t xml:space="preserve">species from the temperate system subjected to </w:t>
      </w:r>
      <w:del w:id="1195" w:author="FRANCISCO DE BORJA JIMENEZ-ALFARO GONZALEZ" w:date="2024-02-16T07:38:00Z">
        <w:r w:rsidR="00AC238F" w:rsidRPr="500F0B95" w:rsidDel="31238C7D">
          <w:delText xml:space="preserve">the </w:delText>
        </w:r>
      </w:del>
      <w:proofErr w:type="spellStart"/>
      <w:r w:rsidRPr="500F0B95">
        <w:t>snowbed</w:t>
      </w:r>
      <w:proofErr w:type="spellEnd"/>
      <w:r w:rsidRPr="500F0B95">
        <w:t xml:space="preserve"> </w:t>
      </w:r>
      <w:del w:id="1196" w:author="Borja J-A" w:date="2024-02-15T19:29:00Z">
        <w:r w:rsidR="00AC238F" w:rsidRPr="500F0B95" w:rsidDel="31238C7D">
          <w:delText>scenario</w:delText>
        </w:r>
        <w:r w:rsidR="00AC238F" w:rsidRPr="500F0B95" w:rsidDel="42A1A94F">
          <w:delText xml:space="preserve"> </w:delText>
        </w:r>
      </w:del>
      <w:ins w:id="1197" w:author="Borja J-A" w:date="2024-02-15T19:29:00Z">
        <w:r w:rsidR="12BD3D39" w:rsidRPr="500F0B95">
          <w:t>conditions</w:t>
        </w:r>
      </w:ins>
      <w:del w:id="1198" w:author="Borja J-A" w:date="2024-02-15T19:29:00Z">
        <w:r w:rsidR="00AC238F" w:rsidRPr="500F0B95" w:rsidDel="42A1A94F">
          <w:delText>(</w:delText>
        </w:r>
        <w:r w:rsidR="00AC238F" w:rsidRPr="500F0B95" w:rsidDel="3E347645">
          <w:delText>Fig.</w:delText>
        </w:r>
        <w:r w:rsidR="00AC238F" w:rsidRPr="500F0B95" w:rsidDel="42A1A94F">
          <w:delText xml:space="preserve"> 4</w:delText>
        </w:r>
        <w:r w:rsidR="00AC238F" w:rsidRPr="500F0B95" w:rsidDel="2D9C00EC">
          <w:delText>b</w:delText>
        </w:r>
        <w:r w:rsidR="00AC238F" w:rsidRPr="500F0B95" w:rsidDel="42A1A94F">
          <w:delText>, last row)</w:delText>
        </w:r>
      </w:del>
      <w:r w:rsidR="173BD394" w:rsidRPr="500F0B95">
        <w:t xml:space="preserve">. </w:t>
      </w:r>
      <w:ins w:id="1199" w:author="Borja J-A" w:date="2024-02-15T19:31:00Z">
        <w:r w:rsidR="12BD3D39" w:rsidRPr="500F0B95">
          <w:t xml:space="preserve">According to Pagel’s Lambda, </w:t>
        </w:r>
      </w:ins>
      <w:del w:id="1200" w:author="Borja J-A" w:date="2024-02-15T19:30:00Z">
        <w:r w:rsidR="00AC238F" w:rsidRPr="500F0B95" w:rsidDel="6C657098">
          <w:delText>Corroborating the phylogenetical signal observed in the germination shift we</w:delText>
        </w:r>
      </w:del>
      <w:ins w:id="1201" w:author="Borja J-A" w:date="2024-02-15T19:31:00Z">
        <w:r w:rsidR="12BD3D39" w:rsidRPr="500F0B95">
          <w:t>w</w:t>
        </w:r>
      </w:ins>
      <w:ins w:id="1202" w:author="Borja J-A" w:date="2024-02-15T19:30:00Z">
        <w:r w:rsidR="12BD3D39" w:rsidRPr="500F0B95">
          <w:t xml:space="preserve">e </w:t>
        </w:r>
      </w:ins>
      <w:del w:id="1203" w:author="Borja J-A" w:date="2024-02-15T19:31:00Z">
        <w:r w:rsidR="00AC238F" w:rsidRPr="500F0B95" w:rsidDel="6C657098">
          <w:delText xml:space="preserve"> </w:delText>
        </w:r>
      </w:del>
      <w:r w:rsidR="6C657098" w:rsidRPr="500F0B95">
        <w:t>found a strong phylogenetic signal</w:t>
      </w:r>
      <w:ins w:id="1204" w:author="Borja J-A" w:date="2024-02-15T19:30:00Z">
        <w:r w:rsidR="12BD3D39" w:rsidRPr="500F0B95">
          <w:t xml:space="preserve"> </w:t>
        </w:r>
      </w:ins>
      <w:del w:id="1205" w:author="Borja J-A" w:date="2024-02-15T19:30:00Z">
        <w:r w:rsidR="00AC238F" w:rsidRPr="500F0B95" w:rsidDel="6C657098">
          <w:delText xml:space="preserve">, calculated by Pagel’s Lambda </w:delText>
        </w:r>
        <w:r w:rsidR="00AC238F" w:rsidRPr="500F0B95">
          <w:fldChar w:fldCharType="begin"/>
        </w:r>
        <w:r w:rsidR="00AC238F" w:rsidRPr="500F0B95">
          <w:del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delInstrText>
        </w:r>
        <w:r w:rsidR="00AC238F" w:rsidRPr="500F0B95">
          <w:fldChar w:fldCharType="separate"/>
        </w:r>
        <w:r w:rsidR="00AC238F" w:rsidRPr="500F0B95" w:rsidDel="6C657098">
          <w:rPr>
            <w:noProof/>
          </w:rPr>
          <w:delText>(Pagel, 1999)</w:delText>
        </w:r>
        <w:r w:rsidR="00AC238F" w:rsidRPr="500F0B95">
          <w:fldChar w:fldCharType="end"/>
        </w:r>
        <w:r w:rsidR="00AC238F" w:rsidRPr="500F0B95" w:rsidDel="6C657098">
          <w:delText xml:space="preserve">, with similar patterns </w:delText>
        </w:r>
      </w:del>
      <w:r w:rsidR="6C657098" w:rsidRPr="500F0B95">
        <w:t>in both systems</w:t>
      </w:r>
      <w:ins w:id="1206" w:author="Borja J-A" w:date="2024-02-15T19:31:00Z">
        <w:r w:rsidR="12BD3D39" w:rsidRPr="500F0B95">
          <w:t xml:space="preserve"> (</w:t>
        </w:r>
        <w:r w:rsidR="12BD3D39" w:rsidRPr="500F0B95">
          <w:rPr>
            <w:highlight w:val="yellow"/>
          </w:rPr>
          <w:t>supporting information T</w:t>
        </w:r>
        <w:r w:rsidR="12BD3D39" w:rsidRPr="500F0B95">
          <w:t>able S8)</w:t>
        </w:r>
      </w:ins>
      <w:r w:rsidR="6C657098" w:rsidRPr="500F0B95">
        <w:t xml:space="preserve">. All </w:t>
      </w:r>
      <w:del w:id="1207" w:author="FRANCISCO DE BORJA JIMENEZ-ALFARO GONZALEZ" w:date="2024-02-16T12:07:00Z">
        <w:r w:rsidR="6C657098" w:rsidRPr="500F0B95" w:rsidDel="00A0261E">
          <w:delText xml:space="preserve">germination phenology </w:delText>
        </w:r>
      </w:del>
      <w:r w:rsidR="6C657098" w:rsidRPr="500F0B95">
        <w:t>traits had mean lambda values above 0.8</w:t>
      </w:r>
      <w:ins w:id="1208" w:author="Borja J-A" w:date="2024-02-15T19:30:00Z">
        <w:r w:rsidR="12BD3D39" w:rsidRPr="500F0B95">
          <w:t>,</w:t>
        </w:r>
      </w:ins>
      <w:r w:rsidR="6C657098" w:rsidRPr="500F0B95">
        <w:t xml:space="preserve"> while traits related to germination speed (T50 and EHS) showed lower values around 0.4 </w:t>
      </w:r>
      <w:del w:id="1209" w:author="Borja J-A" w:date="2024-02-15T19:31:00Z">
        <w:r w:rsidR="00AC238F" w:rsidRPr="500F0B95" w:rsidDel="6C657098">
          <w:delText>(</w:delText>
        </w:r>
        <w:r w:rsidR="00AC238F" w:rsidRPr="500F0B95" w:rsidDel="18E5443A">
          <w:rPr>
            <w:highlight w:val="yellow"/>
          </w:rPr>
          <w:delText>supporting information T</w:delText>
        </w:r>
        <w:r w:rsidR="00AC238F" w:rsidRPr="500F0B95" w:rsidDel="56A0A1BD">
          <w:delText>able S8</w:delText>
        </w:r>
        <w:r w:rsidR="00AC238F" w:rsidRPr="500F0B95" w:rsidDel="6C657098">
          <w:delText xml:space="preserve">). </w:delText>
        </w:r>
      </w:del>
      <w:r w:rsidR="2FFEE411" w:rsidRPr="500F0B95">
        <w:t>In both systems,</w:t>
      </w:r>
      <w:r w:rsidR="6C657098" w:rsidRPr="500F0B95">
        <w:t xml:space="preserve"> we found significant effects of phylogeny and intraspecific variability</w:t>
      </w:r>
      <w:r w:rsidR="2FFEE411" w:rsidRPr="500F0B95">
        <w:t xml:space="preserve"> (random factors)</w:t>
      </w:r>
      <w:r w:rsidR="6C657098" w:rsidRPr="500F0B95">
        <w:t xml:space="preserve"> for all </w:t>
      </w:r>
      <w:del w:id="1210" w:author="Borja J-A" w:date="2024-02-15T19:30:00Z">
        <w:r w:rsidR="00AC238F" w:rsidRPr="500F0B95" w:rsidDel="6C657098">
          <w:delText>germination phenology</w:delText>
        </w:r>
        <w:r w:rsidR="00AC238F" w:rsidRPr="500F0B95" w:rsidDel="173BD394">
          <w:delText xml:space="preserve"> </w:delText>
        </w:r>
      </w:del>
      <w:r w:rsidR="173BD394" w:rsidRPr="500F0B95">
        <w:t>traits.</w:t>
      </w:r>
      <w:r w:rsidR="6C657098" w:rsidRPr="500F0B95">
        <w:t xml:space="preserve"> </w:t>
      </w:r>
      <w:r w:rsidR="2FFEE411" w:rsidRPr="500F0B95">
        <w:t xml:space="preserve">In </w:t>
      </w:r>
      <w:r w:rsidR="6C657098" w:rsidRPr="500F0B95">
        <w:t xml:space="preserve">T50 and EHS traits </w:t>
      </w:r>
      <w:r w:rsidR="2FFEE411" w:rsidRPr="500F0B95">
        <w:t xml:space="preserve">we found </w:t>
      </w:r>
      <w:r w:rsidR="173BD394" w:rsidRPr="500F0B95">
        <w:t>lower or</w:t>
      </w:r>
      <w:r w:rsidR="6C657098" w:rsidRPr="500F0B95">
        <w:t xml:space="preserve"> no significant effect of phylogeny</w:t>
      </w:r>
      <w:ins w:id="1211" w:author="Borja J-A" w:date="2024-02-15T19:31:00Z">
        <w:r w:rsidR="12BD3D39" w:rsidRPr="500F0B95">
          <w:t>,</w:t>
        </w:r>
      </w:ins>
      <w:r w:rsidR="6C657098" w:rsidRPr="500F0B95">
        <w:t xml:space="preserve"> </w:t>
      </w:r>
      <w:r w:rsidR="173BD394" w:rsidRPr="500F0B95">
        <w:t>while</w:t>
      </w:r>
      <w:r w:rsidR="6C657098" w:rsidRPr="500F0B95">
        <w:t xml:space="preserve"> </w:t>
      </w:r>
      <w:r w:rsidR="173BD394" w:rsidRPr="500F0B95">
        <w:t>intraspecific variation had still a significant effect</w:t>
      </w:r>
      <w:del w:id="1212" w:author="Borja J-A" w:date="2024-02-15T19:31:00Z">
        <w:r w:rsidR="00AC238F" w:rsidRPr="500F0B95" w:rsidDel="173BD394">
          <w:delText xml:space="preserve"> </w:delText>
        </w:r>
        <w:r w:rsidR="00AC238F" w:rsidRPr="500F0B95" w:rsidDel="6C657098">
          <w:delText>(</w:delText>
        </w:r>
        <w:r w:rsidR="00AC238F" w:rsidRPr="500F0B95" w:rsidDel="18E5443A">
          <w:rPr>
            <w:highlight w:val="yellow"/>
          </w:rPr>
          <w:delText>supporting information</w:delText>
        </w:r>
        <w:r w:rsidR="00AC238F" w:rsidRPr="500F0B95" w:rsidDel="56A0A1BD">
          <w:rPr>
            <w:highlight w:val="yellow"/>
          </w:rPr>
          <w:delText xml:space="preserve"> T</w:delText>
        </w:r>
        <w:r w:rsidR="00AC238F" w:rsidRPr="500F0B95" w:rsidDel="56A0A1BD">
          <w:delText>able S8</w:delText>
        </w:r>
        <w:r w:rsidR="00AC238F" w:rsidRPr="500F0B95" w:rsidDel="6C657098">
          <w:delText>)</w:delText>
        </w:r>
      </w:del>
      <w:r w:rsidR="6C657098" w:rsidRPr="500F0B95">
        <w:t>.</w:t>
      </w:r>
    </w:p>
    <w:p w14:paraId="1A9804DA" w14:textId="0BCA78CF" w:rsidR="00E10354" w:rsidRDefault="635C662A" w:rsidP="500F0B95">
      <w:pPr>
        <w:spacing w:line="360" w:lineRule="auto"/>
        <w:ind w:firstLine="709"/>
        <w:jc w:val="both"/>
        <w:rPr>
          <w:ins w:id="1213" w:author="Borja J-A" w:date="2024-02-15T19:26:00Z"/>
        </w:rPr>
      </w:pPr>
      <w:commentRangeStart w:id="1214"/>
      <w:r w:rsidRPr="500F0B95">
        <w:rPr>
          <w:highlight w:val="red"/>
          <w:rPrChange w:id="1215" w:author="Borja J-A" w:date="2024-02-15T19:32:00Z">
            <w:rPr/>
          </w:rPrChange>
        </w:rPr>
        <w:t xml:space="preserve">We found a significant interaction term in all germination traits except total germination, </w:t>
      </w:r>
      <w:r w:rsidR="1F85F363" w:rsidRPr="500F0B95">
        <w:rPr>
          <w:highlight w:val="red"/>
          <w:rPrChange w:id="1216" w:author="Borja J-A" w:date="2024-02-15T19:32:00Z">
            <w:rPr/>
          </w:rPrChange>
        </w:rPr>
        <w:t xml:space="preserve">being the temperate </w:t>
      </w:r>
      <w:r w:rsidR="24B55782" w:rsidRPr="500F0B95">
        <w:rPr>
          <w:highlight w:val="red"/>
          <w:rPrChange w:id="1217" w:author="Borja J-A" w:date="2024-02-15T19:32:00Z">
            <w:rPr/>
          </w:rPrChange>
        </w:rPr>
        <w:t>system</w:t>
      </w:r>
      <w:r w:rsidR="1F85F363" w:rsidRPr="500F0B95">
        <w:rPr>
          <w:highlight w:val="red"/>
          <w:rPrChange w:id="1218" w:author="Borja J-A" w:date="2024-02-15T19:32:00Z">
            <w:rPr/>
          </w:rPrChange>
        </w:rPr>
        <w:t xml:space="preserve"> in </w:t>
      </w:r>
      <w:proofErr w:type="spellStart"/>
      <w:r w:rsidR="1F85F363" w:rsidRPr="500F0B95">
        <w:rPr>
          <w:highlight w:val="red"/>
          <w:rPrChange w:id="1219" w:author="Borja J-A" w:date="2024-02-15T19:32:00Z">
            <w:rPr/>
          </w:rPrChange>
        </w:rPr>
        <w:t>snowbed</w:t>
      </w:r>
      <w:proofErr w:type="spellEnd"/>
      <w:r w:rsidR="1F85F363" w:rsidRPr="500F0B95">
        <w:rPr>
          <w:highlight w:val="red"/>
          <w:rPrChange w:id="1220" w:author="Borja J-A" w:date="2024-02-15T19:32:00Z">
            <w:rPr/>
          </w:rPrChange>
        </w:rPr>
        <w:t xml:space="preserve"> scenario </w:t>
      </w:r>
      <w:r w:rsidR="5BC3A56C" w:rsidRPr="500F0B95">
        <w:rPr>
          <w:highlight w:val="red"/>
          <w:rPrChange w:id="1221" w:author="Borja J-A" w:date="2024-02-15T19:32:00Z">
            <w:rPr/>
          </w:rPrChange>
        </w:rPr>
        <w:t xml:space="preserve">showing </w:t>
      </w:r>
      <w:r w:rsidR="1F85F363" w:rsidRPr="500F0B95">
        <w:rPr>
          <w:highlight w:val="red"/>
          <w:rPrChange w:id="1222" w:author="Borja J-A" w:date="2024-02-15T19:32:00Z">
            <w:rPr/>
          </w:rPrChange>
        </w:rPr>
        <w:t xml:space="preserve">the most distinct </w:t>
      </w:r>
      <w:r w:rsidR="5BC3A56C" w:rsidRPr="500F0B95">
        <w:rPr>
          <w:highlight w:val="red"/>
          <w:rPrChange w:id="1223" w:author="Borja J-A" w:date="2024-02-15T19:32:00Z">
            <w:rPr/>
          </w:rPrChange>
        </w:rPr>
        <w:t>responses</w:t>
      </w:r>
      <w:r w:rsidR="396AFF0D" w:rsidRPr="500F0B95">
        <w:rPr>
          <w:highlight w:val="red"/>
          <w:rPrChange w:id="1224" w:author="Borja J-A" w:date="2024-02-15T19:32:00Z">
            <w:rPr/>
          </w:rPrChange>
        </w:rPr>
        <w:t xml:space="preserve">, with either higher or lower </w:t>
      </w:r>
      <w:r w:rsidR="5BC3A56C" w:rsidRPr="500F0B95">
        <w:rPr>
          <w:highlight w:val="red"/>
          <w:rPrChange w:id="1225" w:author="Borja J-A" w:date="2024-02-15T19:32:00Z">
            <w:rPr/>
          </w:rPrChange>
        </w:rPr>
        <w:t xml:space="preserve">germination </w:t>
      </w:r>
      <w:r w:rsidR="396AFF0D" w:rsidRPr="500F0B95">
        <w:rPr>
          <w:highlight w:val="red"/>
          <w:rPrChange w:id="1226" w:author="Borja J-A" w:date="2024-02-15T19:32:00Z">
            <w:rPr/>
          </w:rPrChange>
        </w:rPr>
        <w:t>values</w:t>
      </w:r>
      <w:r w:rsidR="35D205BC" w:rsidRPr="500F0B95">
        <w:rPr>
          <w:highlight w:val="red"/>
          <w:rPrChange w:id="1227" w:author="Borja J-A" w:date="2024-02-15T19:32:00Z">
            <w:rPr/>
          </w:rPrChange>
        </w:rPr>
        <w:t xml:space="preserve"> than the rest</w:t>
      </w:r>
      <w:r w:rsidR="2FFEE411" w:rsidRPr="500F0B95">
        <w:rPr>
          <w:highlight w:val="red"/>
          <w:rPrChange w:id="1228" w:author="Borja J-A" w:date="2024-02-15T19:32:00Z">
            <w:rPr/>
          </w:rPrChange>
        </w:rPr>
        <w:t xml:space="preserve"> (</w:t>
      </w:r>
      <w:r w:rsidR="3E347645" w:rsidRPr="500F0B95">
        <w:rPr>
          <w:highlight w:val="red"/>
          <w:rPrChange w:id="1229" w:author="Borja J-A" w:date="2024-02-15T19:32:00Z">
            <w:rPr/>
          </w:rPrChange>
        </w:rPr>
        <w:t>Fig.</w:t>
      </w:r>
      <w:r w:rsidR="2907ED46" w:rsidRPr="500F0B95">
        <w:rPr>
          <w:highlight w:val="red"/>
          <w:rPrChange w:id="1230" w:author="Borja J-A" w:date="2024-02-15T19:32:00Z">
            <w:rPr/>
          </w:rPrChange>
        </w:rPr>
        <w:t xml:space="preserve"> 6</w:t>
      </w:r>
      <w:r w:rsidR="2FFEE411" w:rsidRPr="500F0B95">
        <w:rPr>
          <w:highlight w:val="red"/>
          <w:rPrChange w:id="1231" w:author="Borja J-A" w:date="2024-02-15T19:32:00Z">
            <w:rPr/>
          </w:rPrChange>
        </w:rPr>
        <w:t>, note the different trajectory in germination phenology)</w:t>
      </w:r>
      <w:r w:rsidR="396AFF0D" w:rsidRPr="500F0B95">
        <w:rPr>
          <w:highlight w:val="red"/>
          <w:rPrChange w:id="1232" w:author="Borja J-A" w:date="2024-02-15T19:32:00Z">
            <w:rPr/>
          </w:rPrChange>
        </w:rPr>
        <w:t xml:space="preserve">. </w:t>
      </w:r>
      <w:del w:id="1233" w:author="Borja J-A" w:date="2024-02-15T19:25:00Z">
        <w:r w:rsidR="00E80C03" w:rsidRPr="500F0B95" w:rsidDel="6A6683D8">
          <w:rPr>
            <w:highlight w:val="red"/>
            <w:rPrChange w:id="1234" w:author="Borja J-A" w:date="2024-02-15T19:32:00Z">
              <w:rPr/>
            </w:rPrChange>
          </w:rPr>
          <w:delText>Corroborating also the differen</w:delText>
        </w:r>
        <w:r w:rsidR="00E80C03" w:rsidRPr="500F0B95" w:rsidDel="16ACA033">
          <w:rPr>
            <w:highlight w:val="red"/>
            <w:rPrChange w:id="1235" w:author="Borja J-A" w:date="2024-02-15T19:32:00Z">
              <w:rPr/>
            </w:rPrChange>
          </w:rPr>
          <w:delText>t drivers explaining species variability in PCAs.</w:delText>
        </w:r>
      </w:del>
      <w:commentRangeEnd w:id="1214"/>
      <w:r w:rsidR="00E80C03">
        <w:rPr>
          <w:rStyle w:val="CommentReference"/>
        </w:rPr>
        <w:commentReference w:id="1214"/>
      </w:r>
    </w:p>
    <w:p w14:paraId="0FDE64FA" w14:textId="77777777" w:rsidR="008712B7" w:rsidRPr="00F95F23" w:rsidRDefault="008712B7" w:rsidP="008712B7">
      <w:pPr>
        <w:spacing w:line="360" w:lineRule="auto"/>
        <w:ind w:firstLine="709"/>
        <w:jc w:val="both"/>
        <w:rPr>
          <w:ins w:id="1236" w:author="Borja J-A" w:date="2024-02-15T19:26:00Z"/>
          <w:rFonts w:cstheme="minorHAnsi"/>
        </w:rPr>
      </w:pPr>
      <w:commentRangeStart w:id="1237"/>
      <w:ins w:id="1238" w:author="Borja J-A" w:date="2024-02-15T19:26:00Z">
        <w:r w:rsidRPr="00F95F23">
          <w:rPr>
            <w:rFonts w:cstheme="minorHAnsi"/>
          </w:rPr>
          <w:t>The PCAs</w:t>
        </w:r>
        <w:r>
          <w:rPr>
            <w:rFonts w:cstheme="minorHAnsi"/>
          </w:rPr>
          <w:t xml:space="preserve"> of trait variation</w:t>
        </w:r>
        <w:r w:rsidRPr="00F95F23">
          <w:rPr>
            <w:rFonts w:cstheme="minorHAnsi"/>
          </w:rPr>
          <w:t xml:space="preserve"> (</w:t>
        </w:r>
        <w:r w:rsidRPr="00484480">
          <w:rPr>
            <w:rFonts w:cstheme="minorHAnsi"/>
            <w:b/>
            <w:bCs/>
          </w:rPr>
          <w:t>Fig. 5</w:t>
        </w:r>
        <w:r w:rsidRPr="00F95F23">
          <w:rPr>
            <w:rFonts w:cstheme="minorHAnsi"/>
          </w:rPr>
          <w:t xml:space="preserve">) showed that species variability in the fellfield scenario </w:t>
        </w:r>
        <w:r>
          <w:rPr>
            <w:rFonts w:cstheme="minorHAnsi"/>
          </w:rPr>
          <w:t>responded concordantly in the two study systems. The first axis (</w:t>
        </w:r>
        <w:r w:rsidRPr="00F95F23">
          <w:rPr>
            <w:rFonts w:cstheme="minorHAnsi"/>
          </w:rPr>
          <w:t>explaining 42% of variation</w:t>
        </w:r>
        <w:r>
          <w:rPr>
            <w:rFonts w:cstheme="minorHAnsi"/>
          </w:rPr>
          <w:t>)</w:t>
        </w:r>
        <w:r w:rsidRPr="00F95F23">
          <w:rPr>
            <w:rFonts w:cstheme="minorHAnsi"/>
          </w:rPr>
          <w:t xml:space="preserve"> </w:t>
        </w:r>
        <w:r>
          <w:rPr>
            <w:rFonts w:cstheme="minorHAnsi"/>
          </w:rPr>
          <w:t>was</w:t>
        </w:r>
        <w:r w:rsidRPr="00F95F23">
          <w:rPr>
            <w:rFonts w:cstheme="minorHAnsi"/>
          </w:rPr>
          <w:t xml:space="preserve"> </w:t>
        </w:r>
        <w:r>
          <w:rPr>
            <w:rFonts w:cstheme="minorHAnsi"/>
          </w:rPr>
          <w:t xml:space="preserve">mainly </w:t>
        </w:r>
        <w:r w:rsidRPr="00F95F23">
          <w:rPr>
            <w:rFonts w:cstheme="minorHAnsi"/>
          </w:rPr>
          <w:t>driven by autumn germination</w:t>
        </w:r>
        <w:r>
          <w:rPr>
            <w:rFonts w:cstheme="minorHAnsi"/>
          </w:rPr>
          <w:t xml:space="preserve">, </w:t>
        </w:r>
        <w:r w:rsidRPr="00F95F23">
          <w:rPr>
            <w:rFonts w:cstheme="minorHAnsi"/>
          </w:rPr>
          <w:t xml:space="preserve">while the second axis (27%) </w:t>
        </w:r>
        <w:r>
          <w:rPr>
            <w:rFonts w:cstheme="minorHAnsi"/>
          </w:rPr>
          <w:t>was</w:t>
        </w:r>
        <w:r w:rsidRPr="00F95F23">
          <w:rPr>
            <w:rFonts w:cstheme="minorHAnsi"/>
          </w:rPr>
          <w:t xml:space="preserve"> explained by summer germ</w:t>
        </w:r>
        <w:r>
          <w:rPr>
            <w:rFonts w:cstheme="minorHAnsi"/>
          </w:rPr>
          <w:t>ination</w:t>
        </w:r>
        <w:r w:rsidRPr="00F95F23">
          <w:rPr>
            <w:rFonts w:cstheme="minorHAnsi"/>
          </w:rPr>
          <w:t xml:space="preserve">. Contrastingly, species variability in the </w:t>
        </w:r>
        <w:proofErr w:type="spellStart"/>
        <w:r w:rsidRPr="00F95F23">
          <w:rPr>
            <w:rFonts w:cstheme="minorHAnsi"/>
          </w:rPr>
          <w:t>snowbed</w:t>
        </w:r>
        <w:proofErr w:type="spellEnd"/>
        <w:r w:rsidRPr="00F95F23">
          <w:rPr>
            <w:rFonts w:cstheme="minorHAnsi"/>
          </w:rPr>
          <w:t xml:space="preserve"> scenario responded differently</w:t>
        </w:r>
        <w:r>
          <w:rPr>
            <w:rFonts w:cstheme="minorHAnsi"/>
          </w:rPr>
          <w:t xml:space="preserve">. </w:t>
        </w:r>
        <w:r w:rsidRPr="00F95F23">
          <w:rPr>
            <w:rFonts w:cstheme="minorHAnsi"/>
          </w:rPr>
          <w:t xml:space="preserve">The first axis (39% of variation) was mainly correlated to EHS and summer germination, </w:t>
        </w:r>
        <w:r>
          <w:rPr>
            <w:rFonts w:cstheme="minorHAnsi"/>
          </w:rPr>
          <w:t xml:space="preserve">while </w:t>
        </w:r>
        <w:r w:rsidRPr="00F95F23">
          <w:rPr>
            <w:rFonts w:cstheme="minorHAnsi"/>
          </w:rPr>
          <w:t xml:space="preserve">the second axis (27% of variation) </w:t>
        </w:r>
        <w:r>
          <w:rPr>
            <w:rFonts w:cstheme="minorHAnsi"/>
          </w:rPr>
          <w:t xml:space="preserve">was </w:t>
        </w:r>
        <w:r w:rsidRPr="00F95F23">
          <w:rPr>
            <w:rFonts w:cstheme="minorHAnsi"/>
          </w:rPr>
          <w:t xml:space="preserve">mainly explained by winter germination. (trait contributions and axis eigenvalues </w:t>
        </w:r>
        <w:r>
          <w:rPr>
            <w:rFonts w:cstheme="minorHAnsi"/>
          </w:rPr>
          <w:t xml:space="preserve">are show </w:t>
        </w:r>
        <w:r w:rsidRPr="00F95F23">
          <w:rPr>
            <w:rFonts w:cstheme="minorHAnsi"/>
          </w:rPr>
          <w:t xml:space="preserve">in </w:t>
        </w:r>
        <w:r>
          <w:rPr>
            <w:rFonts w:cstheme="minorHAnsi"/>
            <w:highlight w:val="yellow"/>
          </w:rPr>
          <w:t>supporting information</w:t>
        </w:r>
        <w:r w:rsidRPr="00F95F23">
          <w:rPr>
            <w:rFonts w:cstheme="minorHAnsi"/>
            <w:highlight w:val="yellow"/>
          </w:rPr>
          <w:t xml:space="preserve"> </w:t>
        </w:r>
        <w:r>
          <w:rPr>
            <w:rFonts w:cstheme="minorHAnsi"/>
            <w:highlight w:val="yellow"/>
          </w:rPr>
          <w:t>T</w:t>
        </w:r>
        <w:r>
          <w:rPr>
            <w:rFonts w:cstheme="minorHAnsi"/>
          </w:rPr>
          <w:t>able S7</w:t>
        </w:r>
        <w:r w:rsidRPr="00F95F23">
          <w:rPr>
            <w:rFonts w:cstheme="minorHAnsi"/>
          </w:rPr>
          <w:t>).</w:t>
        </w:r>
      </w:ins>
      <w:commentRangeEnd w:id="1237"/>
      <w:r w:rsidR="00700F07">
        <w:rPr>
          <w:rStyle w:val="CommentReference"/>
          <w:rFonts w:ascii="Calibri" w:eastAsia="Calibri" w:hAnsi="Calibri" w:cs="Calibri"/>
        </w:rPr>
        <w:commentReference w:id="1237"/>
      </w:r>
    </w:p>
    <w:p w14:paraId="14B83705" w14:textId="3FA914E2" w:rsidR="008E51AA" w:rsidRPr="003A0753" w:rsidRDefault="008E51AA">
      <w:pPr>
        <w:pStyle w:val="Heading2"/>
        <w:spacing w:after="160"/>
        <w:rPr>
          <w:ins w:id="1239" w:author="Borja J-A" w:date="2024-02-15T18:16:00Z"/>
          <w:rFonts w:eastAsia="Times New Roman"/>
          <w:bdr w:val="none" w:sz="0" w:space="0" w:color="auto" w:frame="1"/>
          <w:lang w:eastAsia="ca-ES"/>
          <w:rPrChange w:id="1240" w:author="Borja J-A" w:date="2024-02-15T19:14:00Z">
            <w:rPr>
              <w:ins w:id="1241" w:author="Borja J-A" w:date="2024-02-15T18:16:00Z"/>
            </w:rPr>
          </w:rPrChange>
        </w:rPr>
        <w:pPrChange w:id="1242" w:author="Borja J-A" w:date="2024-02-15T19:14:00Z">
          <w:pPr>
            <w:pStyle w:val="Heading3"/>
          </w:pPr>
        </w:pPrChange>
      </w:pPr>
      <w:ins w:id="1243" w:author="Borja J-A" w:date="2024-02-15T18:16:00Z">
        <w:r w:rsidRPr="003A0753">
          <w:rPr>
            <w:rFonts w:eastAsia="Times New Roman"/>
            <w:bdr w:val="none" w:sz="0" w:space="0" w:color="auto" w:frame="1"/>
            <w:lang w:eastAsia="ca-ES"/>
            <w:rPrChange w:id="1244" w:author="Borja J-A" w:date="2024-02-15T19:14:00Z">
              <w:rPr/>
            </w:rPrChange>
          </w:rPr>
          <w:t xml:space="preserve">3.3. </w:t>
        </w:r>
        <w:r w:rsidR="003F1494" w:rsidRPr="003A0753">
          <w:rPr>
            <w:rFonts w:eastAsia="Times New Roman"/>
            <w:bdr w:val="none" w:sz="0" w:space="0" w:color="auto" w:frame="1"/>
            <w:lang w:eastAsia="ca-ES"/>
            <w:rPrChange w:id="1245" w:author="Borja J-A" w:date="2024-02-15T19:14:00Z">
              <w:rPr/>
            </w:rPrChange>
          </w:rPr>
          <w:t xml:space="preserve">Germination </w:t>
        </w:r>
      </w:ins>
      <w:ins w:id="1246" w:author="Borja J-A" w:date="2024-02-15T18:17:00Z">
        <w:r w:rsidR="003F1494" w:rsidRPr="003A0753">
          <w:rPr>
            <w:rFonts w:eastAsia="Times New Roman"/>
            <w:bdr w:val="none" w:sz="0" w:space="0" w:color="auto" w:frame="1"/>
            <w:lang w:eastAsia="ca-ES"/>
            <w:rPrChange w:id="1247" w:author="Borja J-A" w:date="2024-02-15T19:14:00Z">
              <w:rPr/>
            </w:rPrChange>
          </w:rPr>
          <w:t>in the field</w:t>
        </w:r>
      </w:ins>
    </w:p>
    <w:p w14:paraId="665D3BE4" w14:textId="7AB848B4" w:rsidR="008E51AA" w:rsidRPr="00F95F23" w:rsidRDefault="007F7372">
      <w:pPr>
        <w:spacing w:line="360" w:lineRule="auto"/>
        <w:jc w:val="both"/>
        <w:rPr>
          <w:ins w:id="1248" w:author="Borja J-A" w:date="2024-02-15T18:16:00Z"/>
          <w:rFonts w:cstheme="minorHAnsi"/>
        </w:rPr>
        <w:pPrChange w:id="1249" w:author="Borja J-A" w:date="2024-02-15T19:14:00Z">
          <w:pPr>
            <w:spacing w:line="360" w:lineRule="auto"/>
            <w:ind w:firstLine="709"/>
            <w:jc w:val="both"/>
          </w:pPr>
        </w:pPrChange>
      </w:pPr>
      <w:ins w:id="1250" w:author="FRANCISCO DE BORJA JIMENEZ-ALFARO GONZALEZ" w:date="2024-02-16T12:15:00Z">
        <w:r>
          <w:rPr>
            <w:rFonts w:cstheme="minorHAnsi"/>
          </w:rPr>
          <w:t xml:space="preserve">The germination phenology recorded in the field </w:t>
        </w:r>
      </w:ins>
      <w:ins w:id="1251" w:author="FRANCISCO DE BORJA JIMENEZ-ALFARO GONZALEZ" w:date="2024-02-16T12:20:00Z">
        <w:r w:rsidR="0035416F">
          <w:rPr>
            <w:rFonts w:cstheme="minorHAnsi"/>
          </w:rPr>
          <w:t>largely</w:t>
        </w:r>
      </w:ins>
      <w:ins w:id="1252" w:author="FRANCISCO DE BORJA JIMENEZ-ALFARO GONZALEZ" w:date="2024-02-16T12:16:00Z">
        <w:r w:rsidR="00BD7998">
          <w:rPr>
            <w:rFonts w:cstheme="minorHAnsi"/>
          </w:rPr>
          <w:t xml:space="preserve"> agreed with the laboratory experiments</w:t>
        </w:r>
        <w:r w:rsidR="00376DCF">
          <w:rPr>
            <w:rFonts w:cstheme="minorHAnsi"/>
          </w:rPr>
          <w:t xml:space="preserve"> (</w:t>
        </w:r>
        <w:r w:rsidR="00376DCF" w:rsidRPr="00376DCF">
          <w:rPr>
            <w:rFonts w:cstheme="minorHAnsi"/>
            <w:b/>
            <w:bCs/>
            <w:rPrChange w:id="1253" w:author="FRANCISCO DE BORJA JIMENEZ-ALFARO GONZALEZ" w:date="2024-02-16T12:16:00Z">
              <w:rPr>
                <w:rFonts w:cstheme="minorHAnsi"/>
              </w:rPr>
            </w:rPrChange>
          </w:rPr>
          <w:t>Table 2</w:t>
        </w:r>
        <w:r w:rsidR="00376DCF">
          <w:rPr>
            <w:rFonts w:cstheme="minorHAnsi"/>
          </w:rPr>
          <w:t xml:space="preserve">). </w:t>
        </w:r>
      </w:ins>
      <w:ins w:id="1254" w:author="FRANCISCO DE BORJA JIMENEZ-ALFARO GONZALEZ" w:date="2024-02-16T12:17:00Z">
        <w:r w:rsidR="00DC2F27">
          <w:rPr>
            <w:rFonts w:cstheme="minorHAnsi"/>
          </w:rPr>
          <w:t>In</w:t>
        </w:r>
      </w:ins>
      <w:ins w:id="1255" w:author="FRANCISCO DE BORJA JIMENEZ-ALFARO GONZALEZ" w:date="2024-02-16T12:18:00Z">
        <w:r w:rsidR="003B6C57">
          <w:rPr>
            <w:rFonts w:cstheme="minorHAnsi"/>
          </w:rPr>
          <w:t xml:space="preserve"> the fellfield conditions, </w:t>
        </w:r>
        <w:r w:rsidR="00030C0A">
          <w:rPr>
            <w:rFonts w:cstheme="minorHAnsi"/>
          </w:rPr>
          <w:t xml:space="preserve">all species germinated </w:t>
        </w:r>
      </w:ins>
      <w:ins w:id="1256" w:author="FRANCISCO DE BORJA JIMENEZ-ALFARO GONZALEZ" w:date="2024-02-16T12:26:00Z">
        <w:r w:rsidR="00114FE8">
          <w:rPr>
            <w:rFonts w:cstheme="minorHAnsi"/>
          </w:rPr>
          <w:t>in spring or autumn</w:t>
        </w:r>
      </w:ins>
      <w:ins w:id="1257" w:author="FRANCISCO DE BORJA JIMENEZ-ALFARO GONZALEZ" w:date="2024-02-16T12:19:00Z">
        <w:r w:rsidR="0012081D">
          <w:rPr>
            <w:rFonts w:cstheme="minorHAnsi"/>
          </w:rPr>
          <w:t xml:space="preserve">, irrespectively of </w:t>
        </w:r>
      </w:ins>
      <w:ins w:id="1258" w:author="FRANCISCO DE BORJA JIMENEZ-ALFARO GONZALEZ" w:date="2024-02-16T12:20:00Z">
        <w:r w:rsidR="0035416F">
          <w:rPr>
            <w:rFonts w:cstheme="minorHAnsi"/>
          </w:rPr>
          <w:t xml:space="preserve">being </w:t>
        </w:r>
        <w:r w:rsidR="00FC6269">
          <w:rPr>
            <w:rFonts w:cstheme="minorHAnsi"/>
          </w:rPr>
          <w:t>sown in the incubator or</w:t>
        </w:r>
      </w:ins>
      <w:ins w:id="1259" w:author="FRANCISCO DE BORJA JIMENEZ-ALFARO GONZALEZ" w:date="2024-02-16T12:22:00Z">
        <w:r w:rsidR="00EA3062">
          <w:rPr>
            <w:rFonts w:cstheme="minorHAnsi"/>
          </w:rPr>
          <w:t xml:space="preserve"> in</w:t>
        </w:r>
      </w:ins>
      <w:ins w:id="1260" w:author="FRANCISCO DE BORJA JIMENEZ-ALFARO GONZALEZ" w:date="2024-02-16T12:20:00Z">
        <w:r w:rsidR="00FC6269">
          <w:rPr>
            <w:rFonts w:cstheme="minorHAnsi"/>
          </w:rPr>
          <w:t xml:space="preserve"> the field. </w:t>
        </w:r>
      </w:ins>
      <w:ins w:id="1261" w:author="FRANCISCO DE BORJA JIMENEZ-ALFARO GONZALEZ" w:date="2024-02-16T12:26:00Z">
        <w:r w:rsidR="00114FE8">
          <w:rPr>
            <w:rFonts w:cstheme="minorHAnsi"/>
          </w:rPr>
          <w:t>In</w:t>
        </w:r>
      </w:ins>
      <w:ins w:id="1262" w:author="FRANCISCO DE BORJA JIMENEZ-ALFARO GONZALEZ" w:date="2024-02-16T12:21:00Z">
        <w:r w:rsidR="0088258D">
          <w:rPr>
            <w:rFonts w:cstheme="minorHAnsi"/>
          </w:rPr>
          <w:t xml:space="preserve"> some cases, </w:t>
        </w:r>
      </w:ins>
      <w:ins w:id="1263" w:author="FRANCISCO DE BORJA JIMENEZ-ALFARO GONZALEZ" w:date="2024-02-16T12:22:00Z">
        <w:r w:rsidR="00DB792A">
          <w:rPr>
            <w:rFonts w:cstheme="minorHAnsi"/>
          </w:rPr>
          <w:t xml:space="preserve">germination in the field was recorded in the second autumn </w:t>
        </w:r>
        <w:r w:rsidR="00DB792A" w:rsidRPr="00DC3F58">
          <w:rPr>
            <w:rFonts w:cstheme="minorHAnsi"/>
            <w:highlight w:val="yellow"/>
            <w:rPrChange w:id="1264" w:author="FRANCISCO DE BORJA JIMENEZ-ALFARO GONZALEZ" w:date="2024-02-16T12:27:00Z">
              <w:rPr>
                <w:rFonts w:cstheme="minorHAnsi"/>
              </w:rPr>
            </w:rPrChange>
          </w:rPr>
          <w:t>because we couldn´t test</w:t>
        </w:r>
        <w:commentRangeStart w:id="1265"/>
        <w:r w:rsidR="00DB792A">
          <w:rPr>
            <w:rFonts w:cstheme="minorHAnsi"/>
          </w:rPr>
          <w:t xml:space="preserve"> </w:t>
        </w:r>
      </w:ins>
      <w:ins w:id="1266" w:author="FRANCISCO DE BORJA JIMENEZ-ALFARO GONZALEZ" w:date="2024-02-16T12:32:00Z">
        <w:r w:rsidR="00811779">
          <w:rPr>
            <w:rFonts w:cstheme="minorHAnsi"/>
          </w:rPr>
          <w:t>¿¿¿</w:t>
        </w:r>
        <w:r w:rsidR="00811779" w:rsidRPr="00F95F23">
          <w:rPr>
            <w:rFonts w:cstheme="minorHAnsi"/>
          </w:rPr>
          <w:t>In fellfield natural conditions, higher germination values were observed in the spring retrieval (germination could have happen the first autumn just after sowing or the first month after snowmelt</w:t>
        </w:r>
        <w:r w:rsidR="00811779">
          <w:rPr>
            <w:rFonts w:cstheme="minorHAnsi"/>
          </w:rPr>
          <w:t xml:space="preserve"> </w:t>
        </w:r>
      </w:ins>
      <w:ins w:id="1267" w:author="FRANCISCO DE BORJA JIMENEZ-ALFARO GONZALEZ" w:date="2024-02-16T12:22:00Z">
        <w:r w:rsidR="00DB792A">
          <w:rPr>
            <w:rFonts w:cstheme="minorHAnsi"/>
          </w:rPr>
          <w:t>…</w:t>
        </w:r>
      </w:ins>
      <w:ins w:id="1268" w:author="FRANCISCO DE BORJA JIMENEZ-ALFARO GONZALEZ" w:date="2024-02-16T12:23:00Z">
        <w:r w:rsidR="00421553">
          <w:rPr>
            <w:rFonts w:cstheme="minorHAnsi"/>
          </w:rPr>
          <w:t>.</w:t>
        </w:r>
      </w:ins>
      <w:ins w:id="1269" w:author="FRANCISCO DE BORJA JIMENEZ-ALFARO GONZALEZ" w:date="2024-02-16T12:32:00Z">
        <w:r w:rsidR="00811779">
          <w:rPr>
            <w:rFonts w:cstheme="minorHAnsi"/>
          </w:rPr>
          <w:t>???</w:t>
        </w:r>
      </w:ins>
      <w:ins w:id="1270" w:author="FRANCISCO DE BORJA JIMENEZ-ALFARO GONZALEZ" w:date="2024-02-16T12:23:00Z">
        <w:r w:rsidR="00421553">
          <w:rPr>
            <w:rFonts w:cstheme="minorHAnsi"/>
          </w:rPr>
          <w:t xml:space="preserve"> </w:t>
        </w:r>
      </w:ins>
      <w:commentRangeEnd w:id="1265"/>
      <w:ins w:id="1271" w:author="FRANCISCO DE BORJA JIMENEZ-ALFARO GONZALEZ" w:date="2024-02-16T12:24:00Z">
        <w:r w:rsidR="00C60A1F">
          <w:rPr>
            <w:rStyle w:val="CommentReference"/>
            <w:rFonts w:ascii="Calibri" w:eastAsia="Calibri" w:hAnsi="Calibri" w:cs="Calibri"/>
          </w:rPr>
          <w:commentReference w:id="1265"/>
        </w:r>
        <w:r w:rsidR="00C60A1F">
          <w:rPr>
            <w:rFonts w:cstheme="minorHAnsi"/>
          </w:rPr>
          <w:t xml:space="preserve"> In the </w:t>
        </w:r>
        <w:proofErr w:type="spellStart"/>
        <w:r w:rsidR="00C60A1F">
          <w:rPr>
            <w:rFonts w:cstheme="minorHAnsi"/>
          </w:rPr>
          <w:t>snowbed</w:t>
        </w:r>
        <w:proofErr w:type="spellEnd"/>
        <w:r w:rsidR="00C60A1F">
          <w:rPr>
            <w:rFonts w:cstheme="minorHAnsi"/>
          </w:rPr>
          <w:t xml:space="preserve"> conditions</w:t>
        </w:r>
      </w:ins>
      <w:ins w:id="1272" w:author="FRANCISCO DE BORJA JIMENEZ-ALFARO GONZALEZ" w:date="2024-02-16T12:27:00Z">
        <w:r w:rsidR="00DC3F58">
          <w:rPr>
            <w:rFonts w:cstheme="minorHAnsi"/>
          </w:rPr>
          <w:t xml:space="preserve">, </w:t>
        </w:r>
        <w:r w:rsidR="002F4F11">
          <w:rPr>
            <w:rFonts w:cstheme="minorHAnsi"/>
          </w:rPr>
          <w:t>most species</w:t>
        </w:r>
      </w:ins>
      <w:commentRangeStart w:id="1273"/>
      <w:ins w:id="1274" w:author="FRANCISCO DE BORJA JIMENEZ-ALFARO GONZALEZ" w:date="2024-02-16T12:28:00Z">
        <w:r w:rsidR="00B80C22">
          <w:rPr>
            <w:rFonts w:cstheme="minorHAnsi"/>
          </w:rPr>
          <w:t xml:space="preserve">… </w:t>
        </w:r>
      </w:ins>
      <w:commentRangeEnd w:id="1273"/>
      <w:ins w:id="1275" w:author="FRANCISCO DE BORJA JIMENEZ-ALFARO GONZALEZ" w:date="2024-02-16T12:30:00Z">
        <w:r w:rsidR="009825C2">
          <w:rPr>
            <w:rStyle w:val="CommentReference"/>
            <w:rFonts w:ascii="Calibri" w:eastAsia="Calibri" w:hAnsi="Calibri" w:cs="Calibri"/>
          </w:rPr>
          <w:commentReference w:id="1273"/>
        </w:r>
        <w:r w:rsidR="009825C2">
          <w:rPr>
            <w:rFonts w:cstheme="minorHAnsi"/>
          </w:rPr>
          <w:t xml:space="preserve"> In two species from the temperate system</w:t>
        </w:r>
      </w:ins>
      <w:ins w:id="1276" w:author="Borja J-A" w:date="2024-02-15T18:16:00Z">
        <w:del w:id="1277" w:author="FRANCISCO DE BORJA JIMENEZ-ALFARO GONZALEZ" w:date="2024-02-16T12:30:00Z">
          <w:r w:rsidR="008E51AA" w:rsidRPr="00F95F23" w:rsidDel="009825C2">
            <w:rPr>
              <w:rFonts w:cstheme="minorHAnsi"/>
            </w:rPr>
            <w:delText>The patterns observed in the continuous seasonal experiment are authenticated by the field germination phenology we registered for 10 of our species, which showed compatible phenology patterns (Table 1,</w:delText>
          </w:r>
        </w:del>
      </w:ins>
      <w:ins w:id="1278" w:author="FRANCISCO DE BORJA JIMENEZ-ALFARO GONZALEZ" w:date="2024-02-16T12:30:00Z">
        <w:r w:rsidR="009825C2">
          <w:rPr>
            <w:rFonts w:cstheme="minorHAnsi"/>
          </w:rPr>
          <w:t xml:space="preserve"> (</w:t>
        </w:r>
      </w:ins>
      <w:proofErr w:type="spellStart"/>
      <w:ins w:id="1279" w:author="Borja J-A" w:date="2024-02-15T18:16:00Z">
        <w:del w:id="1280" w:author="FRANCISCO DE BORJA JIMENEZ-ALFARO GONZALEZ" w:date="2024-02-16T12:30:00Z">
          <w:r w:rsidR="008E51AA" w:rsidRPr="00F95F23" w:rsidDel="009825C2">
            <w:rPr>
              <w:rFonts w:cstheme="minorHAnsi"/>
            </w:rPr>
            <w:delText xml:space="preserve"> </w:delText>
          </w:r>
        </w:del>
        <w:r w:rsidR="008E51AA" w:rsidRPr="00F95F23">
          <w:rPr>
            <w:rFonts w:cstheme="minorHAnsi"/>
            <w:i/>
            <w:iCs/>
          </w:rPr>
          <w:t>Androsace</w:t>
        </w:r>
        <w:proofErr w:type="spellEnd"/>
        <w:r w:rsidR="008E51AA" w:rsidRPr="00F95F23">
          <w:rPr>
            <w:rFonts w:cstheme="minorHAnsi"/>
            <w:i/>
            <w:iCs/>
          </w:rPr>
          <w:t xml:space="preserve"> </w:t>
        </w:r>
        <w:proofErr w:type="spellStart"/>
        <w:r w:rsidR="008E51AA" w:rsidRPr="00F95F23">
          <w:rPr>
            <w:rFonts w:cstheme="minorHAnsi"/>
            <w:i/>
            <w:iCs/>
          </w:rPr>
          <w:t>villosa</w:t>
        </w:r>
        <w:proofErr w:type="spellEnd"/>
        <w:r w:rsidR="008E51AA" w:rsidRPr="00F95F23">
          <w:rPr>
            <w:rFonts w:cstheme="minorHAnsi"/>
          </w:rPr>
          <w:t xml:space="preserve"> and </w:t>
        </w:r>
        <w:r w:rsidR="008E51AA" w:rsidRPr="00F95F23">
          <w:rPr>
            <w:rFonts w:cstheme="minorHAnsi"/>
            <w:i/>
            <w:iCs/>
          </w:rPr>
          <w:t>Festuca glacialis</w:t>
        </w:r>
        <w:del w:id="1281" w:author="FRANCISCO DE BORJA JIMENEZ-ALFARO GONZALEZ" w:date="2024-02-16T12:30:00Z">
          <w:r w:rsidR="008E51AA" w:rsidRPr="00F95F23" w:rsidDel="009825C2">
            <w:rPr>
              <w:rFonts w:cstheme="minorHAnsi"/>
            </w:rPr>
            <w:delText xml:space="preserve"> </w:delText>
          </w:r>
        </w:del>
      </w:ins>
      <w:ins w:id="1282" w:author="FRANCISCO DE BORJA JIMENEZ-ALFARO GONZALEZ" w:date="2024-02-16T12:30:00Z">
        <w:r w:rsidR="009825C2">
          <w:rPr>
            <w:rFonts w:cstheme="minorHAnsi"/>
          </w:rPr>
          <w:t xml:space="preserve">) </w:t>
        </w:r>
      </w:ins>
      <w:ins w:id="1283" w:author="Borja J-A" w:date="2024-02-15T18:16:00Z">
        <w:del w:id="1284" w:author="FRANCISCO DE BORJA JIMENEZ-ALFARO GONZALEZ" w:date="2024-02-16T12:30:00Z">
          <w:r w:rsidR="008E51AA" w:rsidDel="009825C2">
            <w:rPr>
              <w:rFonts w:cstheme="minorHAnsi"/>
            </w:rPr>
            <w:delText xml:space="preserve">are </w:delText>
          </w:r>
          <w:r w:rsidR="008E51AA" w:rsidRPr="00F95F23" w:rsidDel="009825C2">
            <w:rPr>
              <w:rFonts w:cstheme="minorHAnsi"/>
            </w:rPr>
            <w:delText xml:space="preserve">not included </w:delText>
          </w:r>
          <w:r w:rsidR="008E51AA" w:rsidDel="009825C2">
            <w:rPr>
              <w:rFonts w:cstheme="minorHAnsi"/>
            </w:rPr>
            <w:delText xml:space="preserve">because </w:delText>
          </w:r>
        </w:del>
        <w:r w:rsidR="008E51AA">
          <w:rPr>
            <w:rFonts w:cstheme="minorHAnsi"/>
          </w:rPr>
          <w:t xml:space="preserve">the </w:t>
        </w:r>
        <w:r w:rsidR="008E51AA" w:rsidRPr="00F95F23">
          <w:rPr>
            <w:rFonts w:cstheme="minorHAnsi"/>
          </w:rPr>
          <w:t xml:space="preserve">laboratory </w:t>
        </w:r>
        <w:del w:id="1285" w:author="FRANCISCO DE BORJA JIMENEZ-ALFARO GONZALEZ" w:date="2024-02-16T12:30:00Z">
          <w:r w:rsidR="008E51AA" w:rsidRPr="00F95F23" w:rsidDel="009825C2">
            <w:rPr>
              <w:rFonts w:cstheme="minorHAnsi"/>
            </w:rPr>
            <w:delText xml:space="preserve">germination </w:delText>
          </w:r>
        </w:del>
        <w:r w:rsidR="008E51AA" w:rsidRPr="00F95F23">
          <w:rPr>
            <w:rFonts w:cstheme="minorHAnsi"/>
          </w:rPr>
          <w:t>experiment failed</w:t>
        </w:r>
      </w:ins>
      <w:ins w:id="1286" w:author="FRANCISCO DE BORJA JIMENEZ-ALFARO GONZALEZ" w:date="2024-02-16T12:31:00Z">
        <w:r w:rsidR="009825C2">
          <w:rPr>
            <w:rFonts w:cstheme="minorHAnsi"/>
          </w:rPr>
          <w:t xml:space="preserve"> and we couldn´t </w:t>
        </w:r>
        <w:r w:rsidR="00C859B6">
          <w:rPr>
            <w:rFonts w:cstheme="minorHAnsi"/>
          </w:rPr>
          <w:t>compare the phenology in the incubators.</w:t>
        </w:r>
      </w:ins>
      <w:ins w:id="1287" w:author="Borja J-A" w:date="2024-02-15T18:16:00Z">
        <w:del w:id="1288" w:author="FRANCISCO DE BORJA JIMENEZ-ALFARO GONZALEZ" w:date="2024-02-16T12:31:00Z">
          <w:r w:rsidR="008E51AA" w:rsidRPr="00F95F23" w:rsidDel="009825C2">
            <w:rPr>
              <w:rFonts w:cstheme="minorHAnsi"/>
            </w:rPr>
            <w:delText>)</w:delText>
          </w:r>
        </w:del>
        <w:r w:rsidR="008E51AA" w:rsidRPr="00F95F23">
          <w:rPr>
            <w:rFonts w:cstheme="minorHAnsi"/>
          </w:rPr>
          <w:t xml:space="preserve"> </w:t>
        </w:r>
        <w:del w:id="1289" w:author="FRANCISCO DE BORJA JIMENEZ-ALFARO GONZALEZ" w:date="2024-02-16T12:31:00Z">
          <w:r w:rsidR="008E51AA" w:rsidRPr="00F95F23" w:rsidDel="00C859B6">
            <w:rPr>
              <w:rFonts w:cstheme="minorHAnsi"/>
            </w:rPr>
            <w:delText>and d</w:delText>
          </w:r>
        </w:del>
      </w:ins>
      <w:ins w:id="1290" w:author="FRANCISCO DE BORJA JIMENEZ-ALFARO GONZALEZ" w:date="2024-02-16T12:31:00Z">
        <w:r w:rsidR="00C859B6">
          <w:rPr>
            <w:rFonts w:cstheme="minorHAnsi"/>
          </w:rPr>
          <w:t>D</w:t>
        </w:r>
      </w:ins>
      <w:ins w:id="1291" w:author="Borja J-A" w:date="2024-02-15T18:16:00Z">
        <w:r w:rsidR="008E51AA" w:rsidRPr="00F95F23">
          <w:rPr>
            <w:rFonts w:cstheme="minorHAnsi"/>
          </w:rPr>
          <w:t xml:space="preserve">etailed individual graphs are shown in </w:t>
        </w:r>
        <w:r w:rsidR="008E51AA" w:rsidRPr="00C859B6">
          <w:rPr>
            <w:rFonts w:cstheme="minorHAnsi"/>
            <w:highlight w:val="yellow"/>
            <w:rPrChange w:id="1292" w:author="FRANCISCO DE BORJA JIMENEZ-ALFARO GONZALEZ" w:date="2024-02-16T12:31:00Z">
              <w:rPr>
                <w:rFonts w:cstheme="minorHAnsi"/>
              </w:rPr>
            </w:rPrChange>
          </w:rPr>
          <w:t xml:space="preserve">supporting information </w:t>
        </w:r>
        <w:r w:rsidR="008E51AA" w:rsidRPr="00C859B6">
          <w:rPr>
            <w:rFonts w:cstheme="minorHAnsi"/>
            <w:highlight w:val="yellow"/>
          </w:rPr>
          <w:t>Fig. S</w:t>
        </w:r>
        <w:r w:rsidR="008E51AA" w:rsidRPr="00C859B6">
          <w:rPr>
            <w:rFonts w:cstheme="minorHAnsi"/>
            <w:highlight w:val="yellow"/>
            <w:rPrChange w:id="1293" w:author="FRANCISCO DE BORJA JIMENEZ-ALFARO GONZALEZ" w:date="2024-02-16T12:31:00Z">
              <w:rPr>
                <w:rFonts w:cstheme="minorHAnsi"/>
              </w:rPr>
            </w:rPrChange>
          </w:rPr>
          <w:t>5</w:t>
        </w:r>
        <w:r w:rsidR="008E51AA" w:rsidRPr="00F95F23">
          <w:rPr>
            <w:rFonts w:cstheme="minorHAnsi"/>
          </w:rPr>
          <w:t>)</w:t>
        </w:r>
        <w:del w:id="1294" w:author="FRANCISCO DE BORJA JIMENEZ-ALFARO GONZALEZ" w:date="2024-02-16T12:32:00Z">
          <w:r w:rsidR="008E51AA" w:rsidRPr="00F95F23" w:rsidDel="00120046">
            <w:rPr>
              <w:rFonts w:cstheme="minorHAnsi"/>
            </w:rPr>
            <w:delText>.</w:delText>
          </w:r>
          <w:r w:rsidR="008E51AA" w:rsidRPr="00F95F23" w:rsidDel="00811779">
            <w:rPr>
              <w:rFonts w:cstheme="minorHAnsi"/>
            </w:rPr>
            <w:delText xml:space="preserve"> In fellfield natural conditions, higher germination values were observed in the spring retrieval (germination could have happen the first autumn just after sowing or the first month after snowmelt</w:delText>
          </w:r>
        </w:del>
        <w:r w:rsidR="008E51AA" w:rsidRPr="00F95F23">
          <w:rPr>
            <w:rFonts w:cstheme="minorHAnsi"/>
          </w:rPr>
          <w:t xml:space="preserve">). </w:t>
        </w:r>
      </w:ins>
      <w:ins w:id="1295" w:author="FRANCISCO DE BORJA JIMENEZ-ALFARO GONZALEZ" w:date="2024-02-16T12:32:00Z">
        <w:r w:rsidR="00120046" w:rsidRPr="00120046">
          <w:rPr>
            <w:rFonts w:cstheme="minorHAnsi"/>
            <w:highlight w:val="yellow"/>
            <w:rPrChange w:id="1296" w:author="FRANCISCO DE BORJA JIMENEZ-ALFARO GONZALEZ" w:date="2024-02-16T12:33:00Z">
              <w:rPr>
                <w:rFonts w:cstheme="minorHAnsi"/>
              </w:rPr>
            </w:rPrChange>
          </w:rPr>
          <w:t xml:space="preserve">¿In </w:t>
        </w:r>
      </w:ins>
      <w:ins w:id="1297" w:author="Borja J-A" w:date="2024-02-15T18:16:00Z">
        <w:del w:id="1298" w:author="FRANCISCO DE BORJA JIMENEZ-ALFARO GONZALEZ" w:date="2024-02-16T12:32:00Z">
          <w:r w:rsidR="008E51AA" w:rsidRPr="00120046" w:rsidDel="00120046">
            <w:rPr>
              <w:rFonts w:cstheme="minorHAnsi"/>
              <w:highlight w:val="yellow"/>
              <w:rPrChange w:id="1299" w:author="FRANCISCO DE BORJA JIMENEZ-ALFARO GONZALEZ" w:date="2024-02-16T12:33:00Z">
                <w:rPr>
                  <w:rFonts w:cstheme="minorHAnsi"/>
                </w:rPr>
              </w:rPrChange>
            </w:rPr>
            <w:lastRenderedPageBreak/>
            <w:delText xml:space="preserve">In </w:delText>
          </w:r>
        </w:del>
        <w:proofErr w:type="spellStart"/>
        <w:r w:rsidR="008E51AA" w:rsidRPr="00120046">
          <w:rPr>
            <w:rFonts w:cstheme="minorHAnsi"/>
            <w:highlight w:val="yellow"/>
            <w:rPrChange w:id="1300" w:author="FRANCISCO DE BORJA JIMENEZ-ALFARO GONZALEZ" w:date="2024-02-16T12:33:00Z">
              <w:rPr>
                <w:rFonts w:cstheme="minorHAnsi"/>
              </w:rPr>
            </w:rPrChange>
          </w:rPr>
          <w:t>snowbed</w:t>
        </w:r>
        <w:proofErr w:type="spellEnd"/>
        <w:r w:rsidR="008E51AA" w:rsidRPr="00120046">
          <w:rPr>
            <w:rFonts w:cstheme="minorHAnsi"/>
            <w:highlight w:val="yellow"/>
            <w:rPrChange w:id="1301" w:author="FRANCISCO DE BORJA JIMENEZ-ALFARO GONZALEZ" w:date="2024-02-16T12:33:00Z">
              <w:rPr>
                <w:rFonts w:cstheme="minorHAnsi"/>
              </w:rPr>
            </w:rPrChange>
          </w:rPr>
          <w:t xml:space="preserve"> natural conditions, higher germination values were observed in the autumn retrieval (the temperatures required were not reached until summer)</w:t>
        </w:r>
      </w:ins>
      <w:ins w:id="1302" w:author="FRANCISCO DE BORJA JIMENEZ-ALFARO GONZALEZ" w:date="2024-02-16T12:32:00Z">
        <w:r w:rsidR="00120046" w:rsidRPr="00120046">
          <w:rPr>
            <w:rFonts w:cstheme="minorHAnsi"/>
            <w:highlight w:val="yellow"/>
            <w:rPrChange w:id="1303" w:author="FRANCISCO DE BORJA JIMENEZ-ALFARO GONZALEZ" w:date="2024-02-16T12:33:00Z">
              <w:rPr>
                <w:rFonts w:cstheme="minorHAnsi"/>
              </w:rPr>
            </w:rPrChange>
          </w:rPr>
          <w:t>?</w:t>
        </w:r>
      </w:ins>
      <w:ins w:id="1304" w:author="Borja J-A" w:date="2024-02-15T18:16:00Z">
        <w:del w:id="1305" w:author="FRANCISCO DE BORJA JIMENEZ-ALFARO GONZALEZ" w:date="2024-02-16T12:32:00Z">
          <w:r w:rsidR="008E51AA" w:rsidRPr="00F95F23" w:rsidDel="00120046">
            <w:rPr>
              <w:rFonts w:cstheme="minorHAnsi"/>
            </w:rPr>
            <w:delText xml:space="preserve">. </w:delText>
          </w:r>
        </w:del>
      </w:ins>
    </w:p>
    <w:p w14:paraId="6F8857BD" w14:textId="61926FE9" w:rsidR="008E51AA" w:rsidRPr="00EC6600" w:rsidDel="00EC6600" w:rsidRDefault="008E51AA" w:rsidP="002E5AB6">
      <w:pPr>
        <w:spacing w:line="360" w:lineRule="auto"/>
        <w:ind w:firstLine="709"/>
        <w:jc w:val="both"/>
        <w:rPr>
          <w:del w:id="1306" w:author="FRANCISCO DE BORJA JIMENEZ-ALFARO GONZALEZ" w:date="2024-02-16T12:13:00Z"/>
          <w:rFonts w:eastAsia="Times New Roman" w:cstheme="majorBidi"/>
          <w:bdr w:val="none" w:sz="0" w:space="0" w:color="auto" w:frame="1"/>
          <w:lang w:eastAsia="ca-ES"/>
          <w:rPrChange w:id="1307" w:author="FRANCISCO DE BORJA JIMENEZ-ALFARO GONZALEZ" w:date="2024-02-16T12:13:00Z">
            <w:rPr>
              <w:del w:id="1308" w:author="FRANCISCO DE BORJA JIMENEZ-ALFARO GONZALEZ" w:date="2024-02-16T12:13:00Z"/>
              <w:rFonts w:cstheme="minorHAnsi"/>
            </w:rPr>
          </w:rPrChange>
        </w:rPr>
      </w:pPr>
      <w:commentRangeStart w:id="1309"/>
    </w:p>
    <w:p w14:paraId="6DD85F2E" w14:textId="6BA295C6" w:rsidR="008C496C" w:rsidRPr="00F95F23" w:rsidRDefault="008C496C" w:rsidP="00757052">
      <w:pPr>
        <w:pStyle w:val="Heading2"/>
        <w:spacing w:after="160"/>
        <w:rPr>
          <w:rFonts w:eastAsia="Times New Roman"/>
          <w:bdr w:val="none" w:sz="0" w:space="0" w:color="auto" w:frame="1"/>
          <w:lang w:eastAsia="ca-ES"/>
        </w:rPr>
      </w:pPr>
      <w:r w:rsidRPr="00F95F23">
        <w:rPr>
          <w:rFonts w:eastAsia="Times New Roman"/>
          <w:bdr w:val="none" w:sz="0" w:space="0" w:color="auto" w:frame="1"/>
          <w:lang w:eastAsia="ca-ES"/>
        </w:rPr>
        <w:t>4. Discussion</w:t>
      </w:r>
      <w:commentRangeEnd w:id="1309"/>
      <w:r w:rsidR="00D85B37">
        <w:rPr>
          <w:rStyle w:val="CommentReference"/>
          <w:rFonts w:ascii="Calibri" w:eastAsia="Calibri" w:hAnsi="Calibri" w:cs="Calibri"/>
          <w:color w:val="auto"/>
        </w:rPr>
        <w:commentReference w:id="1309"/>
      </w:r>
      <w:del w:id="1310" w:author="FRANCISCO DE BORJA JIMENEZ-ALFARO GONZALEZ" w:date="2024-02-16T12:13:00Z">
        <w:r w:rsidR="00573D37" w:rsidRPr="00F95F23" w:rsidDel="00EC6600">
          <w:rPr>
            <w:rFonts w:eastAsia="Times New Roman"/>
            <w:bdr w:val="none" w:sz="0" w:space="0" w:color="auto" w:frame="1"/>
            <w:lang w:eastAsia="ca-ES"/>
          </w:rPr>
          <w:delText xml:space="preserve">. </w:delText>
        </w:r>
      </w:del>
    </w:p>
    <w:p w14:paraId="3550A80A" w14:textId="73A3EAC0" w:rsidR="00990709" w:rsidRPr="00F95F23" w:rsidRDefault="00990709" w:rsidP="00990709">
      <w:pPr>
        <w:pStyle w:val="Heading2"/>
        <w:spacing w:after="160"/>
        <w:rPr>
          <w:ins w:id="1311" w:author="FRANCISCO DE BORJA JIMENEZ-ALFARO GONZALEZ" w:date="2024-02-16T12:47:00Z"/>
        </w:rPr>
      </w:pPr>
      <w:ins w:id="1312" w:author="FRANCISCO DE BORJA JIMENEZ-ALFARO GONZALEZ" w:date="2024-02-16T12:47:00Z">
        <w:r w:rsidRPr="00F95F23">
          <w:rPr>
            <w:rFonts w:eastAsia="Times New Roman"/>
            <w:bdr w:val="none" w:sz="0" w:space="0" w:color="auto" w:frame="1"/>
            <w:lang w:eastAsia="ca-ES"/>
          </w:rPr>
          <w:t xml:space="preserve">4.1 Microclimatic </w:t>
        </w:r>
        <w:r>
          <w:rPr>
            <w:rFonts w:eastAsia="Times New Roman"/>
            <w:bdr w:val="none" w:sz="0" w:space="0" w:color="auto" w:frame="1"/>
            <w:lang w:eastAsia="ca-ES"/>
          </w:rPr>
          <w:t>effects on germination phenology</w:t>
        </w:r>
      </w:ins>
    </w:p>
    <w:p w14:paraId="3EFC88A2" w14:textId="1B4180CC" w:rsidR="005A202F" w:rsidRPr="00F95F23" w:rsidDel="00C04DF4" w:rsidRDefault="005A202F" w:rsidP="005A202F">
      <w:pPr>
        <w:spacing w:line="360" w:lineRule="auto"/>
        <w:jc w:val="both"/>
        <w:rPr>
          <w:del w:id="1313" w:author="FRANCISCO DE BORJA JIMENEZ-ALFARO GONZALEZ" w:date="2024-02-16T12:50:00Z"/>
          <w:rFonts w:cstheme="minorHAnsi"/>
        </w:rPr>
      </w:pPr>
      <w:r w:rsidRPr="00F95F23">
        <w:rPr>
          <w:rFonts w:cstheme="minorHAnsi"/>
        </w:rPr>
        <w:t xml:space="preserve">As we predicted, the microclimatic scenarios drove significant differences in the germination phenology of </w:t>
      </w:r>
      <w:del w:id="1314" w:author="FRANCISCO DE BORJA JIMENEZ-ALFARO GONZALEZ" w:date="2024-02-16T12:50:00Z">
        <w:r w:rsidRPr="00F95F23" w:rsidDel="00C04DF4">
          <w:rPr>
            <w:rFonts w:cstheme="minorHAnsi"/>
          </w:rPr>
          <w:delText>ou</w:delText>
        </w:r>
        <w:r w:rsidR="007333DA" w:rsidRPr="00F95F23" w:rsidDel="00C04DF4">
          <w:rPr>
            <w:rFonts w:cstheme="minorHAnsi"/>
          </w:rPr>
          <w:delText>r</w:delText>
        </w:r>
        <w:r w:rsidRPr="00F95F23" w:rsidDel="00C04DF4">
          <w:rPr>
            <w:rFonts w:cstheme="minorHAnsi"/>
          </w:rPr>
          <w:delText xml:space="preserve"> two alpine </w:delText>
        </w:r>
        <w:r w:rsidR="006E2D3D" w:rsidRPr="00F95F23" w:rsidDel="00C04DF4">
          <w:rPr>
            <w:rFonts w:cstheme="minorHAnsi"/>
          </w:rPr>
          <w:delText>systems</w:delText>
        </w:r>
      </w:del>
      <w:ins w:id="1315" w:author="FRANCISCO DE BORJA JIMENEZ-ALFARO GONZALEZ" w:date="2024-02-16T12:50:00Z">
        <w:r w:rsidR="00C04DF4">
          <w:rPr>
            <w:rFonts w:cstheme="minorHAnsi"/>
          </w:rPr>
          <w:t>all studied species</w:t>
        </w:r>
      </w:ins>
      <w:r w:rsidRPr="00F95F23">
        <w:rPr>
          <w:rFonts w:cstheme="minorHAnsi"/>
        </w:rPr>
        <w:t xml:space="preserve">. Fellfield </w:t>
      </w:r>
      <w:r w:rsidR="0000283F" w:rsidRPr="00F95F23">
        <w:rPr>
          <w:rFonts w:cstheme="minorHAnsi"/>
        </w:rPr>
        <w:t>scenario</w:t>
      </w:r>
      <w:r w:rsidRPr="00F95F23">
        <w:rPr>
          <w:rFonts w:cstheme="minorHAnsi"/>
        </w:rPr>
        <w:t xml:space="preserve"> (mirroring micro-edges) did prompt faster germination, higher germination in early </w:t>
      </w:r>
      <w:r w:rsidR="00C12F7B" w:rsidRPr="00F95F23">
        <w:rPr>
          <w:rFonts w:cstheme="minorHAnsi"/>
        </w:rPr>
        <w:t xml:space="preserve">growing </w:t>
      </w:r>
      <w:r w:rsidRPr="00F95F23">
        <w:rPr>
          <w:rFonts w:cstheme="minorHAnsi"/>
        </w:rPr>
        <w:t xml:space="preserve">season, </w:t>
      </w:r>
      <w:r w:rsidR="00C12F7B" w:rsidRPr="00F95F23">
        <w:rPr>
          <w:rFonts w:cstheme="minorHAnsi"/>
        </w:rPr>
        <w:t xml:space="preserve">slightly </w:t>
      </w:r>
      <w:r w:rsidRPr="00F95F23">
        <w:rPr>
          <w:rFonts w:cstheme="minorHAnsi"/>
        </w:rPr>
        <w:t xml:space="preserve">higher total germination, and lower germination </w:t>
      </w:r>
      <w:r w:rsidR="00C831BD" w:rsidRPr="00F95F23">
        <w:rPr>
          <w:rFonts w:cstheme="minorHAnsi"/>
        </w:rPr>
        <w:t>during</w:t>
      </w:r>
      <w:r w:rsidRPr="00F95F23">
        <w:rPr>
          <w:rFonts w:cstheme="minorHAnsi"/>
        </w:rPr>
        <w:t xml:space="preserve"> </w:t>
      </w:r>
      <w:r w:rsidR="00C831BD" w:rsidRPr="00F95F23">
        <w:rPr>
          <w:rFonts w:cstheme="minorHAnsi"/>
        </w:rPr>
        <w:t>winter</w:t>
      </w:r>
      <w:r w:rsidRPr="00F95F23">
        <w:rPr>
          <w:rFonts w:cstheme="minorHAnsi"/>
        </w:rPr>
        <w:t xml:space="preserve">. Conversely, in </w:t>
      </w:r>
      <w:proofErr w:type="spellStart"/>
      <w:r w:rsidRPr="00F95F23">
        <w:rPr>
          <w:rFonts w:cstheme="minorHAnsi"/>
        </w:rPr>
        <w:t>snowbed</w:t>
      </w:r>
      <w:proofErr w:type="spellEnd"/>
      <w:r w:rsidRPr="00F95F23">
        <w:rPr>
          <w:rFonts w:cstheme="minorHAnsi"/>
        </w:rPr>
        <w:t xml:space="preserve"> </w:t>
      </w:r>
      <w:r w:rsidR="0000283F" w:rsidRPr="00F95F23">
        <w:rPr>
          <w:rFonts w:cstheme="minorHAnsi"/>
        </w:rPr>
        <w:t>scenario</w:t>
      </w:r>
      <w:r w:rsidRPr="00F95F23">
        <w:rPr>
          <w:rFonts w:cstheme="minorHAnsi"/>
        </w:rPr>
        <w:t xml:space="preserve"> (mirroring micro-valleys) we observed slower germination, higher germination </w:t>
      </w:r>
      <w:r w:rsidR="00C831BD" w:rsidRPr="00F95F23">
        <w:rPr>
          <w:rFonts w:cstheme="minorHAnsi"/>
        </w:rPr>
        <w:t xml:space="preserve">in </w:t>
      </w:r>
      <w:r w:rsidRPr="00F95F23">
        <w:rPr>
          <w:rFonts w:cstheme="minorHAnsi"/>
        </w:rPr>
        <w:t>late</w:t>
      </w:r>
      <w:r w:rsidR="00C831BD" w:rsidRPr="00F95F23">
        <w:rPr>
          <w:rFonts w:cstheme="minorHAnsi"/>
        </w:rPr>
        <w:t xml:space="preserve"> growing</w:t>
      </w:r>
      <w:r w:rsidRPr="00F95F23">
        <w:rPr>
          <w:rFonts w:cstheme="minorHAnsi"/>
        </w:rPr>
        <w:t xml:space="preserve"> season, </w:t>
      </w:r>
      <w:r w:rsidR="000322F8" w:rsidRPr="00F95F23">
        <w:rPr>
          <w:rFonts w:cstheme="minorHAnsi"/>
        </w:rPr>
        <w:t xml:space="preserve">slightly </w:t>
      </w:r>
      <w:r w:rsidRPr="00F95F23">
        <w:rPr>
          <w:rFonts w:cstheme="minorHAnsi"/>
        </w:rPr>
        <w:t xml:space="preserve">lower total germination, and higher germination in </w:t>
      </w:r>
      <w:r w:rsidR="000322F8" w:rsidRPr="00F95F23">
        <w:rPr>
          <w:rFonts w:cstheme="minorHAnsi"/>
        </w:rPr>
        <w:t>winter</w:t>
      </w:r>
      <w:r w:rsidR="0082303A" w:rsidRPr="00F95F23">
        <w:rPr>
          <w:rFonts w:cstheme="minorHAnsi"/>
        </w:rPr>
        <w:t xml:space="preserve">. The differences observed </w:t>
      </w:r>
      <w:r w:rsidR="0008484B" w:rsidRPr="00F95F23">
        <w:rPr>
          <w:rFonts w:cstheme="minorHAnsi"/>
        </w:rPr>
        <w:t>confirm</w:t>
      </w:r>
      <w:r w:rsidR="006F56D4" w:rsidRPr="00F95F23">
        <w:rPr>
          <w:rFonts w:cstheme="minorHAnsi"/>
        </w:rPr>
        <w:t xml:space="preserve"> that microclimatic conditions are an important source of variation in alpine germination phenology</w:t>
      </w:r>
      <w:r w:rsidR="00951691" w:rsidRPr="00F95F23">
        <w:rPr>
          <w:rFonts w:cstheme="minorHAnsi"/>
        </w:rPr>
        <w:t xml:space="preserve"> at community level</w:t>
      </w:r>
      <w:r w:rsidRPr="00F95F23">
        <w:rPr>
          <w:rFonts w:cstheme="minorHAnsi"/>
        </w:rPr>
        <w:t xml:space="preserve">. </w:t>
      </w:r>
      <w:del w:id="1316" w:author="FRANCISCO DE BORJA JIMENEZ-ALFARO GONZALEZ" w:date="2024-02-16T12:50:00Z">
        <w:r w:rsidRPr="00F95F23" w:rsidDel="00C04DF4">
          <w:rPr>
            <w:rFonts w:cstheme="minorHAnsi"/>
          </w:rPr>
          <w:delText xml:space="preserve">As we also expected, the </w:delText>
        </w:r>
        <w:r w:rsidR="00863AE8" w:rsidRPr="00F95F23" w:rsidDel="00C04DF4">
          <w:rPr>
            <w:rFonts w:cstheme="minorHAnsi"/>
          </w:rPr>
          <w:delText>temperate</w:delText>
        </w:r>
        <w:r w:rsidRPr="00F95F23" w:rsidDel="00C04DF4">
          <w:rPr>
            <w:rFonts w:cstheme="minorHAnsi"/>
          </w:rPr>
          <w:delText xml:space="preserve"> </w:delText>
        </w:r>
        <w:r w:rsidR="006E2D3D" w:rsidRPr="00F95F23" w:rsidDel="00C04DF4">
          <w:rPr>
            <w:rFonts w:cstheme="minorHAnsi"/>
          </w:rPr>
          <w:delText>system</w:delText>
        </w:r>
        <w:r w:rsidRPr="00F95F23" w:rsidDel="00C04DF4">
          <w:rPr>
            <w:rFonts w:cstheme="minorHAnsi"/>
          </w:rPr>
          <w:delText xml:space="preserve"> diverged </w:delText>
        </w:r>
        <w:r w:rsidR="0034032C" w:rsidRPr="00F95F23" w:rsidDel="00C04DF4">
          <w:rPr>
            <w:rFonts w:cstheme="minorHAnsi"/>
          </w:rPr>
          <w:delText xml:space="preserve">significantly </w:delText>
        </w:r>
        <w:r w:rsidRPr="00F95F23" w:rsidDel="00C04DF4">
          <w:rPr>
            <w:rFonts w:cstheme="minorHAnsi"/>
          </w:rPr>
          <w:delText xml:space="preserve">from the </w:delText>
        </w:r>
        <w:r w:rsidR="00863AE8" w:rsidRPr="00F95F23" w:rsidDel="00C04DF4">
          <w:rPr>
            <w:rFonts w:cstheme="minorHAnsi"/>
          </w:rPr>
          <w:delText>Mediterranean</w:delText>
        </w:r>
        <w:r w:rsidRPr="00F95F23" w:rsidDel="00C04DF4">
          <w:rPr>
            <w:rFonts w:cstheme="minorHAnsi"/>
          </w:rPr>
          <w:delText xml:space="preserve"> </w:delText>
        </w:r>
        <w:r w:rsidR="006E2D3D" w:rsidRPr="00F95F23" w:rsidDel="00C04DF4">
          <w:rPr>
            <w:rFonts w:cstheme="minorHAnsi"/>
          </w:rPr>
          <w:delText>system</w:delText>
        </w:r>
      </w:del>
      <w:del w:id="1317" w:author="FRANCISCO DE BORJA JIMENEZ-ALFARO GONZALEZ" w:date="2024-02-16T12:49:00Z">
        <w:r w:rsidR="00803279" w:rsidRPr="00F95F23" w:rsidDel="00855BB0">
          <w:rPr>
            <w:rFonts w:cstheme="minorHAnsi"/>
          </w:rPr>
          <w:delText xml:space="preserve"> </w:delText>
        </w:r>
      </w:del>
      <w:del w:id="1318" w:author="FRANCISCO DE BORJA JIMENEZ-ALFARO GONZALEZ" w:date="2024-02-16T12:48:00Z">
        <w:r w:rsidR="00803279" w:rsidRPr="00F95F23" w:rsidDel="003579EF">
          <w:rPr>
            <w:rFonts w:cstheme="minorHAnsi"/>
          </w:rPr>
          <w:delText>pattern</w:delText>
        </w:r>
      </w:del>
      <w:del w:id="1319" w:author="FRANCISCO DE BORJA JIMENEZ-ALFARO GONZALEZ" w:date="2024-02-16T12:50:00Z">
        <w:r w:rsidRPr="00F95F23" w:rsidDel="00C04DF4">
          <w:rPr>
            <w:rFonts w:cstheme="minorHAnsi"/>
          </w:rPr>
          <w:delText xml:space="preserve">. The temperate </w:delText>
        </w:r>
        <w:r w:rsidR="006E2D3D" w:rsidRPr="00F95F23" w:rsidDel="00C04DF4">
          <w:rPr>
            <w:rFonts w:cstheme="minorHAnsi"/>
          </w:rPr>
          <w:delText>system</w:delText>
        </w:r>
        <w:r w:rsidRPr="00F95F23" w:rsidDel="00C04DF4">
          <w:rPr>
            <w:rFonts w:cstheme="minorHAnsi"/>
          </w:rPr>
          <w:delText xml:space="preserve"> followed the “alpine germination syndrome” </w:delText>
        </w:r>
        <w:r w:rsidR="0008484B" w:rsidRPr="00F95F23" w:rsidDel="00C04DF4">
          <w:rPr>
            <w:rFonts w:cstheme="minorHAnsi"/>
          </w:rPr>
          <w:fldChar w:fldCharType="begin" w:fldLock="1"/>
        </w:r>
        <w:r w:rsidR="00757D24" w:rsidRPr="00F95F23" w:rsidDel="00C04DF4">
          <w:rPr>
            <w:rFonts w:cstheme="minorHAnsi"/>
          </w:rPr>
          <w:del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delInstrText>
        </w:r>
        <w:r w:rsidR="0008484B" w:rsidRPr="00F95F23" w:rsidDel="00C04DF4">
          <w:rPr>
            <w:rFonts w:cstheme="minorHAnsi"/>
          </w:rPr>
          <w:fldChar w:fldCharType="separate"/>
        </w:r>
        <w:r w:rsidR="00757D24" w:rsidRPr="00F95F23" w:rsidDel="00C04DF4">
          <w:rPr>
            <w:rFonts w:cstheme="minorHAnsi"/>
            <w:noProof/>
          </w:rPr>
          <w:delText xml:space="preserve">(Baskin and Baskin, 2014; Fernández-Pascual </w:delText>
        </w:r>
        <w:r w:rsidR="00757D24" w:rsidRPr="00F95F23" w:rsidDel="00C04DF4">
          <w:rPr>
            <w:rFonts w:cstheme="minorHAnsi"/>
            <w:i/>
            <w:noProof/>
          </w:rPr>
          <w:delText>et al.</w:delText>
        </w:r>
        <w:r w:rsidR="00757D24" w:rsidRPr="00F95F23" w:rsidDel="00C04DF4">
          <w:rPr>
            <w:rFonts w:cstheme="minorHAnsi"/>
            <w:noProof/>
          </w:rPr>
          <w:delText>, 2021)</w:delText>
        </w:r>
        <w:r w:rsidR="0008484B" w:rsidRPr="00F95F23" w:rsidDel="00C04DF4">
          <w:rPr>
            <w:rFonts w:cstheme="minorHAnsi"/>
          </w:rPr>
          <w:fldChar w:fldCharType="end"/>
        </w:r>
        <w:r w:rsidR="0008484B" w:rsidRPr="00F95F23" w:rsidDel="00C04DF4">
          <w:rPr>
            <w:rFonts w:cstheme="minorHAnsi"/>
          </w:rPr>
          <w:delText xml:space="preserve"> </w:delText>
        </w:r>
        <w:r w:rsidRPr="00F95F23" w:rsidDel="00C04DF4">
          <w:rPr>
            <w:rFonts w:cstheme="minorHAnsi"/>
          </w:rPr>
          <w:delText xml:space="preserve">with low germination before cold stratification and higher germination once the incubators reach warm temperatures. Whereas the Mediterranean </w:delText>
        </w:r>
        <w:r w:rsidR="006E2D3D" w:rsidRPr="00F95F23" w:rsidDel="00C04DF4">
          <w:rPr>
            <w:rFonts w:cstheme="minorHAnsi"/>
          </w:rPr>
          <w:delText>system</w:delText>
        </w:r>
        <w:r w:rsidRPr="00F95F23" w:rsidDel="00C04DF4">
          <w:rPr>
            <w:rFonts w:cstheme="minorHAnsi"/>
          </w:rPr>
          <w:delText xml:space="preserve"> showed the highest germination in autumn and earlier in the growing season, following the previously described “Mediterranean </w:delText>
        </w:r>
        <w:r w:rsidR="00A672D8" w:rsidRPr="00F95F23" w:rsidDel="00C04DF4">
          <w:rPr>
            <w:rFonts w:cstheme="minorHAnsi"/>
          </w:rPr>
          <w:delText>germination</w:delText>
        </w:r>
        <w:r w:rsidRPr="00F95F23" w:rsidDel="00C04DF4">
          <w:rPr>
            <w:rFonts w:cstheme="minorHAnsi"/>
          </w:rPr>
          <w:delText xml:space="preserve"> syndrome” </w:delText>
        </w:r>
        <w:r w:rsidR="00EA469F" w:rsidRPr="00F95F23" w:rsidDel="00C04DF4">
          <w:rPr>
            <w:rFonts w:cstheme="minorHAnsi"/>
          </w:rPr>
          <w:fldChar w:fldCharType="begin" w:fldLock="1"/>
        </w:r>
        <w:r w:rsidR="00757D24" w:rsidRPr="00F95F23" w:rsidDel="00C04DF4">
          <w:rPr>
            <w:rFonts w:cstheme="minorHAnsi"/>
          </w:rPr>
          <w:del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Escudero and Pérez-García, 2005)","plainTextFormattedCitation":"(Giménez-Benavides, Escudero and Pérez-García, 2005)","previouslyFormattedCitation":"(Giménez-Benavides, Escudero and Pérez-García, 2005)"},"properties":{"noteIndex":0},"schema":"https://github.com/citation-style-language/schema/raw/master/csl-citation.json"}</w:delInstrText>
        </w:r>
        <w:r w:rsidR="00EA469F" w:rsidRPr="00F95F23" w:rsidDel="00C04DF4">
          <w:rPr>
            <w:rFonts w:cstheme="minorHAnsi"/>
          </w:rPr>
          <w:fldChar w:fldCharType="separate"/>
        </w:r>
        <w:r w:rsidR="00757D24" w:rsidRPr="00F95F23" w:rsidDel="00C04DF4">
          <w:rPr>
            <w:rFonts w:cstheme="minorHAnsi"/>
            <w:noProof/>
          </w:rPr>
          <w:delText>(Giménez-Benavides, Escudero and Pérez-García, 2005)</w:delText>
        </w:r>
        <w:r w:rsidR="00EA469F" w:rsidRPr="00F95F23" w:rsidDel="00C04DF4">
          <w:rPr>
            <w:rFonts w:cstheme="minorHAnsi"/>
          </w:rPr>
          <w:fldChar w:fldCharType="end"/>
        </w:r>
        <w:r w:rsidRPr="00F95F23" w:rsidDel="00C04DF4">
          <w:rPr>
            <w:rFonts w:cstheme="minorHAnsi"/>
          </w:rPr>
          <w:delText>.</w:delText>
        </w:r>
      </w:del>
    </w:p>
    <w:p w14:paraId="3DC96BDD" w14:textId="7A70F71E" w:rsidR="00B52082" w:rsidRPr="00F95F23" w:rsidDel="00C04DF4" w:rsidRDefault="00AC319B" w:rsidP="00757052">
      <w:pPr>
        <w:pStyle w:val="Heading2"/>
        <w:spacing w:after="160"/>
        <w:rPr>
          <w:del w:id="1320" w:author="FRANCISCO DE BORJA JIMENEZ-ALFARO GONZALEZ" w:date="2024-02-16T12:50:00Z"/>
        </w:rPr>
      </w:pPr>
      <w:del w:id="1321" w:author="FRANCISCO DE BORJA JIMENEZ-ALFARO GONZALEZ" w:date="2024-02-16T12:50:00Z">
        <w:r w:rsidRPr="00F95F23" w:rsidDel="00C04DF4">
          <w:rPr>
            <w:rFonts w:eastAsia="Times New Roman"/>
            <w:bdr w:val="none" w:sz="0" w:space="0" w:color="auto" w:frame="1"/>
            <w:lang w:eastAsia="ca-ES"/>
          </w:rPr>
          <w:delText xml:space="preserve">4.1 Microclimatic </w:delText>
        </w:r>
        <w:r w:rsidR="00B0501F" w:rsidRPr="00F95F23" w:rsidDel="00C04DF4">
          <w:rPr>
            <w:rFonts w:eastAsia="Times New Roman"/>
            <w:bdr w:val="none" w:sz="0" w:space="0" w:color="auto" w:frame="1"/>
            <w:lang w:eastAsia="ca-ES"/>
          </w:rPr>
          <w:delText>shifts</w:delText>
        </w:r>
      </w:del>
    </w:p>
    <w:p w14:paraId="49E870F5" w14:textId="734D6425" w:rsidR="004802E2" w:rsidRPr="00F95F23" w:rsidRDefault="004256EC" w:rsidP="00840F3B">
      <w:pPr>
        <w:spacing w:line="360" w:lineRule="auto"/>
        <w:jc w:val="both"/>
        <w:rPr>
          <w:rFonts w:eastAsia="Times New Roman" w:cstheme="minorHAnsi"/>
          <w:color w:val="000000"/>
          <w:lang w:eastAsia="ca-ES"/>
        </w:rPr>
      </w:pPr>
      <w:del w:id="1322" w:author="FRANCISCO DE BORJA JIMENEZ-ALFARO GONZALEZ" w:date="2024-02-16T12:50:00Z">
        <w:r w:rsidRPr="00F95F23" w:rsidDel="00C04DF4">
          <w:rPr>
            <w:rFonts w:eastAsia="Times New Roman" w:cstheme="minorHAnsi"/>
            <w:color w:val="000000"/>
            <w:lang w:eastAsia="ca-ES"/>
          </w:rPr>
          <w:delText>S</w:delText>
        </w:r>
      </w:del>
      <w:ins w:id="1323" w:author="FRANCISCO DE BORJA JIMENEZ-ALFARO GONZALEZ" w:date="2024-02-16T12:50:00Z">
        <w:r w:rsidR="00C04DF4">
          <w:rPr>
            <w:rFonts w:eastAsia="Times New Roman" w:cstheme="minorHAnsi"/>
            <w:color w:val="000000"/>
            <w:lang w:eastAsia="ca-ES"/>
          </w:rPr>
          <w:t>S</w:t>
        </w:r>
      </w:ins>
      <w:r w:rsidRPr="00F95F23">
        <w:rPr>
          <w:rFonts w:eastAsia="Times New Roman" w:cstheme="minorHAnsi"/>
          <w:color w:val="000000"/>
          <w:lang w:eastAsia="ca-ES"/>
        </w:rPr>
        <w:t>mall microclimatic differences of two or three degre</w:t>
      </w:r>
      <w:r w:rsidR="00242164" w:rsidRPr="00F95F23">
        <w:rPr>
          <w:rFonts w:eastAsia="Times New Roman" w:cstheme="minorHAnsi"/>
          <w:color w:val="000000"/>
          <w:lang w:eastAsia="ca-ES"/>
        </w:rPr>
        <w:t>e</w:t>
      </w:r>
      <w:r w:rsidRPr="00F95F23">
        <w:rPr>
          <w:rFonts w:eastAsia="Times New Roman" w:cstheme="minorHAnsi"/>
          <w:color w:val="000000"/>
          <w:lang w:eastAsia="ca-ES"/>
        </w:rPr>
        <w:t>s</w:t>
      </w:r>
      <w:r w:rsidR="00E82CC7" w:rsidRPr="00F95F23">
        <w:rPr>
          <w:rFonts w:eastAsia="Times New Roman" w:cstheme="minorHAnsi"/>
          <w:color w:val="000000"/>
          <w:lang w:eastAsia="ca-ES"/>
        </w:rPr>
        <w:t xml:space="preserve"> Celsius</w:t>
      </w:r>
      <w:r w:rsidRPr="00F95F23">
        <w:rPr>
          <w:rFonts w:eastAsia="Times New Roman" w:cstheme="minorHAnsi"/>
          <w:color w:val="000000"/>
          <w:lang w:eastAsia="ca-ES"/>
        </w:rPr>
        <w:t xml:space="preserve"> resulted in high accumulated </w:t>
      </w:r>
      <w:r w:rsidR="00242164" w:rsidRPr="00F95F23">
        <w:rPr>
          <w:rFonts w:eastAsia="Times New Roman" w:cstheme="minorHAnsi"/>
          <w:color w:val="000000"/>
          <w:lang w:eastAsia="ca-ES"/>
        </w:rPr>
        <w:t xml:space="preserve">germination </w:t>
      </w:r>
      <w:r w:rsidRPr="00F95F23">
        <w:rPr>
          <w:rFonts w:eastAsia="Times New Roman" w:cstheme="minorHAnsi"/>
          <w:color w:val="000000"/>
          <w:lang w:eastAsia="ca-ES"/>
        </w:rPr>
        <w:t>differences through</w:t>
      </w:r>
      <w:r w:rsidR="00242164" w:rsidRPr="00F95F23">
        <w:rPr>
          <w:rFonts w:eastAsia="Times New Roman" w:cstheme="minorHAnsi"/>
          <w:color w:val="000000"/>
          <w:lang w:eastAsia="ca-ES"/>
        </w:rPr>
        <w:t>out</w:t>
      </w:r>
      <w:r w:rsidRPr="00F95F23">
        <w:rPr>
          <w:rFonts w:eastAsia="Times New Roman" w:cstheme="minorHAnsi"/>
          <w:color w:val="000000"/>
          <w:lang w:eastAsia="ca-ES"/>
        </w:rPr>
        <w:t xml:space="preserve"> </w:t>
      </w:r>
      <w:r w:rsidR="00E82CC7" w:rsidRPr="00F95F23">
        <w:rPr>
          <w:rFonts w:eastAsia="Times New Roman" w:cstheme="minorHAnsi"/>
          <w:color w:val="000000"/>
          <w:lang w:eastAsia="ca-ES"/>
        </w:rPr>
        <w:t>the</w:t>
      </w:r>
      <w:r w:rsidRPr="00F95F23">
        <w:rPr>
          <w:rFonts w:eastAsia="Times New Roman" w:cstheme="minorHAnsi"/>
          <w:color w:val="000000"/>
          <w:lang w:eastAsia="ca-ES"/>
        </w:rPr>
        <w:t xml:space="preserve"> year</w:t>
      </w:r>
      <w:r w:rsidR="00242164" w:rsidRPr="00F95F23">
        <w:rPr>
          <w:rFonts w:eastAsia="Times New Roman" w:cstheme="minorHAnsi"/>
          <w:color w:val="000000"/>
          <w:lang w:eastAsia="ca-ES"/>
        </w:rPr>
        <w:t>. The differences</w:t>
      </w:r>
      <w:r w:rsidRPr="00F95F23">
        <w:rPr>
          <w:rFonts w:eastAsia="Times New Roman" w:cstheme="minorHAnsi"/>
          <w:color w:val="000000"/>
          <w:lang w:eastAsia="ca-ES"/>
        </w:rPr>
        <w:t xml:space="preserve"> </w:t>
      </w:r>
      <w:r w:rsidR="00CD41C8" w:rsidRPr="00F95F23">
        <w:rPr>
          <w:rFonts w:eastAsia="Times New Roman" w:cstheme="minorHAnsi"/>
          <w:color w:val="000000"/>
          <w:lang w:eastAsia="ca-ES"/>
        </w:rPr>
        <w:t>are shown as a phenology</w:t>
      </w:r>
      <w:r w:rsidRPr="00F95F23">
        <w:rPr>
          <w:rFonts w:eastAsia="Times New Roman" w:cstheme="minorHAnsi"/>
          <w:color w:val="000000"/>
          <w:lang w:eastAsia="ca-ES"/>
        </w:rPr>
        <w:t xml:space="preserve"> delay that </w:t>
      </w:r>
      <w:r w:rsidR="009E02F1" w:rsidRPr="00F95F23">
        <w:rPr>
          <w:rFonts w:eastAsia="Times New Roman" w:cstheme="minorHAnsi"/>
          <w:color w:val="000000"/>
          <w:lang w:eastAsia="ca-ES"/>
        </w:rPr>
        <w:t xml:space="preserve">can </w:t>
      </w:r>
      <w:r w:rsidRPr="00F95F23">
        <w:rPr>
          <w:rFonts w:eastAsia="Times New Roman" w:cstheme="minorHAnsi"/>
          <w:color w:val="000000"/>
          <w:lang w:eastAsia="ca-ES"/>
        </w:rPr>
        <w:t xml:space="preserve">potentially have a detrimental effect on </w:t>
      </w:r>
      <w:r w:rsidR="00242164" w:rsidRPr="00F95F23">
        <w:rPr>
          <w:rFonts w:eastAsia="Times New Roman" w:cstheme="minorHAnsi"/>
          <w:color w:val="000000"/>
          <w:lang w:eastAsia="ca-ES"/>
        </w:rPr>
        <w:t xml:space="preserve">plant </w:t>
      </w:r>
      <w:r w:rsidRPr="00F95F23">
        <w:rPr>
          <w:rFonts w:eastAsia="Times New Roman" w:cstheme="minorHAnsi"/>
          <w:color w:val="000000"/>
          <w:lang w:eastAsia="ca-ES"/>
        </w:rPr>
        <w:t>demography</w:t>
      </w:r>
      <w:r w:rsidR="00B20274" w:rsidRPr="00F95F23">
        <w:rPr>
          <w:rFonts w:eastAsia="Times New Roman" w:cstheme="minorHAnsi"/>
          <w:color w:val="000000"/>
          <w:lang w:eastAsia="ca-ES"/>
        </w:rPr>
        <w:t xml:space="preserve"> since</w:t>
      </w:r>
      <w:r w:rsidRPr="00F95F23">
        <w:rPr>
          <w:rFonts w:eastAsia="Times New Roman" w:cstheme="minorHAnsi"/>
          <w:color w:val="000000"/>
          <w:lang w:eastAsia="ca-ES"/>
        </w:rPr>
        <w:t xml:space="preserve"> </w:t>
      </w:r>
      <w:r w:rsidR="00B20274" w:rsidRPr="00F95F23">
        <w:rPr>
          <w:rFonts w:eastAsia="Times New Roman" w:cstheme="minorHAnsi"/>
          <w:color w:val="000000"/>
          <w:lang w:eastAsia="ca-ES"/>
        </w:rPr>
        <w:t>fecundity fitness and s</w:t>
      </w:r>
      <w:r w:rsidRPr="00F95F23">
        <w:rPr>
          <w:rFonts w:eastAsia="Times New Roman" w:cstheme="minorHAnsi"/>
          <w:color w:val="000000"/>
          <w:lang w:eastAsia="ca-ES"/>
        </w:rPr>
        <w:t xml:space="preserve">eedling survival are tightly related to </w:t>
      </w:r>
      <w:r w:rsidR="00D2454A" w:rsidRPr="00F95F23">
        <w:rPr>
          <w:rFonts w:eastAsia="Times New Roman" w:cstheme="minorHAnsi"/>
          <w:color w:val="000000"/>
          <w:lang w:eastAsia="ca-ES"/>
        </w:rPr>
        <w:t xml:space="preserve">the </w:t>
      </w:r>
      <w:r w:rsidRPr="00F95F23">
        <w:rPr>
          <w:rFonts w:eastAsia="Times New Roman" w:cstheme="minorHAnsi"/>
          <w:color w:val="000000"/>
          <w:lang w:eastAsia="ca-ES"/>
        </w:rPr>
        <w:t>start and length of the growing season</w:t>
      </w:r>
      <w:r w:rsidR="005B662E" w:rsidRPr="00F95F23">
        <w:rPr>
          <w:rFonts w:eastAsia="Times New Roman" w:cstheme="minorHAnsi"/>
          <w:color w:val="000000"/>
          <w:lang w:eastAsia="ca-ES"/>
        </w:rPr>
        <w:t xml:space="preserve"> </w:t>
      </w:r>
      <w:r w:rsidR="00E9265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Communities","type":"book"},"uris":["http://www.mendeley.com/documents/?uuid=5a9cf747-ac93-4212-81af-44295aaac007"]}],"mendeley":{"formattedCitation":"(Poschlod &lt;i&gt;et al.&lt;/i&gt;, 2013)","plainTextFormattedCitation":"(Poschlod et al., 2013)","previouslyFormattedCitation":"(Poschlod &lt;i&gt;et al.&lt;/i&gt;, 2013)"},"properties":{"noteIndex":0},"schema":"https://github.com/citation-style-language/schema/raw/master/csl-citation.json"}</w:instrText>
      </w:r>
      <w:r w:rsidR="00E9265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(Poschlod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2013)</w:t>
      </w:r>
      <w:r w:rsidR="00E9265B" w:rsidRPr="00F95F23">
        <w:rPr>
          <w:rFonts w:eastAsia="Times New Roman" w:cstheme="minorHAnsi"/>
          <w:color w:val="000000"/>
          <w:lang w:eastAsia="ca-ES"/>
        </w:rPr>
        <w:fldChar w:fldCharType="end"/>
      </w:r>
      <w:r w:rsidRPr="00F95F23">
        <w:rPr>
          <w:rFonts w:eastAsia="Times New Roman" w:cstheme="minorHAnsi"/>
          <w:color w:val="000000"/>
          <w:lang w:eastAsia="ca-ES"/>
        </w:rPr>
        <w:t xml:space="preserve">. </w:t>
      </w:r>
    </w:p>
    <w:p w14:paraId="471D60C0" w14:textId="0F3D9F42" w:rsidR="00470A6A" w:rsidRPr="00F95F23" w:rsidRDefault="00885A54"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Pr="00F95F23">
        <w:rPr>
          <w:rFonts w:eastAsia="Times New Roman" w:cstheme="minorHAnsi"/>
          <w:color w:val="000000"/>
          <w:highlight w:val="yellow"/>
          <w:lang w:eastAsia="ca-ES"/>
        </w:rPr>
        <w:t>c</w:t>
      </w:r>
      <w:r w:rsidR="007F4C2B" w:rsidRPr="00F95F23">
        <w:rPr>
          <w:rFonts w:eastAsia="Times New Roman" w:cstheme="minorHAnsi"/>
          <w:color w:val="000000"/>
          <w:highlight w:val="yellow"/>
          <w:lang w:eastAsia="ca-ES"/>
        </w:rPr>
        <w:t>ommunities</w:t>
      </w:r>
      <w:r w:rsidR="007F4C2B" w:rsidRPr="00F95F23">
        <w:rPr>
          <w:rFonts w:eastAsia="Times New Roman" w:cstheme="minorHAnsi"/>
          <w:color w:val="000000"/>
          <w:lang w:eastAsia="ca-ES"/>
        </w:rPr>
        <w:t xml:space="preserve"> living in m</w:t>
      </w:r>
      <w:r w:rsidR="007A3B6F" w:rsidRPr="00F95F23">
        <w:rPr>
          <w:rFonts w:eastAsia="Times New Roman" w:cstheme="minorHAnsi"/>
          <w:color w:val="000000"/>
          <w:lang w:eastAsia="ca-ES"/>
        </w:rPr>
        <w:t>icro-edges (</w:t>
      </w:r>
      <w:r w:rsidR="00A6313C" w:rsidRPr="00F95F23">
        <w:rPr>
          <w:rFonts w:eastAsia="Times New Roman" w:cstheme="minorHAnsi"/>
          <w:color w:val="000000"/>
          <w:lang w:eastAsia="ca-ES"/>
        </w:rPr>
        <w:t>fellfield scenario)</w:t>
      </w:r>
      <w:r w:rsidRPr="00F95F23">
        <w:rPr>
          <w:rFonts w:eastAsia="Times New Roman" w:cstheme="minorHAnsi"/>
          <w:color w:val="000000"/>
          <w:lang w:eastAsia="ca-ES"/>
        </w:rPr>
        <w:t>,</w:t>
      </w:r>
      <w:r w:rsidR="00EB1039" w:rsidRPr="00F95F23">
        <w:rPr>
          <w:rFonts w:eastAsia="Times New Roman" w:cstheme="minorHAnsi"/>
          <w:color w:val="000000"/>
          <w:lang w:eastAsia="ca-ES"/>
        </w:rPr>
        <w:t xml:space="preserve"> we observed two germination peaks. The first peak in</w:t>
      </w:r>
      <w:r w:rsidR="00F07204" w:rsidRPr="00F95F23">
        <w:rPr>
          <w:rFonts w:eastAsia="Times New Roman" w:cstheme="minorHAnsi"/>
          <w:color w:val="000000"/>
          <w:lang w:eastAsia="ca-ES"/>
        </w:rPr>
        <w:t xml:space="preserve"> autumn</w:t>
      </w:r>
      <w:r w:rsidR="00EB1039" w:rsidRPr="00F95F23">
        <w:rPr>
          <w:rFonts w:eastAsia="Times New Roman" w:cstheme="minorHAnsi"/>
          <w:color w:val="000000"/>
          <w:lang w:eastAsia="ca-ES"/>
        </w:rPr>
        <w:t>,</w:t>
      </w:r>
      <w:r w:rsidR="00F07204" w:rsidRPr="00F95F23">
        <w:rPr>
          <w:rFonts w:eastAsia="Times New Roman" w:cstheme="minorHAnsi"/>
          <w:color w:val="000000"/>
          <w:lang w:eastAsia="ca-ES"/>
        </w:rPr>
        <w:t xml:space="preserve"> </w:t>
      </w:r>
      <w:r w:rsidR="0093750D" w:rsidRPr="00F95F23">
        <w:rPr>
          <w:rFonts w:eastAsia="Times New Roman" w:cstheme="minorHAnsi"/>
          <w:color w:val="000000"/>
          <w:lang w:eastAsia="ca-ES"/>
        </w:rPr>
        <w:t>can be</w:t>
      </w:r>
      <w:r w:rsidR="00470A6A"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seen </w:t>
      </w:r>
      <w:r w:rsidR="00470A6A" w:rsidRPr="00F95F23">
        <w:rPr>
          <w:rFonts w:eastAsia="Times New Roman" w:cstheme="minorHAnsi"/>
          <w:color w:val="000000"/>
          <w:lang w:eastAsia="ca-ES"/>
        </w:rPr>
        <w:t xml:space="preserve">as </w:t>
      </w:r>
      <w:r w:rsidR="006E45E3" w:rsidRPr="00F95F23">
        <w:rPr>
          <w:rFonts w:eastAsia="Times New Roman" w:cstheme="minorHAnsi"/>
          <w:color w:val="000000"/>
          <w:lang w:eastAsia="ca-ES"/>
        </w:rPr>
        <w:t xml:space="preserve">an </w:t>
      </w:r>
      <w:r w:rsidR="00470A6A" w:rsidRPr="00F95F23">
        <w:rPr>
          <w:rFonts w:eastAsia="Times New Roman" w:cstheme="minorHAnsi"/>
          <w:color w:val="000000"/>
          <w:lang w:eastAsia="ca-ES"/>
        </w:rPr>
        <w:t xml:space="preserve">opportunistic </w:t>
      </w:r>
      <w:r w:rsidR="006E45E3" w:rsidRPr="00F95F23">
        <w:rPr>
          <w:rFonts w:eastAsia="Times New Roman" w:cstheme="minorHAnsi"/>
          <w:color w:val="000000"/>
          <w:lang w:eastAsia="ca-ES"/>
        </w:rPr>
        <w:t>strategy</w:t>
      </w:r>
      <w:r w:rsidR="00470A6A" w:rsidRPr="00F95F23">
        <w:rPr>
          <w:rFonts w:eastAsia="Times New Roman" w:cstheme="minorHAnsi"/>
          <w:color w:val="000000"/>
          <w:lang w:eastAsia="ca-ES"/>
        </w:rPr>
        <w:t xml:space="preserve"> </w:t>
      </w:r>
      <w:r w:rsidR="00F1505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traits","type":"article-journal","volume":"6"},"uris":["http://www.mendeley.com/documents/?uuid=19475767-b1af-4ac0-b78e-efa79a39206b"]}],"mendeley":{"formattedCitation":"(Hoyle &lt;i&gt;et al.&lt;/i&gt;, 2015)","plainTextFormattedCitation":"(Hoyle et al., 2015)","previouslyFormattedCitation":"(Hoyle &lt;i&gt;et al.&lt;/i&gt;, 2015)"},"properties":{"noteIndex":0},"schema":"https://github.com/citation-style-language/schema/raw/master/csl-citation.json"}</w:instrText>
      </w:r>
      <w:r w:rsidR="00F1505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F15053" w:rsidRPr="00F95F23">
        <w:rPr>
          <w:rFonts w:eastAsia="Times New Roman" w:cstheme="minorHAnsi"/>
          <w:color w:val="000000"/>
          <w:lang w:eastAsia="ca-ES"/>
        </w:rPr>
        <w:fldChar w:fldCharType="end"/>
      </w:r>
      <w:r w:rsidR="00F15053" w:rsidRPr="00F95F23">
        <w:rPr>
          <w:rFonts w:eastAsia="Times New Roman" w:cstheme="minorHAnsi"/>
          <w:color w:val="000000"/>
          <w:lang w:eastAsia="ca-ES"/>
        </w:rPr>
        <w:t xml:space="preserve">. </w:t>
      </w:r>
      <w:r w:rsidR="00EA78F8" w:rsidRPr="00F95F23">
        <w:rPr>
          <w:rFonts w:eastAsia="Times New Roman" w:cstheme="minorHAnsi"/>
          <w:color w:val="000000"/>
          <w:lang w:eastAsia="ca-ES"/>
        </w:rPr>
        <w:t>This strategy</w:t>
      </w:r>
      <w:r w:rsidR="00470A6A" w:rsidRPr="00F95F23">
        <w:rPr>
          <w:rFonts w:eastAsia="Times New Roman" w:cstheme="minorHAnsi"/>
          <w:color w:val="000000"/>
          <w:lang w:eastAsia="ca-ES"/>
        </w:rPr>
        <w:t xml:space="preserve"> </w:t>
      </w:r>
      <w:r w:rsidR="001E7C0E" w:rsidRPr="00F95F23">
        <w:rPr>
          <w:rFonts w:eastAsia="Times New Roman" w:cstheme="minorHAnsi"/>
          <w:color w:val="000000"/>
          <w:lang w:eastAsia="ca-ES"/>
        </w:rPr>
        <w:t xml:space="preserve">would </w:t>
      </w:r>
      <w:r w:rsidR="00470A6A" w:rsidRPr="00F95F23">
        <w:rPr>
          <w:rFonts w:eastAsia="Times New Roman" w:cstheme="minorHAnsi"/>
          <w:color w:val="000000"/>
          <w:lang w:eastAsia="ca-ES"/>
        </w:rPr>
        <w:t>provide selective advantage</w:t>
      </w:r>
      <w:r w:rsidR="0047166F" w:rsidRPr="00F95F23">
        <w:rPr>
          <w:rFonts w:eastAsia="Times New Roman" w:cstheme="minorHAnsi"/>
          <w:color w:val="000000"/>
          <w:lang w:eastAsia="ca-ES"/>
        </w:rPr>
        <w:t xml:space="preserve"> because seedlings </w:t>
      </w:r>
      <w:r w:rsidRPr="00F95F23">
        <w:rPr>
          <w:rFonts w:eastAsia="Times New Roman" w:cstheme="minorHAnsi"/>
          <w:color w:val="000000"/>
          <w:lang w:eastAsia="ca-ES"/>
        </w:rPr>
        <w:t xml:space="preserve">can </w:t>
      </w:r>
      <w:r w:rsidR="00053DFB" w:rsidRPr="00F95F23">
        <w:rPr>
          <w:rFonts w:eastAsia="Times New Roman" w:cstheme="minorHAnsi"/>
          <w:color w:val="000000"/>
          <w:lang w:eastAsia="ca-ES"/>
        </w:rPr>
        <w:t>initiate development</w:t>
      </w:r>
      <w:r w:rsidR="007C10B3" w:rsidRPr="00F95F23">
        <w:rPr>
          <w:rFonts w:eastAsia="Times New Roman" w:cstheme="minorHAnsi"/>
          <w:color w:val="000000"/>
          <w:lang w:eastAsia="ca-ES"/>
        </w:rPr>
        <w:t xml:space="preserve"> before the next growing season</w:t>
      </w:r>
      <w:r w:rsidR="0053376D" w:rsidRPr="00F95F23">
        <w:rPr>
          <w:rFonts w:eastAsia="Times New Roman" w:cstheme="minorHAnsi"/>
          <w:color w:val="000000"/>
          <w:lang w:eastAsia="ca-ES"/>
        </w:rPr>
        <w:t xml:space="preserve"> (REF)</w:t>
      </w:r>
      <w:r w:rsidR="00C402FD" w:rsidRPr="00F95F23">
        <w:rPr>
          <w:rFonts w:eastAsia="Times New Roman" w:cstheme="minorHAnsi"/>
          <w:color w:val="000000"/>
          <w:lang w:eastAsia="ca-ES"/>
        </w:rPr>
        <w:t xml:space="preserve">, but only if seedlings can survive winter conditions  as seen by </w:t>
      </w:r>
      <w:r w:rsidR="00EF561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&lt;i&gt;et al.&lt;/i&gt;, 2015)","plainTextFormattedCitation":"(Mondoni et al., 2015)","previouslyFormattedCitation":"(Mondoni &lt;i&gt;et al.&lt;/i&gt;, 2015)"},"properties":{"noteIndex":0},"schema":"https://github.com/citation-style-language/schema/raw/master/csl-citation.json"}</w:instrText>
      </w:r>
      <w:r w:rsidR="00EF561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EF5618" w:rsidRPr="00F95F23">
        <w:rPr>
          <w:rFonts w:eastAsia="Times New Roman" w:cstheme="minorHAnsi"/>
          <w:color w:val="000000"/>
          <w:lang w:eastAsia="ca-ES"/>
        </w:rPr>
        <w:fldChar w:fldCharType="end"/>
      </w:r>
      <w:r w:rsidR="00285EAD" w:rsidRPr="00F95F23">
        <w:rPr>
          <w:rFonts w:eastAsia="Times New Roman" w:cstheme="minorHAnsi"/>
          <w:color w:val="000000"/>
          <w:lang w:eastAsia="ca-ES"/>
        </w:rPr>
        <w:t xml:space="preserve"> </w:t>
      </w:r>
      <w:r w:rsidR="0006686C" w:rsidRPr="00F95F23">
        <w:rPr>
          <w:rFonts w:eastAsia="Times New Roman" w:cstheme="minorHAnsi"/>
          <w:color w:val="000000"/>
          <w:lang w:eastAsia="ca-ES"/>
        </w:rPr>
        <w:t>in glacier forelands</w:t>
      </w:r>
      <w:r w:rsidR="00EF5618" w:rsidRPr="00F95F23">
        <w:rPr>
          <w:rFonts w:eastAsia="Times New Roman" w:cstheme="minorHAnsi"/>
          <w:color w:val="000000"/>
          <w:lang w:eastAsia="ca-ES"/>
        </w:rPr>
        <w:t xml:space="preserve">. </w:t>
      </w:r>
      <w:r w:rsidR="00523D10" w:rsidRPr="00F95F23">
        <w:rPr>
          <w:rFonts w:eastAsia="Times New Roman" w:cstheme="minorHAnsi"/>
          <w:color w:val="000000"/>
          <w:lang w:eastAsia="ca-ES"/>
        </w:rPr>
        <w:t xml:space="preserve">However, </w:t>
      </w:r>
      <w:r w:rsidR="007F7586" w:rsidRPr="00F95F23">
        <w:rPr>
          <w:rFonts w:eastAsia="Times New Roman" w:cstheme="minorHAnsi"/>
          <w:color w:val="000000"/>
          <w:lang w:eastAsia="ca-ES"/>
        </w:rPr>
        <w:t xml:space="preserve">ultimately </w:t>
      </w:r>
      <w:r w:rsidR="00523D10" w:rsidRPr="00F95F23">
        <w:rPr>
          <w:rFonts w:eastAsia="Times New Roman" w:cstheme="minorHAnsi"/>
          <w:color w:val="000000"/>
          <w:lang w:eastAsia="ca-ES"/>
        </w:rPr>
        <w:t>t</w:t>
      </w:r>
      <w:r w:rsidR="001463B1" w:rsidRPr="00F95F23">
        <w:rPr>
          <w:rFonts w:eastAsia="Times New Roman" w:cstheme="minorHAnsi"/>
          <w:color w:val="000000"/>
          <w:lang w:eastAsia="ca-ES"/>
        </w:rPr>
        <w:t xml:space="preserve">he success </w:t>
      </w:r>
      <w:r w:rsidR="007F7586" w:rsidRPr="00F95F23">
        <w:rPr>
          <w:rFonts w:eastAsia="Times New Roman" w:cstheme="minorHAnsi"/>
          <w:color w:val="000000"/>
          <w:lang w:eastAsia="ca-ES"/>
        </w:rPr>
        <w:t>surviving</w:t>
      </w:r>
      <w:r w:rsidR="001463B1" w:rsidRPr="00F95F23">
        <w:rPr>
          <w:rFonts w:eastAsia="Times New Roman" w:cstheme="minorHAnsi"/>
          <w:color w:val="000000"/>
          <w:lang w:eastAsia="ca-ES"/>
        </w:rPr>
        <w:t xml:space="preserve"> winter</w:t>
      </w:r>
      <w:r w:rsidR="007F7586" w:rsidRPr="00F95F23">
        <w:rPr>
          <w:rFonts w:eastAsia="Times New Roman" w:cstheme="minorHAnsi"/>
          <w:color w:val="000000"/>
          <w:lang w:eastAsia="ca-ES"/>
        </w:rPr>
        <w:t xml:space="preserve"> seems to be species-specific and more studies are needed</w:t>
      </w:r>
      <w:r w:rsidR="006675CC" w:rsidRPr="00F95F23">
        <w:rPr>
          <w:rFonts w:eastAsia="Times New Roman" w:cstheme="minorHAnsi"/>
          <w:color w:val="000000"/>
          <w:lang w:eastAsia="ca-ES"/>
        </w:rPr>
        <w:t>.</w:t>
      </w:r>
      <w:r w:rsidR="00C01E9B" w:rsidRPr="00F95F23">
        <w:rPr>
          <w:rFonts w:eastAsia="Times New Roman" w:cstheme="minorHAnsi"/>
          <w:color w:val="000000"/>
          <w:lang w:eastAsia="ca-ES"/>
        </w:rPr>
        <w:t xml:space="preserve"> </w:t>
      </w:r>
      <w:r w:rsidR="001118F4" w:rsidRPr="00F95F23">
        <w:rPr>
          <w:rFonts w:eastAsia="Times New Roman" w:cstheme="minorHAnsi"/>
          <w:color w:val="000000"/>
          <w:lang w:eastAsia="ca-ES"/>
        </w:rPr>
        <w:t>Below</w:t>
      </w:r>
      <w:r w:rsidR="00D34F39" w:rsidRPr="00F95F23">
        <w:rPr>
          <w:rFonts w:eastAsia="Times New Roman" w:cstheme="minorHAnsi"/>
          <w:color w:val="000000"/>
          <w:lang w:eastAsia="ca-ES"/>
        </w:rPr>
        <w:t xml:space="preserve"> zero temperatures showed </w:t>
      </w:r>
      <w:r w:rsidR="00C75010" w:rsidRPr="00F95F23">
        <w:rPr>
          <w:rFonts w:eastAsia="Times New Roman" w:cstheme="minorHAnsi"/>
          <w:color w:val="000000"/>
          <w:lang w:eastAsia="ca-ES"/>
        </w:rPr>
        <w:t xml:space="preserve">consistent </w:t>
      </w:r>
      <w:r w:rsidR="00D34F39" w:rsidRPr="00F95F23">
        <w:rPr>
          <w:rFonts w:eastAsia="Times New Roman" w:cstheme="minorHAnsi"/>
          <w:color w:val="000000"/>
          <w:lang w:eastAsia="ca-ES"/>
        </w:rPr>
        <w:t xml:space="preserve">detrimental effects </w:t>
      </w:r>
      <w:r w:rsidR="001118F4" w:rsidRPr="00F95F23">
        <w:rPr>
          <w:rFonts w:eastAsia="Times New Roman" w:cstheme="minorHAnsi"/>
          <w:color w:val="000000"/>
          <w:lang w:eastAsia="ca-ES"/>
        </w:rPr>
        <w:t xml:space="preserve">on germination </w:t>
      </w:r>
      <w:r w:rsidR="00D34F39" w:rsidRPr="00F95F23">
        <w:rPr>
          <w:rFonts w:eastAsia="Times New Roman" w:cstheme="minorHAnsi"/>
          <w:color w:val="000000"/>
          <w:lang w:eastAsia="ca-ES"/>
        </w:rPr>
        <w:t xml:space="preserve">although cold stratification is provided, </w:t>
      </w:r>
      <w:r w:rsidR="00C75010" w:rsidRPr="00F95F23">
        <w:rPr>
          <w:rFonts w:eastAsia="Times New Roman" w:cstheme="minorHAnsi"/>
          <w:color w:val="000000"/>
          <w:lang w:eastAsia="ca-ES"/>
        </w:rPr>
        <w:t xml:space="preserve"> a </w:t>
      </w:r>
      <w:r w:rsidR="00D34F39" w:rsidRPr="00F95F23">
        <w:rPr>
          <w:rFonts w:eastAsia="Times New Roman" w:cstheme="minorHAnsi"/>
          <w:color w:val="000000"/>
          <w:lang w:eastAsia="ca-ES"/>
        </w:rPr>
        <w:t xml:space="preserve">possibly </w:t>
      </w:r>
      <w:r w:rsidR="00C75010" w:rsidRPr="00F95F23">
        <w:rPr>
          <w:rFonts w:eastAsia="Times New Roman" w:cstheme="minorHAnsi"/>
          <w:color w:val="000000"/>
          <w:lang w:eastAsia="ca-ES"/>
        </w:rPr>
        <w:t>reason</w:t>
      </w:r>
      <w:r w:rsidR="00333BEF" w:rsidRPr="00F95F23">
        <w:rPr>
          <w:rFonts w:eastAsia="Times New Roman" w:cstheme="minorHAnsi"/>
          <w:color w:val="000000"/>
          <w:lang w:eastAsia="ca-ES"/>
        </w:rPr>
        <w:t xml:space="preserve"> could be</w:t>
      </w:r>
      <w:r w:rsidR="00D34F39" w:rsidRPr="00F95F23">
        <w:rPr>
          <w:rFonts w:eastAsia="Times New Roman" w:cstheme="minorHAnsi"/>
          <w:color w:val="000000"/>
          <w:lang w:eastAsia="ca-ES"/>
        </w:rPr>
        <w:t xml:space="preserve"> the physiological drought they are subjected to</w:t>
      </w:r>
      <w:r w:rsidR="00F66496" w:rsidRPr="00F95F23">
        <w:rPr>
          <w:rFonts w:eastAsia="Times New Roman" w:cstheme="minorHAnsi"/>
          <w:color w:val="000000"/>
          <w:lang w:eastAsia="ca-ES"/>
        </w:rPr>
        <w:t xml:space="preserve"> </w:t>
      </w:r>
      <w:r w:rsidR="002C67DA"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2C67DA"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(Billings and Mooney, 1968)</w:t>
      </w:r>
      <w:r w:rsidR="002C67DA" w:rsidRPr="00F95F23">
        <w:rPr>
          <w:rFonts w:eastAsia="Times New Roman" w:cstheme="minorHAnsi"/>
          <w:color w:val="000000"/>
          <w:lang w:eastAsia="ca-ES"/>
        </w:rPr>
        <w:fldChar w:fldCharType="end"/>
      </w:r>
      <w:r w:rsidR="00D34F39" w:rsidRPr="00F95F23">
        <w:rPr>
          <w:rFonts w:eastAsia="Times New Roman" w:cstheme="minorHAnsi"/>
          <w:color w:val="000000"/>
          <w:lang w:eastAsia="ca-ES"/>
        </w:rPr>
        <w:t>. Consequently, seeds that disperse into micro-edges must endure below 0 ºC temperatures and postpone germination until frozen soil thaw. This postponed germination c</w:t>
      </w:r>
      <w:r w:rsidR="00084086" w:rsidRPr="00F95F23">
        <w:rPr>
          <w:rFonts w:eastAsia="Times New Roman" w:cstheme="minorHAnsi"/>
          <w:color w:val="000000"/>
          <w:lang w:eastAsia="ca-ES"/>
        </w:rPr>
        <w:t>ould</w:t>
      </w:r>
      <w:r w:rsidR="00D34F39" w:rsidRPr="00F95F23">
        <w:rPr>
          <w:rFonts w:eastAsia="Times New Roman" w:cstheme="minorHAnsi"/>
          <w:color w:val="000000"/>
          <w:lang w:eastAsia="ca-ES"/>
        </w:rPr>
        <w:t xml:space="preserve"> potentially shorten their effective growing season</w:t>
      </w:r>
      <w:r w:rsidR="00F66496" w:rsidRPr="00F95F23">
        <w:rPr>
          <w:rFonts w:eastAsia="Times New Roman" w:cstheme="minorHAnsi"/>
          <w:color w:val="000000"/>
          <w:lang w:eastAsia="ca-ES"/>
        </w:rPr>
        <w:t>;</w:t>
      </w:r>
      <w:r w:rsidR="00507572" w:rsidRPr="00F95F23">
        <w:rPr>
          <w:rFonts w:eastAsia="Times New Roman" w:cstheme="minorHAnsi"/>
          <w:color w:val="000000"/>
          <w:lang w:eastAsia="ca-ES"/>
        </w:rPr>
        <w:t xml:space="preserve"> n</w:t>
      </w:r>
      <w:r w:rsidR="00D34F39" w:rsidRPr="00F95F23">
        <w:rPr>
          <w:rFonts w:eastAsia="Times New Roman" w:cstheme="minorHAnsi"/>
          <w:color w:val="000000"/>
          <w:lang w:eastAsia="ca-ES"/>
        </w:rPr>
        <w:t xml:space="preserve">evertheless, this delay </w:t>
      </w:r>
      <w:r w:rsidR="00096994" w:rsidRPr="00F95F23">
        <w:rPr>
          <w:rFonts w:eastAsia="Times New Roman" w:cstheme="minorHAnsi"/>
          <w:color w:val="000000"/>
          <w:lang w:eastAsia="ca-ES"/>
        </w:rPr>
        <w:t>is</w:t>
      </w:r>
      <w:r w:rsidR="00D34F39" w:rsidRPr="00F95F23">
        <w:rPr>
          <w:rFonts w:eastAsia="Times New Roman" w:cstheme="minorHAnsi"/>
          <w:color w:val="000000"/>
          <w:lang w:eastAsia="ca-ES"/>
        </w:rPr>
        <w:t xml:space="preserve"> compensated by the shorter winter period</w:t>
      </w:r>
      <w:r w:rsidR="00096994" w:rsidRPr="00F95F23">
        <w:rPr>
          <w:rFonts w:eastAsia="Times New Roman" w:cstheme="minorHAnsi"/>
          <w:color w:val="000000"/>
          <w:lang w:eastAsia="ca-ES"/>
        </w:rPr>
        <w:t xml:space="preserve"> experienced</w:t>
      </w:r>
      <w:r w:rsidR="00C4115C" w:rsidRPr="00F95F23">
        <w:rPr>
          <w:rFonts w:eastAsia="Times New Roman" w:cstheme="minorHAnsi"/>
          <w:color w:val="000000"/>
          <w:lang w:eastAsia="ca-ES"/>
        </w:rPr>
        <w:t>.</w:t>
      </w:r>
      <w:r w:rsidR="000B56DB" w:rsidRPr="00F95F23">
        <w:rPr>
          <w:rFonts w:eastAsia="Times New Roman" w:cstheme="minorHAnsi"/>
          <w:color w:val="000000"/>
          <w:lang w:eastAsia="ca-ES"/>
        </w:rPr>
        <w:t xml:space="preserve"> </w:t>
      </w:r>
      <w:r w:rsidR="001118F4" w:rsidRPr="00F95F23">
        <w:rPr>
          <w:rFonts w:eastAsia="Times New Roman" w:cstheme="minorHAnsi"/>
          <w:color w:val="000000"/>
          <w:lang w:eastAsia="ca-ES"/>
        </w:rPr>
        <w:t xml:space="preserve">The second germination peak is </w:t>
      </w:r>
      <w:r w:rsidR="00CA60A3" w:rsidRPr="00F95F23">
        <w:rPr>
          <w:rFonts w:eastAsia="Times New Roman" w:cstheme="minorHAnsi"/>
          <w:color w:val="000000"/>
          <w:lang w:eastAsia="ca-ES"/>
        </w:rPr>
        <w:t xml:space="preserve">triggered </w:t>
      </w:r>
      <w:r w:rsidR="00C4115C" w:rsidRPr="00F95F23">
        <w:rPr>
          <w:rFonts w:eastAsia="Times New Roman" w:cstheme="minorHAnsi"/>
          <w:color w:val="000000"/>
          <w:lang w:eastAsia="ca-ES"/>
        </w:rPr>
        <w:t>when temperatures rise again in early growing season</w:t>
      </w:r>
      <w:r w:rsidR="005C04F8" w:rsidRPr="00F95F23">
        <w:rPr>
          <w:rFonts w:eastAsia="Times New Roman" w:cstheme="minorHAnsi"/>
          <w:color w:val="000000"/>
          <w:lang w:eastAsia="ca-ES"/>
        </w:rPr>
        <w:t xml:space="preserve"> </w:t>
      </w:r>
      <w:r w:rsidR="00D35782" w:rsidRPr="00F95F23">
        <w:rPr>
          <w:rFonts w:eastAsia="Times New Roman" w:cstheme="minorHAnsi"/>
          <w:color w:val="000000"/>
          <w:lang w:eastAsia="ca-ES"/>
        </w:rPr>
        <w:t>and</w:t>
      </w:r>
      <w:r w:rsidR="00750788" w:rsidRPr="00F95F23">
        <w:rPr>
          <w:rFonts w:eastAsia="Times New Roman" w:cstheme="minorHAnsi"/>
          <w:color w:val="000000"/>
          <w:lang w:eastAsia="ca-ES"/>
        </w:rPr>
        <w:t xml:space="preserve"> </w:t>
      </w:r>
      <w:r w:rsidR="00D35782" w:rsidRPr="00F95F23">
        <w:rPr>
          <w:rFonts w:eastAsia="Times New Roman" w:cstheme="minorHAnsi"/>
          <w:color w:val="000000"/>
          <w:lang w:eastAsia="ca-ES"/>
        </w:rPr>
        <w:t xml:space="preserve">almost no germination happens </w:t>
      </w:r>
      <w:r w:rsidR="00F26245" w:rsidRPr="00F95F23">
        <w:rPr>
          <w:rFonts w:eastAsia="Times New Roman" w:cstheme="minorHAnsi"/>
          <w:color w:val="000000"/>
          <w:lang w:eastAsia="ca-ES"/>
        </w:rPr>
        <w:t>in late growing season</w:t>
      </w:r>
      <w:r w:rsidR="00370D42" w:rsidRPr="00F95F23">
        <w:rPr>
          <w:rFonts w:eastAsia="Times New Roman" w:cstheme="minorHAnsi"/>
          <w:color w:val="000000"/>
          <w:lang w:eastAsia="ca-ES"/>
        </w:rPr>
        <w:t xml:space="preserve">. </w:t>
      </w:r>
    </w:p>
    <w:p w14:paraId="0A0891B4" w14:textId="1B622440" w:rsidR="0056412F" w:rsidRPr="00F95F23" w:rsidRDefault="002B30AD"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Pr="00F95F23">
        <w:rPr>
          <w:rFonts w:eastAsia="Times New Roman" w:cstheme="minorHAnsi"/>
          <w:color w:val="000000"/>
          <w:highlight w:val="yellow"/>
          <w:lang w:eastAsia="ca-ES"/>
        </w:rPr>
        <w:t>communities</w:t>
      </w:r>
      <w:r w:rsidRPr="00F95F23">
        <w:rPr>
          <w:rFonts w:eastAsia="Times New Roman" w:cstheme="minorHAnsi"/>
          <w:color w:val="000000"/>
          <w:lang w:eastAsia="ca-ES"/>
        </w:rPr>
        <w:t xml:space="preserve"> living in micro-valleys germination peaks occurs either under snow or later in the season. </w:t>
      </w:r>
      <w:r w:rsidR="00E922F8" w:rsidRPr="00F95F23">
        <w:rPr>
          <w:rFonts w:eastAsia="Times New Roman" w:cstheme="minorHAnsi"/>
          <w:color w:val="000000"/>
          <w:lang w:eastAsia="ca-ES"/>
        </w:rPr>
        <w:t>Micro-valleys conditions</w:t>
      </w:r>
      <w:r w:rsidR="00792AD7" w:rsidRPr="00F95F23">
        <w:rPr>
          <w:rFonts w:eastAsia="Times New Roman" w:cstheme="minorHAnsi"/>
          <w:color w:val="000000"/>
          <w:lang w:eastAsia="ca-ES"/>
        </w:rPr>
        <w:t xml:space="preserve"> </w:t>
      </w:r>
      <w:r w:rsidR="001D54BC" w:rsidRPr="00F95F23">
        <w:rPr>
          <w:rFonts w:eastAsia="Times New Roman" w:cstheme="minorHAnsi"/>
          <w:color w:val="000000"/>
          <w:lang w:eastAsia="ca-ES"/>
        </w:rPr>
        <w:t>reduced</w:t>
      </w:r>
      <w:r w:rsidR="00792AD7" w:rsidRPr="00F95F23">
        <w:rPr>
          <w:rFonts w:eastAsia="Times New Roman" w:cstheme="minorHAnsi"/>
          <w:color w:val="000000"/>
          <w:lang w:eastAsia="ca-ES"/>
        </w:rPr>
        <w:t xml:space="preserve"> autumn germination, </w:t>
      </w:r>
      <w:r w:rsidR="000557CA" w:rsidRPr="00F95F23">
        <w:rPr>
          <w:rFonts w:eastAsia="Times New Roman" w:cstheme="minorHAnsi"/>
          <w:color w:val="000000"/>
          <w:lang w:eastAsia="ca-ES"/>
        </w:rPr>
        <w:t>partly</w:t>
      </w:r>
      <w:r w:rsidR="0004722A" w:rsidRPr="00F95F23">
        <w:rPr>
          <w:rFonts w:eastAsia="Times New Roman" w:cstheme="minorHAnsi"/>
          <w:color w:val="000000"/>
          <w:lang w:eastAsia="ca-ES"/>
        </w:rPr>
        <w:t xml:space="preserve"> because </w:t>
      </w:r>
      <w:r w:rsidR="009668CA" w:rsidRPr="00F95F23">
        <w:rPr>
          <w:rFonts w:eastAsia="Times New Roman" w:cstheme="minorHAnsi"/>
          <w:color w:val="000000"/>
          <w:lang w:eastAsia="ca-ES"/>
        </w:rPr>
        <w:t xml:space="preserve">the </w:t>
      </w:r>
      <w:r w:rsidR="00967ADA" w:rsidRPr="00F95F23">
        <w:rPr>
          <w:rFonts w:eastAsia="Times New Roman" w:cstheme="minorHAnsi"/>
          <w:color w:val="000000"/>
          <w:lang w:eastAsia="ca-ES"/>
        </w:rPr>
        <w:t>low</w:t>
      </w:r>
      <w:r w:rsidR="00804EF2" w:rsidRPr="00F95F23">
        <w:rPr>
          <w:rFonts w:eastAsia="Times New Roman" w:cstheme="minorHAnsi"/>
          <w:color w:val="000000"/>
          <w:lang w:eastAsia="ca-ES"/>
        </w:rPr>
        <w:t xml:space="preserve"> temperatures</w:t>
      </w:r>
      <w:r w:rsidR="003968A8" w:rsidRPr="00F95F23">
        <w:rPr>
          <w:rFonts w:eastAsia="Times New Roman" w:cstheme="minorHAnsi"/>
          <w:color w:val="000000"/>
          <w:lang w:eastAsia="ca-ES"/>
        </w:rPr>
        <w:t xml:space="preserve"> </w:t>
      </w:r>
      <w:r w:rsidR="000557CA" w:rsidRPr="00F95F23">
        <w:rPr>
          <w:rFonts w:eastAsia="Times New Roman" w:cstheme="minorHAnsi"/>
          <w:color w:val="000000"/>
          <w:lang w:eastAsia="ca-ES"/>
        </w:rPr>
        <w:t xml:space="preserve">experienced </w:t>
      </w:r>
      <w:r w:rsidR="003968A8" w:rsidRPr="00F95F23">
        <w:rPr>
          <w:rFonts w:eastAsia="Times New Roman" w:cstheme="minorHAnsi"/>
          <w:color w:val="000000"/>
          <w:lang w:eastAsia="ca-ES"/>
        </w:rPr>
        <w:t xml:space="preserve">and </w:t>
      </w:r>
      <w:r w:rsidR="0083643A" w:rsidRPr="00F95F23">
        <w:rPr>
          <w:rFonts w:eastAsia="Times New Roman" w:cstheme="minorHAnsi"/>
          <w:color w:val="000000"/>
          <w:lang w:eastAsia="ca-ES"/>
        </w:rPr>
        <w:t xml:space="preserve">seeds </w:t>
      </w:r>
      <w:r w:rsidR="003968A8" w:rsidRPr="00F95F23">
        <w:rPr>
          <w:rFonts w:eastAsia="Times New Roman" w:cstheme="minorHAnsi"/>
          <w:color w:val="000000"/>
          <w:lang w:eastAsia="ca-ES"/>
        </w:rPr>
        <w:t>dormancy</w:t>
      </w:r>
      <w:r w:rsidR="00350FCA" w:rsidRPr="00F95F23">
        <w:rPr>
          <w:rFonts w:eastAsia="Times New Roman" w:cstheme="minorHAnsi"/>
          <w:color w:val="000000"/>
          <w:lang w:eastAsia="ca-ES"/>
        </w:rPr>
        <w:t xml:space="preserve"> </w:t>
      </w:r>
      <w:r w:rsidR="0058687D" w:rsidRPr="00F95F23">
        <w:rPr>
          <w:rFonts w:eastAsia="Times New Roman" w:cstheme="minorHAnsi"/>
          <w:color w:val="000000"/>
          <w:lang w:eastAsia="ca-ES"/>
        </w:rPr>
        <w:t>constraints</w:t>
      </w:r>
      <w:r w:rsidR="009B4AE1" w:rsidRPr="00F95F23">
        <w:rPr>
          <w:rFonts w:eastAsia="Times New Roman" w:cstheme="minorHAnsi"/>
          <w:color w:val="000000"/>
          <w:lang w:eastAsia="ca-ES"/>
        </w:rPr>
        <w:t>.</w:t>
      </w:r>
      <w:r w:rsidR="009668CA" w:rsidRPr="00F95F23">
        <w:rPr>
          <w:rFonts w:eastAsia="Times New Roman" w:cstheme="minorHAnsi"/>
          <w:color w:val="000000"/>
          <w:lang w:eastAsia="ca-ES"/>
        </w:rPr>
        <w:t xml:space="preserve"> </w:t>
      </w:r>
      <w:r w:rsidR="00C457D5" w:rsidRPr="00F95F23">
        <w:rPr>
          <w:rFonts w:eastAsia="Times New Roman" w:cstheme="minorHAnsi"/>
          <w:color w:val="000000"/>
          <w:lang w:eastAsia="ca-ES"/>
        </w:rPr>
        <w:t xml:space="preserve">Contrastingly, </w:t>
      </w:r>
      <w:r w:rsidR="00DF2C03" w:rsidRPr="00F95F23">
        <w:rPr>
          <w:rFonts w:eastAsia="Times New Roman" w:cstheme="minorHAnsi"/>
          <w:color w:val="000000"/>
          <w:lang w:eastAsia="ca-ES"/>
        </w:rPr>
        <w:t xml:space="preserve">the </w:t>
      </w:r>
      <w:r w:rsidR="00977EBA" w:rsidRPr="00F95F23">
        <w:rPr>
          <w:rFonts w:eastAsia="Times New Roman" w:cstheme="minorHAnsi"/>
          <w:color w:val="000000"/>
          <w:lang w:eastAsia="ca-ES"/>
        </w:rPr>
        <w:t xml:space="preserve">winter germination </w:t>
      </w:r>
      <w:r w:rsidR="009F7436" w:rsidRPr="00F95F23">
        <w:rPr>
          <w:rFonts w:eastAsia="Times New Roman" w:cstheme="minorHAnsi"/>
          <w:color w:val="000000"/>
          <w:lang w:eastAsia="ca-ES"/>
        </w:rPr>
        <w:t xml:space="preserve">peak </w:t>
      </w:r>
      <w:r w:rsidR="00DF2C03" w:rsidRPr="00F95F23">
        <w:rPr>
          <w:rFonts w:eastAsia="Times New Roman" w:cstheme="minorHAnsi"/>
          <w:color w:val="000000"/>
          <w:lang w:eastAsia="ca-ES"/>
        </w:rPr>
        <w:t>demonstrate</w:t>
      </w:r>
      <w:r w:rsidR="00977EBA" w:rsidRPr="00F95F23">
        <w:rPr>
          <w:rFonts w:eastAsia="Times New Roman" w:cstheme="minorHAnsi"/>
          <w:color w:val="000000"/>
          <w:lang w:eastAsia="ca-ES"/>
        </w:rPr>
        <w:t xml:space="preserve"> that </w:t>
      </w:r>
      <w:r w:rsidR="0058687D" w:rsidRPr="00F95F23">
        <w:rPr>
          <w:rFonts w:eastAsia="Times New Roman" w:cstheme="minorHAnsi"/>
          <w:color w:val="000000"/>
          <w:lang w:eastAsia="ca-ES"/>
        </w:rPr>
        <w:t xml:space="preserve">alpine communities </w:t>
      </w:r>
      <w:r w:rsidR="00573D37" w:rsidRPr="00F95F23">
        <w:rPr>
          <w:rFonts w:cstheme="minorHAnsi"/>
        </w:rPr>
        <w:t>are adapted to germinat</w:t>
      </w:r>
      <w:r w:rsidR="00AC3506" w:rsidRPr="00F95F23">
        <w:rPr>
          <w:rFonts w:cstheme="minorHAnsi"/>
        </w:rPr>
        <w:t>e</w:t>
      </w:r>
      <w:r w:rsidR="00573D37" w:rsidRPr="00F95F23">
        <w:rPr>
          <w:rFonts w:cstheme="minorHAnsi"/>
        </w:rPr>
        <w:t xml:space="preserve"> under snow</w:t>
      </w:r>
      <w:r w:rsidR="00AC3506" w:rsidRPr="00F95F23">
        <w:rPr>
          <w:rFonts w:cstheme="minorHAnsi"/>
        </w:rPr>
        <w:t>-</w:t>
      </w:r>
      <w:r w:rsidR="00AC3506" w:rsidRPr="00F95F23">
        <w:rPr>
          <w:rFonts w:cstheme="minorHAnsi"/>
        </w:rPr>
        <w:lastRenderedPageBreak/>
        <w:t>like conditions</w:t>
      </w:r>
      <w:r w:rsidR="00573D37" w:rsidRPr="00F95F23">
        <w:rPr>
          <w:rFonts w:cstheme="minorHAnsi"/>
        </w:rPr>
        <w:t xml:space="preserve"> (</w:t>
      </w:r>
      <w:r w:rsidR="00532790" w:rsidRPr="00F95F23">
        <w:rPr>
          <w:rFonts w:cstheme="minorHAnsi"/>
        </w:rPr>
        <w:t>darkness and constant 0ºC</w:t>
      </w:r>
      <w:r w:rsidR="00573D37" w:rsidRPr="00F95F23">
        <w:rPr>
          <w:rFonts w:cstheme="minorHAnsi"/>
        </w:rPr>
        <w:t>).</w:t>
      </w:r>
      <w:r w:rsidR="00FD5E2E" w:rsidRPr="00F95F23">
        <w:rPr>
          <w:rFonts w:eastAsia="Times New Roman" w:cstheme="minorHAnsi"/>
          <w:color w:val="000000"/>
          <w:lang w:eastAsia="ca-ES"/>
        </w:rPr>
        <w:t xml:space="preserve"> </w:t>
      </w:r>
      <w:r w:rsidR="00D56565" w:rsidRPr="00F95F23">
        <w:rPr>
          <w:rFonts w:eastAsia="Times New Roman" w:cstheme="minorHAnsi"/>
          <w:color w:val="000000"/>
          <w:lang w:eastAsia="ca-ES"/>
        </w:rPr>
        <w:t>These</w:t>
      </w:r>
      <w:r w:rsidR="000B6D54" w:rsidRPr="00F95F23">
        <w:rPr>
          <w:rFonts w:eastAsia="Times New Roman" w:cstheme="minorHAnsi"/>
          <w:color w:val="000000"/>
          <w:lang w:eastAsia="ca-ES"/>
        </w:rPr>
        <w:t xml:space="preserve"> conditions</w:t>
      </w:r>
      <w:r w:rsidR="00B025C5" w:rsidRPr="00F95F23">
        <w:rPr>
          <w:rFonts w:eastAsia="Times New Roman" w:cstheme="minorHAnsi"/>
          <w:color w:val="000000"/>
          <w:lang w:eastAsia="ca-ES"/>
        </w:rPr>
        <w:t xml:space="preserve"> </w:t>
      </w:r>
      <w:r w:rsidR="000B6D54" w:rsidRPr="00F95F23">
        <w:rPr>
          <w:rFonts w:eastAsia="Times New Roman" w:cstheme="minorHAnsi"/>
          <w:color w:val="000000"/>
          <w:lang w:eastAsia="ca-ES"/>
        </w:rPr>
        <w:t>alleviate and break</w:t>
      </w:r>
      <w:r w:rsidR="004E5E1F" w:rsidRPr="00F95F23">
        <w:rPr>
          <w:rFonts w:eastAsia="Times New Roman" w:cstheme="minorHAnsi"/>
          <w:color w:val="000000"/>
          <w:lang w:eastAsia="ca-ES"/>
        </w:rPr>
        <w:t xml:space="preserve"> seed</w:t>
      </w:r>
      <w:r w:rsidR="000B6D54" w:rsidRPr="00F95F23">
        <w:rPr>
          <w:rFonts w:eastAsia="Times New Roman" w:cstheme="minorHAnsi"/>
          <w:color w:val="000000"/>
          <w:lang w:eastAsia="ca-ES"/>
        </w:rPr>
        <w:t xml:space="preserve"> dormancy</w:t>
      </w:r>
      <w:r w:rsidR="00FC0C40" w:rsidRPr="00F95F23">
        <w:rPr>
          <w:rFonts w:eastAsia="Times New Roman" w:cstheme="minorHAnsi"/>
          <w:color w:val="000000"/>
          <w:lang w:eastAsia="ca-ES"/>
        </w:rPr>
        <w:t xml:space="preserve"> </w:t>
      </w:r>
      <w:r w:rsidR="00547988" w:rsidRPr="00F95F23">
        <w:rPr>
          <w:rFonts w:eastAsia="Times New Roman" w:cstheme="minorHAnsi"/>
          <w:color w:val="000000"/>
          <w:lang w:eastAsia="ca-ES"/>
        </w:rPr>
        <w:t>while</w:t>
      </w:r>
      <w:r w:rsidR="00214E8E" w:rsidRPr="00F95F23">
        <w:rPr>
          <w:rFonts w:eastAsia="Times New Roman" w:cstheme="minorHAnsi"/>
          <w:color w:val="000000"/>
          <w:lang w:eastAsia="ca-ES"/>
        </w:rPr>
        <w:t xml:space="preserve"> provid</w:t>
      </w:r>
      <w:r w:rsidR="00B91BDC" w:rsidRPr="00F95F23">
        <w:rPr>
          <w:rFonts w:eastAsia="Times New Roman" w:cstheme="minorHAnsi"/>
          <w:color w:val="000000"/>
          <w:lang w:eastAsia="ca-ES"/>
        </w:rPr>
        <w:t>ing</w:t>
      </w:r>
      <w:r w:rsidR="00214E8E" w:rsidRPr="00F95F23">
        <w:rPr>
          <w:rFonts w:eastAsia="Times New Roman" w:cstheme="minorHAnsi"/>
          <w:color w:val="000000"/>
          <w:lang w:eastAsia="ca-ES"/>
        </w:rPr>
        <w:t xml:space="preserve"> water during </w:t>
      </w:r>
      <w:r w:rsidR="0060424B" w:rsidRPr="00F95F23">
        <w:rPr>
          <w:rFonts w:eastAsia="Times New Roman" w:cstheme="minorHAnsi"/>
          <w:color w:val="000000"/>
          <w:lang w:eastAsia="ca-ES"/>
        </w:rPr>
        <w:t>snowmelt</w:t>
      </w:r>
      <w:r w:rsidR="00B025C5" w:rsidRPr="00F95F23">
        <w:rPr>
          <w:rFonts w:eastAsia="Times New Roman" w:cstheme="minorHAnsi"/>
          <w:color w:val="000000"/>
          <w:lang w:eastAsia="ca-ES"/>
        </w:rPr>
        <w:t>. Thus</w:t>
      </w:r>
      <w:r w:rsidR="0089065A" w:rsidRPr="00F95F23">
        <w:rPr>
          <w:rFonts w:eastAsia="Times New Roman" w:cstheme="minorHAnsi"/>
          <w:color w:val="000000"/>
          <w:lang w:eastAsia="ca-ES"/>
        </w:rPr>
        <w:t>,</w:t>
      </w:r>
      <w:r w:rsidR="00B025C5" w:rsidRPr="00F95F23">
        <w:rPr>
          <w:rFonts w:eastAsia="Times New Roman" w:cstheme="minorHAnsi"/>
          <w:color w:val="000000"/>
          <w:lang w:eastAsia="ca-ES"/>
        </w:rPr>
        <w:t xml:space="preserve"> species </w:t>
      </w:r>
      <w:r w:rsidR="00BC468B" w:rsidRPr="00F95F23">
        <w:rPr>
          <w:rFonts w:eastAsia="Times New Roman" w:cstheme="minorHAnsi"/>
          <w:color w:val="000000"/>
          <w:lang w:eastAsia="ca-ES"/>
        </w:rPr>
        <w:t xml:space="preserve">able to germinate in </w:t>
      </w:r>
      <w:r w:rsidR="009D07F4" w:rsidRPr="00F95F23">
        <w:rPr>
          <w:rFonts w:eastAsia="Times New Roman" w:cstheme="minorHAnsi"/>
          <w:color w:val="000000"/>
          <w:lang w:eastAsia="ca-ES"/>
        </w:rPr>
        <w:t>that very restricted conditions</w:t>
      </w:r>
      <w:r w:rsidR="00BC468B" w:rsidRPr="00F95F23">
        <w:rPr>
          <w:rFonts w:eastAsia="Times New Roman" w:cstheme="minorHAnsi"/>
          <w:color w:val="000000"/>
          <w:lang w:eastAsia="ca-ES"/>
        </w:rPr>
        <w:t xml:space="preserve"> </w:t>
      </w:r>
      <w:r w:rsidR="00B025C5" w:rsidRPr="00F95F23">
        <w:rPr>
          <w:rFonts w:eastAsia="Times New Roman" w:cstheme="minorHAnsi"/>
          <w:color w:val="000000"/>
          <w:lang w:eastAsia="ca-ES"/>
        </w:rPr>
        <w:t>are</w:t>
      </w:r>
      <w:r w:rsidR="00CE0934" w:rsidRPr="00F95F23">
        <w:rPr>
          <w:rFonts w:eastAsia="Times New Roman" w:cstheme="minorHAnsi"/>
          <w:color w:val="000000"/>
          <w:lang w:eastAsia="ca-ES"/>
        </w:rPr>
        <w:t xml:space="preserve"> using the full extent of their growing season</w:t>
      </w:r>
      <w:r w:rsidR="00FB54FC" w:rsidRPr="00F95F23">
        <w:rPr>
          <w:rFonts w:eastAsia="Times New Roman" w:cstheme="minorHAnsi"/>
          <w:color w:val="000000"/>
          <w:lang w:eastAsia="ca-ES"/>
        </w:rPr>
        <w:t xml:space="preserve">. </w:t>
      </w:r>
      <w:r w:rsidR="00E5776D" w:rsidRPr="00F95F23">
        <w:rPr>
          <w:rFonts w:eastAsia="Times New Roman" w:cstheme="minorHAnsi"/>
          <w:color w:val="000000"/>
          <w:lang w:eastAsia="ca-ES"/>
        </w:rPr>
        <w:t>Additionally</w:t>
      </w:r>
      <w:r w:rsidR="009F7436" w:rsidRPr="00F95F23">
        <w:rPr>
          <w:rFonts w:eastAsia="Times New Roman" w:cstheme="minorHAnsi"/>
          <w:color w:val="000000"/>
          <w:lang w:eastAsia="ca-ES"/>
        </w:rPr>
        <w:t>, s</w:t>
      </w:r>
      <w:r w:rsidR="00B91BDC" w:rsidRPr="00F95F23">
        <w:rPr>
          <w:rFonts w:eastAsia="Times New Roman" w:cstheme="minorHAnsi"/>
          <w:color w:val="000000"/>
          <w:lang w:eastAsia="ca-ES"/>
        </w:rPr>
        <w:t xml:space="preserve">pecies with warm </w:t>
      </w:r>
      <w:r w:rsidR="00D94729" w:rsidRPr="00F95F23">
        <w:rPr>
          <w:rFonts w:eastAsia="Times New Roman" w:cstheme="minorHAnsi"/>
          <w:color w:val="000000"/>
          <w:lang w:eastAsia="ca-ES"/>
        </w:rPr>
        <w:t xml:space="preserve">temperature requirements are </w:t>
      </w:r>
      <w:r w:rsidR="00A744D5" w:rsidRPr="00F95F23">
        <w:rPr>
          <w:rFonts w:eastAsia="Times New Roman" w:cstheme="minorHAnsi"/>
          <w:color w:val="000000"/>
          <w:lang w:eastAsia="ca-ES"/>
        </w:rPr>
        <w:t xml:space="preserve">not </w:t>
      </w:r>
      <w:r w:rsidR="00B06898" w:rsidRPr="00F95F23">
        <w:rPr>
          <w:rFonts w:eastAsia="Times New Roman" w:cstheme="minorHAnsi"/>
          <w:color w:val="000000"/>
          <w:lang w:eastAsia="ca-ES"/>
        </w:rPr>
        <w:t>fulfilled</w:t>
      </w:r>
      <w:r w:rsidR="00A744D5" w:rsidRPr="00F95F23">
        <w:rPr>
          <w:rFonts w:eastAsia="Times New Roman" w:cstheme="minorHAnsi"/>
          <w:color w:val="000000"/>
          <w:lang w:eastAsia="ca-ES"/>
        </w:rPr>
        <w:t xml:space="preserve"> until late growing season</w:t>
      </w:r>
      <w:r w:rsidR="00B06898" w:rsidRPr="00F95F23">
        <w:rPr>
          <w:rFonts w:eastAsia="Times New Roman" w:cstheme="minorHAnsi"/>
          <w:color w:val="000000"/>
          <w:lang w:eastAsia="ca-ES"/>
        </w:rPr>
        <w:t xml:space="preserve"> when we observed </w:t>
      </w:r>
      <w:r w:rsidR="00B91BDC" w:rsidRPr="00F95F23">
        <w:rPr>
          <w:rFonts w:eastAsia="Times New Roman" w:cstheme="minorHAnsi"/>
          <w:color w:val="000000"/>
          <w:lang w:eastAsia="ca-ES"/>
        </w:rPr>
        <w:t>the second</w:t>
      </w:r>
      <w:r w:rsidR="00B06898" w:rsidRPr="00F95F23">
        <w:rPr>
          <w:rFonts w:eastAsia="Times New Roman" w:cstheme="minorHAnsi"/>
          <w:color w:val="000000"/>
          <w:lang w:eastAsia="ca-ES"/>
        </w:rPr>
        <w:t xml:space="preserve"> germination pea</w:t>
      </w:r>
      <w:r w:rsidR="00D327A8" w:rsidRPr="00F95F23">
        <w:rPr>
          <w:rFonts w:eastAsia="Times New Roman" w:cstheme="minorHAnsi"/>
          <w:color w:val="000000"/>
          <w:lang w:eastAsia="ca-ES"/>
        </w:rPr>
        <w:t>k</w:t>
      </w:r>
      <w:r w:rsidR="00A744D5" w:rsidRPr="00F95F23">
        <w:rPr>
          <w:rFonts w:eastAsia="Times New Roman" w:cstheme="minorHAnsi"/>
          <w:color w:val="000000"/>
          <w:lang w:eastAsia="ca-ES"/>
        </w:rPr>
        <w:t>.</w:t>
      </w:r>
      <w:r w:rsidR="00D327A8" w:rsidRPr="00F95F23">
        <w:rPr>
          <w:rFonts w:eastAsia="Times New Roman" w:cstheme="minorHAnsi"/>
          <w:color w:val="000000"/>
          <w:lang w:eastAsia="ca-ES"/>
        </w:rPr>
        <w:t xml:space="preserve"> </w:t>
      </w:r>
    </w:p>
    <w:p w14:paraId="295E8388" w14:textId="3763D4D7" w:rsidR="00B52082" w:rsidRPr="00F95F23" w:rsidRDefault="00AC319B" w:rsidP="00757052">
      <w:pPr>
        <w:pStyle w:val="Heading2"/>
        <w:spacing w:after="160"/>
        <w:rPr>
          <w:rFonts w:eastAsia="Times New Roman"/>
          <w:bdr w:val="none" w:sz="0" w:space="0" w:color="auto" w:frame="1"/>
          <w:lang w:eastAsia="ca-ES"/>
        </w:rPr>
      </w:pPr>
      <w:r w:rsidRPr="00F95F23">
        <w:rPr>
          <w:rFonts w:eastAsia="Times New Roman"/>
          <w:bdr w:val="none" w:sz="0" w:space="0" w:color="auto" w:frame="1"/>
          <w:lang w:eastAsia="ca-ES"/>
        </w:rPr>
        <w:t xml:space="preserve">4.2 </w:t>
      </w:r>
      <w:r w:rsidR="00866D7E" w:rsidRPr="00F95F23">
        <w:rPr>
          <w:rFonts w:eastAsia="Times New Roman"/>
          <w:bdr w:val="none" w:sz="0" w:space="0" w:color="auto" w:frame="1"/>
          <w:lang w:eastAsia="ca-ES"/>
        </w:rPr>
        <w:t>Macroclimat</w:t>
      </w:r>
      <w:ins w:id="1324" w:author="FRANCISCO DE BORJA JIMENEZ-ALFARO GONZALEZ" w:date="2024-02-16T12:51:00Z">
        <w:r w:rsidR="000653AD">
          <w:rPr>
            <w:rFonts w:eastAsia="Times New Roman"/>
            <w:bdr w:val="none" w:sz="0" w:space="0" w:color="auto" w:frame="1"/>
            <w:lang w:eastAsia="ca-ES"/>
          </w:rPr>
          <w:t>ic influence on germination phenology</w:t>
        </w:r>
      </w:ins>
      <w:del w:id="1325" w:author="FRANCISCO DE BORJA JIMENEZ-ALFARO GONZALEZ" w:date="2024-02-16T12:51:00Z">
        <w:r w:rsidR="00866D7E" w:rsidRPr="00F95F23" w:rsidDel="000653AD">
          <w:rPr>
            <w:rFonts w:eastAsia="Times New Roman"/>
            <w:bdr w:val="none" w:sz="0" w:space="0" w:color="auto" w:frame="1"/>
            <w:lang w:eastAsia="ca-ES"/>
          </w:rPr>
          <w:delText>e</w:delText>
        </w:r>
        <w:r w:rsidRPr="00F95F23" w:rsidDel="000653AD">
          <w:rPr>
            <w:rFonts w:eastAsia="Times New Roman"/>
            <w:bdr w:val="none" w:sz="0" w:space="0" w:color="auto" w:frame="1"/>
            <w:lang w:eastAsia="ca-ES"/>
          </w:rPr>
          <w:delText xml:space="preserve"> differences</w:delText>
        </w:r>
      </w:del>
    </w:p>
    <w:p w14:paraId="4D564FB7" w14:textId="6D713406" w:rsidR="00B45980" w:rsidRPr="00F95F23" w:rsidRDefault="000653AD" w:rsidP="0086735C">
      <w:pPr>
        <w:spacing w:line="360" w:lineRule="auto"/>
        <w:jc w:val="both"/>
        <w:rPr>
          <w:rFonts w:cstheme="minorHAnsi"/>
        </w:rPr>
        <w:pPrChange w:id="1326" w:author="FRANCISCO DE BORJA JIMENEZ-ALFARO GONZALEZ" w:date="2024-02-16T12:52:00Z">
          <w:pPr>
            <w:shd w:val="clear" w:color="auto" w:fill="FFFFFF"/>
            <w:spacing w:after="0" w:line="360" w:lineRule="auto"/>
            <w:jc w:val="both"/>
            <w:textAlignment w:val="baseline"/>
          </w:pPr>
        </w:pPrChange>
      </w:pPr>
      <w:ins w:id="1327" w:author="FRANCISCO DE BORJA JIMENEZ-ALFARO GONZALEZ" w:date="2024-02-16T12:51:00Z">
        <w:r w:rsidRPr="00F95F23">
          <w:rPr>
            <w:rFonts w:cstheme="minorHAnsi"/>
          </w:rPr>
          <w:t xml:space="preserve">As we expected, the temperate system diverged significantly from the Mediterranean system. The temperate system followed the “alpine germination syndrome” </w:t>
        </w:r>
        <w:r w:rsidRPr="00F95F23">
          <w:rPr>
            <w:rFonts w:cstheme="minorHAnsi"/>
          </w:rPr>
          <w:fldChar w:fldCharType="begin" w:fldLock="1"/>
        </w:r>
        <w:r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Pr="00F95F23">
          <w:rPr>
            <w:rFonts w:cstheme="minorHAnsi"/>
          </w:rPr>
          <w:fldChar w:fldCharType="separate"/>
        </w:r>
        <w:r w:rsidRPr="00F95F23">
          <w:rPr>
            <w:rFonts w:cstheme="minorHAnsi"/>
            <w:noProof/>
          </w:rPr>
          <w:t xml:space="preserve">(Baskin and Baskin, 2014; Fernández-Pascual </w:t>
        </w:r>
        <w:r w:rsidRPr="00F95F23">
          <w:rPr>
            <w:rFonts w:cstheme="minorHAnsi"/>
            <w:i/>
            <w:noProof/>
          </w:rPr>
          <w:t>et al.</w:t>
        </w:r>
        <w:r w:rsidRPr="00F95F23">
          <w:rPr>
            <w:rFonts w:cstheme="minorHAnsi"/>
            <w:noProof/>
          </w:rPr>
          <w:t>, 2021)</w:t>
        </w:r>
        <w:r w:rsidRPr="00F95F23">
          <w:rPr>
            <w:rFonts w:cstheme="minorHAnsi"/>
          </w:rPr>
          <w:fldChar w:fldCharType="end"/>
        </w:r>
        <w:r w:rsidRPr="00F95F23">
          <w:rPr>
            <w:rFonts w:cstheme="minorHAnsi"/>
          </w:rPr>
          <w:t xml:space="preserve"> with low germination before cold stratification and higher germination once the incubators reach warm </w:t>
        </w:r>
        <w:commentRangeStart w:id="1328"/>
        <w:r w:rsidRPr="00F95F23">
          <w:rPr>
            <w:rFonts w:cstheme="minorHAnsi"/>
          </w:rPr>
          <w:t xml:space="preserve">temperatures. </w:t>
        </w:r>
      </w:ins>
      <w:r w:rsidR="009851A9" w:rsidRPr="00F95F23">
        <w:rPr>
          <w:rFonts w:cstheme="minorHAnsi"/>
        </w:rPr>
        <w:t xml:space="preserve">The temperate </w:t>
      </w:r>
      <w:commentRangeEnd w:id="1328"/>
      <w:r w:rsidR="0086735C">
        <w:rPr>
          <w:rStyle w:val="CommentReference"/>
          <w:rFonts w:ascii="Calibri" w:eastAsia="Calibri" w:hAnsi="Calibri" w:cs="Calibri"/>
        </w:rPr>
        <w:commentReference w:id="1328"/>
      </w:r>
      <w:r w:rsidR="006E2D3D" w:rsidRPr="00F95F23">
        <w:rPr>
          <w:rFonts w:cstheme="minorHAnsi"/>
        </w:rPr>
        <w:t>system</w:t>
      </w:r>
      <w:r w:rsidR="009851A9" w:rsidRPr="00F95F23">
        <w:rPr>
          <w:rFonts w:cstheme="minorHAnsi"/>
        </w:rPr>
        <w:t xml:space="preserve"> </w:t>
      </w:r>
      <w:r w:rsidR="001B3458" w:rsidRPr="00F95F23">
        <w:rPr>
          <w:rFonts w:cstheme="minorHAnsi"/>
        </w:rPr>
        <w:t xml:space="preserve">followed </w:t>
      </w:r>
      <w:r w:rsidR="009851A9" w:rsidRPr="00F95F23">
        <w:rPr>
          <w:rFonts w:cstheme="minorHAnsi"/>
        </w:rPr>
        <w:t xml:space="preserve">the </w:t>
      </w:r>
      <w:r w:rsidR="00A80FC4" w:rsidRPr="00F95F23">
        <w:rPr>
          <w:rFonts w:cstheme="minorHAnsi"/>
        </w:rPr>
        <w:t xml:space="preserve">previously described </w:t>
      </w:r>
      <w:r w:rsidR="00F443AD" w:rsidRPr="00F95F23">
        <w:rPr>
          <w:rFonts w:cstheme="minorHAnsi"/>
        </w:rPr>
        <w:t xml:space="preserve">alpine </w:t>
      </w:r>
      <w:r w:rsidR="00A80FC4" w:rsidRPr="00F95F23">
        <w:rPr>
          <w:rFonts w:cstheme="minorHAnsi"/>
        </w:rPr>
        <w:t xml:space="preserve">germination syndrome </w:t>
      </w:r>
      <w:r w:rsidR="00B06ED9" w:rsidRPr="00F95F23">
        <w:rPr>
          <w:rFonts w:cstheme="minorHAnsi"/>
        </w:rPr>
        <w:fldChar w:fldCharType="begin" w:fldLock="1"/>
      </w:r>
      <w:r w:rsidR="00757D24"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00B06ED9" w:rsidRPr="00F95F23">
        <w:rPr>
          <w:rFonts w:cstheme="minorHAnsi"/>
        </w:rPr>
        <w:fldChar w:fldCharType="separate"/>
      </w:r>
      <w:r w:rsidR="00757D24" w:rsidRPr="00F95F23">
        <w:rPr>
          <w:rFonts w:cstheme="minorHAnsi"/>
          <w:noProof/>
        </w:rPr>
        <w:t xml:space="preserve">(Baskin and Baskin, 2014; Fernández-Pascual </w:t>
      </w:r>
      <w:r w:rsidR="00757D24" w:rsidRPr="00F95F23">
        <w:rPr>
          <w:rFonts w:cstheme="minorHAnsi"/>
          <w:i/>
          <w:noProof/>
        </w:rPr>
        <w:t>et al.</w:t>
      </w:r>
      <w:r w:rsidR="00757D24" w:rsidRPr="00F95F23">
        <w:rPr>
          <w:rFonts w:cstheme="minorHAnsi"/>
          <w:noProof/>
        </w:rPr>
        <w:t>, 2021)</w:t>
      </w:r>
      <w:r w:rsidR="00B06ED9" w:rsidRPr="00F95F23">
        <w:rPr>
          <w:rFonts w:cstheme="minorHAnsi"/>
        </w:rPr>
        <w:fldChar w:fldCharType="end"/>
      </w:r>
      <w:r w:rsidR="00A01AB9" w:rsidRPr="00F95F23">
        <w:rPr>
          <w:rFonts w:cstheme="minorHAnsi"/>
        </w:rPr>
        <w:t xml:space="preserve"> </w:t>
      </w:r>
      <w:r w:rsidR="00A01AB9" w:rsidRPr="00F95F23">
        <w:rPr>
          <w:rFonts w:eastAsia="Times New Roman" w:cstheme="minorHAnsi"/>
          <w:color w:val="000000"/>
          <w:lang w:eastAsia="ca-ES"/>
        </w:rPr>
        <w:t xml:space="preserve">corroborating the findings by many authors </w:t>
      </w:r>
      <w:r w:rsidR="00A13ED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traits","type":"article-journal","volume":"6"},"uris":["http://www.mendeley.com/documents/?uuid=19475767-b1af-4ac0-b78e-efa79a39206b"]}],"mendeley":{"formattedCitation":"(Cavieres and Arroyo, 2000; Mondoni &lt;i&gt;et al.&lt;/i&gt;, 2009; Schwienbacher &lt;i&gt;et al.&lt;/i&gt;, 2011; Hoyle &lt;i&gt;et al.&lt;/i&gt;, 2015)","plainTextFormattedCitation":"(Cavieres and Arroyo, 2000; Mondoni et al., 2009; Schwienbacher et al., 2011; Hoyle et al., 2015)","previouslyFormattedCitation":"(Cavieres and Arroyo, 2000; Mondoni &lt;i&gt;et al.&lt;/i&gt;, 2009; Schwienbacher &lt;i&gt;et al.&lt;/i&gt;, 2011; Hoyle &lt;i&gt;et al.&lt;/i&gt;, 2015)"},"properties":{"noteIndex":0},"schema":"https://github.com/citation-style-language/schema/raw/master/csl-citation.json"}</w:instrText>
      </w:r>
      <w:r w:rsidR="00A13ED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(Cavieres and Arroyo, 2000; 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2009; 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A13ED3" w:rsidRPr="00F95F23">
        <w:rPr>
          <w:rFonts w:eastAsia="Times New Roman" w:cstheme="minorHAnsi"/>
          <w:color w:val="000000"/>
          <w:lang w:eastAsia="ca-ES"/>
        </w:rPr>
        <w:fldChar w:fldCharType="end"/>
      </w:r>
      <w:r w:rsidR="00A01AB9" w:rsidRPr="00F95F23">
        <w:rPr>
          <w:rFonts w:eastAsia="Times New Roman" w:cstheme="minorHAnsi"/>
          <w:color w:val="000000"/>
          <w:lang w:eastAsia="ca-ES"/>
        </w:rPr>
        <w:t>.</w:t>
      </w:r>
      <w:r w:rsidR="00FD1996" w:rsidRPr="00F95F23">
        <w:rPr>
          <w:rFonts w:cstheme="minorHAnsi"/>
        </w:rPr>
        <w:t xml:space="preserve"> </w:t>
      </w:r>
      <w:r w:rsidR="00B45980" w:rsidRPr="00F95F23">
        <w:rPr>
          <w:rFonts w:cstheme="minorHAnsi"/>
        </w:rPr>
        <w:t xml:space="preserve">Accordingly, </w:t>
      </w:r>
      <w:r w:rsidR="00B45980" w:rsidRPr="00F95F23">
        <w:rPr>
          <w:rFonts w:eastAsia="Times New Roman" w:cstheme="minorHAnsi"/>
          <w:color w:val="000000"/>
          <w:lang w:eastAsia="ca-ES"/>
        </w:rPr>
        <w:t>we observed low autumn germination</w:t>
      </w:r>
      <w:r w:rsidR="00764AC3"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likely due to</w:t>
      </w:r>
      <w:r w:rsidR="00B45980" w:rsidRPr="00F95F23">
        <w:rPr>
          <w:rFonts w:eastAsia="Times New Roman" w:cstheme="minorHAnsi"/>
          <w:color w:val="000000"/>
          <w:lang w:eastAsia="ca-ES"/>
        </w:rPr>
        <w:t xml:space="preserve"> a strong prevalence of physiological dormancy</w:t>
      </w:r>
      <w:r w:rsidR="004A71CF" w:rsidRPr="00F95F23">
        <w:rPr>
          <w:rFonts w:eastAsia="Times New Roman" w:cstheme="minorHAnsi"/>
          <w:color w:val="000000"/>
          <w:lang w:eastAsia="ca-ES"/>
        </w:rPr>
        <w:t xml:space="preserve"> </w:t>
      </w:r>
      <w:r w:rsidR="00423BF0"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&lt;i&gt;et al.&lt;/i&gt;, 2011; Tudela-Isanta, Ladouceur, &lt;i&gt;et al.&lt;/i&gt;, 2018)","plainTextFormattedCitation":"(Schwienbacher et al., 2011; Tudela-Isanta, Ladouceur, et al., 2018)","previouslyFormattedCitation":"(Schwienbacher &lt;i&gt;et al.&lt;/i&gt;, 2011; Tudela-Isanta, Ladouceur, &lt;i&gt;et al.&lt;/i&gt;, 2018)"},"properties":{"noteIndex":0},"schema":"https://github.com/citation-style-language/schema/raw/master/csl-citation.json"}</w:instrText>
      </w:r>
      <w:r w:rsidR="00423BF0"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423BF0" w:rsidRPr="00F95F23">
        <w:rPr>
          <w:rFonts w:eastAsia="Times New Roman" w:cstheme="minorHAnsi"/>
          <w:color w:val="000000"/>
          <w:lang w:eastAsia="ca-ES"/>
        </w:rPr>
        <w:fldChar w:fldCharType="end"/>
      </w:r>
      <w:r w:rsidR="00B45980" w:rsidRPr="00F95F23">
        <w:rPr>
          <w:rFonts w:eastAsia="Times New Roman" w:cstheme="minorHAnsi"/>
          <w:color w:val="000000"/>
          <w:lang w:eastAsia="ca-ES"/>
        </w:rPr>
        <w:t xml:space="preserve">. </w:t>
      </w:r>
      <w:r w:rsidR="007F4225" w:rsidRPr="00F95F23">
        <w:rPr>
          <w:rFonts w:eastAsia="Times New Roman" w:cstheme="minorHAnsi"/>
          <w:color w:val="000000"/>
          <w:lang w:eastAsia="ca-ES"/>
        </w:rPr>
        <w:t>Then, h</w:t>
      </w:r>
      <w:r w:rsidR="00B45980" w:rsidRPr="00F95F23">
        <w:rPr>
          <w:rFonts w:eastAsia="Times New Roman" w:cstheme="minorHAnsi"/>
          <w:color w:val="000000"/>
          <w:lang w:eastAsia="ca-ES"/>
        </w:rPr>
        <w:t>aving a postponed germination after winter guarantee a drought-free period during snowmelt</w:t>
      </w:r>
      <w:r w:rsidR="007F43D5" w:rsidRPr="00F95F23">
        <w:rPr>
          <w:rFonts w:eastAsia="Times New Roman" w:cstheme="minorHAnsi"/>
          <w:color w:val="000000"/>
          <w:lang w:eastAsia="ca-ES"/>
        </w:rPr>
        <w:t>;</w:t>
      </w:r>
      <w:r w:rsidR="00B45980" w:rsidRPr="00F95F23">
        <w:rPr>
          <w:rFonts w:eastAsia="Times New Roman" w:cstheme="minorHAnsi"/>
          <w:color w:val="000000"/>
          <w:lang w:eastAsia="ca-ES"/>
        </w:rPr>
        <w:t xml:space="preserve"> but the highest germination was observed </w:t>
      </w:r>
      <w:r w:rsidR="007F4225" w:rsidRPr="00F95F23">
        <w:rPr>
          <w:rFonts w:eastAsia="Times New Roman" w:cstheme="minorHAnsi"/>
          <w:color w:val="000000"/>
          <w:lang w:eastAsia="ca-ES"/>
        </w:rPr>
        <w:t>once</w:t>
      </w:r>
      <w:r w:rsidR="00B45980" w:rsidRPr="00F95F23">
        <w:rPr>
          <w:rFonts w:eastAsia="Times New Roman" w:cstheme="minorHAnsi"/>
          <w:color w:val="000000"/>
          <w:lang w:eastAsia="ca-ES"/>
        </w:rPr>
        <w:t xml:space="preserve"> the temperatures rose above 10-12 ºC. In micro-ridges (fellfield scenario) the thermal threshold was surpassed earlier in the growing season while in micro-valleys (</w:t>
      </w:r>
      <w:proofErr w:type="spellStart"/>
      <w:r w:rsidR="00B45980" w:rsidRPr="00F95F23">
        <w:rPr>
          <w:rFonts w:eastAsia="Times New Roman" w:cstheme="minorHAnsi"/>
          <w:color w:val="000000"/>
          <w:lang w:eastAsia="ca-ES"/>
        </w:rPr>
        <w:t>snowbed</w:t>
      </w:r>
      <w:proofErr w:type="spellEnd"/>
      <w:r w:rsidR="00B45980" w:rsidRPr="00F95F23">
        <w:rPr>
          <w:rFonts w:eastAsia="Times New Roman" w:cstheme="minorHAnsi"/>
          <w:color w:val="000000"/>
          <w:lang w:eastAsia="ca-ES"/>
        </w:rPr>
        <w:t xml:space="preserve"> scenario) it was exceeded later in the growing season.</w:t>
      </w:r>
      <w:r w:rsidR="00FB1C21" w:rsidRPr="00F95F23">
        <w:rPr>
          <w:rFonts w:eastAsia="Times New Roman" w:cstheme="minorHAnsi"/>
          <w:color w:val="000000"/>
          <w:lang w:eastAsia="ca-ES"/>
        </w:rPr>
        <w:t xml:space="preserve"> The </w:t>
      </w:r>
      <w:r w:rsidR="00623142" w:rsidRPr="00F95F23">
        <w:rPr>
          <w:rFonts w:eastAsia="Times New Roman" w:cstheme="minorHAnsi"/>
          <w:color w:val="000000"/>
          <w:lang w:eastAsia="ca-ES"/>
        </w:rPr>
        <w:t xml:space="preserve">total </w:t>
      </w:r>
      <w:r w:rsidR="00FB1C21" w:rsidRPr="00F95F23">
        <w:rPr>
          <w:rFonts w:eastAsia="Times New Roman" w:cstheme="minorHAnsi"/>
          <w:color w:val="000000"/>
          <w:lang w:eastAsia="ca-ES"/>
        </w:rPr>
        <w:t xml:space="preserve">germination registered in this </w:t>
      </w:r>
      <w:r w:rsidR="006E2D3D" w:rsidRPr="00F95F23">
        <w:rPr>
          <w:rFonts w:eastAsia="Times New Roman" w:cstheme="minorHAnsi"/>
          <w:color w:val="000000"/>
          <w:lang w:eastAsia="ca-ES"/>
        </w:rPr>
        <w:t>system</w:t>
      </w:r>
      <w:r w:rsidR="00FB1C21" w:rsidRPr="00F95F23">
        <w:rPr>
          <w:rFonts w:eastAsia="Times New Roman" w:cstheme="minorHAnsi"/>
          <w:color w:val="000000"/>
          <w:lang w:eastAsia="ca-ES"/>
        </w:rPr>
        <w:t xml:space="preserve"> suggests that some species might have a bet-hedging strategy, probably with </w:t>
      </w:r>
      <w:r w:rsidR="00DF0CEB" w:rsidRPr="00F95F23">
        <w:rPr>
          <w:rFonts w:eastAsia="Times New Roman" w:cstheme="minorHAnsi"/>
          <w:color w:val="000000"/>
          <w:lang w:eastAsia="ca-ES"/>
        </w:rPr>
        <w:t>fluctuating</w:t>
      </w:r>
      <w:r w:rsidR="00FB1C21" w:rsidRPr="00F95F23">
        <w:rPr>
          <w:rFonts w:eastAsia="Times New Roman" w:cstheme="minorHAnsi"/>
          <w:color w:val="000000"/>
          <w:lang w:eastAsia="ca-ES"/>
        </w:rPr>
        <w:t xml:space="preserve"> levels of dormancy and </w:t>
      </w:r>
      <w:r w:rsidR="00DF0CEB" w:rsidRPr="00F95F23">
        <w:rPr>
          <w:rFonts w:eastAsia="Times New Roman" w:cstheme="minorHAnsi"/>
          <w:color w:val="000000"/>
          <w:lang w:eastAsia="ca-ES"/>
        </w:rPr>
        <w:t>more prone</w:t>
      </w:r>
      <w:r w:rsidR="00FB1C21" w:rsidRPr="00F95F23">
        <w:rPr>
          <w:rFonts w:eastAsia="Times New Roman" w:cstheme="minorHAnsi"/>
          <w:color w:val="000000"/>
          <w:lang w:eastAsia="ca-ES"/>
        </w:rPr>
        <w:t xml:space="preserve"> to form persistent soil seed bank</w:t>
      </w:r>
      <w:r w:rsidR="0084472C" w:rsidRPr="00F95F23">
        <w:rPr>
          <w:rFonts w:eastAsia="Times New Roman" w:cstheme="minorHAnsi"/>
          <w:color w:val="000000"/>
          <w:lang w:eastAsia="ca-ES"/>
        </w:rPr>
        <w:t xml:space="preserve"> </w:t>
      </w:r>
      <w:r w:rsidR="0084472C"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Marcante and Erschbamer, 2010)","plainTextFormattedCitation":"(Schwienbacher, Marcante and Erschbamer, 2010)","previouslyFormattedCitation":"(Schwienbacher, Marcante and Erschbamer, 2010)"},"properties":{"noteIndex":0},"schema":"https://github.com/citation-style-language/schema/raw/master/csl-citation.json"}</w:instrText>
      </w:r>
      <w:r w:rsidR="0084472C"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(Schwienbacher, Marcante and Erschbamer, 2010)</w:t>
      </w:r>
      <w:r w:rsidR="0084472C" w:rsidRPr="00F95F23">
        <w:rPr>
          <w:rFonts w:eastAsia="Times New Roman" w:cstheme="minorHAnsi"/>
          <w:color w:val="000000"/>
          <w:lang w:eastAsia="ca-ES"/>
        </w:rPr>
        <w:fldChar w:fldCharType="end"/>
      </w:r>
      <w:r w:rsidR="0084472C" w:rsidRPr="00F95F23">
        <w:rPr>
          <w:rFonts w:eastAsia="Times New Roman" w:cstheme="minorHAnsi"/>
          <w:color w:val="000000"/>
          <w:lang w:eastAsia="ca-ES"/>
        </w:rPr>
        <w:t>.</w:t>
      </w:r>
    </w:p>
    <w:p w14:paraId="79892727" w14:textId="751BC19B" w:rsidR="00BD5EA2" w:rsidRPr="00F95F23" w:rsidRDefault="0086735C" w:rsidP="0086735C">
      <w:pPr>
        <w:spacing w:line="360" w:lineRule="auto"/>
        <w:jc w:val="both"/>
        <w:rPr>
          <w:rFonts w:cstheme="minorHAnsi"/>
        </w:rPr>
        <w:pPrChange w:id="1329" w:author="FRANCISCO DE BORJA JIMENEZ-ALFARO GONZALEZ" w:date="2024-02-16T12:52:00Z">
          <w:pPr>
            <w:shd w:val="clear" w:color="auto" w:fill="FFFFFF"/>
            <w:spacing w:after="0" w:line="360" w:lineRule="auto"/>
            <w:ind w:firstLine="709"/>
            <w:jc w:val="both"/>
            <w:textAlignment w:val="baseline"/>
          </w:pPr>
        </w:pPrChange>
      </w:pPr>
      <w:ins w:id="1330" w:author="FRANCISCO DE BORJA JIMENEZ-ALFARO GONZALEZ" w:date="2024-02-16T12:52:00Z">
        <w:r>
          <w:rPr>
            <w:rFonts w:cstheme="minorHAnsi"/>
          </w:rPr>
          <w:t>The</w:t>
        </w:r>
        <w:r w:rsidRPr="00F95F23">
          <w:rPr>
            <w:rFonts w:cstheme="minorHAnsi"/>
          </w:rPr>
          <w:t xml:space="preserve"> Mediterranean system showed the highest germination in autumn and earlier in the growing season, following the previously described “Mediterranean germination syndrome” </w:t>
        </w:r>
        <w:commentRangeStart w:id="1331"/>
        <w:r w:rsidRPr="00F95F23">
          <w:rPr>
            <w:rFonts w:cstheme="minorHAnsi"/>
          </w:rPr>
          <w:fldChar w:fldCharType="begin" w:fldLock="1"/>
        </w:r>
        <w:r w:rsidRPr="00F95F23">
          <w:rPr>
            <w:rFonts w:cstheme="minorHAnsi"/>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Escudero and Pérez-García, 2005)","plainTextFormattedCitation":"(Giménez-Benavides, Escudero and Pérez-García, 2005)","previouslyFormattedCitation":"(Giménez-Benavides, Escudero and Pérez-García, 2005)"},"properties":{"noteIndex":0},"schema":"https://github.com/citation-style-language/schema/raw/master/csl-citation.json"}</w:instrText>
        </w:r>
        <w:r w:rsidRPr="00F95F23">
          <w:rPr>
            <w:rFonts w:cstheme="minorHAnsi"/>
          </w:rPr>
          <w:fldChar w:fldCharType="separate"/>
        </w:r>
        <w:r w:rsidRPr="00F95F23">
          <w:rPr>
            <w:rFonts w:cstheme="minorHAnsi"/>
            <w:noProof/>
          </w:rPr>
          <w:t>(Giménez-Benavides, Escudero and Pérez-García, 2005)</w:t>
        </w:r>
        <w:r w:rsidRPr="00F95F23">
          <w:rPr>
            <w:rFonts w:cstheme="minorHAnsi"/>
          </w:rPr>
          <w:fldChar w:fldCharType="end"/>
        </w:r>
        <w:r w:rsidRPr="00F95F23">
          <w:rPr>
            <w:rFonts w:cstheme="minorHAnsi"/>
          </w:rPr>
          <w:t>.</w:t>
        </w:r>
        <w:r>
          <w:rPr>
            <w:rFonts w:cstheme="minorHAnsi"/>
          </w:rPr>
          <w:t xml:space="preserve"> </w:t>
        </w:r>
      </w:ins>
      <w:r w:rsidR="00A01AB9" w:rsidRPr="00F95F23">
        <w:rPr>
          <w:rFonts w:cstheme="minorHAnsi"/>
        </w:rPr>
        <w:t>T</w:t>
      </w:r>
      <w:r w:rsidR="00A80FC4" w:rsidRPr="00F95F23">
        <w:rPr>
          <w:rFonts w:cstheme="minorHAnsi"/>
        </w:rPr>
        <w:t>he M</w:t>
      </w:r>
      <w:r w:rsidR="00F443AD" w:rsidRPr="00F95F23">
        <w:rPr>
          <w:rFonts w:cstheme="minorHAnsi"/>
        </w:rPr>
        <w:t xml:space="preserve">editerranean </w:t>
      </w:r>
      <w:commentRangeEnd w:id="1331"/>
      <w:r>
        <w:rPr>
          <w:rStyle w:val="CommentReference"/>
          <w:rFonts w:ascii="Calibri" w:eastAsia="Calibri" w:hAnsi="Calibri" w:cs="Calibri"/>
        </w:rPr>
        <w:commentReference w:id="1331"/>
      </w:r>
      <w:r w:rsidR="006E2D3D" w:rsidRPr="00F95F23">
        <w:rPr>
          <w:rFonts w:cstheme="minorHAnsi"/>
        </w:rPr>
        <w:t>system</w:t>
      </w:r>
      <w:r w:rsidR="00A80FC4" w:rsidRPr="00F95F23">
        <w:rPr>
          <w:rFonts w:cstheme="minorHAnsi"/>
        </w:rPr>
        <w:t xml:space="preserve"> followed the </w:t>
      </w:r>
      <w:r w:rsidR="0095084B" w:rsidRPr="00F95F23">
        <w:rPr>
          <w:rFonts w:cstheme="minorHAnsi"/>
        </w:rPr>
        <w:t xml:space="preserve">previously described Mediterranean germination </w:t>
      </w:r>
      <w:r w:rsidR="00F443AD" w:rsidRPr="00F95F23">
        <w:rPr>
          <w:rFonts w:cstheme="minorHAnsi"/>
        </w:rPr>
        <w:t xml:space="preserve">syndrome </w:t>
      </w:r>
      <w:r w:rsidR="0084472C" w:rsidRPr="00F95F23">
        <w:rPr>
          <w:rFonts w:cstheme="minorHAnsi"/>
        </w:rPr>
        <w:fldChar w:fldCharType="begin" w:fldLock="1"/>
      </w:r>
      <w:r w:rsidR="00757D24" w:rsidRPr="00F95F23">
        <w:rPr>
          <w:rFonts w:cstheme="minorHAnsi"/>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Escudero and Pérez-García, 2005)","plainTextFormattedCitation":"(Giménez-Benavides, Escudero and Pérez-García, 2005)","previouslyFormattedCitation":"(Giménez-Benavides, Escudero and Pérez-García, 2005)"},"properties":{"noteIndex":0},"schema":"https://github.com/citation-style-language/schema/raw/master/csl-citation.json"}</w:instrText>
      </w:r>
      <w:r w:rsidR="0084472C" w:rsidRPr="00F95F23">
        <w:rPr>
          <w:rFonts w:cstheme="minorHAnsi"/>
        </w:rPr>
        <w:fldChar w:fldCharType="separate"/>
      </w:r>
      <w:r w:rsidR="00757D24" w:rsidRPr="00F95F23">
        <w:rPr>
          <w:rFonts w:cstheme="minorHAnsi"/>
          <w:noProof/>
        </w:rPr>
        <w:t>(Giménez-Benavides, Escudero and Pérez-García, 2005)</w:t>
      </w:r>
      <w:r w:rsidR="0084472C" w:rsidRPr="00F95F23">
        <w:rPr>
          <w:rFonts w:cstheme="minorHAnsi"/>
        </w:rPr>
        <w:fldChar w:fldCharType="end"/>
      </w:r>
      <w:r w:rsidR="00F443AD" w:rsidRPr="00F95F23">
        <w:rPr>
          <w:rFonts w:eastAsia="Times New Roman" w:cstheme="minorHAnsi"/>
          <w:color w:val="000000"/>
          <w:lang w:eastAsia="ca-ES"/>
        </w:rPr>
        <w:t xml:space="preserve">. </w:t>
      </w:r>
      <w:r w:rsidR="00320837" w:rsidRPr="00F95F23">
        <w:rPr>
          <w:rFonts w:eastAsia="Times New Roman" w:cstheme="minorHAnsi"/>
          <w:color w:val="000000"/>
          <w:lang w:eastAsia="ca-ES"/>
        </w:rPr>
        <w:t>Accordingly, w</w:t>
      </w:r>
      <w:r w:rsidR="001C35A5" w:rsidRPr="00F95F23">
        <w:rPr>
          <w:rFonts w:eastAsia="Times New Roman" w:cstheme="minorHAnsi"/>
          <w:color w:val="000000"/>
          <w:lang w:eastAsia="ca-ES"/>
        </w:rPr>
        <w:t>e</w:t>
      </w:r>
      <w:r w:rsidR="00193766" w:rsidRPr="00F95F23">
        <w:rPr>
          <w:rFonts w:eastAsia="Times New Roman" w:cstheme="minorHAnsi"/>
          <w:color w:val="000000"/>
          <w:lang w:eastAsia="ca-ES"/>
        </w:rPr>
        <w:t xml:space="preserve"> found a higher proportion of non-dormant species (82%), able to germinate immediately after dispersal </w:t>
      </w:r>
      <w:r w:rsidR="00D66607" w:rsidRPr="00F95F23">
        <w:rPr>
          <w:rFonts w:eastAsia="Times New Roman" w:cstheme="minorHAnsi"/>
          <w:color w:val="000000"/>
          <w:lang w:eastAsia="ca-ES"/>
        </w:rPr>
        <w:t>when</w:t>
      </w:r>
      <w:r w:rsidR="00193766" w:rsidRPr="00F95F23">
        <w:rPr>
          <w:rFonts w:eastAsia="Times New Roman" w:cstheme="minorHAnsi"/>
          <w:color w:val="000000"/>
          <w:lang w:eastAsia="ca-ES"/>
        </w:rPr>
        <w:t xml:space="preserve"> water </w:t>
      </w:r>
      <w:r w:rsidR="00D66607" w:rsidRPr="00F95F23">
        <w:rPr>
          <w:rFonts w:eastAsia="Times New Roman" w:cstheme="minorHAnsi"/>
          <w:color w:val="000000"/>
          <w:lang w:eastAsia="ca-ES"/>
        </w:rPr>
        <w:t>was</w:t>
      </w:r>
      <w:r w:rsidR="00193766" w:rsidRPr="00F95F23">
        <w:rPr>
          <w:rFonts w:eastAsia="Times New Roman" w:cstheme="minorHAnsi"/>
          <w:color w:val="000000"/>
          <w:lang w:eastAsia="ca-ES"/>
        </w:rPr>
        <w:t xml:space="preserve"> available</w:t>
      </w:r>
      <w:r w:rsidR="00861682" w:rsidRPr="00F95F23">
        <w:rPr>
          <w:rFonts w:eastAsia="Times New Roman" w:cstheme="minorHAnsi"/>
          <w:color w:val="000000"/>
          <w:lang w:eastAsia="ca-ES"/>
        </w:rPr>
        <w:t xml:space="preserve"> confirming </w:t>
      </w:r>
      <w:r w:rsidR="0084472C" w:rsidRPr="00F95F23">
        <w:rPr>
          <w:rFonts w:eastAsia="Times New Roman" w:cstheme="minorHAnsi"/>
          <w:color w:val="000000"/>
          <w:lang w:eastAsia="ca-ES"/>
        </w:rPr>
        <w:t>G</w:t>
      </w:r>
      <w:r w:rsidR="00861682" w:rsidRPr="00F95F23">
        <w:rPr>
          <w:rFonts w:eastAsia="Times New Roman" w:cstheme="minorHAnsi"/>
          <w:color w:val="000000"/>
          <w:lang w:eastAsia="ca-ES"/>
        </w:rPr>
        <w:t>iménez-Benavides results</w:t>
      </w:r>
      <w:r w:rsidR="00193766" w:rsidRPr="00F95F23">
        <w:rPr>
          <w:rFonts w:eastAsia="Times New Roman" w:cstheme="minorHAnsi"/>
          <w:color w:val="000000"/>
          <w:lang w:eastAsia="ca-ES"/>
        </w:rPr>
        <w:t>.</w:t>
      </w:r>
      <w:r w:rsidR="00523F23" w:rsidRPr="00F95F23">
        <w:rPr>
          <w:rFonts w:eastAsia="Times New Roman" w:cstheme="minorHAnsi"/>
          <w:color w:val="000000"/>
          <w:lang w:eastAsia="ca-ES"/>
        </w:rPr>
        <w:t xml:space="preserve"> </w:t>
      </w:r>
      <w:r w:rsidR="001C35A5" w:rsidRPr="00F95F23">
        <w:rPr>
          <w:rFonts w:eastAsia="Times New Roman" w:cstheme="minorHAnsi"/>
          <w:color w:val="000000"/>
          <w:lang w:eastAsia="ca-ES"/>
        </w:rPr>
        <w:t>T</w:t>
      </w:r>
      <w:r w:rsidR="00C6240B" w:rsidRPr="00F95F23">
        <w:rPr>
          <w:rFonts w:eastAsia="Times New Roman" w:cstheme="minorHAnsi"/>
          <w:color w:val="000000"/>
          <w:lang w:eastAsia="ca-ES"/>
        </w:rPr>
        <w:t>he second germination peak was observed in early growing season</w:t>
      </w:r>
      <w:r w:rsidR="00193766" w:rsidRPr="00F95F23">
        <w:rPr>
          <w:rFonts w:eastAsia="Times New Roman" w:cstheme="minorHAnsi"/>
          <w:color w:val="000000"/>
          <w:lang w:eastAsia="ca-ES"/>
        </w:rPr>
        <w:t xml:space="preserve"> suggesting that species from the </w:t>
      </w:r>
      <w:r w:rsidR="006E2D3D" w:rsidRPr="00F95F23">
        <w:rPr>
          <w:rFonts w:eastAsia="Times New Roman" w:cstheme="minorHAnsi"/>
          <w:color w:val="000000"/>
          <w:lang w:eastAsia="ca-ES"/>
        </w:rPr>
        <w:t>system</w:t>
      </w:r>
      <w:r w:rsidR="00193766" w:rsidRPr="00F95F23">
        <w:rPr>
          <w:rFonts w:eastAsia="Times New Roman" w:cstheme="minorHAnsi"/>
          <w:color w:val="000000"/>
          <w:lang w:eastAsia="ca-ES"/>
        </w:rPr>
        <w:t xml:space="preserve"> are well adapted to germinate </w:t>
      </w:r>
      <w:r w:rsidR="00C6240B" w:rsidRPr="00F95F23">
        <w:rPr>
          <w:rFonts w:eastAsia="Times New Roman" w:cstheme="minorHAnsi"/>
          <w:color w:val="000000"/>
          <w:lang w:eastAsia="ca-ES"/>
        </w:rPr>
        <w:t>at cooler temperatures</w:t>
      </w:r>
      <w:r w:rsidR="00193766" w:rsidRPr="00F95F23">
        <w:rPr>
          <w:rFonts w:eastAsia="Times New Roman" w:cstheme="minorHAnsi"/>
          <w:color w:val="000000"/>
          <w:lang w:eastAsia="ca-ES"/>
        </w:rPr>
        <w:t xml:space="preserve">. </w:t>
      </w:r>
      <w:r w:rsidR="00320837" w:rsidRPr="00F95F23">
        <w:rPr>
          <w:rFonts w:eastAsia="Times New Roman" w:cstheme="minorHAnsi"/>
          <w:color w:val="000000"/>
          <w:lang w:eastAsia="ca-ES"/>
        </w:rPr>
        <w:t xml:space="preserve">The higher values of total germination reached in the Mediterranean </w:t>
      </w:r>
      <w:r w:rsidR="006E2D3D" w:rsidRPr="00F95F23">
        <w:rPr>
          <w:rFonts w:eastAsia="Times New Roman" w:cstheme="minorHAnsi"/>
          <w:color w:val="000000"/>
          <w:lang w:eastAsia="ca-ES"/>
        </w:rPr>
        <w:t>system</w:t>
      </w:r>
      <w:r w:rsidR="00320837" w:rsidRPr="00F95F23">
        <w:rPr>
          <w:rFonts w:eastAsia="Times New Roman" w:cstheme="minorHAnsi"/>
          <w:color w:val="000000"/>
          <w:lang w:eastAsia="ca-ES"/>
        </w:rPr>
        <w:t xml:space="preserve"> suggest that might be more successful in generating viable seeds </w:t>
      </w:r>
      <w:r w:rsidR="00200333" w:rsidRPr="00F95F23">
        <w:rPr>
          <w:rFonts w:eastAsia="Times New Roman" w:cstheme="minorHAnsi"/>
          <w:color w:val="000000"/>
          <w:lang w:eastAsia="ca-ES"/>
        </w:rPr>
        <w:t>germinating</w:t>
      </w:r>
      <w:r w:rsidR="00320837" w:rsidRPr="00F95F23">
        <w:rPr>
          <w:rFonts w:eastAsia="Times New Roman" w:cstheme="minorHAnsi"/>
          <w:color w:val="000000"/>
          <w:lang w:eastAsia="ca-ES"/>
        </w:rPr>
        <w:t xml:space="preserve"> within the first year, but also meaning that soil seed bank might not be persistent.</w:t>
      </w:r>
      <w:r w:rsidR="0092259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The significantly distinct patterns observed in our </w:t>
      </w:r>
      <w:r w:rsidR="00BD5EA2" w:rsidRPr="00F95F23">
        <w:rPr>
          <w:rFonts w:eastAsia="Times New Roman" w:cstheme="minorHAnsi"/>
          <w:color w:val="000000"/>
          <w:lang w:eastAsia="ca-ES"/>
        </w:rPr>
        <w:lastRenderedPageBreak/>
        <w:t xml:space="preserve">two </w:t>
      </w:r>
      <w:r w:rsidR="006E2D3D" w:rsidRPr="00F95F23">
        <w:rPr>
          <w:rFonts w:eastAsia="Times New Roman" w:cstheme="minorHAnsi"/>
          <w:color w:val="000000"/>
          <w:lang w:eastAsia="ca-ES"/>
        </w:rPr>
        <w:t>systems</w:t>
      </w:r>
      <w:r w:rsidR="00BD5EA2" w:rsidRPr="00F95F23">
        <w:rPr>
          <w:rFonts w:eastAsia="Times New Roman" w:cstheme="minorHAnsi"/>
          <w:color w:val="000000"/>
          <w:lang w:eastAsia="ca-ES"/>
        </w:rPr>
        <w:t xml:space="preserve"> potentially indicate the existence of other germination syndromes still unknown in distinct biomes like tropical or artic areas.</w:t>
      </w:r>
    </w:p>
    <w:p w14:paraId="1FF1B4EE" w14:textId="3F47103F" w:rsidR="00573D37" w:rsidRPr="00F95F23" w:rsidRDefault="00922598" w:rsidP="00C50A64">
      <w:pPr>
        <w:spacing w:line="360" w:lineRule="auto"/>
        <w:ind w:firstLine="709"/>
        <w:jc w:val="both"/>
        <w:rPr>
          <w:rFonts w:eastAsia="Times New Roman" w:cstheme="minorHAnsi"/>
          <w:color w:val="000000"/>
          <w:lang w:eastAsia="ca-ES"/>
        </w:rPr>
      </w:pPr>
      <w:commentRangeStart w:id="1332"/>
      <w:r w:rsidRPr="00F95F23">
        <w:rPr>
          <w:rFonts w:eastAsia="Times New Roman" w:cstheme="minorHAnsi"/>
          <w:color w:val="000000"/>
          <w:lang w:eastAsia="ca-ES"/>
        </w:rPr>
        <w:t xml:space="preserve">In addition, the </w:t>
      </w:r>
      <w:r w:rsidR="00FD121C" w:rsidRPr="00F95F23">
        <w:rPr>
          <w:rFonts w:eastAsia="Times New Roman" w:cstheme="minorHAnsi"/>
          <w:color w:val="000000"/>
          <w:lang w:eastAsia="ca-ES"/>
        </w:rPr>
        <w:t>differential responses observed from</w:t>
      </w:r>
      <w:r w:rsidRPr="00F95F23">
        <w:rPr>
          <w:rFonts w:eastAsia="Times New Roman" w:cstheme="minorHAnsi"/>
          <w:color w:val="000000"/>
          <w:lang w:eastAsia="ca-ES"/>
        </w:rPr>
        <w:t xml:space="preserve"> </w:t>
      </w:r>
      <w:r w:rsidR="00FD121C" w:rsidRPr="00F95F23">
        <w:rPr>
          <w:rFonts w:eastAsia="Times New Roman" w:cstheme="minorHAnsi"/>
          <w:color w:val="000000"/>
          <w:lang w:eastAsia="ca-ES"/>
        </w:rPr>
        <w:t xml:space="preserve">the temperate </w:t>
      </w:r>
      <w:r w:rsidR="006E2D3D" w:rsidRPr="00F95F23">
        <w:rPr>
          <w:rFonts w:eastAsia="Times New Roman" w:cstheme="minorHAnsi"/>
          <w:color w:val="000000"/>
          <w:lang w:eastAsia="ca-ES"/>
        </w:rPr>
        <w:t>system</w:t>
      </w:r>
      <w:r w:rsidR="00FD121C" w:rsidRPr="00F95F23">
        <w:rPr>
          <w:rFonts w:eastAsia="Times New Roman" w:cstheme="minorHAnsi"/>
          <w:color w:val="000000"/>
          <w:lang w:eastAsia="ca-ES"/>
        </w:rPr>
        <w:t xml:space="preserve"> in </w:t>
      </w:r>
      <w:proofErr w:type="spellStart"/>
      <w:r w:rsidRPr="00F95F23">
        <w:rPr>
          <w:rFonts w:eastAsia="Times New Roman" w:cstheme="minorHAnsi"/>
          <w:color w:val="000000"/>
          <w:lang w:eastAsia="ca-ES"/>
        </w:rPr>
        <w:t>snowbed</w:t>
      </w:r>
      <w:proofErr w:type="spellEnd"/>
      <w:r w:rsidRPr="00F95F23">
        <w:rPr>
          <w:rFonts w:eastAsia="Times New Roman" w:cstheme="minorHAnsi"/>
          <w:color w:val="000000"/>
          <w:lang w:eastAsia="ca-ES"/>
        </w:rPr>
        <w:t xml:space="preserve"> scenario suggest</w:t>
      </w:r>
      <w:r w:rsidR="00FD121C" w:rsidRPr="00F95F23">
        <w:rPr>
          <w:rFonts w:eastAsia="Times New Roman" w:cstheme="minorHAnsi"/>
          <w:color w:val="000000"/>
          <w:lang w:eastAsia="ca-ES"/>
        </w:rPr>
        <w:t>s</w:t>
      </w:r>
      <w:r w:rsidRPr="00F95F23">
        <w:rPr>
          <w:rFonts w:eastAsia="Times New Roman" w:cstheme="minorHAnsi"/>
          <w:color w:val="000000"/>
          <w:lang w:eastAsia="ca-ES"/>
        </w:rPr>
        <w:t xml:space="preserve"> that there are species with stricter germination requirements that </w:t>
      </w:r>
      <w:r w:rsidR="00370061" w:rsidRPr="00F95F23">
        <w:rPr>
          <w:rFonts w:eastAsia="Times New Roman" w:cstheme="minorHAnsi"/>
          <w:color w:val="000000"/>
          <w:lang w:eastAsia="ca-ES"/>
        </w:rPr>
        <w:t>will</w:t>
      </w:r>
      <w:r w:rsidRPr="00F95F23">
        <w:rPr>
          <w:rFonts w:eastAsia="Times New Roman" w:cstheme="minorHAnsi"/>
          <w:color w:val="000000"/>
          <w:lang w:eastAsia="ca-ES"/>
        </w:rPr>
        <w:t xml:space="preserve"> be the most vulnerable to climate warming. </w:t>
      </w:r>
      <w:commentRangeEnd w:id="1332"/>
      <w:r w:rsidR="003B25A5">
        <w:rPr>
          <w:rStyle w:val="CommentReference"/>
          <w:rFonts w:ascii="Calibri" w:eastAsia="Calibri" w:hAnsi="Calibri" w:cs="Calibri"/>
        </w:rPr>
        <w:commentReference w:id="1332"/>
      </w:r>
    </w:p>
    <w:p w14:paraId="26D8C58E" w14:textId="25BC8BB2" w:rsidR="00B52082" w:rsidRPr="00F95F23" w:rsidRDefault="00AC319B" w:rsidP="00757052">
      <w:pPr>
        <w:pStyle w:val="Heading2"/>
        <w:spacing w:after="160"/>
        <w:rPr>
          <w:rFonts w:eastAsia="Times New Roman"/>
          <w:bdr w:val="none" w:sz="0" w:space="0" w:color="auto" w:frame="1"/>
          <w:lang w:eastAsia="ca-ES"/>
        </w:rPr>
      </w:pPr>
      <w:r w:rsidRPr="00F95F23">
        <w:rPr>
          <w:rFonts w:eastAsia="Times New Roman"/>
          <w:bdr w:val="none" w:sz="0" w:space="0" w:color="auto" w:frame="1"/>
          <w:lang w:eastAsia="ca-ES"/>
        </w:rPr>
        <w:t>4.</w:t>
      </w:r>
      <w:r w:rsidR="008875AC" w:rsidRPr="00F95F23">
        <w:rPr>
          <w:rFonts w:eastAsia="Times New Roman"/>
          <w:bdr w:val="none" w:sz="0" w:space="0" w:color="auto" w:frame="1"/>
          <w:lang w:eastAsia="ca-ES"/>
        </w:rPr>
        <w:t>3</w:t>
      </w:r>
      <w:r w:rsidRPr="00F95F23">
        <w:rPr>
          <w:rFonts w:eastAsia="Times New Roman"/>
          <w:bdr w:val="none" w:sz="0" w:space="0" w:color="auto" w:frame="1"/>
          <w:lang w:eastAsia="ca-ES"/>
        </w:rPr>
        <w:t xml:space="preserve"> Novelty, limitations, and further research</w:t>
      </w:r>
    </w:p>
    <w:p w14:paraId="10486F65" w14:textId="3CBC310B" w:rsidR="002719B8" w:rsidRPr="00F95F23" w:rsidRDefault="00573D37" w:rsidP="007C644C">
      <w:pPr>
        <w:shd w:val="clear" w:color="auto" w:fill="FFFFFF"/>
        <w:spacing w:after="0" w:line="360" w:lineRule="auto"/>
        <w:jc w:val="both"/>
        <w:textAlignment w:val="baseline"/>
        <w:rPr>
          <w:rFonts w:cstheme="minorHAnsi"/>
        </w:rPr>
      </w:pPr>
      <w:r w:rsidRPr="00F95F23">
        <w:rPr>
          <w:rFonts w:cstheme="minorHAnsi"/>
        </w:rPr>
        <w:t xml:space="preserve">Our study focused on germination phenology presents a novel assessment of seed germination </w:t>
      </w:r>
      <w:r w:rsidR="00B202E0" w:rsidRPr="00F95F23">
        <w:rPr>
          <w:rFonts w:cstheme="minorHAnsi"/>
        </w:rPr>
        <w:t>traits</w:t>
      </w:r>
      <w:r w:rsidRPr="00F95F23">
        <w:rPr>
          <w:rFonts w:cstheme="minorHAnsi"/>
        </w:rPr>
        <w:t xml:space="preserve"> across a whole year. Our approach mimicked real in-situ soil temperatures from contrasting microclimatic conditions in two alpine </w:t>
      </w:r>
      <w:r w:rsidR="006E2D3D" w:rsidRPr="00F95F23">
        <w:rPr>
          <w:rFonts w:cstheme="minorHAnsi"/>
        </w:rPr>
        <w:t>systems</w:t>
      </w:r>
      <w:r w:rsidRPr="00F95F23">
        <w:rPr>
          <w:rFonts w:cstheme="minorHAnsi"/>
        </w:rPr>
        <w:t xml:space="preserve"> from the same biogeographical area.</w:t>
      </w:r>
      <w:r w:rsidR="0053209B" w:rsidRPr="00F95F23">
        <w:rPr>
          <w:rFonts w:cstheme="minorHAnsi"/>
        </w:rPr>
        <w:t xml:space="preserve"> </w:t>
      </w:r>
      <w:del w:id="1333" w:author="FRANCISCO DE BORJA JIMENEZ-ALFARO GONZALEZ" w:date="2024-02-16T12:53:00Z">
        <w:r w:rsidR="007C644C" w:rsidRPr="00F95F23" w:rsidDel="003B25A5">
          <w:rPr>
            <w:rFonts w:cstheme="minorHAnsi"/>
          </w:rPr>
          <w:delText>O</w:delText>
        </w:r>
        <w:r w:rsidR="00087706" w:rsidRPr="00F95F23" w:rsidDel="003B25A5">
          <w:rPr>
            <w:rFonts w:cstheme="minorHAnsi"/>
          </w:rPr>
          <w:delText xml:space="preserve">ur </w:delText>
        </w:r>
      </w:del>
      <w:ins w:id="1334" w:author="FRANCISCO DE BORJA JIMENEZ-ALFARO GONZALEZ" w:date="2024-02-16T12:53:00Z">
        <w:r w:rsidR="003B25A5">
          <w:rPr>
            <w:rFonts w:cstheme="minorHAnsi"/>
          </w:rPr>
          <w:t>The</w:t>
        </w:r>
        <w:r w:rsidR="003B25A5" w:rsidRPr="00F95F23">
          <w:rPr>
            <w:rFonts w:cstheme="minorHAnsi"/>
          </w:rPr>
          <w:t xml:space="preserve"> </w:t>
        </w:r>
      </w:ins>
      <w:r w:rsidR="00087706" w:rsidRPr="00F95F23">
        <w:rPr>
          <w:rFonts w:cstheme="minorHAnsi"/>
        </w:rPr>
        <w:t xml:space="preserve">two </w:t>
      </w:r>
      <w:r w:rsidR="006E2D3D" w:rsidRPr="00F95F23">
        <w:rPr>
          <w:rFonts w:cstheme="minorHAnsi"/>
        </w:rPr>
        <w:t>systems</w:t>
      </w:r>
      <w:r w:rsidR="00087706" w:rsidRPr="00F95F23">
        <w:rPr>
          <w:rFonts w:cstheme="minorHAnsi"/>
        </w:rPr>
        <w:t xml:space="preserve"> differed also in bedrock</w:t>
      </w:r>
      <w:r w:rsidR="00040020" w:rsidRPr="00F95F23">
        <w:rPr>
          <w:rFonts w:eastAsia="Times New Roman" w:cstheme="minorHAnsi"/>
          <w:color w:val="000000"/>
          <w:lang w:eastAsia="ca-ES"/>
        </w:rPr>
        <w:t xml:space="preserve"> </w:t>
      </w:r>
      <w:r w:rsidR="00E268D6" w:rsidRPr="00F95F23">
        <w:rPr>
          <w:rFonts w:eastAsia="Times New Roman" w:cstheme="minorHAnsi"/>
          <w:color w:val="000000"/>
          <w:lang w:eastAsia="ca-ES"/>
        </w:rPr>
        <w:t xml:space="preserve">potentially having a cofounding factor in our study, as germination trait might differ between siliceous and calcareous bedrock in the Alps </w:t>
      </w:r>
      <w:r w:rsidR="00E268D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&lt;i&gt;et al.&lt;/i&gt;, 2018)","plainTextFormattedCitation":"(Tudela-Isanta, Ladouceur, et al., 2018)","previouslyFormattedCitation":"(Tudela-Isanta, Ladouceur, &lt;i&gt;et al.&lt;/i&gt;, 2018)"},"properties":{"noteIndex":0},"schema":"https://github.com/citation-style-language/schema/raw/master/csl-citation.json"}</w:instrText>
      </w:r>
      <w:r w:rsidR="00E268D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E268D6" w:rsidRPr="00F95F23">
        <w:rPr>
          <w:rFonts w:eastAsia="Times New Roman" w:cstheme="minorHAnsi"/>
          <w:color w:val="000000"/>
          <w:lang w:eastAsia="ca-ES"/>
        </w:rPr>
        <w:fldChar w:fldCharType="end"/>
      </w:r>
      <w:r w:rsidR="00E268D6" w:rsidRPr="00F95F23">
        <w:rPr>
          <w:rFonts w:eastAsia="Times New Roman" w:cstheme="minorHAnsi"/>
          <w:color w:val="000000"/>
          <w:lang w:eastAsia="ca-ES"/>
        </w:rPr>
        <w:t xml:space="preserve">. </w:t>
      </w:r>
      <w:r w:rsidR="007C644C" w:rsidRPr="00F95F23">
        <w:rPr>
          <w:rFonts w:cstheme="minorHAnsi"/>
        </w:rPr>
        <w:t xml:space="preserve"> A</w:t>
      </w:r>
      <w:r w:rsidR="00651D61" w:rsidRPr="00F95F23">
        <w:rPr>
          <w:rFonts w:cstheme="minorHAnsi"/>
        </w:rPr>
        <w:t>lthough t</w:t>
      </w:r>
      <w:r w:rsidR="00417C4F" w:rsidRPr="00F95F23">
        <w:rPr>
          <w:rFonts w:cstheme="minorHAnsi"/>
        </w:rPr>
        <w:t>he</w:t>
      </w:r>
      <w:r w:rsidR="0098515F" w:rsidRPr="00F95F23">
        <w:rPr>
          <w:rFonts w:cstheme="minorHAnsi"/>
        </w:rPr>
        <w:t xml:space="preserve"> m</w:t>
      </w:r>
      <w:r w:rsidR="00F01267" w:rsidRPr="00F95F23">
        <w:rPr>
          <w:rFonts w:cstheme="minorHAnsi"/>
        </w:rPr>
        <w:t xml:space="preserve">icroclimatic scenarios </w:t>
      </w:r>
      <w:r w:rsidR="009F340F" w:rsidRPr="00F95F23">
        <w:rPr>
          <w:rFonts w:cstheme="minorHAnsi"/>
        </w:rPr>
        <w:t>were</w:t>
      </w:r>
      <w:r w:rsidR="0098515F" w:rsidRPr="00F95F23">
        <w:rPr>
          <w:rFonts w:cstheme="minorHAnsi"/>
        </w:rPr>
        <w:t xml:space="preserve"> </w:t>
      </w:r>
      <w:r w:rsidR="00F01267" w:rsidRPr="00F95F23">
        <w:rPr>
          <w:rFonts w:cstheme="minorHAnsi"/>
        </w:rPr>
        <w:t xml:space="preserve">based in </w:t>
      </w:r>
      <w:r w:rsidR="00092BA8" w:rsidRPr="00F95F23">
        <w:rPr>
          <w:rFonts w:cstheme="minorHAnsi"/>
        </w:rPr>
        <w:t xml:space="preserve">the </w:t>
      </w:r>
      <w:r w:rsidR="00F01267" w:rsidRPr="00F95F23">
        <w:rPr>
          <w:rFonts w:cstheme="minorHAnsi"/>
        </w:rPr>
        <w:t xml:space="preserve">temperate </w:t>
      </w:r>
      <w:r w:rsidR="006E2D3D" w:rsidRPr="00F95F23">
        <w:rPr>
          <w:rFonts w:cstheme="minorHAnsi"/>
        </w:rPr>
        <w:t>system</w:t>
      </w:r>
      <w:r w:rsidR="00092BA8" w:rsidRPr="00F95F23">
        <w:rPr>
          <w:rFonts w:cstheme="minorHAnsi"/>
        </w:rPr>
        <w:t xml:space="preserve"> field data</w:t>
      </w:r>
      <w:r w:rsidR="00651D61" w:rsidRPr="00F95F23">
        <w:rPr>
          <w:rFonts w:cstheme="minorHAnsi"/>
        </w:rPr>
        <w:t>;</w:t>
      </w:r>
      <w:r w:rsidR="00137484" w:rsidRPr="00F95F23">
        <w:rPr>
          <w:rFonts w:cstheme="minorHAnsi"/>
        </w:rPr>
        <w:t xml:space="preserve"> </w:t>
      </w:r>
      <w:r w:rsidR="00651D61" w:rsidRPr="00F95F23">
        <w:rPr>
          <w:rFonts w:cstheme="minorHAnsi"/>
        </w:rPr>
        <w:t>the</w:t>
      </w:r>
      <w:r w:rsidR="00137484" w:rsidRPr="00F95F23">
        <w:rPr>
          <w:rFonts w:cstheme="minorHAnsi"/>
        </w:rPr>
        <w:t xml:space="preserve"> Mediterranean </w:t>
      </w:r>
      <w:r w:rsidR="006E2D3D" w:rsidRPr="00F95F23">
        <w:rPr>
          <w:rFonts w:cstheme="minorHAnsi"/>
        </w:rPr>
        <w:t>system</w:t>
      </w:r>
      <w:r w:rsidR="00137484" w:rsidRPr="00F95F23">
        <w:rPr>
          <w:rFonts w:cstheme="minorHAnsi"/>
        </w:rPr>
        <w:t xml:space="preserve"> </w:t>
      </w:r>
      <w:r w:rsidR="00651D61" w:rsidRPr="00F95F23">
        <w:rPr>
          <w:rFonts w:cstheme="minorHAnsi"/>
        </w:rPr>
        <w:t xml:space="preserve">showed </w:t>
      </w:r>
      <w:r w:rsidR="000A0622" w:rsidRPr="00F95F23">
        <w:rPr>
          <w:rFonts w:cstheme="minorHAnsi"/>
        </w:rPr>
        <w:t>high germination responses suggest</w:t>
      </w:r>
      <w:r w:rsidR="00651D61" w:rsidRPr="00F95F23">
        <w:rPr>
          <w:rFonts w:cstheme="minorHAnsi"/>
        </w:rPr>
        <w:t>ing</w:t>
      </w:r>
      <w:r w:rsidR="00137484" w:rsidRPr="00F95F23">
        <w:rPr>
          <w:rFonts w:cstheme="minorHAnsi"/>
        </w:rPr>
        <w:t xml:space="preserve"> that th</w:t>
      </w:r>
      <w:r w:rsidR="00F3122B" w:rsidRPr="00F95F23">
        <w:rPr>
          <w:rFonts w:cstheme="minorHAnsi"/>
        </w:rPr>
        <w:t>ese</w:t>
      </w:r>
      <w:r w:rsidR="00137484" w:rsidRPr="00F95F23">
        <w:rPr>
          <w:rFonts w:cstheme="minorHAnsi"/>
        </w:rPr>
        <w:t xml:space="preserve"> scenarios did not limit the </w:t>
      </w:r>
      <w:r w:rsidR="00F3122B" w:rsidRPr="00F95F23">
        <w:rPr>
          <w:rFonts w:cstheme="minorHAnsi"/>
        </w:rPr>
        <w:t>germination capacity of the community</w:t>
      </w:r>
      <w:r w:rsidR="009F340F" w:rsidRPr="00F95F23">
        <w:rPr>
          <w:rFonts w:cstheme="minorHAnsi"/>
        </w:rPr>
        <w:t xml:space="preserve"> and are therefore valid for our study purposes</w:t>
      </w:r>
      <w:r w:rsidR="00F3122B" w:rsidRPr="00F95F23">
        <w:rPr>
          <w:rFonts w:cstheme="minorHAnsi"/>
        </w:rPr>
        <w:t xml:space="preserve">. </w:t>
      </w:r>
    </w:p>
    <w:p w14:paraId="034B9574" w14:textId="24E330C6" w:rsidR="00B011FB" w:rsidRPr="00F95F23" w:rsidRDefault="00F3122B" w:rsidP="00AB64AD">
      <w:pPr>
        <w:shd w:val="clear" w:color="auto" w:fill="FFFFFF"/>
        <w:spacing w:after="0" w:line="360" w:lineRule="auto"/>
        <w:ind w:firstLine="709"/>
        <w:jc w:val="both"/>
        <w:textAlignment w:val="baseline"/>
        <w:rPr>
          <w:rFonts w:eastAsia="Times New Roman" w:cstheme="minorHAnsi"/>
          <w:color w:val="000000"/>
          <w:lang w:eastAsia="ca-ES"/>
        </w:rPr>
      </w:pPr>
      <w:r w:rsidRPr="00F95F23">
        <w:rPr>
          <w:rFonts w:cstheme="minorHAnsi"/>
        </w:rPr>
        <w:t xml:space="preserve">Another </w:t>
      </w:r>
      <w:r w:rsidR="00EC2812" w:rsidRPr="00F95F23">
        <w:rPr>
          <w:rFonts w:cstheme="minorHAnsi"/>
        </w:rPr>
        <w:t>point worth considering is that in our experimental design seeds</w:t>
      </w:r>
      <w:r w:rsidR="007305EB" w:rsidRPr="00F95F23">
        <w:rPr>
          <w:rFonts w:cstheme="minorHAnsi"/>
        </w:rPr>
        <w:t xml:space="preserve"> had water available throughout the </w:t>
      </w:r>
      <w:r w:rsidR="00F70B91" w:rsidRPr="00F95F23">
        <w:rPr>
          <w:rFonts w:cstheme="minorHAnsi"/>
        </w:rPr>
        <w:t>growing season</w:t>
      </w:r>
      <w:r w:rsidR="007305EB" w:rsidRPr="00F95F23">
        <w:rPr>
          <w:rFonts w:cstheme="minorHAnsi"/>
        </w:rPr>
        <w:t>.</w:t>
      </w:r>
      <w:r w:rsidR="002719B8" w:rsidRPr="00F95F23">
        <w:rPr>
          <w:rFonts w:eastAsia="Times New Roman" w:cstheme="minorHAnsi"/>
          <w:color w:val="000000"/>
          <w:lang w:eastAsia="ca-ES"/>
        </w:rPr>
        <w:t xml:space="preserve"> Although literature agrees that temperature is the main factor influencing germination</w:t>
      </w:r>
      <w:r w:rsidR="003C5AA6" w:rsidRPr="00F95F23">
        <w:rPr>
          <w:rFonts w:eastAsia="Times New Roman" w:cstheme="minorHAnsi"/>
          <w:color w:val="000000"/>
          <w:lang w:eastAsia="ca-ES"/>
        </w:rPr>
        <w:t xml:space="preserve"> </w:t>
      </w:r>
      <w:r w:rsidR="003C5AA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and Baskin, 2014; Körner, 2021)","plainTextFormattedCitation":"(Baskin and Baskin, 2014; Körner, 2021)","previouslyFormattedCitation":"(Baskin and Baskin, 2014; Körner, 2021)"},"properties":{"noteIndex":0},"schema":"https://github.com/citation-style-language/schema/raw/master/csl-citation.json"}</w:instrText>
      </w:r>
      <w:r w:rsidR="003C5AA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(Baskin and Baskin, 2014; Körner, 2021)</w:t>
      </w:r>
      <w:r w:rsidR="003C5AA6" w:rsidRPr="00F95F23">
        <w:rPr>
          <w:rFonts w:eastAsia="Times New Roman" w:cstheme="minorHAnsi"/>
          <w:color w:val="000000"/>
          <w:lang w:eastAsia="ca-ES"/>
        </w:rPr>
        <w:fldChar w:fldCharType="end"/>
      </w:r>
      <w:r w:rsidR="002719B8" w:rsidRPr="00F95F23">
        <w:rPr>
          <w:rFonts w:eastAsia="Times New Roman" w:cstheme="minorHAnsi"/>
          <w:color w:val="000000"/>
          <w:lang w:eastAsia="ca-ES"/>
        </w:rPr>
        <w:t xml:space="preserve">; the results of the Mediterranean </w:t>
      </w:r>
      <w:r w:rsidR="006E2D3D" w:rsidRPr="00F95F23">
        <w:rPr>
          <w:rFonts w:eastAsia="Times New Roman" w:cstheme="minorHAnsi"/>
          <w:color w:val="000000"/>
          <w:lang w:eastAsia="ca-ES"/>
        </w:rPr>
        <w:t>system</w:t>
      </w:r>
      <w:r w:rsidR="002719B8" w:rsidRPr="00F95F23">
        <w:rPr>
          <w:rFonts w:eastAsia="Times New Roman" w:cstheme="minorHAnsi"/>
          <w:color w:val="000000"/>
          <w:lang w:eastAsia="ca-ES"/>
        </w:rPr>
        <w:t xml:space="preserve"> in our experiment, </w:t>
      </w:r>
      <w:r w:rsidR="00331CDE" w:rsidRPr="00F95F23">
        <w:rPr>
          <w:rFonts w:eastAsia="Times New Roman" w:cstheme="minorHAnsi"/>
          <w:color w:val="000000"/>
          <w:lang w:eastAsia="ca-ES"/>
        </w:rPr>
        <w:t xml:space="preserve">with species able to germinate at 5ºC, </w:t>
      </w:r>
      <w:r w:rsidR="002719B8" w:rsidRPr="00F95F23">
        <w:rPr>
          <w:rFonts w:eastAsia="Times New Roman" w:cstheme="minorHAnsi"/>
          <w:color w:val="000000"/>
          <w:lang w:eastAsia="ca-ES"/>
        </w:rPr>
        <w:t>suggests that water availability may potentially have a stronger influence in germination</w:t>
      </w:r>
      <w:r w:rsidR="00331CDE" w:rsidRPr="00F95F23">
        <w:rPr>
          <w:rFonts w:eastAsia="Times New Roman" w:cstheme="minorHAnsi"/>
          <w:color w:val="000000"/>
          <w:lang w:eastAsia="ca-ES"/>
        </w:rPr>
        <w:t xml:space="preserve"> </w:t>
      </w:r>
      <w:r w:rsidR="002719B8" w:rsidRPr="00F95F23">
        <w:rPr>
          <w:rFonts w:eastAsia="Times New Roman" w:cstheme="minorHAnsi"/>
          <w:color w:val="000000"/>
          <w:lang w:eastAsia="ca-ES"/>
        </w:rPr>
        <w:t>than temperature</w:t>
      </w:r>
      <w:r w:rsidR="0047678A" w:rsidRPr="00F95F23">
        <w:rPr>
          <w:rFonts w:eastAsia="Times New Roman" w:cstheme="minorHAnsi"/>
          <w:color w:val="000000"/>
          <w:lang w:eastAsia="ca-ES"/>
        </w:rPr>
        <w:t xml:space="preserve"> in </w:t>
      </w:r>
      <w:r w:rsidR="00B74E3A" w:rsidRPr="00F95F23">
        <w:rPr>
          <w:rFonts w:eastAsia="Times New Roman" w:cstheme="minorHAnsi"/>
          <w:color w:val="000000"/>
          <w:lang w:eastAsia="ca-ES"/>
        </w:rPr>
        <w:t xml:space="preserve">specific </w:t>
      </w:r>
      <w:r w:rsidR="0047678A" w:rsidRPr="00F95F23">
        <w:rPr>
          <w:rFonts w:eastAsia="Times New Roman" w:cstheme="minorHAnsi"/>
          <w:color w:val="000000"/>
          <w:lang w:eastAsia="ca-ES"/>
        </w:rPr>
        <w:t>areas</w:t>
      </w:r>
      <w:r w:rsidR="003C5AA6" w:rsidRPr="00F95F23">
        <w:rPr>
          <w:rFonts w:eastAsia="Times New Roman" w:cstheme="minorHAnsi"/>
          <w:color w:val="000000"/>
          <w:lang w:eastAsia="ca-ES"/>
        </w:rPr>
        <w:t xml:space="preserve"> </w:t>
      </w:r>
      <w:r w:rsidR="00AE004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and Poschlod, 2015)","plainTextFormattedCitation":"(Rosbakh and Poschlod, 2015)","previouslyFormattedCitation":"(Rosbakh and Poschlod, 2015)"},"properties":{"noteIndex":0},"schema":"https://github.com/citation-style-language/schema/raw/master/csl-citation.json"}</w:instrText>
      </w:r>
      <w:r w:rsidR="00AE004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(Rosbakh and Poschlod, 2015)</w:t>
      </w:r>
      <w:r w:rsidR="00AE0048" w:rsidRPr="00F95F23">
        <w:rPr>
          <w:rFonts w:eastAsia="Times New Roman" w:cstheme="minorHAnsi"/>
          <w:color w:val="000000"/>
          <w:lang w:eastAsia="ca-ES"/>
        </w:rPr>
        <w:fldChar w:fldCharType="end"/>
      </w:r>
      <w:r w:rsidR="00E05988" w:rsidRPr="00F95F23">
        <w:rPr>
          <w:rFonts w:eastAsia="Times New Roman" w:cstheme="minorHAnsi"/>
          <w:color w:val="000000"/>
          <w:lang w:eastAsia="ca-ES"/>
        </w:rPr>
        <w:t>.</w:t>
      </w:r>
      <w:r w:rsidR="001112EA" w:rsidRPr="00F95F23">
        <w:rPr>
          <w:rFonts w:eastAsia="Times New Roman" w:cstheme="minorHAnsi"/>
          <w:color w:val="000000"/>
          <w:lang w:eastAsia="ca-ES"/>
        </w:rPr>
        <w:t xml:space="preserve"> </w:t>
      </w:r>
      <w:r w:rsidR="00101C21" w:rsidRPr="00F95F23">
        <w:rPr>
          <w:rFonts w:eastAsia="Times New Roman" w:cstheme="minorHAnsi"/>
          <w:color w:val="000000"/>
          <w:lang w:eastAsia="ca-ES"/>
        </w:rPr>
        <w:t>Some s</w:t>
      </w:r>
      <w:r w:rsidR="002719B8" w:rsidRPr="00F95F23">
        <w:rPr>
          <w:rFonts w:eastAsia="Times New Roman" w:cstheme="minorHAnsi"/>
          <w:color w:val="000000"/>
          <w:lang w:eastAsia="ca-ES"/>
        </w:rPr>
        <w:t xml:space="preserve">tudies </w:t>
      </w:r>
      <w:r w:rsidR="00B72F73" w:rsidRPr="00F95F23">
        <w:rPr>
          <w:rFonts w:eastAsia="Times New Roman" w:cstheme="minorHAnsi"/>
          <w:color w:val="000000"/>
          <w:lang w:eastAsia="ca-ES"/>
        </w:rPr>
        <w:t xml:space="preserve">that </w:t>
      </w:r>
      <w:r w:rsidR="002719B8" w:rsidRPr="00F95F23">
        <w:rPr>
          <w:rFonts w:eastAsia="Times New Roman" w:cstheme="minorHAnsi"/>
          <w:color w:val="000000"/>
          <w:lang w:eastAsia="ca-ES"/>
        </w:rPr>
        <w:t>have approached the relationship between temperature and water availability in the soil show</w:t>
      </w:r>
      <w:r w:rsidR="00B72F73" w:rsidRPr="00F95F23">
        <w:rPr>
          <w:rFonts w:eastAsia="Times New Roman" w:cstheme="minorHAnsi"/>
          <w:color w:val="000000"/>
          <w:lang w:eastAsia="ca-ES"/>
        </w:rPr>
        <w:t>ed</w:t>
      </w:r>
      <w:r w:rsidR="002719B8" w:rsidRPr="00F95F23">
        <w:rPr>
          <w:rFonts w:eastAsia="Times New Roman" w:cstheme="minorHAnsi"/>
          <w:color w:val="000000"/>
          <w:lang w:eastAsia="ca-ES"/>
        </w:rPr>
        <w:t xml:space="preserve"> that drier soils also become warmer</w:t>
      </w:r>
      <w:r w:rsidR="00B72F73" w:rsidRPr="00F95F23">
        <w:rPr>
          <w:rFonts w:eastAsia="Times New Roman" w:cstheme="minorHAnsi"/>
          <w:color w:val="000000"/>
          <w:lang w:eastAsia="ca-ES"/>
        </w:rPr>
        <w:t xml:space="preserve">, however to our knowledge none has been done </w:t>
      </w:r>
      <w:r w:rsidR="00451B86" w:rsidRPr="00F95F23">
        <w:rPr>
          <w:rFonts w:eastAsia="Times New Roman" w:cstheme="minorHAnsi"/>
          <w:color w:val="000000"/>
          <w:lang w:eastAsia="ca-ES"/>
        </w:rPr>
        <w:t>at a microscale level (Graham 2012</w:t>
      </w:r>
      <w:r w:rsidR="008877DB" w:rsidRPr="00F95F23">
        <w:rPr>
          <w:rFonts w:eastAsia="Times New Roman" w:cstheme="minorHAnsi"/>
          <w:color w:val="000000"/>
          <w:lang w:eastAsia="ca-ES"/>
        </w:rPr>
        <w:t>)</w:t>
      </w:r>
      <w:r w:rsidR="00E87F93" w:rsidRPr="00F95F23">
        <w:rPr>
          <w:rFonts w:eastAsia="Times New Roman" w:cstheme="minorHAnsi"/>
          <w:color w:val="000000"/>
          <w:lang w:eastAsia="ca-ES"/>
        </w:rPr>
        <w:t xml:space="preserve">. </w:t>
      </w:r>
      <w:r w:rsidR="002E589B" w:rsidRPr="00F95F23">
        <w:rPr>
          <w:rFonts w:eastAsia="Times New Roman" w:cstheme="minorHAnsi"/>
          <w:color w:val="000000"/>
          <w:lang w:eastAsia="ca-ES"/>
        </w:rPr>
        <w:t>Another study</w:t>
      </w:r>
      <w:r w:rsidR="002719B8" w:rsidRPr="00F95F23">
        <w:rPr>
          <w:rFonts w:eastAsia="Times New Roman" w:cstheme="minorHAnsi"/>
          <w:color w:val="000000"/>
          <w:lang w:eastAsia="ca-ES"/>
        </w:rPr>
        <w:t xml:space="preserve"> </w:t>
      </w:r>
      <w:r w:rsidR="00DA659E"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{"citationItems":[{"id":"ITEM-1","itemData":{"DOI":"10.1016/j.agrformet.2014.09.024.","abstract":"Germination is the first essential stage in crop and food production, as well as for the establishment of trees and regeneration of wild species. Temperature and water potential are the primary environmental factors that control germination in all species, and affect both the rate and final percentage germination. A comprehensive description of intra- and inter-variations between groups of species (perennials and annuals, trees, grasses, crops and wild species) helps understand where these species are currently able to grow on earth and will be in the future. By collecting germination trait data on 243 species from the literature and unpublished data, we provide a wide spectrum of species’ seed germination traits, in the form of a set of parameter values describing germination responses to variations in temperature and water potential. Major differences in germination traits were seen to depend on the climatic conditions where the species grow or originated, with species able to germinate on ice and others unable to germinate below 18 °C. By contrast, within the different plant groups, similar ranges of threshold values were found, linked to the species geo-climatic origin. Crops however germinate faster, their range of threshold temperatures and water potential values is wider, and some crops have higher optimum and maximum temperatures as well as lower water potential threshold values. This is likely the result of human selection for rapid germination and for species able to grow in the wide range of environmental conditions where agriculture was developed. Our analyses revealed correlation between traits: negative correlations appeared between germination speed and temperature thresholds, and between temperature and water potential thresholds. The collected data also form a valuable database, enabling plant establishment to be better taken into account in modeling and simulation studies of vegetation boundaries (wild or cultivated) under changing land-use and climate.","author":[{"dropping-particle":"","family":"Dürr","given":"C","non-dropping-particle":"","parse-names":false,"suffix":""},{"dropping-particle":"","family":"Dickie","given":"John B.","non-dropping-particle":"","parse-names":false,"suffix":""},{"dropping-particle":"","family":"Yang","given":"X.Y.","non-dropping-particle":"","parse-names":false,"suffix":""},{"dropping-particle":"","family":"Pritchard","given":"Hugh W.","non-dropping-particle":"","parse-names":false,"suffix":""}],"container-title":"Agricultural and Forest Meteorology","id":"ITEM-1","issued":{"date-parts":[["2015"]]},"page":"222-232","title":"Ranges of critical temperature and water potential values for the germination of species worlwide: contribution to a seed trait database","type":"article-journal","volume":"200"},"uris":["http://www.mendeley.com/documents/?uuid=da90e3a5-957e-4d57-9a44-42b88cc2e302"]}],"mendeley":{"formattedCitation":"(Dürr &lt;i&gt;et al.&lt;/i&gt;, 2015)","plainTextFormattedCitation":"(Dürr et al., 2015)","previouslyFormattedCitation":"(Dürr &lt;i&gt;et al.&lt;/i&gt;, 2015)"},"properties":{"noteIndex":0},"schema":"https://github.com/citation-style-language/schema/raw/master/csl-citation.json"}</w:instrText>
      </w:r>
      <w:r w:rsidR="00DA659E"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(Dürr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DA659E" w:rsidRPr="00F95F23">
        <w:rPr>
          <w:rFonts w:eastAsia="Times New Roman" w:cstheme="minorHAnsi"/>
          <w:color w:val="000000"/>
          <w:lang w:eastAsia="ca-ES"/>
        </w:rPr>
        <w:fldChar w:fldCharType="end"/>
      </w:r>
      <w:r w:rsidR="00DA659E" w:rsidRPr="00F95F23">
        <w:rPr>
          <w:rFonts w:eastAsia="Times New Roman" w:cstheme="minorHAnsi"/>
          <w:color w:val="000000"/>
          <w:lang w:eastAsia="ca-ES"/>
        </w:rPr>
        <w:t xml:space="preserve"> </w:t>
      </w:r>
      <w:r w:rsidR="002719B8" w:rsidRPr="00F95F23">
        <w:rPr>
          <w:rFonts w:eastAsia="Times New Roman" w:cstheme="minorHAnsi"/>
          <w:color w:val="000000"/>
          <w:lang w:eastAsia="ca-ES"/>
        </w:rPr>
        <w:t xml:space="preserve">found that species inhabiting warmer soils tends to have a higher </w:t>
      </w:r>
      <w:r w:rsidR="003F6267" w:rsidRPr="00F95F23">
        <w:rPr>
          <w:rFonts w:eastAsia="Times New Roman" w:cstheme="minorHAnsi"/>
          <w:color w:val="000000"/>
          <w:lang w:eastAsia="ca-ES"/>
        </w:rPr>
        <w:t xml:space="preserve">base temperature </w:t>
      </w:r>
      <w:r w:rsidR="008C3696" w:rsidRPr="00F95F23">
        <w:rPr>
          <w:rFonts w:eastAsia="Times New Roman" w:cstheme="minorHAnsi"/>
          <w:color w:val="000000"/>
          <w:lang w:eastAsia="ca-ES"/>
        </w:rPr>
        <w:t xml:space="preserve">for germination, </w:t>
      </w:r>
      <w:r w:rsidR="002719B8" w:rsidRPr="00F95F23">
        <w:rPr>
          <w:rFonts w:eastAsia="Times New Roman" w:cstheme="minorHAnsi"/>
          <w:color w:val="000000"/>
          <w:lang w:eastAsia="ca-ES"/>
        </w:rPr>
        <w:t>as they have adapted to need more heat as a cue to initiate germination</w:t>
      </w:r>
      <w:r w:rsidR="008C3696" w:rsidRPr="00F95F23">
        <w:rPr>
          <w:rFonts w:eastAsia="Times New Roman" w:cstheme="minorHAnsi"/>
          <w:color w:val="000000"/>
          <w:lang w:eastAsia="ca-ES"/>
        </w:rPr>
        <w:t>. This adaptation could</w:t>
      </w:r>
      <w:r w:rsidR="002719B8" w:rsidRPr="00F95F23">
        <w:rPr>
          <w:rFonts w:eastAsia="Times New Roman" w:cstheme="minorHAnsi"/>
          <w:color w:val="000000"/>
          <w:lang w:eastAsia="ca-ES"/>
        </w:rPr>
        <w:t xml:space="preserve"> possibly</w:t>
      </w:r>
      <w:r w:rsidR="008C3696" w:rsidRPr="00F95F23">
        <w:rPr>
          <w:rFonts w:eastAsia="Times New Roman" w:cstheme="minorHAnsi"/>
          <w:color w:val="000000"/>
          <w:lang w:eastAsia="ca-ES"/>
        </w:rPr>
        <w:t xml:space="preserve"> be</w:t>
      </w:r>
      <w:r w:rsidR="002719B8" w:rsidRPr="00F95F23">
        <w:rPr>
          <w:rFonts w:eastAsia="Times New Roman" w:cstheme="minorHAnsi"/>
          <w:color w:val="000000"/>
          <w:lang w:eastAsia="ca-ES"/>
        </w:rPr>
        <w:t xml:space="preserve"> to prevent germination at dispersal time </w:t>
      </w:r>
      <w:r w:rsidR="00080765"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&lt;i&gt;et al.&lt;/i&gt;, 2018)","plainTextFormattedCitation":"(Tudela-Isanta, Fernández-Pascual, et al., 2018)","previouslyFormattedCitation":"(Tudela-Isanta, Fernández-Pascual, &lt;i&gt;et al.&lt;/i&gt;, 2018)"},"properties":{"noteIndex":0},"schema":"https://github.com/citation-style-language/schema/raw/master/csl-citation.json"}</w:instrText>
      </w:r>
      <w:r w:rsidR="00080765"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(Tudela-Isanta, Fernández-Pascual,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080765" w:rsidRPr="00F95F23">
        <w:rPr>
          <w:rFonts w:eastAsia="Times New Roman" w:cstheme="minorHAnsi"/>
          <w:color w:val="000000"/>
          <w:lang w:eastAsia="ca-ES"/>
        </w:rPr>
        <w:fldChar w:fldCharType="end"/>
      </w:r>
      <w:r w:rsidR="002719B8" w:rsidRPr="00F95F23">
        <w:rPr>
          <w:rFonts w:eastAsia="Times New Roman" w:cstheme="minorHAnsi"/>
          <w:color w:val="000000"/>
          <w:lang w:eastAsia="ca-ES"/>
        </w:rPr>
        <w:t>. Nevertheless, there is still many gaps as how water availability directly affects germination</w:t>
      </w:r>
      <w:r w:rsidR="00F63ADE" w:rsidRPr="00F95F23">
        <w:rPr>
          <w:rFonts w:eastAsia="Times New Roman" w:cstheme="minorHAnsi"/>
          <w:color w:val="000000"/>
          <w:lang w:eastAsia="ca-ES"/>
        </w:rPr>
        <w:t>, especially in water-limited ecosystems</w:t>
      </w:r>
      <w:r w:rsidR="002719B8" w:rsidRPr="00F95F23">
        <w:rPr>
          <w:rFonts w:eastAsia="Times New Roman" w:cstheme="minorHAnsi"/>
          <w:color w:val="000000"/>
          <w:lang w:eastAsia="ca-ES"/>
        </w:rPr>
        <w:t>.</w:t>
      </w:r>
    </w:p>
    <w:p w14:paraId="3A1A59B8" w14:textId="2F9B924F" w:rsidR="0049567F" w:rsidRPr="00F95F23" w:rsidRDefault="006573FF" w:rsidP="00AB64AD">
      <w:pPr>
        <w:shd w:val="clear" w:color="auto" w:fill="FFFFFF"/>
        <w:spacing w:after="0" w:line="360" w:lineRule="auto"/>
        <w:ind w:firstLine="709"/>
        <w:jc w:val="both"/>
        <w:textAlignment w:val="baseline"/>
        <w:rPr>
          <w:rFonts w:eastAsia="Times New Roman" w:cstheme="minorHAnsi"/>
          <w:color w:val="000000"/>
          <w:lang w:eastAsia="ca-ES"/>
        </w:rPr>
      </w:pPr>
      <w:r w:rsidRPr="00F95F23">
        <w:rPr>
          <w:rFonts w:eastAsia="Times New Roman" w:cstheme="minorHAnsi"/>
          <w:color w:val="000000"/>
          <w:lang w:eastAsia="ca-ES"/>
        </w:rPr>
        <w:t>Looking at</w:t>
      </w:r>
      <w:r w:rsidR="00A539D3" w:rsidRPr="00F95F23">
        <w:rPr>
          <w:rFonts w:eastAsia="Times New Roman" w:cstheme="minorHAnsi"/>
          <w:color w:val="000000"/>
          <w:lang w:eastAsia="ca-ES"/>
        </w:rPr>
        <w:t xml:space="preserve"> the</w:t>
      </w:r>
      <w:r w:rsidR="008C3696" w:rsidRPr="00F95F23">
        <w:rPr>
          <w:rFonts w:eastAsia="Times New Roman" w:cstheme="minorHAnsi"/>
          <w:color w:val="000000"/>
          <w:lang w:eastAsia="ca-ES"/>
        </w:rPr>
        <w:t xml:space="preserve"> generally high levels of</w:t>
      </w:r>
      <w:r w:rsidR="00A539D3" w:rsidRPr="00F95F23">
        <w:rPr>
          <w:rFonts w:eastAsia="Times New Roman" w:cstheme="minorHAnsi"/>
          <w:color w:val="000000"/>
          <w:lang w:eastAsia="ca-ES"/>
        </w:rPr>
        <w:t xml:space="preserve"> germination reached in our study another important point would be</w:t>
      </w:r>
      <w:r w:rsidR="0049567F" w:rsidRPr="00F95F23">
        <w:rPr>
          <w:rFonts w:eastAsia="Times New Roman" w:cstheme="minorHAnsi"/>
          <w:color w:val="000000"/>
          <w:lang w:eastAsia="ca-ES"/>
        </w:rPr>
        <w:t xml:space="preserve"> to focus on seedling establishment and survival</w:t>
      </w:r>
      <w:r w:rsidR="001F263A" w:rsidRPr="00F95F23">
        <w:rPr>
          <w:rFonts w:eastAsia="Times New Roman" w:cstheme="minorHAnsi"/>
          <w:color w:val="000000"/>
          <w:lang w:eastAsia="ca-ES"/>
        </w:rPr>
        <w:t xml:space="preserve">. </w:t>
      </w:r>
      <w:r w:rsidR="0049567F" w:rsidRPr="00F95F23">
        <w:rPr>
          <w:rFonts w:eastAsia="Times New Roman" w:cstheme="minorHAnsi"/>
          <w:color w:val="000000"/>
          <w:lang w:eastAsia="ca-ES"/>
        </w:rPr>
        <w:t xml:space="preserve"> </w:t>
      </w:r>
      <w:r w:rsidR="001F263A" w:rsidRPr="00F95F23">
        <w:rPr>
          <w:rFonts w:eastAsia="Times New Roman" w:cstheme="minorHAnsi"/>
          <w:color w:val="000000"/>
          <w:lang w:eastAsia="ca-ES"/>
        </w:rPr>
        <w:t>Especially in alpine communities</w:t>
      </w:r>
      <w:r w:rsidR="00EA1147" w:rsidRPr="00F95F23">
        <w:rPr>
          <w:rFonts w:eastAsia="Times New Roman" w:cstheme="minorHAnsi"/>
          <w:color w:val="000000"/>
          <w:lang w:eastAsia="ca-ES"/>
        </w:rPr>
        <w:t>,</w:t>
      </w:r>
      <w:r w:rsidR="001F263A" w:rsidRPr="00F95F23">
        <w:rPr>
          <w:rFonts w:eastAsia="Times New Roman" w:cstheme="minorHAnsi"/>
          <w:color w:val="000000"/>
          <w:lang w:eastAsia="ca-ES"/>
        </w:rPr>
        <w:t xml:space="preserve"> seedlings phases have</w:t>
      </w:r>
      <w:r w:rsidR="0049567F" w:rsidRPr="00F95F23">
        <w:rPr>
          <w:rFonts w:eastAsia="Times New Roman" w:cstheme="minorHAnsi"/>
          <w:color w:val="000000"/>
          <w:lang w:eastAsia="ca-ES"/>
        </w:rPr>
        <w:t xml:space="preserve"> been identified as </w:t>
      </w:r>
      <w:r w:rsidR="002D30A5" w:rsidRPr="00F95F23">
        <w:rPr>
          <w:rFonts w:eastAsia="Times New Roman" w:cstheme="minorHAnsi"/>
          <w:color w:val="000000"/>
          <w:lang w:eastAsia="ca-ES"/>
        </w:rPr>
        <w:t xml:space="preserve">one of </w:t>
      </w:r>
      <w:r w:rsidR="0049567F" w:rsidRPr="00F95F23">
        <w:rPr>
          <w:rFonts w:eastAsia="Times New Roman" w:cstheme="minorHAnsi"/>
          <w:color w:val="000000"/>
          <w:lang w:eastAsia="ca-ES"/>
        </w:rPr>
        <w:t>the more vulnerable and limiting stage</w:t>
      </w:r>
      <w:r w:rsidR="001F263A" w:rsidRPr="00F95F23">
        <w:rPr>
          <w:rFonts w:eastAsia="Times New Roman" w:cstheme="minorHAnsi"/>
          <w:color w:val="000000"/>
          <w:lang w:eastAsia="ca-ES"/>
        </w:rPr>
        <w:t>s</w:t>
      </w:r>
      <w:r w:rsidR="0049567F" w:rsidRPr="00F95F23">
        <w:rPr>
          <w:rFonts w:eastAsia="Times New Roman" w:cstheme="minorHAnsi"/>
          <w:color w:val="000000"/>
          <w:lang w:eastAsia="ca-ES"/>
        </w:rPr>
        <w:t xml:space="preserve"> of plant regeneration</w:t>
      </w:r>
      <w:r w:rsidR="00EA1147" w:rsidRPr="00F95F23">
        <w:rPr>
          <w:rFonts w:eastAsia="Times New Roman" w:cstheme="minorHAnsi"/>
          <w:color w:val="000000"/>
          <w:lang w:eastAsia="ca-ES"/>
        </w:rPr>
        <w:t xml:space="preserve"> (</w:t>
      </w:r>
      <w:r w:rsidR="00EA1147" w:rsidRPr="00F95F23">
        <w:rPr>
          <w:rFonts w:eastAsia="Times New Roman" w:cstheme="minorHAnsi"/>
          <w:color w:val="000000"/>
          <w:highlight w:val="yellow"/>
          <w:lang w:eastAsia="ca-ES"/>
        </w:rPr>
        <w:t>REF</w:t>
      </w:r>
      <w:r w:rsidR="00EA1147" w:rsidRPr="00F95F23">
        <w:rPr>
          <w:rFonts w:eastAsia="Times New Roman" w:cstheme="minorHAnsi"/>
          <w:color w:val="000000"/>
          <w:lang w:eastAsia="ca-ES"/>
        </w:rPr>
        <w:t>)</w:t>
      </w:r>
      <w:r w:rsidR="0049567F" w:rsidRPr="00F95F23">
        <w:rPr>
          <w:rFonts w:eastAsia="Times New Roman" w:cstheme="minorHAnsi"/>
          <w:color w:val="000000"/>
          <w:lang w:eastAsia="ca-ES"/>
        </w:rPr>
        <w:t>. Seedling emergence must be perfectly timed to be successful</w:t>
      </w:r>
      <w:r w:rsidR="002D30A5" w:rsidRPr="00F95F23">
        <w:rPr>
          <w:rFonts w:eastAsia="Times New Roman" w:cstheme="minorHAnsi"/>
          <w:color w:val="000000"/>
          <w:lang w:eastAsia="ca-ES"/>
        </w:rPr>
        <w:t>. G</w:t>
      </w:r>
      <w:r w:rsidR="003E44B3" w:rsidRPr="00F95F23">
        <w:rPr>
          <w:rFonts w:eastAsia="Times New Roman" w:cstheme="minorHAnsi"/>
          <w:color w:val="000000"/>
          <w:lang w:eastAsia="ca-ES"/>
        </w:rPr>
        <w:t>ermination</w:t>
      </w:r>
      <w:r w:rsidR="0049567F" w:rsidRPr="00F95F23">
        <w:rPr>
          <w:rFonts w:eastAsia="Times New Roman" w:cstheme="minorHAnsi"/>
          <w:color w:val="000000"/>
          <w:lang w:eastAsia="ca-ES"/>
        </w:rPr>
        <w:t xml:space="preserve"> before winter or in early spring can lead to mortality due to frost events </w:t>
      </w:r>
      <w:r w:rsidR="00EA57E5"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Biology","id":"ITEM-2","issue":"1","issued":{"date-parts":[["2017","1","1"]]},"page":"32-40","publisher":"Blackwell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temperatures","type":"article-journal","volume":"19"},"uris":["http://www.mendeley.com/documents/?uuid=7d22f688-eef6-4746-bdd9-89e19617f563"]}],"mendeley":{"formattedCitation":"(Rosbakh and Poschlod, 2015; Fernández-Pascual &lt;i&gt;et al.&lt;/i&gt;, 2017)","plainTextFormattedCitation":"(Rosbakh and Poschlod, 2015; Fernández-Pascual et al., 2017)","previouslyFormattedCitation":"(Rosbakh and Poschlod, 2015; Fernández-Pascual &lt;i&gt;et al.&lt;/i&gt;, 2017)"},"properties":{"noteIndex":0},"schema":"https://github.com/citation-style-language/schema/raw/master/csl-citation.json"}</w:instrText>
      </w:r>
      <w:r w:rsidR="00EA57E5"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(Rosbakh and Poschlod, 2015; Fernández-Pascual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2017)</w:t>
      </w:r>
      <w:r w:rsidR="00EA57E5" w:rsidRPr="00F95F23">
        <w:rPr>
          <w:rFonts w:eastAsia="Times New Roman" w:cstheme="minorHAnsi"/>
          <w:color w:val="000000"/>
          <w:lang w:eastAsia="ca-ES"/>
        </w:rPr>
        <w:fldChar w:fldCharType="end"/>
      </w:r>
      <w:r w:rsidR="0049567F" w:rsidRPr="00F95F23">
        <w:rPr>
          <w:rFonts w:eastAsia="Times New Roman" w:cstheme="minorHAnsi"/>
          <w:color w:val="000000"/>
          <w:lang w:eastAsia="ca-ES"/>
        </w:rPr>
        <w:t xml:space="preserve">; but </w:t>
      </w:r>
      <w:r w:rsidR="003E44B3" w:rsidRPr="00F95F23">
        <w:rPr>
          <w:rFonts w:eastAsia="Times New Roman" w:cstheme="minorHAnsi"/>
          <w:color w:val="000000"/>
          <w:lang w:eastAsia="ca-ES"/>
        </w:rPr>
        <w:t xml:space="preserve">with </w:t>
      </w:r>
      <w:r w:rsidR="0049567F" w:rsidRPr="00F95F23">
        <w:rPr>
          <w:rFonts w:eastAsia="Times New Roman" w:cstheme="minorHAnsi"/>
          <w:color w:val="000000"/>
          <w:lang w:eastAsia="ca-ES"/>
        </w:rPr>
        <w:t xml:space="preserve">postponed germination </w:t>
      </w:r>
      <w:r w:rsidR="003E44B3" w:rsidRPr="00F95F23">
        <w:rPr>
          <w:rFonts w:eastAsia="Times New Roman" w:cstheme="minorHAnsi"/>
          <w:color w:val="000000"/>
          <w:lang w:eastAsia="ca-ES"/>
        </w:rPr>
        <w:t xml:space="preserve">the </w:t>
      </w:r>
      <w:r w:rsidR="003E44B3" w:rsidRPr="00F95F23">
        <w:rPr>
          <w:rFonts w:eastAsia="Times New Roman" w:cstheme="minorHAnsi"/>
          <w:color w:val="000000"/>
          <w:lang w:eastAsia="ca-ES"/>
        </w:rPr>
        <w:lastRenderedPageBreak/>
        <w:t>seedlings are at risk to an under</w:t>
      </w:r>
      <w:r w:rsidR="0049567F" w:rsidRPr="00F95F23">
        <w:rPr>
          <w:rFonts w:eastAsia="Times New Roman" w:cstheme="minorHAnsi"/>
          <w:color w:val="000000"/>
          <w:lang w:eastAsia="ca-ES"/>
        </w:rPr>
        <w:t>develop</w:t>
      </w:r>
      <w:r w:rsidR="003E44B3" w:rsidRPr="00F95F23">
        <w:rPr>
          <w:rFonts w:eastAsia="Times New Roman" w:cstheme="minorHAnsi"/>
          <w:color w:val="000000"/>
          <w:lang w:eastAsia="ca-ES"/>
        </w:rPr>
        <w:t>ed</w:t>
      </w:r>
      <w:r w:rsidR="0049567F" w:rsidRPr="00F95F23">
        <w:rPr>
          <w:rFonts w:eastAsia="Times New Roman" w:cstheme="minorHAnsi"/>
          <w:color w:val="000000"/>
          <w:lang w:eastAsia="ca-ES"/>
        </w:rPr>
        <w:t xml:space="preserve"> </w:t>
      </w:r>
      <w:r w:rsidR="004444F8" w:rsidRPr="00F95F23">
        <w:rPr>
          <w:rFonts w:eastAsia="Times New Roman" w:cstheme="minorHAnsi"/>
          <w:color w:val="000000"/>
          <w:lang w:eastAsia="ca-ES"/>
        </w:rPr>
        <w:t>root syste</w:t>
      </w:r>
      <w:r w:rsidR="00D664D5" w:rsidRPr="00F95F23">
        <w:rPr>
          <w:rFonts w:eastAsia="Times New Roman" w:cstheme="minorHAnsi"/>
          <w:color w:val="000000"/>
          <w:lang w:eastAsia="ca-ES"/>
        </w:rPr>
        <w:t>m</w:t>
      </w:r>
      <w:r w:rsidR="0049567F" w:rsidRPr="00F95F23">
        <w:rPr>
          <w:rFonts w:eastAsia="Times New Roman" w:cstheme="minorHAnsi"/>
          <w:color w:val="000000"/>
          <w:lang w:eastAsia="ca-ES"/>
        </w:rPr>
        <w:t xml:space="preserve"> </w:t>
      </w:r>
      <w:r w:rsidR="003455AA" w:rsidRPr="00F95F23">
        <w:rPr>
          <w:rFonts w:eastAsia="Times New Roman" w:cstheme="minorHAnsi"/>
          <w:color w:val="000000"/>
          <w:lang w:eastAsia="ca-ES"/>
        </w:rPr>
        <w:t xml:space="preserve">in </w:t>
      </w:r>
      <w:r w:rsidR="0049567F" w:rsidRPr="00F95F23">
        <w:rPr>
          <w:rFonts w:eastAsia="Times New Roman" w:cstheme="minorHAnsi"/>
          <w:color w:val="000000"/>
          <w:lang w:eastAsia="ca-ES"/>
        </w:rPr>
        <w:t>summer period, w</w:t>
      </w:r>
      <w:r w:rsidR="003455AA" w:rsidRPr="00F95F23">
        <w:rPr>
          <w:rFonts w:eastAsia="Times New Roman" w:cstheme="minorHAnsi"/>
          <w:color w:val="000000"/>
          <w:lang w:eastAsia="ca-ES"/>
        </w:rPr>
        <w:t>hen</w:t>
      </w:r>
      <w:r w:rsidR="0049567F" w:rsidRPr="00F95F23">
        <w:rPr>
          <w:rFonts w:eastAsia="Times New Roman" w:cstheme="minorHAnsi"/>
          <w:color w:val="000000"/>
          <w:lang w:eastAsia="ca-ES"/>
        </w:rPr>
        <w:t xml:space="preserve"> drought even</w:t>
      </w:r>
      <w:r w:rsidR="003455AA" w:rsidRPr="00F95F23">
        <w:rPr>
          <w:rFonts w:eastAsia="Times New Roman" w:cstheme="minorHAnsi"/>
          <w:color w:val="000000"/>
          <w:lang w:eastAsia="ca-ES"/>
        </w:rPr>
        <w:t>ts</w:t>
      </w:r>
      <w:r w:rsidR="0049567F" w:rsidRPr="00F95F23">
        <w:rPr>
          <w:rFonts w:eastAsia="Times New Roman" w:cstheme="minorHAnsi"/>
          <w:color w:val="000000"/>
          <w:lang w:eastAsia="ca-ES"/>
        </w:rPr>
        <w:t xml:space="preserve"> can lead to death due to topsoil desiccation </w:t>
      </w:r>
      <w:r w:rsidR="002C67DA"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2C67DA"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(Billings and Mooney, 1968)</w:t>
      </w:r>
      <w:r w:rsidR="002C67DA" w:rsidRPr="00F95F23">
        <w:rPr>
          <w:rFonts w:eastAsia="Times New Roman" w:cstheme="minorHAnsi"/>
          <w:color w:val="000000"/>
          <w:lang w:eastAsia="ca-ES"/>
        </w:rPr>
        <w:fldChar w:fldCharType="end"/>
      </w:r>
      <w:r w:rsidR="0049567F" w:rsidRPr="00F95F23">
        <w:rPr>
          <w:rFonts w:eastAsia="Times New Roman" w:cstheme="minorHAnsi"/>
          <w:color w:val="000000"/>
          <w:lang w:eastAsia="ca-ES"/>
        </w:rPr>
        <w:t xml:space="preserve">. </w:t>
      </w:r>
    </w:p>
    <w:p w14:paraId="58EFE35F" w14:textId="77777777" w:rsidR="00757052" w:rsidRPr="00F95F23" w:rsidRDefault="00757052" w:rsidP="00B011FB">
      <w:pPr>
        <w:shd w:val="clear" w:color="auto" w:fill="FFFFFF"/>
        <w:spacing w:after="0" w:line="360" w:lineRule="auto"/>
        <w:jc w:val="both"/>
        <w:textAlignment w:val="baseline"/>
        <w:rPr>
          <w:rFonts w:eastAsia="Times New Roman" w:cstheme="minorHAnsi"/>
          <w:color w:val="000000"/>
          <w:lang w:eastAsia="ca-ES"/>
        </w:rPr>
      </w:pPr>
    </w:p>
    <w:p w14:paraId="54D7236F" w14:textId="149DEAD5" w:rsidR="00B011FB" w:rsidRPr="00F95F23" w:rsidRDefault="008875AC" w:rsidP="00757052">
      <w:pPr>
        <w:pStyle w:val="Heading2"/>
        <w:spacing w:after="160"/>
        <w:rPr>
          <w:rFonts w:eastAsia="Times New Roman"/>
          <w:bdr w:val="none" w:sz="0" w:space="0" w:color="auto" w:frame="1"/>
          <w:lang w:eastAsia="ca-ES"/>
        </w:rPr>
      </w:pPr>
      <w:r w:rsidRPr="00F95F23">
        <w:rPr>
          <w:rFonts w:eastAsia="Times New Roman"/>
          <w:bdr w:val="none" w:sz="0" w:space="0" w:color="auto" w:frame="1"/>
          <w:lang w:eastAsia="ca-ES"/>
        </w:rPr>
        <w:t>Conclusions</w:t>
      </w:r>
    </w:p>
    <w:p w14:paraId="225A5BF2" w14:textId="77777777" w:rsidR="00023986" w:rsidRDefault="0047435E" w:rsidP="00023986">
      <w:pPr>
        <w:spacing w:line="360" w:lineRule="auto"/>
        <w:jc w:val="both"/>
        <w:rPr>
          <w:lang w:eastAsia="ca-ES"/>
        </w:rPr>
      </w:pPr>
      <w:r w:rsidRPr="00F95F23">
        <w:rPr>
          <w:lang w:eastAsia="ca-ES"/>
        </w:rPr>
        <w:t>In f</w:t>
      </w:r>
      <w:r w:rsidR="009516CD" w:rsidRPr="00F95F23">
        <w:rPr>
          <w:lang w:eastAsia="ca-ES"/>
        </w:rPr>
        <w:t>uture</w:t>
      </w:r>
      <w:r w:rsidR="001B3188" w:rsidRPr="00F95F23">
        <w:rPr>
          <w:lang w:eastAsia="ca-ES"/>
        </w:rPr>
        <w:t xml:space="preserve"> climate </w:t>
      </w:r>
      <w:r w:rsidR="009516CD" w:rsidRPr="00F95F23">
        <w:rPr>
          <w:lang w:eastAsia="ca-ES"/>
        </w:rPr>
        <w:t xml:space="preserve">scenarios, with warming </w:t>
      </w:r>
      <w:r w:rsidR="001B3188" w:rsidRPr="00F95F23">
        <w:rPr>
          <w:lang w:eastAsia="ca-ES"/>
        </w:rPr>
        <w:t>happening faster above the tree line (Kullman 2004 and Körner 2023)</w:t>
      </w:r>
      <w:r w:rsidR="009516CD" w:rsidRPr="00F95F23">
        <w:rPr>
          <w:lang w:eastAsia="ca-ES"/>
        </w:rPr>
        <w:t>,</w:t>
      </w:r>
      <w:r w:rsidR="001B3188" w:rsidRPr="00F95F23">
        <w:rPr>
          <w:lang w:eastAsia="ca-ES"/>
        </w:rPr>
        <w:t xml:space="preserve"> </w:t>
      </w:r>
      <w:r w:rsidRPr="00F95F23">
        <w:rPr>
          <w:lang w:eastAsia="ca-ES"/>
        </w:rPr>
        <w:t xml:space="preserve">our results </w:t>
      </w:r>
      <w:r w:rsidR="00CE4C94" w:rsidRPr="00F95F23">
        <w:rPr>
          <w:lang w:eastAsia="ca-ES"/>
        </w:rPr>
        <w:t xml:space="preserve">suggest that germination phenology could potentially advance to earlier in the season if individual species thermal requirements are met, confirming results found by </w:t>
      </w:r>
      <w:r w:rsidR="00CE4C94" w:rsidRPr="00F95F23">
        <w:rPr>
          <w:lang w:eastAsia="ca-ES"/>
        </w:rPr>
        <w:fldChar w:fldCharType="begin" w:fldLock="1"/>
      </w:r>
      <w:r w:rsidR="00757D24" w:rsidRPr="00F95F23">
        <w:rPr>
          <w:lang w:eastAsia="ca-ES"/>
        </w:rPr>
        <w:instrText>ADDIN CSL_CITATION {"citationItems":[{"id":"ITEM-1","itemData":{"DOI":"10.1093/aob/mcw125","ISSN":"10958290","PMID":"27390354","abstract":"Background and Aims Climate warming has major impacts on seed germination of several alpine species, hence on their regeneration capacity. Most studies have investigated the effects of warming after seed dispersal, and little is known about the effects a warmer parental environment may have on germination and dormancy of the seed progeny. Nevertheless, temperatures during seed development and maturation could alter the state of dormancy, affecting the timing of emergence and seedling survival. Here, the interplay between pre-And post-dispersal temperatures driving seed dormancy release and germination requirements of alpine plants were investigated. Methods Three plant species inhabiting alpine snowbeds were exposed to an artificial warming treatment (i.e. 1.5 K) and to natural conditions in the field. Seeds produced were exposed to six different periods of cold stratification (0, 2, 4, 8, 12 and 20 weeks at 0 °C), followed by four incubation temperatures (5, 10, 15 and 20C) for germination testing. Key Results A warmer parental environment produced either no or a significant increase in germination, depending on the duration of cold stratification, incubation temperatures and their interaction. In contrast, the speed of germination was less sensitive to changes in the parental environment. Moreover, the effects of warming appeared to be linked to the level of (physiological) seed dormancy, with deeper dormant species showing major changes in response to incubation temperatures and less dormant species in response to cold stratification periods. Conclusions Plants developed under warmer climates will produce seeds with changed germination responses to temperature and/or cold stratification, but the extent of these changes across species could be driven by seed dormancy traits. Transgenerational plastic adjustments of seed germination and dormancy shown here may result from increased seed viability, reduced primary and secondary dormancy state, or both, and may play a crucial role in future plant adaptation to climate change.","author":[{"dropping-particle":"","family":"Bernareggi","given":"Giulietta","non-dropping-particle":"","parse-names":false,"suffix":""},{"dropping-particle":"","family":"Carbognani","given":"Michele","non-dropping-particle":"","parse-names":false,"suffix":""},{"dropping-particle":"","family":"Mondoni","given":"Andrea","non-dropping-particle":"","parse-names":false,"suffix":""},{"dropping-particle":"","family":"Petraglia","given":"Alessandro","non-dropping-particle":"","parse-names":false,"suffix":""}],"container-title":"Annals of Botany","id":"ITEM-1","issue":"3","issued":{"date-parts":[["2016"]]},"page":"529-539","title":"Seed dormancy and germination changes of snowbed species under climate warming: The role of pre-And post-dispersal temperatures","type":"article-journal","volume":"118"},"uris":["http://www.mendeley.com/documents/?uuid=cff6856a-a2b9-4ff7-936f-d4baa0270c55"]},{"id":"ITEM-2","itemData":{"DOI":"10.1093/aob/mcv101","ISSN":"10958290","PMID":"26133689","abstract":"•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Botany","id":"ITEM-2","issue":"6","issued":{"date-parts":[["2015"]]},"page":"907-916","title":"Climate warming could increase recruitment success in glacier foreland plants","type":"article-journal","volume":"116"},"uris":["http://www.mendeley.com/documents/?uuid=f73d4c07-f3c7-46f5-b815-2c02a2cb7f49"]}],"mendeley":{"formattedCitation":"(Mondoni &lt;i&gt;et al.&lt;/i&gt;, 2015; Bernareggi &lt;i&gt;et al.&lt;/i&gt;, 2016)","plainTextFormattedCitation":"(Mondoni et al., 2015; Bernareggi et al., 2016)","previouslyFormattedCitation":"(Mondoni &lt;i&gt;et al.&lt;/i&gt;, 2015; Bernareggi &lt;i&gt;et al.&lt;/i&gt;, 2016)"},"properties":{"noteIndex":0},"schema":"https://github.com/citation-style-language/schema/raw/master/csl-citation.json"}</w:instrText>
      </w:r>
      <w:r w:rsidR="00CE4C94" w:rsidRPr="00F95F23">
        <w:rPr>
          <w:lang w:eastAsia="ca-ES"/>
        </w:rPr>
        <w:fldChar w:fldCharType="separate"/>
      </w:r>
      <w:r w:rsidR="00757D24" w:rsidRPr="00F95F23">
        <w:rPr>
          <w:noProof/>
          <w:lang w:eastAsia="ca-ES"/>
        </w:rPr>
        <w:t xml:space="preserve">(Mondoni </w:t>
      </w:r>
      <w:r w:rsidR="00757D24" w:rsidRPr="00F95F23">
        <w:rPr>
          <w:i/>
          <w:noProof/>
          <w:lang w:eastAsia="ca-ES"/>
        </w:rPr>
        <w:t>et al.</w:t>
      </w:r>
      <w:r w:rsidR="00757D24" w:rsidRPr="00F95F23">
        <w:rPr>
          <w:noProof/>
          <w:lang w:eastAsia="ca-ES"/>
        </w:rPr>
        <w:t xml:space="preserve">, 2015; Bernareggi </w:t>
      </w:r>
      <w:r w:rsidR="00757D24" w:rsidRPr="00F95F23">
        <w:rPr>
          <w:i/>
          <w:noProof/>
          <w:lang w:eastAsia="ca-ES"/>
        </w:rPr>
        <w:t>et al.</w:t>
      </w:r>
      <w:r w:rsidR="00757D24" w:rsidRPr="00F95F23">
        <w:rPr>
          <w:noProof/>
          <w:lang w:eastAsia="ca-ES"/>
        </w:rPr>
        <w:t>, 2016)</w:t>
      </w:r>
      <w:r w:rsidR="00CE4C94" w:rsidRPr="00F95F23">
        <w:rPr>
          <w:lang w:eastAsia="ca-ES"/>
        </w:rPr>
        <w:fldChar w:fldCharType="end"/>
      </w:r>
      <w:r w:rsidR="00CE4C94" w:rsidRPr="00F95F23">
        <w:rPr>
          <w:lang w:eastAsia="ca-ES"/>
        </w:rPr>
        <w:t xml:space="preserve">. Nevertheless, </w:t>
      </w:r>
      <w:r w:rsidR="00B41597" w:rsidRPr="00F95F23">
        <w:rPr>
          <w:lang w:eastAsia="ca-ES"/>
        </w:rPr>
        <w:t xml:space="preserve">a greater threat might come from </w:t>
      </w:r>
      <w:r w:rsidR="0073251E" w:rsidRPr="00F95F23">
        <w:rPr>
          <w:lang w:eastAsia="ca-ES"/>
        </w:rPr>
        <w:t xml:space="preserve">the </w:t>
      </w:r>
      <w:r w:rsidR="00B41597" w:rsidRPr="00F95F23">
        <w:rPr>
          <w:lang w:eastAsia="ca-ES"/>
        </w:rPr>
        <w:t xml:space="preserve">expanding </w:t>
      </w:r>
      <w:r w:rsidR="003736C9" w:rsidRPr="00F95F23">
        <w:rPr>
          <w:lang w:eastAsia="ca-ES"/>
        </w:rPr>
        <w:t>micro-edge climatic conditions</w:t>
      </w:r>
      <w:r w:rsidR="00B41597" w:rsidRPr="00F95F23">
        <w:rPr>
          <w:lang w:eastAsia="ca-ES"/>
        </w:rPr>
        <w:t xml:space="preserve">, consequently </w:t>
      </w:r>
      <w:r w:rsidR="003736C9" w:rsidRPr="00F95F23">
        <w:rPr>
          <w:lang w:eastAsia="ca-ES"/>
        </w:rPr>
        <w:t>reduc</w:t>
      </w:r>
      <w:r w:rsidR="00B41597" w:rsidRPr="00F95F23">
        <w:rPr>
          <w:lang w:eastAsia="ca-ES"/>
        </w:rPr>
        <w:t>ing</w:t>
      </w:r>
      <w:r w:rsidR="003736C9" w:rsidRPr="00F95F23">
        <w:rPr>
          <w:lang w:eastAsia="ca-ES"/>
        </w:rPr>
        <w:t xml:space="preserve"> the suitable area of the </w:t>
      </w:r>
      <w:r w:rsidR="00105244" w:rsidRPr="00F95F23">
        <w:rPr>
          <w:lang w:eastAsia="ca-ES"/>
        </w:rPr>
        <w:t xml:space="preserve">specialized communities </w:t>
      </w:r>
      <w:r w:rsidR="00F82FD4" w:rsidRPr="00F95F23">
        <w:rPr>
          <w:lang w:eastAsia="ca-ES"/>
        </w:rPr>
        <w:t>adapted</w:t>
      </w:r>
      <w:r w:rsidR="00105244" w:rsidRPr="00F95F23">
        <w:rPr>
          <w:lang w:eastAsia="ca-ES"/>
        </w:rPr>
        <w:t xml:space="preserve"> to micro-valleys</w:t>
      </w:r>
      <w:r w:rsidR="002C7A60" w:rsidRPr="00F95F23">
        <w:rPr>
          <w:lang w:eastAsia="ca-ES"/>
        </w:rPr>
        <w:t>, specially from temperate alpine areas</w:t>
      </w:r>
      <w:r w:rsidR="00B326DD" w:rsidRPr="00F95F23">
        <w:rPr>
          <w:lang w:eastAsia="ca-ES"/>
        </w:rPr>
        <w:t>.</w:t>
      </w:r>
      <w:r w:rsidR="00105244" w:rsidRPr="00F95F23">
        <w:rPr>
          <w:lang w:eastAsia="ca-ES"/>
        </w:rPr>
        <w:t xml:space="preserve"> </w:t>
      </w:r>
      <w:r w:rsidR="0069787A" w:rsidRPr="00F95F23">
        <w:rPr>
          <w:lang w:eastAsia="ca-ES"/>
        </w:rPr>
        <w:t>The</w:t>
      </w:r>
      <w:r w:rsidR="007F2D36" w:rsidRPr="00F95F23">
        <w:rPr>
          <w:lang w:eastAsia="ca-ES"/>
        </w:rPr>
        <w:t xml:space="preserve"> </w:t>
      </w:r>
      <w:r w:rsidR="00105244" w:rsidRPr="00F95F23">
        <w:rPr>
          <w:lang w:eastAsia="ca-ES"/>
        </w:rPr>
        <w:t>seemingly</w:t>
      </w:r>
      <w:r w:rsidR="004C1E30" w:rsidRPr="00F95F23">
        <w:rPr>
          <w:lang w:eastAsia="ca-ES"/>
        </w:rPr>
        <w:t xml:space="preserve"> </w:t>
      </w:r>
      <w:r w:rsidR="007F2D36" w:rsidRPr="00F95F23">
        <w:rPr>
          <w:lang w:eastAsia="ca-ES"/>
        </w:rPr>
        <w:t>stricter germination requirements</w:t>
      </w:r>
      <w:r w:rsidR="009E28F0" w:rsidRPr="00F95F23">
        <w:rPr>
          <w:lang w:eastAsia="ca-ES"/>
        </w:rPr>
        <w:t xml:space="preserve"> in temperate </w:t>
      </w:r>
      <w:r w:rsidR="006E2D3D" w:rsidRPr="00F95F23">
        <w:rPr>
          <w:lang w:eastAsia="ca-ES"/>
        </w:rPr>
        <w:t>systems</w:t>
      </w:r>
      <w:r w:rsidR="0073251E" w:rsidRPr="00F95F23">
        <w:rPr>
          <w:lang w:eastAsia="ca-ES"/>
        </w:rPr>
        <w:t xml:space="preserve"> </w:t>
      </w:r>
      <w:r w:rsidR="00697AAD" w:rsidRPr="00F95F23">
        <w:rPr>
          <w:lang w:eastAsia="ca-ES"/>
        </w:rPr>
        <w:t>will no longer be met</w:t>
      </w:r>
      <w:r w:rsidR="00E85378" w:rsidRPr="00F95F23">
        <w:rPr>
          <w:lang w:eastAsia="ca-ES"/>
        </w:rPr>
        <w:t xml:space="preserve"> and g</w:t>
      </w:r>
      <w:r w:rsidR="004C1E30" w:rsidRPr="00F95F23">
        <w:rPr>
          <w:lang w:eastAsia="ca-ES"/>
        </w:rPr>
        <w:t xml:space="preserve">ermination phenology alterations could have major implications </w:t>
      </w:r>
      <w:r w:rsidR="004C1E30" w:rsidRPr="00F95F23">
        <w:rPr>
          <w:lang w:eastAsia="ca-ES"/>
        </w:rPr>
        <w:fldChar w:fldCharType="begin" w:fldLock="1"/>
      </w:r>
      <w:r w:rsidR="00757D24" w:rsidRPr="00F95F23">
        <w:rPr>
          <w:lang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&lt;i&gt;et al.&lt;/i&gt;, 2012)","plainTextFormattedCitation":"(Mondoni et al., 2012)","previouslyFormattedCitation":"(Mondoni &lt;i&gt;et al.&lt;/i&gt;, 2012)"},"properties":{"noteIndex":0},"schema":"https://github.com/citation-style-language/schema/raw/master/csl-citation.json"}</w:instrText>
      </w:r>
      <w:r w:rsidR="004C1E30" w:rsidRPr="00F95F23">
        <w:rPr>
          <w:lang w:eastAsia="ca-ES"/>
        </w:rPr>
        <w:fldChar w:fldCharType="separate"/>
      </w:r>
      <w:r w:rsidR="00757D24" w:rsidRPr="00F95F23">
        <w:rPr>
          <w:noProof/>
          <w:lang w:eastAsia="ca-ES"/>
        </w:rPr>
        <w:t xml:space="preserve">(Mondoni </w:t>
      </w:r>
      <w:r w:rsidR="00757D24" w:rsidRPr="00F95F23">
        <w:rPr>
          <w:i/>
          <w:noProof/>
          <w:lang w:eastAsia="ca-ES"/>
        </w:rPr>
        <w:t>et al.</w:t>
      </w:r>
      <w:r w:rsidR="00757D24" w:rsidRPr="00F95F23">
        <w:rPr>
          <w:noProof/>
          <w:lang w:eastAsia="ca-ES"/>
        </w:rPr>
        <w:t>, 2012)</w:t>
      </w:r>
      <w:r w:rsidR="004C1E30" w:rsidRPr="00F95F23">
        <w:rPr>
          <w:lang w:eastAsia="ca-ES"/>
        </w:rPr>
        <w:fldChar w:fldCharType="end"/>
      </w:r>
      <w:r w:rsidR="00B41597" w:rsidRPr="00F95F23">
        <w:rPr>
          <w:lang w:eastAsia="ca-ES"/>
        </w:rPr>
        <w:t>. L</w:t>
      </w:r>
      <w:r w:rsidR="004C1E30" w:rsidRPr="00F95F23">
        <w:rPr>
          <w:lang w:eastAsia="ca-ES"/>
        </w:rPr>
        <w:t>ike reducing</w:t>
      </w:r>
      <w:r w:rsidR="00697AAD" w:rsidRPr="00F95F23">
        <w:rPr>
          <w:lang w:eastAsia="ca-ES"/>
        </w:rPr>
        <w:t xml:space="preserve"> the amount of </w:t>
      </w:r>
      <w:r w:rsidR="002C7A60" w:rsidRPr="00F95F23">
        <w:rPr>
          <w:lang w:eastAsia="ca-ES"/>
        </w:rPr>
        <w:t xml:space="preserve">successful </w:t>
      </w:r>
      <w:r w:rsidR="00697AAD" w:rsidRPr="00F95F23">
        <w:rPr>
          <w:lang w:eastAsia="ca-ES"/>
        </w:rPr>
        <w:t xml:space="preserve">germination and leaving seedlings vulnerable to frozen damage without snow protection </w:t>
      </w:r>
      <w:r w:rsidR="0000185B" w:rsidRPr="00F95F23">
        <w:rPr>
          <w:lang w:eastAsia="ca-ES"/>
        </w:rPr>
        <w:fldChar w:fldCharType="begin" w:fldLock="1"/>
      </w:r>
      <w:r w:rsidR="00757D24" w:rsidRPr="00F95F23">
        <w:rPr>
          <w:lang w:eastAsia="ca-ES"/>
        </w:rPr>
        <w:instrText>ADDIN CSL_CITATION {"citationItems":[{"id":"ITEM-1","itemData":{"abstract":"We assessed the freezing resistance of leaves ex situ of 25 Australian alpine plant species. We compared the freezing resistance of forb, graminoid and shrub species from three alpine summits of different altitudes; from a low altitude site just above treeline, to a fully alpine tundra site. Foliar freezing resistance (LT50) in spring varied from −5.9°C to −18.7°C and standardized LT50 values within species were significantly related to site altitude. Additionally, when comparing all the species in the study, freezing resistance was significantly related to site; the LT50 of samples from a low-altitude summit (1696 m) were significantly lower than those of samples from mid- (1805 m) and high-altitude (1860 m) summits. The LT50 of juvenile foliage did not differ significantly from that of adult foliage. Shrubs were highly resistant to freezing. At the highest summit, we examined the course of seasonal freezing resistance from early summer to early autumn across three alpine plant communities that differed in the time of natural snowmelt; from sheltered (snowpatch) to exposed (open heath). No differences in freezing resistance over the growing season were detected for exposed or sheltered communities and there were no consistent trends indicating frost hardening over the growing season. Overall, the common Australian alpine species we investigated appear well adapted to freezing conditions throughout the snow-free growing season. We have no evidence to suggest that freezing temperatures soon after snowmelt in spring are especially damaging to the alpine plants at these summits.","author":[{"dropping-particle":"","family":"Venn","given":"Susanna","non-dropping-particle":"","parse-names":false,"suffix":""},{"dropping-particle":"","family":"Morgan","given":"John W","non-dropping-particle":"","parse-names":false,"suffix":""},{"dropping-particle":"","family":"Lord","given":"Janice M","non-dropping-particle":"","parse-names":false,"suffix":""}],"container-title":"Austral Ecology","id":"ITEM-1","issue":"2","issued":{"date-parts":[["2013"]]},"page":"152-161","title":"Foliar freezing resistance of Australian alpine plants over the growing season","type":"article-journal","volume":"38"},"uris":["http://www.mendeley.com/documents/?uuid=ccc83926-1a99-44c2-8d61-7565ba56756a"]}],"mendeley":{"formattedCitation":"(Venn, Morgan and Lord, 2013)","plainTextFormattedCitation":"(Venn, Morgan and Lord, 2013)","previouslyFormattedCitation":"(Venn, Morgan and Lord, 2013)"},"properties":{"noteIndex":0},"schema":"https://github.com/citation-style-language/schema/raw/master/csl-citation.json"}</w:instrText>
      </w:r>
      <w:r w:rsidR="0000185B" w:rsidRPr="00F95F23">
        <w:rPr>
          <w:lang w:eastAsia="ca-ES"/>
        </w:rPr>
        <w:fldChar w:fldCharType="separate"/>
      </w:r>
      <w:r w:rsidR="00757D24" w:rsidRPr="00F95F23">
        <w:rPr>
          <w:noProof/>
          <w:lang w:eastAsia="ca-ES"/>
        </w:rPr>
        <w:t>(Venn, Morgan and Lord, 2013)</w:t>
      </w:r>
      <w:r w:rsidR="0000185B" w:rsidRPr="00F95F23">
        <w:rPr>
          <w:lang w:eastAsia="ca-ES"/>
        </w:rPr>
        <w:fldChar w:fldCharType="end"/>
      </w:r>
      <w:r w:rsidR="001B3188" w:rsidRPr="00F95F23">
        <w:rPr>
          <w:lang w:eastAsia="ca-ES"/>
        </w:rPr>
        <w:t xml:space="preserve">. </w:t>
      </w:r>
      <w:r w:rsidR="0049567F" w:rsidRPr="00F95F23">
        <w:rPr>
          <w:lang w:eastAsia="ca-ES"/>
        </w:rPr>
        <w:t>Nevertheless</w:t>
      </w:r>
      <w:r w:rsidR="004444F8" w:rsidRPr="00F95F23">
        <w:rPr>
          <w:lang w:eastAsia="ca-ES"/>
        </w:rPr>
        <w:t xml:space="preserve">, </w:t>
      </w:r>
      <w:r w:rsidR="0049567F" w:rsidRPr="00F95F23">
        <w:rPr>
          <w:lang w:eastAsia="ca-ES"/>
        </w:rPr>
        <w:t xml:space="preserve">more research is needed to study </w:t>
      </w:r>
      <w:r w:rsidR="00D0026B" w:rsidRPr="00F95F23">
        <w:rPr>
          <w:lang w:eastAsia="ca-ES"/>
        </w:rPr>
        <w:t>species specific adaptations to micro</w:t>
      </w:r>
      <w:r w:rsidR="00B74822" w:rsidRPr="00F95F23">
        <w:rPr>
          <w:lang w:eastAsia="ca-ES"/>
        </w:rPr>
        <w:t>climatic conditions</w:t>
      </w:r>
      <w:r w:rsidR="009E28F0" w:rsidRPr="00F95F23">
        <w:rPr>
          <w:lang w:eastAsia="ca-ES"/>
        </w:rPr>
        <w:t xml:space="preserve">, as well as their responses to </w:t>
      </w:r>
      <w:r w:rsidR="00B74822" w:rsidRPr="00F95F23">
        <w:rPr>
          <w:lang w:eastAsia="ca-ES"/>
        </w:rPr>
        <w:t>limited water availability.</w:t>
      </w:r>
    </w:p>
    <w:p w14:paraId="745741B4" w14:textId="10AEF0D9" w:rsidR="00F16A88" w:rsidRPr="00023986" w:rsidRDefault="00B656F7" w:rsidP="00023986">
      <w:pPr>
        <w:pStyle w:val="Heading2"/>
        <w:spacing w:line="360" w:lineRule="auto"/>
        <w:rPr>
          <w:rFonts w:eastAsiaTheme="minorHAnsi" w:cstheme="minorHAnsi"/>
        </w:rPr>
      </w:pPr>
      <w:r w:rsidRPr="00F95F23">
        <w:rPr>
          <w:rFonts w:eastAsia="Times New Roman"/>
          <w:bdr w:val="none" w:sz="0" w:space="0" w:color="auto" w:frame="1"/>
          <w:lang w:eastAsia="ca-ES"/>
        </w:rPr>
        <w:t>Acknowledgements</w:t>
      </w:r>
      <w:r w:rsidR="00F16A88" w:rsidRPr="00F95F23">
        <w:rPr>
          <w:rFonts w:eastAsia="Times New Roman"/>
          <w:bdr w:val="none" w:sz="0" w:space="0" w:color="auto" w:frame="1"/>
          <w:lang w:eastAsia="ca-ES"/>
        </w:rPr>
        <w:t xml:space="preserve"> </w:t>
      </w:r>
    </w:p>
    <w:p w14:paraId="6E1ED646" w14:textId="32C8D5AB" w:rsidR="003862E4" w:rsidRDefault="006E5F09" w:rsidP="00023986">
      <w:pPr>
        <w:spacing w:line="360" w:lineRule="auto"/>
        <w:rPr>
          <w:lang w:eastAsia="ca-ES"/>
        </w:rPr>
      </w:pPr>
      <w:r>
        <w:rPr>
          <w:lang w:eastAsia="ca-ES"/>
        </w:rPr>
        <w:t>We are grateful to Sara Alberdi</w:t>
      </w:r>
      <w:r w:rsidR="00177AAA">
        <w:rPr>
          <w:lang w:eastAsia="ca-ES"/>
        </w:rPr>
        <w:t xml:space="preserve"> </w:t>
      </w:r>
      <w:r w:rsidR="003862E4">
        <w:rPr>
          <w:lang w:eastAsia="ca-ES"/>
        </w:rPr>
        <w:t xml:space="preserve">and Víctor </w:t>
      </w:r>
      <w:r w:rsidR="00B14DBE">
        <w:rPr>
          <w:lang w:eastAsia="ca-ES"/>
        </w:rPr>
        <w:t xml:space="preserve">González </w:t>
      </w:r>
      <w:r w:rsidR="00177AAA">
        <w:rPr>
          <w:lang w:eastAsia="ca-ES"/>
        </w:rPr>
        <w:t xml:space="preserve">for </w:t>
      </w:r>
      <w:r w:rsidR="00B14DBE">
        <w:rPr>
          <w:lang w:eastAsia="ca-ES"/>
        </w:rPr>
        <w:t>their</w:t>
      </w:r>
      <w:r w:rsidR="00177AAA">
        <w:rPr>
          <w:lang w:eastAsia="ca-ES"/>
        </w:rPr>
        <w:t xml:space="preserve"> invaluable help in laboratory work</w:t>
      </w:r>
      <w:r w:rsidR="003862E4">
        <w:rPr>
          <w:lang w:eastAsia="ca-ES"/>
        </w:rPr>
        <w:t>.</w:t>
      </w:r>
      <w:r w:rsidR="00177AAA">
        <w:rPr>
          <w:lang w:eastAsia="ca-ES"/>
        </w:rPr>
        <w:t xml:space="preserve"> </w:t>
      </w:r>
    </w:p>
    <w:p w14:paraId="14A62310" w14:textId="1087D76A" w:rsidR="006E5F09" w:rsidRPr="006E5F09" w:rsidRDefault="003862E4" w:rsidP="00023986">
      <w:pPr>
        <w:spacing w:line="360" w:lineRule="auto"/>
        <w:rPr>
          <w:lang w:eastAsia="ca-ES"/>
        </w:rPr>
      </w:pPr>
      <w:r>
        <w:rPr>
          <w:lang w:eastAsia="ca-ES"/>
        </w:rPr>
        <w:t>Fieldwork was conducted under Picos de Europa National Park, who gave permission to sample seeds in the protected area</w:t>
      </w:r>
      <w:r w:rsidR="00214B1F">
        <w:rPr>
          <w:lang w:eastAsia="ca-ES"/>
        </w:rPr>
        <w:t>.</w:t>
      </w:r>
    </w:p>
    <w:p w14:paraId="3F3A6B38" w14:textId="4A90EA83" w:rsidR="00173C0F" w:rsidRDefault="00EC188D" w:rsidP="00023986">
      <w:pPr>
        <w:spacing w:line="360" w:lineRule="auto"/>
        <w:rPr>
          <w:lang w:eastAsia="ca-ES"/>
        </w:rPr>
      </w:pPr>
      <w:r>
        <w:rPr>
          <w:lang w:eastAsia="ca-ES"/>
        </w:rPr>
        <w:t>T</w:t>
      </w:r>
      <w:r w:rsidR="006B1946">
        <w:rPr>
          <w:lang w:eastAsia="ca-ES"/>
        </w:rPr>
        <w:t xml:space="preserve">his </w:t>
      </w:r>
      <w:r w:rsidR="00214B1F">
        <w:rPr>
          <w:lang w:eastAsia="ca-ES"/>
        </w:rPr>
        <w:t>research was funded</w:t>
      </w:r>
      <w:r w:rsidR="006B1946">
        <w:rPr>
          <w:lang w:eastAsia="ca-ES"/>
        </w:rPr>
        <w:t xml:space="preserve"> by the </w:t>
      </w:r>
      <w:r w:rsidR="006B1946" w:rsidRPr="006B1946">
        <w:rPr>
          <w:lang w:eastAsia="ca-ES"/>
        </w:rPr>
        <w:t>Spanish Research Agency (AEI/10.13039/501100011033).</w:t>
      </w:r>
      <w:r w:rsidR="007F413E">
        <w:rPr>
          <w:lang w:eastAsia="ca-ES"/>
        </w:rPr>
        <w:t xml:space="preserve"> </w:t>
      </w:r>
    </w:p>
    <w:p w14:paraId="51105759" w14:textId="050F83A8" w:rsidR="00173C0F" w:rsidRDefault="007F413E" w:rsidP="00023986">
      <w:pPr>
        <w:spacing w:line="360" w:lineRule="auto"/>
        <w:rPr>
          <w:lang w:eastAsia="ca-ES"/>
        </w:rPr>
      </w:pPr>
      <w:r w:rsidRPr="007F413E">
        <w:rPr>
          <w:lang w:eastAsia="ca-ES"/>
        </w:rPr>
        <w:t>SEEDALP: Seed ecological spectrum of alpine plant</w:t>
      </w:r>
      <w:r>
        <w:rPr>
          <w:lang w:eastAsia="ca-ES"/>
        </w:rPr>
        <w:t xml:space="preserve"> </w:t>
      </w:r>
      <w:r w:rsidRPr="007F413E">
        <w:rPr>
          <w:lang w:eastAsia="ca-ES"/>
        </w:rPr>
        <w:t>communities (MCI-20-PID2019-108636GA-I00)</w:t>
      </w:r>
      <w:r w:rsidR="0092414B">
        <w:rPr>
          <w:lang w:eastAsia="ca-ES"/>
        </w:rPr>
        <w:t xml:space="preserve">. </w:t>
      </w:r>
    </w:p>
    <w:p w14:paraId="530F7F4E" w14:textId="248D1180" w:rsidR="00173C0F" w:rsidRPr="00173C0F" w:rsidRDefault="00173C0F" w:rsidP="00023986">
      <w:pPr>
        <w:spacing w:line="360" w:lineRule="auto"/>
        <w:rPr>
          <w:lang w:val="es-ES"/>
        </w:rPr>
      </w:pPr>
      <w:r w:rsidRPr="00173C0F">
        <w:rPr>
          <w:lang w:val="es-ES"/>
        </w:rPr>
        <w:t>MCI-21-PRE2020-092874: Ayudas para Contratos Predoctorales para la Formación de Doctores - FORMACIÓN PERSONAL INVESTIGADOR - FPI - del Ministerio de Ciencia e Innovación -</w:t>
      </w:r>
    </w:p>
    <w:p w14:paraId="2917D0F0" w14:textId="646FB8FF" w:rsidR="00023986" w:rsidRPr="004353F9" w:rsidRDefault="00023986" w:rsidP="00023986">
      <w:pPr>
        <w:autoSpaceDE w:val="0"/>
        <w:autoSpaceDN w:val="0"/>
        <w:adjustRightInd w:val="0"/>
        <w:spacing w:after="0" w:line="360" w:lineRule="auto"/>
        <w:rPr>
          <w:color w:val="FF0000"/>
          <w:lang w:val="en-US" w:eastAsia="ca-ES"/>
        </w:rPr>
      </w:pPr>
      <w:proofErr w:type="spellStart"/>
      <w:r w:rsidRPr="004353F9">
        <w:rPr>
          <w:color w:val="FF0000"/>
          <w:lang w:val="en-US" w:eastAsia="ca-ES"/>
        </w:rPr>
        <w:t>Convenio</w:t>
      </w:r>
      <w:proofErr w:type="spellEnd"/>
      <w:r w:rsidRPr="004353F9">
        <w:rPr>
          <w:color w:val="FF0000"/>
          <w:lang w:val="en-US" w:eastAsia="ca-ES"/>
        </w:rPr>
        <w:t xml:space="preserve"> JBA?</w:t>
      </w:r>
    </w:p>
    <w:p w14:paraId="715C5F17" w14:textId="77777777" w:rsidR="00023986" w:rsidRPr="004353F9" w:rsidRDefault="00023986" w:rsidP="00023986">
      <w:pPr>
        <w:autoSpaceDE w:val="0"/>
        <w:autoSpaceDN w:val="0"/>
        <w:adjustRightInd w:val="0"/>
        <w:spacing w:after="0" w:line="360" w:lineRule="auto"/>
        <w:rPr>
          <w:color w:val="FF0000"/>
          <w:lang w:val="en-US" w:eastAsia="ca-ES"/>
        </w:rPr>
      </w:pPr>
    </w:p>
    <w:p w14:paraId="52476137" w14:textId="23A0CE5A" w:rsidR="00B656F7" w:rsidRDefault="00035701" w:rsidP="00023986">
      <w:pPr>
        <w:pStyle w:val="Heading2"/>
        <w:spacing w:line="360" w:lineRule="auto"/>
        <w:rPr>
          <w:lang w:eastAsia="ca-ES"/>
        </w:rPr>
      </w:pPr>
      <w:r w:rsidRPr="00F95F23">
        <w:rPr>
          <w:lang w:eastAsia="ca-ES"/>
        </w:rPr>
        <w:t>Competing inte</w:t>
      </w:r>
      <w:r w:rsidR="008E5B1C" w:rsidRPr="00F95F23">
        <w:rPr>
          <w:lang w:eastAsia="ca-ES"/>
        </w:rPr>
        <w:t>rests</w:t>
      </w:r>
    </w:p>
    <w:p w14:paraId="74F84D70" w14:textId="4BEB93B0" w:rsidR="007C43D2" w:rsidRPr="00F95F23" w:rsidRDefault="007C43D2" w:rsidP="00023986">
      <w:pPr>
        <w:spacing w:line="360" w:lineRule="auto"/>
        <w:rPr>
          <w:lang w:eastAsia="ca-ES"/>
        </w:rPr>
      </w:pPr>
      <w:r>
        <w:rPr>
          <w:lang w:eastAsia="ca-ES"/>
        </w:rPr>
        <w:t>None declared</w:t>
      </w:r>
      <w:r w:rsidR="00BE7BB3">
        <w:rPr>
          <w:lang w:eastAsia="ca-ES"/>
        </w:rPr>
        <w:t>.</w:t>
      </w:r>
    </w:p>
    <w:p w14:paraId="22BC5218" w14:textId="7930061D" w:rsidR="008E5B1C" w:rsidRDefault="008E5B1C" w:rsidP="00023986">
      <w:pPr>
        <w:pStyle w:val="Heading2"/>
        <w:spacing w:line="360" w:lineRule="auto"/>
        <w:rPr>
          <w:lang w:eastAsia="ca-ES"/>
        </w:rPr>
      </w:pPr>
      <w:r w:rsidRPr="00F95F23">
        <w:rPr>
          <w:lang w:eastAsia="ca-ES"/>
        </w:rPr>
        <w:lastRenderedPageBreak/>
        <w:t>Authors contributions</w:t>
      </w:r>
    </w:p>
    <w:p w14:paraId="5E879F19" w14:textId="022A47FF" w:rsidR="007C43D2" w:rsidRPr="00F95F23" w:rsidRDefault="005E2C9A" w:rsidP="00023986">
      <w:pPr>
        <w:spacing w:line="360" w:lineRule="auto"/>
        <w:rPr>
          <w:lang w:eastAsia="ca-ES"/>
        </w:rPr>
      </w:pPr>
      <w:r>
        <w:rPr>
          <w:lang w:eastAsia="ca-ES"/>
        </w:rPr>
        <w:t xml:space="preserve">CEA, EFP and BJA designed the research. CEA collected </w:t>
      </w:r>
      <w:r w:rsidR="007B52A8">
        <w:rPr>
          <w:lang w:eastAsia="ca-ES"/>
        </w:rPr>
        <w:t>the data. CEA and EFP analysed the data. CEA</w:t>
      </w:r>
      <w:r w:rsidR="00BE7BB3">
        <w:rPr>
          <w:lang w:eastAsia="ca-ES"/>
        </w:rPr>
        <w:t xml:space="preserve"> wrote the first draft of the manuscript. All authors read and revised the manuscript and agreed on the final version.</w:t>
      </w:r>
    </w:p>
    <w:p w14:paraId="52900CC1" w14:textId="5A4E9187" w:rsidR="008E5B1C" w:rsidRDefault="008E5B1C" w:rsidP="00023986">
      <w:pPr>
        <w:pStyle w:val="Heading2"/>
        <w:spacing w:line="360" w:lineRule="auto"/>
        <w:rPr>
          <w:lang w:eastAsia="ca-ES"/>
        </w:rPr>
      </w:pPr>
      <w:r w:rsidRPr="00F95F23">
        <w:rPr>
          <w:lang w:eastAsia="ca-ES"/>
        </w:rPr>
        <w:t>Data availability</w:t>
      </w:r>
    </w:p>
    <w:p w14:paraId="3CB55BED" w14:textId="4A3FAC8A" w:rsidR="007C43D2" w:rsidRPr="00F95F23" w:rsidRDefault="007C43D2" w:rsidP="00023986">
      <w:pPr>
        <w:spacing w:line="360" w:lineRule="auto"/>
        <w:rPr>
          <w:lang w:eastAsia="ca-ES"/>
        </w:rPr>
      </w:pPr>
      <w:r>
        <w:rPr>
          <w:lang w:eastAsia="ca-ES"/>
        </w:rPr>
        <w:t>The data that support the findings of this study is available in the Supporting Information of this article and GitHub together with R scripts.</w:t>
      </w:r>
    </w:p>
    <w:p w14:paraId="300FF191" w14:textId="2A6EDF80" w:rsidR="007E6974" w:rsidRDefault="007E6974" w:rsidP="00023986">
      <w:pPr>
        <w:pStyle w:val="Heading2"/>
        <w:spacing w:line="360" w:lineRule="auto"/>
        <w:rPr>
          <w:lang w:eastAsia="ca-ES"/>
        </w:rPr>
      </w:pPr>
      <w:r w:rsidRPr="00F95F23">
        <w:rPr>
          <w:lang w:eastAsia="ca-ES"/>
        </w:rPr>
        <w:t>References</w:t>
      </w:r>
    </w:p>
    <w:p w14:paraId="086AC3EE" w14:textId="6923E6B4" w:rsidR="00A0468A" w:rsidRPr="00A0468A" w:rsidRDefault="00A0468A" w:rsidP="00A0468A">
      <w:pPr>
        <w:widowControl w:val="0"/>
        <w:autoSpaceDE w:val="0"/>
        <w:autoSpaceDN w:val="0"/>
        <w:adjustRightInd w:val="0"/>
        <w:spacing w:line="360" w:lineRule="auto"/>
        <w:rPr>
          <w:rFonts w:ascii="Calibri" w:hAnsi="Calibri" w:cs="Calibri"/>
          <w:noProof/>
        </w:rPr>
      </w:pPr>
      <w:r>
        <w:rPr>
          <w:lang w:eastAsia="ca-ES"/>
        </w:rPr>
        <w:fldChar w:fldCharType="begin" w:fldLock="1"/>
      </w:r>
      <w:r>
        <w:rPr>
          <w:lang w:eastAsia="ca-ES"/>
        </w:rPr>
        <w:instrText xml:space="preserve">ADDIN Mendeley Bibliography CSL_BIBLIOGRAPHY </w:instrText>
      </w:r>
      <w:r>
        <w:rPr>
          <w:lang w:eastAsia="ca-ES"/>
        </w:rPr>
        <w:fldChar w:fldCharType="separate"/>
      </w:r>
      <w:r w:rsidRPr="00A0468A">
        <w:rPr>
          <w:rFonts w:ascii="Calibri" w:hAnsi="Calibri" w:cs="Calibri"/>
          <w:noProof/>
        </w:rPr>
        <w:t xml:space="preserve">Baskin, C. C. and Baskin, J. M. (2014) </w:t>
      </w:r>
      <w:r w:rsidRPr="00A0468A">
        <w:rPr>
          <w:rFonts w:ascii="Calibri" w:hAnsi="Calibri" w:cs="Calibri"/>
          <w:i/>
          <w:iCs/>
          <w:noProof/>
        </w:rPr>
        <w:t>Seeds. Ecology, Biogeography and Evolution of Dormancy and Germination</w:t>
      </w:r>
      <w:r w:rsidRPr="00A0468A">
        <w:rPr>
          <w:rFonts w:ascii="Calibri" w:hAnsi="Calibri" w:cs="Calibri"/>
          <w:noProof/>
        </w:rPr>
        <w:t xml:space="preserve">. 2nd Editio, </w:t>
      </w:r>
      <w:r w:rsidRPr="00A0468A">
        <w:rPr>
          <w:rFonts w:ascii="Calibri" w:hAnsi="Calibri" w:cs="Calibri"/>
          <w:i/>
          <w:iCs/>
          <w:noProof/>
        </w:rPr>
        <w:t>Seeds</w:t>
      </w:r>
      <w:r w:rsidRPr="00A0468A">
        <w:rPr>
          <w:rFonts w:ascii="Calibri" w:hAnsi="Calibri" w:cs="Calibri"/>
          <w:noProof/>
        </w:rPr>
        <w:t>. 2nd Editio. San Diego, CA, USA: Academic Press. doi: 10.1016/B978-0-12-416677-6.00001-9.</w:t>
      </w:r>
    </w:p>
    <w:p w14:paraId="02EB3B3C"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Bernareggi, G. </w:t>
      </w:r>
      <w:r w:rsidRPr="00A0468A">
        <w:rPr>
          <w:rFonts w:ascii="Calibri" w:hAnsi="Calibri" w:cs="Calibri"/>
          <w:i/>
          <w:iCs/>
          <w:noProof/>
        </w:rPr>
        <w:t>et al.</w:t>
      </w:r>
      <w:r w:rsidRPr="00A0468A">
        <w:rPr>
          <w:rFonts w:ascii="Calibri" w:hAnsi="Calibri" w:cs="Calibri"/>
          <w:noProof/>
        </w:rPr>
        <w:t xml:space="preserve"> (2016) ‘Seed dormancy and germination changes of snowbed species under climate warming: The role of pre-And post-dispersal temperatures’, </w:t>
      </w:r>
      <w:r w:rsidRPr="00A0468A">
        <w:rPr>
          <w:rFonts w:ascii="Calibri" w:hAnsi="Calibri" w:cs="Calibri"/>
          <w:i/>
          <w:iCs/>
          <w:noProof/>
        </w:rPr>
        <w:t>Annals of Botany</w:t>
      </w:r>
      <w:r w:rsidRPr="00A0468A">
        <w:rPr>
          <w:rFonts w:ascii="Calibri" w:hAnsi="Calibri" w:cs="Calibri"/>
          <w:noProof/>
        </w:rPr>
        <w:t>, 118(3), pp. 529–539. doi: 10.1093/aob/mcw125.</w:t>
      </w:r>
    </w:p>
    <w:p w14:paraId="154C2200"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Billings, W. D. and Mooney, H. A. (1968) ‘The ecology of arctic and alpine plants’, </w:t>
      </w:r>
      <w:r w:rsidRPr="00A0468A">
        <w:rPr>
          <w:rFonts w:ascii="Calibri" w:hAnsi="Calibri" w:cs="Calibri"/>
          <w:i/>
          <w:iCs/>
          <w:noProof/>
        </w:rPr>
        <w:t>Biological Reviews</w:t>
      </w:r>
      <w:r w:rsidRPr="00A0468A">
        <w:rPr>
          <w:rFonts w:ascii="Calibri" w:hAnsi="Calibri" w:cs="Calibri"/>
          <w:noProof/>
        </w:rPr>
        <w:t>, 43(4), pp. 481–529. doi: 10.1111/j.1469-185X.1968.tb00968.x.</w:t>
      </w:r>
    </w:p>
    <w:p w14:paraId="24C10C22"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ten Brink, H., Gremer, J. R. and Kokko, H. (2020) ‘Optimal germination timing in unpredictable environments: the importance of dormancy for both among- and within-season variation’, </w:t>
      </w:r>
      <w:r w:rsidRPr="00A0468A">
        <w:rPr>
          <w:rFonts w:ascii="Calibri" w:hAnsi="Calibri" w:cs="Calibri"/>
          <w:i/>
          <w:iCs/>
          <w:noProof/>
        </w:rPr>
        <w:t>Ecology Letters</w:t>
      </w:r>
      <w:r w:rsidRPr="00A0468A">
        <w:rPr>
          <w:rFonts w:ascii="Calibri" w:hAnsi="Calibri" w:cs="Calibri"/>
          <w:noProof/>
        </w:rPr>
        <w:t>, 23(4), pp. 620–630. doi: 10.1111/ele.13461.</w:t>
      </w:r>
    </w:p>
    <w:p w14:paraId="1CFB2C53"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Cavieres, L. A. and Arroyo, M. T. K. (2000) ‘Seed germination response to cold stratification period and thermal regime in Phacelia secunda (Hydrophyllaceae): Altitudinal variation in the mediterranean Andes of central Chile’, </w:t>
      </w:r>
      <w:r w:rsidRPr="00A0468A">
        <w:rPr>
          <w:rFonts w:ascii="Calibri" w:hAnsi="Calibri" w:cs="Calibri"/>
          <w:i/>
          <w:iCs/>
          <w:noProof/>
        </w:rPr>
        <w:t>Plant Ecology</w:t>
      </w:r>
      <w:r w:rsidRPr="00A0468A">
        <w:rPr>
          <w:rFonts w:ascii="Calibri" w:hAnsi="Calibri" w:cs="Calibri"/>
          <w:noProof/>
        </w:rPr>
        <w:t>, 149(1), pp. 1–8. doi: 10.1023/A:1009802806674.</w:t>
      </w:r>
    </w:p>
    <w:p w14:paraId="6AE039ED"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Donohue, K. (2005) ‘Seeds and seasons: interpreting germination timing in the field’, </w:t>
      </w:r>
      <w:r w:rsidRPr="00A0468A">
        <w:rPr>
          <w:rFonts w:ascii="Calibri" w:hAnsi="Calibri" w:cs="Calibri"/>
          <w:i/>
          <w:iCs/>
          <w:noProof/>
        </w:rPr>
        <w:t>Seed Science Research</w:t>
      </w:r>
      <w:r w:rsidRPr="00A0468A">
        <w:rPr>
          <w:rFonts w:ascii="Calibri" w:hAnsi="Calibri" w:cs="Calibri"/>
          <w:noProof/>
        </w:rPr>
        <w:t>, 15(3), pp. 175–187. doi: 10.1079/ssr2005208.</w:t>
      </w:r>
    </w:p>
    <w:p w14:paraId="371B27C5"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Donohue, K. </w:t>
      </w:r>
      <w:r w:rsidRPr="00A0468A">
        <w:rPr>
          <w:rFonts w:ascii="Calibri" w:hAnsi="Calibri" w:cs="Calibri"/>
          <w:i/>
          <w:iCs/>
          <w:noProof/>
        </w:rPr>
        <w:t>et al.</w:t>
      </w:r>
      <w:r w:rsidRPr="00A0468A">
        <w:rPr>
          <w:rFonts w:ascii="Calibri" w:hAnsi="Calibri" w:cs="Calibri"/>
          <w:noProof/>
        </w:rPr>
        <w:t xml:space="preserve"> (2010) ‘Germination, postgermination adaptation, and species ecological ranges’, </w:t>
      </w:r>
      <w:r w:rsidRPr="00A0468A">
        <w:rPr>
          <w:rFonts w:ascii="Calibri" w:hAnsi="Calibri" w:cs="Calibri"/>
          <w:i/>
          <w:iCs/>
          <w:noProof/>
        </w:rPr>
        <w:t>Annual Review of Ecology, Evolution, and Systematics</w:t>
      </w:r>
      <w:r w:rsidRPr="00A0468A">
        <w:rPr>
          <w:rFonts w:ascii="Calibri" w:hAnsi="Calibri" w:cs="Calibri"/>
          <w:noProof/>
        </w:rPr>
        <w:t>, 41, pp. 293–319. doi: 10.1146/annurev-ecolsys-102209-144715.</w:t>
      </w:r>
    </w:p>
    <w:p w14:paraId="27D16EFC"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Dürr, C. </w:t>
      </w:r>
      <w:r w:rsidRPr="00A0468A">
        <w:rPr>
          <w:rFonts w:ascii="Calibri" w:hAnsi="Calibri" w:cs="Calibri"/>
          <w:i/>
          <w:iCs/>
          <w:noProof/>
        </w:rPr>
        <w:t>et al.</w:t>
      </w:r>
      <w:r w:rsidRPr="00A0468A">
        <w:rPr>
          <w:rFonts w:ascii="Calibri" w:hAnsi="Calibri" w:cs="Calibri"/>
          <w:noProof/>
        </w:rPr>
        <w:t xml:space="preserve"> (2015) ‘Ranges of critical temperature and water potential values for the germination of species worlwide: contribution to a seed trait database’, </w:t>
      </w:r>
      <w:r w:rsidRPr="00A0468A">
        <w:rPr>
          <w:rFonts w:ascii="Calibri" w:hAnsi="Calibri" w:cs="Calibri"/>
          <w:i/>
          <w:iCs/>
          <w:noProof/>
        </w:rPr>
        <w:t xml:space="preserve">Agricultural and Forest </w:t>
      </w:r>
      <w:r w:rsidRPr="00A0468A">
        <w:rPr>
          <w:rFonts w:ascii="Calibri" w:hAnsi="Calibri" w:cs="Calibri"/>
          <w:i/>
          <w:iCs/>
          <w:noProof/>
        </w:rPr>
        <w:lastRenderedPageBreak/>
        <w:t>Meteorology</w:t>
      </w:r>
      <w:r w:rsidRPr="00A0468A">
        <w:rPr>
          <w:rFonts w:ascii="Calibri" w:hAnsi="Calibri" w:cs="Calibri"/>
          <w:noProof/>
        </w:rPr>
        <w:t>, 200, pp. 222–232. doi: 10.1016/j.agrformet.2014.09.024.</w:t>
      </w:r>
    </w:p>
    <w:p w14:paraId="289B78CA"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2B7931">
        <w:rPr>
          <w:rFonts w:ascii="Calibri" w:hAnsi="Calibri" w:cs="Calibri"/>
          <w:noProof/>
          <w:lang w:val="es-ES"/>
        </w:rPr>
        <w:t xml:space="preserve">Fernández-Pascual, E. </w:t>
      </w:r>
      <w:r w:rsidRPr="002B7931">
        <w:rPr>
          <w:rFonts w:ascii="Calibri" w:hAnsi="Calibri" w:cs="Calibri"/>
          <w:i/>
          <w:iCs/>
          <w:noProof/>
          <w:lang w:val="es-ES"/>
        </w:rPr>
        <w:t>et al.</w:t>
      </w:r>
      <w:r w:rsidRPr="002B7931">
        <w:rPr>
          <w:rFonts w:ascii="Calibri" w:hAnsi="Calibri" w:cs="Calibri"/>
          <w:noProof/>
          <w:lang w:val="es-ES"/>
        </w:rPr>
        <w:t xml:space="preserve"> </w:t>
      </w:r>
      <w:r w:rsidRPr="00A0468A">
        <w:rPr>
          <w:rFonts w:ascii="Calibri" w:hAnsi="Calibri" w:cs="Calibri"/>
          <w:noProof/>
        </w:rPr>
        <w:t xml:space="preserve">(2017) ‘Comparative seed germination traits in alpine and subalpine grasslands: higher elevations are associated with warmer germination temperatures’, </w:t>
      </w:r>
      <w:r w:rsidRPr="00A0468A">
        <w:rPr>
          <w:rFonts w:ascii="Calibri" w:hAnsi="Calibri" w:cs="Calibri"/>
          <w:i/>
          <w:iCs/>
          <w:noProof/>
        </w:rPr>
        <w:t>Plant Biology</w:t>
      </w:r>
      <w:r w:rsidRPr="00A0468A">
        <w:rPr>
          <w:rFonts w:ascii="Calibri" w:hAnsi="Calibri" w:cs="Calibri"/>
          <w:noProof/>
        </w:rPr>
        <w:t>, 19(1), pp. 32–40. doi: 10.1111/plb.12472.</w:t>
      </w:r>
    </w:p>
    <w:p w14:paraId="6F759C8B"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2B7931">
        <w:rPr>
          <w:rFonts w:ascii="Calibri" w:hAnsi="Calibri" w:cs="Calibri"/>
          <w:noProof/>
          <w:lang w:val="es-ES"/>
        </w:rPr>
        <w:t xml:space="preserve">Fernández-Pascual, E. </w:t>
      </w:r>
      <w:r w:rsidRPr="002B7931">
        <w:rPr>
          <w:rFonts w:ascii="Calibri" w:hAnsi="Calibri" w:cs="Calibri"/>
          <w:i/>
          <w:iCs/>
          <w:noProof/>
          <w:lang w:val="es-ES"/>
        </w:rPr>
        <w:t>et al.</w:t>
      </w:r>
      <w:r w:rsidRPr="002B7931">
        <w:rPr>
          <w:rFonts w:ascii="Calibri" w:hAnsi="Calibri" w:cs="Calibri"/>
          <w:noProof/>
          <w:lang w:val="es-ES"/>
        </w:rPr>
        <w:t xml:space="preserve"> </w:t>
      </w:r>
      <w:r w:rsidRPr="00A0468A">
        <w:rPr>
          <w:rFonts w:ascii="Calibri" w:hAnsi="Calibri" w:cs="Calibri"/>
          <w:noProof/>
        </w:rPr>
        <w:t xml:space="preserve">(2021) ‘The seed germination spectrum of alpine plants: a global meta-analysis’, </w:t>
      </w:r>
      <w:r w:rsidRPr="00A0468A">
        <w:rPr>
          <w:rFonts w:ascii="Calibri" w:hAnsi="Calibri" w:cs="Calibri"/>
          <w:i/>
          <w:iCs/>
          <w:noProof/>
        </w:rPr>
        <w:t>New Phytologist</w:t>
      </w:r>
      <w:r w:rsidRPr="00A0468A">
        <w:rPr>
          <w:rFonts w:ascii="Calibri" w:hAnsi="Calibri" w:cs="Calibri"/>
          <w:noProof/>
        </w:rPr>
        <w:t>, 229(6), pp. 3573–3586. doi: 10.1111/nph.17086.</w:t>
      </w:r>
    </w:p>
    <w:p w14:paraId="0E03856C"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Giménez-Benavides, L., Escudero, A. and Pérez-García, F. (2005) ‘Seed germination of high mountain Mediterranean species: Altitudinal, interpopulation and interannual variability’, </w:t>
      </w:r>
      <w:r w:rsidRPr="00A0468A">
        <w:rPr>
          <w:rFonts w:ascii="Calibri" w:hAnsi="Calibri" w:cs="Calibri"/>
          <w:i/>
          <w:iCs/>
          <w:noProof/>
        </w:rPr>
        <w:t>Ecological Research</w:t>
      </w:r>
      <w:r w:rsidRPr="00A0468A">
        <w:rPr>
          <w:rFonts w:ascii="Calibri" w:hAnsi="Calibri" w:cs="Calibri"/>
          <w:noProof/>
        </w:rPr>
        <w:t>, 20(4), pp. 433–444. doi: 10.1007/s11284-005-0059-4.</w:t>
      </w:r>
    </w:p>
    <w:p w14:paraId="38223CB4"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Graham, E. </w:t>
      </w:r>
      <w:r w:rsidRPr="00A0468A">
        <w:rPr>
          <w:rFonts w:ascii="Calibri" w:hAnsi="Calibri" w:cs="Calibri"/>
          <w:i/>
          <w:iCs/>
          <w:noProof/>
        </w:rPr>
        <w:t>et al.</w:t>
      </w:r>
      <w:r w:rsidRPr="00A0468A">
        <w:rPr>
          <w:rFonts w:ascii="Calibri" w:hAnsi="Calibri" w:cs="Calibri"/>
          <w:noProof/>
        </w:rPr>
        <w:t xml:space="preserve"> (2012) ‘Fine-scale patterns of soil and plant surface temperatures in an alpine fellfield habitat, white mountains, California’, </w:t>
      </w:r>
      <w:r w:rsidRPr="00A0468A">
        <w:rPr>
          <w:rFonts w:ascii="Calibri" w:hAnsi="Calibri" w:cs="Calibri"/>
          <w:i/>
          <w:iCs/>
          <w:noProof/>
        </w:rPr>
        <w:t>Arctic, Antarctic, and Alpine Research</w:t>
      </w:r>
      <w:r w:rsidRPr="00A0468A">
        <w:rPr>
          <w:rFonts w:ascii="Calibri" w:hAnsi="Calibri" w:cs="Calibri"/>
          <w:noProof/>
        </w:rPr>
        <w:t>, 44(3), pp. 288–295. doi: 10.1657/1938-4246-44.3.288.</w:t>
      </w:r>
    </w:p>
    <w:p w14:paraId="147F8F46"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Graham, J. K., Smith, M. L. and Simons, A. M. (2014) ‘Experimental evolution of bet hedging under manipulated environmental uncertainty in Neurospora Crassa’, </w:t>
      </w:r>
      <w:r w:rsidRPr="00A0468A">
        <w:rPr>
          <w:rFonts w:ascii="Calibri" w:hAnsi="Calibri" w:cs="Calibri"/>
          <w:i/>
          <w:iCs/>
          <w:noProof/>
        </w:rPr>
        <w:t>Proceedings of the Royal Society B: Biological Sciences</w:t>
      </w:r>
      <w:r w:rsidRPr="00A0468A">
        <w:rPr>
          <w:rFonts w:ascii="Calibri" w:hAnsi="Calibri" w:cs="Calibri"/>
          <w:noProof/>
        </w:rPr>
        <w:t>, 281(1787). doi: 10.1098/rspb.2014.0706.</w:t>
      </w:r>
    </w:p>
    <w:p w14:paraId="7CA827A6"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Gremer, J. R. </w:t>
      </w:r>
      <w:r w:rsidRPr="00A0468A">
        <w:rPr>
          <w:rFonts w:ascii="Calibri" w:hAnsi="Calibri" w:cs="Calibri"/>
          <w:i/>
          <w:iCs/>
          <w:noProof/>
        </w:rPr>
        <w:t>et al.</w:t>
      </w:r>
      <w:r w:rsidRPr="00A0468A">
        <w:rPr>
          <w:rFonts w:ascii="Calibri" w:hAnsi="Calibri" w:cs="Calibri"/>
          <w:noProof/>
        </w:rPr>
        <w:t xml:space="preserve"> (2020) ‘Variation in the seasonal germination niche across an elevational gradient: the role of germination cueing in current and future climates’, </w:t>
      </w:r>
      <w:r w:rsidRPr="00A0468A">
        <w:rPr>
          <w:rFonts w:ascii="Calibri" w:hAnsi="Calibri" w:cs="Calibri"/>
          <w:i/>
          <w:iCs/>
          <w:noProof/>
        </w:rPr>
        <w:t>American Journal of Botany</w:t>
      </w:r>
      <w:r w:rsidRPr="00A0468A">
        <w:rPr>
          <w:rFonts w:ascii="Calibri" w:hAnsi="Calibri" w:cs="Calibri"/>
          <w:noProof/>
        </w:rPr>
        <w:t>, 107(2), pp. 350–363. doi: 10.1002/ajb2.1425.</w:t>
      </w:r>
    </w:p>
    <w:p w14:paraId="5A06067C"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Hadfield, J. D. (2010) ‘MCMCglmm: MCMC Methods for Multi-Response GLMMs in R’, </w:t>
      </w:r>
      <w:r w:rsidRPr="00A0468A">
        <w:rPr>
          <w:rFonts w:ascii="Calibri" w:hAnsi="Calibri" w:cs="Calibri"/>
          <w:i/>
          <w:iCs/>
          <w:noProof/>
        </w:rPr>
        <w:t>Journal of Statistical Software</w:t>
      </w:r>
      <w:r w:rsidRPr="00A0468A">
        <w:rPr>
          <w:rFonts w:ascii="Calibri" w:hAnsi="Calibri" w:cs="Calibri"/>
          <w:noProof/>
        </w:rPr>
        <w:t>, 33(2), pp. 1–22. Available at: http://www.jstatsoft.org/.</w:t>
      </w:r>
    </w:p>
    <w:p w14:paraId="3433B490"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Hopp, R. J. (1974) ‘Plant Phenology Observation Networks’, in Lieth, H. (ed.) </w:t>
      </w:r>
      <w:r w:rsidRPr="00A0468A">
        <w:rPr>
          <w:rFonts w:ascii="Calibri" w:hAnsi="Calibri" w:cs="Calibri"/>
          <w:i/>
          <w:iCs/>
          <w:noProof/>
        </w:rPr>
        <w:t>Phenology and Seasonality Modeling. Ecological Studies, vol 8.</w:t>
      </w:r>
      <w:r w:rsidRPr="00A0468A">
        <w:rPr>
          <w:rFonts w:ascii="Calibri" w:hAnsi="Calibri" w:cs="Calibri"/>
          <w:noProof/>
        </w:rPr>
        <w:t xml:space="preserve"> Berlin, Heidelberg: Springer. doi: https://doi.org/10.1007/978-3-642-51863-8_3.</w:t>
      </w:r>
    </w:p>
    <w:p w14:paraId="3EA2D945"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2B7931">
        <w:rPr>
          <w:rFonts w:ascii="Calibri" w:hAnsi="Calibri" w:cs="Calibri"/>
          <w:noProof/>
          <w:lang w:val="es-ES"/>
        </w:rPr>
        <w:t xml:space="preserve">Hoyle, G. L. </w:t>
      </w:r>
      <w:r w:rsidRPr="002B7931">
        <w:rPr>
          <w:rFonts w:ascii="Calibri" w:hAnsi="Calibri" w:cs="Calibri"/>
          <w:i/>
          <w:iCs/>
          <w:noProof/>
          <w:lang w:val="es-ES"/>
        </w:rPr>
        <w:t>et al.</w:t>
      </w:r>
      <w:r w:rsidRPr="002B7931">
        <w:rPr>
          <w:rFonts w:ascii="Calibri" w:hAnsi="Calibri" w:cs="Calibri"/>
          <w:noProof/>
          <w:lang w:val="es-ES"/>
        </w:rPr>
        <w:t xml:space="preserve"> </w:t>
      </w:r>
      <w:r w:rsidRPr="00A0468A">
        <w:rPr>
          <w:rFonts w:ascii="Calibri" w:hAnsi="Calibri" w:cs="Calibri"/>
          <w:noProof/>
        </w:rPr>
        <w:t xml:space="preserve">(2015) ‘Seed germination strategies: An evolutionary trajectory independent of vegetative functional traits’, </w:t>
      </w:r>
      <w:r w:rsidRPr="00A0468A">
        <w:rPr>
          <w:rFonts w:ascii="Calibri" w:hAnsi="Calibri" w:cs="Calibri"/>
          <w:i/>
          <w:iCs/>
          <w:noProof/>
        </w:rPr>
        <w:t>Frontiers in Plant Science</w:t>
      </w:r>
      <w:r w:rsidRPr="00A0468A">
        <w:rPr>
          <w:rFonts w:ascii="Calibri" w:hAnsi="Calibri" w:cs="Calibri"/>
          <w:noProof/>
        </w:rPr>
        <w:t>, 6(OCTOBER), pp. 1–13. doi: 10.3389/fpls.2015.00731.</w:t>
      </w:r>
    </w:p>
    <w:p w14:paraId="0876078F"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Huang, Z. </w:t>
      </w:r>
      <w:r w:rsidRPr="00A0468A">
        <w:rPr>
          <w:rFonts w:ascii="Calibri" w:hAnsi="Calibri" w:cs="Calibri"/>
          <w:i/>
          <w:iCs/>
          <w:noProof/>
        </w:rPr>
        <w:t>et al.</w:t>
      </w:r>
      <w:r w:rsidRPr="00A0468A">
        <w:rPr>
          <w:rFonts w:ascii="Calibri" w:hAnsi="Calibri" w:cs="Calibri"/>
          <w:noProof/>
        </w:rPr>
        <w:t xml:space="preserve"> (2016) ‘The contribution of germination functional traits to population dynamics of a desert plant community’, </w:t>
      </w:r>
      <w:r w:rsidRPr="00A0468A">
        <w:rPr>
          <w:rFonts w:ascii="Calibri" w:hAnsi="Calibri" w:cs="Calibri"/>
          <w:i/>
          <w:iCs/>
          <w:noProof/>
        </w:rPr>
        <w:t>Ecology</w:t>
      </w:r>
      <w:r w:rsidRPr="00A0468A">
        <w:rPr>
          <w:rFonts w:ascii="Calibri" w:hAnsi="Calibri" w:cs="Calibri"/>
          <w:noProof/>
        </w:rPr>
        <w:t>, 97(1), pp. 250–261. doi: 10.1890/15-0744.1.</w:t>
      </w:r>
    </w:p>
    <w:p w14:paraId="330CA41C"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2B7931">
        <w:rPr>
          <w:rFonts w:ascii="Calibri" w:hAnsi="Calibri" w:cs="Calibri"/>
          <w:noProof/>
          <w:lang w:val="es-ES"/>
        </w:rPr>
        <w:t xml:space="preserve">Jiménez-Alfaro, B. </w:t>
      </w:r>
      <w:r w:rsidRPr="002B7931">
        <w:rPr>
          <w:rFonts w:ascii="Calibri" w:hAnsi="Calibri" w:cs="Calibri"/>
          <w:i/>
          <w:iCs/>
          <w:noProof/>
          <w:lang w:val="es-ES"/>
        </w:rPr>
        <w:t>et al.</w:t>
      </w:r>
      <w:r w:rsidRPr="002B7931">
        <w:rPr>
          <w:rFonts w:ascii="Calibri" w:hAnsi="Calibri" w:cs="Calibri"/>
          <w:noProof/>
          <w:lang w:val="es-ES"/>
        </w:rPr>
        <w:t xml:space="preserve"> </w:t>
      </w:r>
      <w:r w:rsidRPr="00A0468A">
        <w:rPr>
          <w:rFonts w:ascii="Calibri" w:hAnsi="Calibri" w:cs="Calibri"/>
          <w:noProof/>
        </w:rPr>
        <w:t xml:space="preserve">(2014) ‘Biogeographic deconstruction of alpine plant communities along altitudinal and topographic gradients’, </w:t>
      </w:r>
      <w:r w:rsidRPr="00A0468A">
        <w:rPr>
          <w:rFonts w:ascii="Calibri" w:hAnsi="Calibri" w:cs="Calibri"/>
          <w:i/>
          <w:iCs/>
          <w:noProof/>
        </w:rPr>
        <w:t>Journal of Vegetation Science</w:t>
      </w:r>
      <w:r w:rsidRPr="00A0468A">
        <w:rPr>
          <w:rFonts w:ascii="Calibri" w:hAnsi="Calibri" w:cs="Calibri"/>
          <w:noProof/>
        </w:rPr>
        <w:t xml:space="preserve">, 25(1), pp. 160–171. </w:t>
      </w:r>
      <w:r w:rsidRPr="00A0468A">
        <w:rPr>
          <w:rFonts w:ascii="Calibri" w:hAnsi="Calibri" w:cs="Calibri"/>
          <w:noProof/>
        </w:rPr>
        <w:lastRenderedPageBreak/>
        <w:t>doi: 10.1111/jvs.12060.</w:t>
      </w:r>
    </w:p>
    <w:p w14:paraId="070091A1"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2B7931">
        <w:rPr>
          <w:rFonts w:ascii="Calibri" w:hAnsi="Calibri" w:cs="Calibri"/>
          <w:noProof/>
          <w:lang w:val="es-ES"/>
        </w:rPr>
        <w:t xml:space="preserve">Jiménez-Alfaro, B. </w:t>
      </w:r>
      <w:r w:rsidRPr="002B7931">
        <w:rPr>
          <w:rFonts w:ascii="Calibri" w:hAnsi="Calibri" w:cs="Calibri"/>
          <w:i/>
          <w:iCs/>
          <w:noProof/>
          <w:lang w:val="es-ES"/>
        </w:rPr>
        <w:t>et al.</w:t>
      </w:r>
      <w:r w:rsidRPr="002B7931">
        <w:rPr>
          <w:rFonts w:ascii="Calibri" w:hAnsi="Calibri" w:cs="Calibri"/>
          <w:noProof/>
          <w:lang w:val="es-ES"/>
        </w:rPr>
        <w:t xml:space="preserve"> </w:t>
      </w:r>
      <w:r w:rsidRPr="00A0468A">
        <w:rPr>
          <w:rFonts w:ascii="Calibri" w:hAnsi="Calibri" w:cs="Calibri"/>
          <w:noProof/>
        </w:rPr>
        <w:t xml:space="preserve">(2021) ‘Checklist of the vascular plants of the Cantabrian Mountains’, </w:t>
      </w:r>
      <w:r w:rsidRPr="00A0468A">
        <w:rPr>
          <w:rFonts w:ascii="Calibri" w:hAnsi="Calibri" w:cs="Calibri"/>
          <w:i/>
          <w:iCs/>
          <w:noProof/>
        </w:rPr>
        <w:t>Mediterranean Botany</w:t>
      </w:r>
      <w:r w:rsidRPr="00A0468A">
        <w:rPr>
          <w:rFonts w:ascii="Calibri" w:hAnsi="Calibri" w:cs="Calibri"/>
          <w:noProof/>
        </w:rPr>
        <w:t>, 42, pp. 1–60. doi: 10.5209/MBOT.74570.</w:t>
      </w:r>
    </w:p>
    <w:p w14:paraId="3BDF7D98"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Jin, Y. and Qian, H. (2019) ‘V.PhyloMaker: an R package that can generate very large phylogenies for vascular plants’, </w:t>
      </w:r>
      <w:r w:rsidRPr="00A0468A">
        <w:rPr>
          <w:rFonts w:ascii="Calibri" w:hAnsi="Calibri" w:cs="Calibri"/>
          <w:i/>
          <w:iCs/>
          <w:noProof/>
        </w:rPr>
        <w:t>Ecography</w:t>
      </w:r>
      <w:r w:rsidRPr="00A0468A">
        <w:rPr>
          <w:rFonts w:ascii="Calibri" w:hAnsi="Calibri" w:cs="Calibri"/>
          <w:noProof/>
        </w:rPr>
        <w:t>, 42(8), pp. 1353–1359. doi: 10.1111/ecog.04434.</w:t>
      </w:r>
    </w:p>
    <w:p w14:paraId="07E1FB3A"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Keck, F. </w:t>
      </w:r>
      <w:r w:rsidRPr="00A0468A">
        <w:rPr>
          <w:rFonts w:ascii="Calibri" w:hAnsi="Calibri" w:cs="Calibri"/>
          <w:i/>
          <w:iCs/>
          <w:noProof/>
        </w:rPr>
        <w:t>et al.</w:t>
      </w:r>
      <w:r w:rsidRPr="00A0468A">
        <w:rPr>
          <w:rFonts w:ascii="Calibri" w:hAnsi="Calibri" w:cs="Calibri"/>
          <w:noProof/>
        </w:rPr>
        <w:t xml:space="preserve"> (2016) ‘phylosignal: an R package to measure, test, and explore the phylogenetic signal’, </w:t>
      </w:r>
      <w:r w:rsidRPr="00A0468A">
        <w:rPr>
          <w:rFonts w:ascii="Calibri" w:hAnsi="Calibri" w:cs="Calibri"/>
          <w:i/>
          <w:iCs/>
          <w:noProof/>
        </w:rPr>
        <w:t>Ecology and Evolution</w:t>
      </w:r>
      <w:r w:rsidRPr="00A0468A">
        <w:rPr>
          <w:rFonts w:ascii="Calibri" w:hAnsi="Calibri" w:cs="Calibri"/>
          <w:noProof/>
        </w:rPr>
        <w:t>, 6(9), pp. 2774–2780. doi: 10.1002/ece3.2051.</w:t>
      </w:r>
    </w:p>
    <w:p w14:paraId="036F8CBB"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Kimball, S. </w:t>
      </w:r>
      <w:r w:rsidRPr="00A0468A">
        <w:rPr>
          <w:rFonts w:ascii="Calibri" w:hAnsi="Calibri" w:cs="Calibri"/>
          <w:i/>
          <w:iCs/>
          <w:noProof/>
        </w:rPr>
        <w:t>et al.</w:t>
      </w:r>
      <w:r w:rsidRPr="00A0468A">
        <w:rPr>
          <w:rFonts w:ascii="Calibri" w:hAnsi="Calibri" w:cs="Calibri"/>
          <w:noProof/>
        </w:rPr>
        <w:t xml:space="preserve"> (2011) ‘Differences in the timing of germination and reproduction relate to growth physiology and population dynamics of sonoran desert winter annuals’, </w:t>
      </w:r>
      <w:r w:rsidRPr="00A0468A">
        <w:rPr>
          <w:rFonts w:ascii="Calibri" w:hAnsi="Calibri" w:cs="Calibri"/>
          <w:i/>
          <w:iCs/>
          <w:noProof/>
        </w:rPr>
        <w:t>American Journal of Botany</w:t>
      </w:r>
      <w:r w:rsidRPr="00A0468A">
        <w:rPr>
          <w:rFonts w:ascii="Calibri" w:hAnsi="Calibri" w:cs="Calibri"/>
          <w:noProof/>
        </w:rPr>
        <w:t>, 98(11), pp. 1773–1781. doi: 10.3732/ajb.1100034.</w:t>
      </w:r>
    </w:p>
    <w:p w14:paraId="69769F4C"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Körner, C. (2021) </w:t>
      </w:r>
      <w:r w:rsidRPr="00A0468A">
        <w:rPr>
          <w:rFonts w:ascii="Calibri" w:hAnsi="Calibri" w:cs="Calibri"/>
          <w:i/>
          <w:iCs/>
          <w:noProof/>
        </w:rPr>
        <w:t>Alpine Plant Life</w:t>
      </w:r>
      <w:r w:rsidRPr="00A0468A">
        <w:rPr>
          <w:rFonts w:ascii="Calibri" w:hAnsi="Calibri" w:cs="Calibri"/>
          <w:noProof/>
        </w:rPr>
        <w:t>. 3rd edn. Edited by Springer Nature Switzerland AG 2021. Springer Cham. doi: 10.1007/978-3-030-59538-8.</w:t>
      </w:r>
    </w:p>
    <w:p w14:paraId="06CA1DC0"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Le, S., Josse, J. and Husson, F. (2008) ‘FactoMineR: A Package for Multivariate Analysis’, </w:t>
      </w:r>
      <w:r w:rsidRPr="00A0468A">
        <w:rPr>
          <w:rFonts w:ascii="Calibri" w:hAnsi="Calibri" w:cs="Calibri"/>
          <w:i/>
          <w:iCs/>
          <w:noProof/>
        </w:rPr>
        <w:t>Journal of Statistical Software</w:t>
      </w:r>
      <w:r w:rsidRPr="00A0468A">
        <w:rPr>
          <w:rFonts w:ascii="Calibri" w:hAnsi="Calibri" w:cs="Calibri"/>
          <w:noProof/>
        </w:rPr>
        <w:t>, 25(1), pp. 1–18. doi: 10.18637/jss.v025.i01.</w:t>
      </w:r>
    </w:p>
    <w:p w14:paraId="12E3FAE3"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Levine, J. M., Mceachern, A. K. and Cowan, C. (2011) ‘Seasonal timing of first rain storms affects rare plant population dynamics’, </w:t>
      </w:r>
      <w:r w:rsidRPr="00A0468A">
        <w:rPr>
          <w:rFonts w:ascii="Calibri" w:hAnsi="Calibri" w:cs="Calibri"/>
          <w:i/>
          <w:iCs/>
          <w:noProof/>
        </w:rPr>
        <w:t>Ecology</w:t>
      </w:r>
      <w:r w:rsidRPr="00A0468A">
        <w:rPr>
          <w:rFonts w:ascii="Calibri" w:hAnsi="Calibri" w:cs="Calibri"/>
          <w:noProof/>
        </w:rPr>
        <w:t>, 92(12), pp. 2236–2247.</w:t>
      </w:r>
    </w:p>
    <w:p w14:paraId="4F1C896A"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M. Pagel (1999) ‘Inferring the historical patterns of biological evolution’, </w:t>
      </w:r>
      <w:r w:rsidRPr="00A0468A">
        <w:rPr>
          <w:rFonts w:ascii="Calibri" w:hAnsi="Calibri" w:cs="Calibri"/>
          <w:i/>
          <w:iCs/>
          <w:noProof/>
        </w:rPr>
        <w:t>Nature</w:t>
      </w:r>
      <w:r w:rsidRPr="00A0468A">
        <w:rPr>
          <w:rFonts w:ascii="Calibri" w:hAnsi="Calibri" w:cs="Calibri"/>
          <w:noProof/>
        </w:rPr>
        <w:t>, 401(October), pp. 877–884.</w:t>
      </w:r>
    </w:p>
    <w:p w14:paraId="14D09522"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Mondoni, A. </w:t>
      </w:r>
      <w:r w:rsidRPr="00A0468A">
        <w:rPr>
          <w:rFonts w:ascii="Calibri" w:hAnsi="Calibri" w:cs="Calibri"/>
          <w:i/>
          <w:iCs/>
          <w:noProof/>
        </w:rPr>
        <w:t>et al.</w:t>
      </w:r>
      <w:r w:rsidRPr="00A0468A">
        <w:rPr>
          <w:rFonts w:ascii="Calibri" w:hAnsi="Calibri" w:cs="Calibri"/>
          <w:noProof/>
        </w:rPr>
        <w:t xml:space="preserve"> (2009) ‘Germination requirements of the alpine endemic Silene elisabethae Jan: Effects of cold stratification, light and GA3’, </w:t>
      </w:r>
      <w:r w:rsidRPr="00A0468A">
        <w:rPr>
          <w:rFonts w:ascii="Calibri" w:hAnsi="Calibri" w:cs="Calibri"/>
          <w:i/>
          <w:iCs/>
          <w:noProof/>
        </w:rPr>
        <w:t>Seed Science and Technology</w:t>
      </w:r>
      <w:r w:rsidRPr="00A0468A">
        <w:rPr>
          <w:rFonts w:ascii="Calibri" w:hAnsi="Calibri" w:cs="Calibri"/>
          <w:noProof/>
        </w:rPr>
        <w:t>, 37(1), pp. 79–87. doi: 10.15258/sst.2009.37.1.10.</w:t>
      </w:r>
    </w:p>
    <w:p w14:paraId="20F5E2DD"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Mondoni, A. </w:t>
      </w:r>
      <w:r w:rsidRPr="00A0468A">
        <w:rPr>
          <w:rFonts w:ascii="Calibri" w:hAnsi="Calibri" w:cs="Calibri"/>
          <w:i/>
          <w:iCs/>
          <w:noProof/>
        </w:rPr>
        <w:t>et al.</w:t>
      </w:r>
      <w:r w:rsidRPr="00A0468A">
        <w:rPr>
          <w:rFonts w:ascii="Calibri" w:hAnsi="Calibri" w:cs="Calibri"/>
          <w:noProof/>
        </w:rPr>
        <w:t xml:space="preserve"> (2012) ‘Climate warming could shift the timing of seed germination in alpine plants’, </w:t>
      </w:r>
      <w:r w:rsidRPr="00A0468A">
        <w:rPr>
          <w:rFonts w:ascii="Calibri" w:hAnsi="Calibri" w:cs="Calibri"/>
          <w:i/>
          <w:iCs/>
          <w:noProof/>
        </w:rPr>
        <w:t>Annals of Botany</w:t>
      </w:r>
      <w:r w:rsidRPr="00A0468A">
        <w:rPr>
          <w:rFonts w:ascii="Calibri" w:hAnsi="Calibri" w:cs="Calibri"/>
          <w:noProof/>
        </w:rPr>
        <w:t>, 110(1), pp. 155–164. doi: 10.1093/aob/mcs097.</w:t>
      </w:r>
    </w:p>
    <w:p w14:paraId="140D03E4"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Mondoni, A. </w:t>
      </w:r>
      <w:r w:rsidRPr="00A0468A">
        <w:rPr>
          <w:rFonts w:ascii="Calibri" w:hAnsi="Calibri" w:cs="Calibri"/>
          <w:i/>
          <w:iCs/>
          <w:noProof/>
        </w:rPr>
        <w:t>et al.</w:t>
      </w:r>
      <w:r w:rsidRPr="00A0468A">
        <w:rPr>
          <w:rFonts w:ascii="Calibri" w:hAnsi="Calibri" w:cs="Calibri"/>
          <w:noProof/>
        </w:rPr>
        <w:t xml:space="preserve"> (2015) ‘Climate warming could increase recruitment success in glacier foreland plants’, </w:t>
      </w:r>
      <w:r w:rsidRPr="00A0468A">
        <w:rPr>
          <w:rFonts w:ascii="Calibri" w:hAnsi="Calibri" w:cs="Calibri"/>
          <w:i/>
          <w:iCs/>
          <w:noProof/>
        </w:rPr>
        <w:t>Annals of Botany</w:t>
      </w:r>
      <w:r w:rsidRPr="00A0468A">
        <w:rPr>
          <w:rFonts w:ascii="Calibri" w:hAnsi="Calibri" w:cs="Calibri"/>
          <w:noProof/>
        </w:rPr>
        <w:t>, 116(6), pp. 907–916. doi: 10.1093/aob/mcv101.</w:t>
      </w:r>
    </w:p>
    <w:p w14:paraId="525AFFDE"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Poschlod, P. </w:t>
      </w:r>
      <w:r w:rsidRPr="00A0468A">
        <w:rPr>
          <w:rFonts w:ascii="Calibri" w:hAnsi="Calibri" w:cs="Calibri"/>
          <w:i/>
          <w:iCs/>
          <w:noProof/>
        </w:rPr>
        <w:t>et al.</w:t>
      </w:r>
      <w:r w:rsidRPr="00A0468A">
        <w:rPr>
          <w:rFonts w:ascii="Calibri" w:hAnsi="Calibri" w:cs="Calibri"/>
          <w:noProof/>
        </w:rPr>
        <w:t xml:space="preserve"> (2013) </w:t>
      </w:r>
      <w:r w:rsidRPr="00A0468A">
        <w:rPr>
          <w:rFonts w:ascii="Calibri" w:hAnsi="Calibri" w:cs="Calibri"/>
          <w:i/>
          <w:iCs/>
          <w:noProof/>
        </w:rPr>
        <w:t>Seed Ecology and Assembly Rules in Plant Communities</w:t>
      </w:r>
      <w:r w:rsidRPr="00A0468A">
        <w:rPr>
          <w:rFonts w:ascii="Calibri" w:hAnsi="Calibri" w:cs="Calibri"/>
          <w:noProof/>
        </w:rPr>
        <w:t xml:space="preserve">, </w:t>
      </w:r>
      <w:r w:rsidRPr="00A0468A">
        <w:rPr>
          <w:rFonts w:ascii="Calibri" w:hAnsi="Calibri" w:cs="Calibri"/>
          <w:i/>
          <w:iCs/>
          <w:noProof/>
        </w:rPr>
        <w:t>Vegetation Ecology: Second Edition</w:t>
      </w:r>
      <w:r w:rsidRPr="00A0468A">
        <w:rPr>
          <w:rFonts w:ascii="Calibri" w:hAnsi="Calibri" w:cs="Calibri"/>
          <w:noProof/>
        </w:rPr>
        <w:t>. doi: 10.1002/9781118452592.ch6.</w:t>
      </w:r>
    </w:p>
    <w:p w14:paraId="0816D0C7"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R Hackathon et al. (2020) ‘phylobase: Base Package for Phylogenetic Structures and Comparative Data’. Available at: https://cran.r-project.org/package=phylobase.</w:t>
      </w:r>
    </w:p>
    <w:p w14:paraId="6E540FB2"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lastRenderedPageBreak/>
        <w:t xml:space="preserve">Rosbakh, S. </w:t>
      </w:r>
      <w:r w:rsidRPr="00A0468A">
        <w:rPr>
          <w:rFonts w:ascii="Calibri" w:hAnsi="Calibri" w:cs="Calibri"/>
          <w:i/>
          <w:iCs/>
          <w:noProof/>
        </w:rPr>
        <w:t>et al.</w:t>
      </w:r>
      <w:r w:rsidRPr="00A0468A">
        <w:rPr>
          <w:rFonts w:ascii="Calibri" w:hAnsi="Calibri" w:cs="Calibri"/>
          <w:noProof/>
        </w:rPr>
        <w:t xml:space="preserve"> (2022) ‘Alpine plant communities differ in their seed germination requirements along a snowmelt gradient in the Caucasus’, </w:t>
      </w:r>
      <w:r w:rsidRPr="00A0468A">
        <w:rPr>
          <w:rFonts w:ascii="Calibri" w:hAnsi="Calibri" w:cs="Calibri"/>
          <w:i/>
          <w:iCs/>
          <w:noProof/>
        </w:rPr>
        <w:t>Alpine Botany</w:t>
      </w:r>
      <w:r w:rsidRPr="00A0468A">
        <w:rPr>
          <w:rFonts w:ascii="Calibri" w:hAnsi="Calibri" w:cs="Calibri"/>
          <w:noProof/>
        </w:rPr>
        <w:t>, 132(2), pp. 223–232. doi: 10.1007/s00035-022-00286-x.</w:t>
      </w:r>
    </w:p>
    <w:p w14:paraId="29EB22B7"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Rosbakh, S. and Poschlod, P. (2015) ‘Initial temperature of seed germination as related to species occurrence along a temperature gradient’, </w:t>
      </w:r>
      <w:r w:rsidRPr="00A0468A">
        <w:rPr>
          <w:rFonts w:ascii="Calibri" w:hAnsi="Calibri" w:cs="Calibri"/>
          <w:i/>
          <w:iCs/>
          <w:noProof/>
        </w:rPr>
        <w:t>Functional Ecology</w:t>
      </w:r>
      <w:r w:rsidRPr="00A0468A">
        <w:rPr>
          <w:rFonts w:ascii="Calibri" w:hAnsi="Calibri" w:cs="Calibri"/>
          <w:noProof/>
        </w:rPr>
        <w:t>, 29(1), pp. 5–14. doi: 10.1111/1365-2435.12304.</w:t>
      </w:r>
    </w:p>
    <w:p w14:paraId="3C9F947B"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Scherrer, D. and Körner, C. (2011) ‘Topographically controlled thermal-habitat differentiation buffers alpine plant diversity against climate warming’, </w:t>
      </w:r>
      <w:r w:rsidRPr="00A0468A">
        <w:rPr>
          <w:rFonts w:ascii="Calibri" w:hAnsi="Calibri" w:cs="Calibri"/>
          <w:i/>
          <w:iCs/>
          <w:noProof/>
        </w:rPr>
        <w:t>Journal of Biogeography</w:t>
      </w:r>
      <w:r w:rsidRPr="00A0468A">
        <w:rPr>
          <w:rFonts w:ascii="Calibri" w:hAnsi="Calibri" w:cs="Calibri"/>
          <w:noProof/>
        </w:rPr>
        <w:t>, 38, pp. 406–416. doi: https://doi.org/10.1111/j.1365-2699.2010.02407.x.</w:t>
      </w:r>
    </w:p>
    <w:p w14:paraId="51100FE5"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Schwienbacher, E. </w:t>
      </w:r>
      <w:r w:rsidRPr="00A0468A">
        <w:rPr>
          <w:rFonts w:ascii="Calibri" w:hAnsi="Calibri" w:cs="Calibri"/>
          <w:i/>
          <w:iCs/>
          <w:noProof/>
        </w:rPr>
        <w:t>et al.</w:t>
      </w:r>
      <w:r w:rsidRPr="00A0468A">
        <w:rPr>
          <w:rFonts w:ascii="Calibri" w:hAnsi="Calibri" w:cs="Calibri"/>
          <w:noProof/>
        </w:rPr>
        <w:t xml:space="preserve"> (2011) ‘Seed dormancy in alpine species’, </w:t>
      </w:r>
      <w:r w:rsidRPr="00A0468A">
        <w:rPr>
          <w:rFonts w:ascii="Calibri" w:hAnsi="Calibri" w:cs="Calibri"/>
          <w:i/>
          <w:iCs/>
          <w:noProof/>
        </w:rPr>
        <w:t>Flora: Morphology, Distribution, Functional Ecology of Plants</w:t>
      </w:r>
      <w:r w:rsidRPr="00A0468A">
        <w:rPr>
          <w:rFonts w:ascii="Calibri" w:hAnsi="Calibri" w:cs="Calibri"/>
          <w:noProof/>
        </w:rPr>
        <w:t>, 206(10), pp. 845–856. doi: 10.1016/j.flora.2011.05.001.</w:t>
      </w:r>
    </w:p>
    <w:p w14:paraId="703E9C87"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Schwienbacher, E. </w:t>
      </w:r>
      <w:r w:rsidRPr="00A0468A">
        <w:rPr>
          <w:rFonts w:ascii="Calibri" w:hAnsi="Calibri" w:cs="Calibri"/>
          <w:i/>
          <w:iCs/>
          <w:noProof/>
        </w:rPr>
        <w:t>et al.</w:t>
      </w:r>
      <w:r w:rsidRPr="00A0468A">
        <w:rPr>
          <w:rFonts w:ascii="Calibri" w:hAnsi="Calibri" w:cs="Calibri"/>
          <w:noProof/>
        </w:rPr>
        <w:t xml:space="preserve"> (2012) ‘Correspondence of seed traits with niche position in glacier foreland succession’, </w:t>
      </w:r>
      <w:r w:rsidRPr="00A0468A">
        <w:rPr>
          <w:rFonts w:ascii="Calibri" w:hAnsi="Calibri" w:cs="Calibri"/>
          <w:i/>
          <w:iCs/>
          <w:noProof/>
        </w:rPr>
        <w:t>Plant Ecology</w:t>
      </w:r>
      <w:r w:rsidRPr="00A0468A">
        <w:rPr>
          <w:rFonts w:ascii="Calibri" w:hAnsi="Calibri" w:cs="Calibri"/>
          <w:noProof/>
        </w:rPr>
        <w:t>, 213(3), pp. 371–382. doi: 10.1007/s11258-011-9981-4.</w:t>
      </w:r>
    </w:p>
    <w:p w14:paraId="2D07ED2B"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Schwienbacher, E., Marcante, S. and Erschbamer, B. (2010) ‘Alpine species seed longevity in the soil in relation to seed size and shape - A 5-year burial experiment in the Central Alps’, </w:t>
      </w:r>
      <w:r w:rsidRPr="00A0468A">
        <w:rPr>
          <w:rFonts w:ascii="Calibri" w:hAnsi="Calibri" w:cs="Calibri"/>
          <w:i/>
          <w:iCs/>
          <w:noProof/>
        </w:rPr>
        <w:t>Flora: Morphology, Distribution, Functional Ecology of Plants</w:t>
      </w:r>
      <w:r w:rsidRPr="00A0468A">
        <w:rPr>
          <w:rFonts w:ascii="Calibri" w:hAnsi="Calibri" w:cs="Calibri"/>
          <w:noProof/>
        </w:rPr>
        <w:t>, 205(1), pp. 19–25. doi: 10.1016/j.flora.2008.10.007.</w:t>
      </w:r>
    </w:p>
    <w:p w14:paraId="2422437E"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Segrestin, J. </w:t>
      </w:r>
      <w:r w:rsidRPr="00A0468A">
        <w:rPr>
          <w:rFonts w:ascii="Calibri" w:hAnsi="Calibri" w:cs="Calibri"/>
          <w:i/>
          <w:iCs/>
          <w:noProof/>
        </w:rPr>
        <w:t>et al.</w:t>
      </w:r>
      <w:r w:rsidRPr="00A0468A">
        <w:rPr>
          <w:rFonts w:ascii="Calibri" w:hAnsi="Calibri" w:cs="Calibri"/>
          <w:noProof/>
        </w:rPr>
        <w:t xml:space="preserve"> (2018) ‘When is the best time to flower and disperse? A comparative analysis of plant reproductive phenology in the Mediterranean’, </w:t>
      </w:r>
      <w:r w:rsidRPr="00A0468A">
        <w:rPr>
          <w:rFonts w:ascii="Calibri" w:hAnsi="Calibri" w:cs="Calibri"/>
          <w:i/>
          <w:iCs/>
          <w:noProof/>
        </w:rPr>
        <w:t>Functional Ecology</w:t>
      </w:r>
      <w:r w:rsidRPr="00A0468A">
        <w:rPr>
          <w:rFonts w:ascii="Calibri" w:hAnsi="Calibri" w:cs="Calibri"/>
          <w:noProof/>
        </w:rPr>
        <w:t>, 32(7), pp. 1770–1783. doi: 10.1111/1365-2435.13098.</w:t>
      </w:r>
    </w:p>
    <w:p w14:paraId="51840D71"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Segrestin, J., Navas, M. L. and Garnier, E. (2020) ‘Reproductive phenology as a dimension of the phenotypic space in 139 plant species from the Mediterranean’, </w:t>
      </w:r>
      <w:r w:rsidRPr="00A0468A">
        <w:rPr>
          <w:rFonts w:ascii="Calibri" w:hAnsi="Calibri" w:cs="Calibri"/>
          <w:i/>
          <w:iCs/>
          <w:noProof/>
        </w:rPr>
        <w:t>New Phytologist</w:t>
      </w:r>
      <w:r w:rsidRPr="00A0468A">
        <w:rPr>
          <w:rFonts w:ascii="Calibri" w:hAnsi="Calibri" w:cs="Calibri"/>
          <w:noProof/>
        </w:rPr>
        <w:t>, 225(2), pp. 740–753. doi: 10.1111/nph.16165.</w:t>
      </w:r>
    </w:p>
    <w:p w14:paraId="52048BA1"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Shimono, Y. and Kudo, G. (2005) ‘Comparisons of germination traits of alpine plants between fellfield and snowbed habitats’, </w:t>
      </w:r>
      <w:r w:rsidRPr="00A0468A">
        <w:rPr>
          <w:rFonts w:ascii="Calibri" w:hAnsi="Calibri" w:cs="Calibri"/>
          <w:i/>
          <w:iCs/>
          <w:noProof/>
        </w:rPr>
        <w:t>Ecological Research</w:t>
      </w:r>
      <w:r w:rsidRPr="00A0468A">
        <w:rPr>
          <w:rFonts w:ascii="Calibri" w:hAnsi="Calibri" w:cs="Calibri"/>
          <w:noProof/>
        </w:rPr>
        <w:t>, 20(2), pp. 189–197. doi: 10.1007/s11284-004-0031-8.</w:t>
      </w:r>
    </w:p>
    <w:p w14:paraId="136D88B1"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Simons, A. M. (2011) ‘Modes of response to environmental change and the elusive empirical evidence for bet hedging’, </w:t>
      </w:r>
      <w:r w:rsidRPr="00A0468A">
        <w:rPr>
          <w:rFonts w:ascii="Calibri" w:hAnsi="Calibri" w:cs="Calibri"/>
          <w:i/>
          <w:iCs/>
          <w:noProof/>
        </w:rPr>
        <w:t>Proceedings of the Royal Society B: Biological Sciences</w:t>
      </w:r>
      <w:r w:rsidRPr="00A0468A">
        <w:rPr>
          <w:rFonts w:ascii="Calibri" w:hAnsi="Calibri" w:cs="Calibri"/>
          <w:noProof/>
        </w:rPr>
        <w:t>, 278(1712), pp. 1601–1609. doi: 10.1098/rspb.2011.0176.</w:t>
      </w:r>
    </w:p>
    <w:p w14:paraId="6C21A2AC"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Thomson, Di. M., King, R. A. and Schultz, E. L. (2017) ‘Between invaders and a risky place: </w:t>
      </w:r>
      <w:r w:rsidRPr="00A0468A">
        <w:rPr>
          <w:rFonts w:ascii="Calibri" w:hAnsi="Calibri" w:cs="Calibri"/>
          <w:noProof/>
        </w:rPr>
        <w:lastRenderedPageBreak/>
        <w:t xml:space="preserve">Exotic grasses alter demographic tradeoffs of native forb germination timing’, </w:t>
      </w:r>
      <w:r w:rsidRPr="00A0468A">
        <w:rPr>
          <w:rFonts w:ascii="Calibri" w:hAnsi="Calibri" w:cs="Calibri"/>
          <w:i/>
          <w:iCs/>
          <w:noProof/>
        </w:rPr>
        <w:t>Ecosphere</w:t>
      </w:r>
      <w:r w:rsidRPr="00A0468A">
        <w:rPr>
          <w:rFonts w:ascii="Calibri" w:hAnsi="Calibri" w:cs="Calibri"/>
          <w:noProof/>
        </w:rPr>
        <w:t>, 8(10). doi: 10.1002/ecs2.1987.</w:t>
      </w:r>
    </w:p>
    <w:p w14:paraId="616A9F69"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2B7931">
        <w:rPr>
          <w:rFonts w:ascii="Calibri" w:hAnsi="Calibri" w:cs="Calibri"/>
          <w:noProof/>
          <w:lang w:val="es-ES"/>
        </w:rPr>
        <w:t xml:space="preserve">Tudela-Isanta, M., Fernández-Pascual, E., </w:t>
      </w:r>
      <w:r w:rsidRPr="002B7931">
        <w:rPr>
          <w:rFonts w:ascii="Calibri" w:hAnsi="Calibri" w:cs="Calibri"/>
          <w:i/>
          <w:iCs/>
          <w:noProof/>
          <w:lang w:val="es-ES"/>
        </w:rPr>
        <w:t>et al.</w:t>
      </w:r>
      <w:r w:rsidRPr="002B7931">
        <w:rPr>
          <w:rFonts w:ascii="Calibri" w:hAnsi="Calibri" w:cs="Calibri"/>
          <w:noProof/>
          <w:lang w:val="es-ES"/>
        </w:rPr>
        <w:t xml:space="preserve"> </w:t>
      </w:r>
      <w:r w:rsidRPr="00A0468A">
        <w:rPr>
          <w:rFonts w:ascii="Calibri" w:hAnsi="Calibri" w:cs="Calibri"/>
          <w:noProof/>
        </w:rPr>
        <w:t xml:space="preserve">(2018) ‘Habitat-related seed germination traits in alpine habitats’, </w:t>
      </w:r>
      <w:r w:rsidRPr="00A0468A">
        <w:rPr>
          <w:rFonts w:ascii="Calibri" w:hAnsi="Calibri" w:cs="Calibri"/>
          <w:i/>
          <w:iCs/>
          <w:noProof/>
        </w:rPr>
        <w:t>Ecology and Evolution</w:t>
      </w:r>
      <w:r w:rsidRPr="00A0468A">
        <w:rPr>
          <w:rFonts w:ascii="Calibri" w:hAnsi="Calibri" w:cs="Calibri"/>
          <w:noProof/>
        </w:rPr>
        <w:t>, 8(1), pp. 150–161. doi: 10.1002/ece3.3539.</w:t>
      </w:r>
    </w:p>
    <w:p w14:paraId="527273F5"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2B7931">
        <w:rPr>
          <w:rFonts w:ascii="Calibri" w:hAnsi="Calibri" w:cs="Calibri"/>
          <w:noProof/>
          <w:lang w:val="es-ES"/>
        </w:rPr>
        <w:t xml:space="preserve">Tudela-Isanta, M., Ladouceur, E., </w:t>
      </w:r>
      <w:r w:rsidRPr="002B7931">
        <w:rPr>
          <w:rFonts w:ascii="Calibri" w:hAnsi="Calibri" w:cs="Calibri"/>
          <w:i/>
          <w:iCs/>
          <w:noProof/>
          <w:lang w:val="es-ES"/>
        </w:rPr>
        <w:t>et al.</w:t>
      </w:r>
      <w:r w:rsidRPr="002B7931">
        <w:rPr>
          <w:rFonts w:ascii="Calibri" w:hAnsi="Calibri" w:cs="Calibri"/>
          <w:noProof/>
          <w:lang w:val="es-ES"/>
        </w:rPr>
        <w:t xml:space="preserve"> </w:t>
      </w:r>
      <w:r w:rsidRPr="00A0468A">
        <w:rPr>
          <w:rFonts w:ascii="Calibri" w:hAnsi="Calibri" w:cs="Calibri"/>
          <w:noProof/>
        </w:rPr>
        <w:t xml:space="preserve">(2018) ‘The seed germination niche limits the distribution of some plant species in calcareous or siliceous alpine bedrocks’, </w:t>
      </w:r>
      <w:r w:rsidRPr="00A0468A">
        <w:rPr>
          <w:rFonts w:ascii="Calibri" w:hAnsi="Calibri" w:cs="Calibri"/>
          <w:i/>
          <w:iCs/>
          <w:noProof/>
        </w:rPr>
        <w:t>Alpine Botany</w:t>
      </w:r>
      <w:r w:rsidRPr="00A0468A">
        <w:rPr>
          <w:rFonts w:ascii="Calibri" w:hAnsi="Calibri" w:cs="Calibri"/>
          <w:noProof/>
        </w:rPr>
        <w:t>, 128(1), pp. 83–95. doi: 10.1007/s00035-018-0199-0.</w:t>
      </w:r>
    </w:p>
    <w:p w14:paraId="0BD75EAA"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Venn, S., Morgan, J. W. and Lord, J. M. (2013) ‘Foliar freezing resistance of Australian alpine plants over the growing season’, </w:t>
      </w:r>
      <w:r w:rsidRPr="00A0468A">
        <w:rPr>
          <w:rFonts w:ascii="Calibri" w:hAnsi="Calibri" w:cs="Calibri"/>
          <w:i/>
          <w:iCs/>
          <w:noProof/>
        </w:rPr>
        <w:t>Austral Ecology</w:t>
      </w:r>
      <w:r w:rsidRPr="00A0468A">
        <w:rPr>
          <w:rFonts w:ascii="Calibri" w:hAnsi="Calibri" w:cs="Calibri"/>
          <w:noProof/>
        </w:rPr>
        <w:t>, 38(2), pp. 152–161.</w:t>
      </w:r>
    </w:p>
    <w:p w14:paraId="60575F5F"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Verdú, A. and Traveset, A. (2005) ‘EARLY EMERGENCE ENHANCES PLANT FITNESS: A PHYLOGENETICALLY CONTROLLED META-ANALYSIS’, </w:t>
      </w:r>
      <w:r w:rsidRPr="00A0468A">
        <w:rPr>
          <w:rFonts w:ascii="Calibri" w:hAnsi="Calibri" w:cs="Calibri"/>
          <w:i/>
          <w:iCs/>
          <w:noProof/>
        </w:rPr>
        <w:t>Ecology</w:t>
      </w:r>
      <w:r w:rsidRPr="00A0468A">
        <w:rPr>
          <w:rFonts w:ascii="Calibri" w:hAnsi="Calibri" w:cs="Calibri"/>
          <w:noProof/>
        </w:rPr>
        <w:t>, 86(6), pp. 1385–1394. doi: 10.1890/04-1647.</w:t>
      </w:r>
    </w:p>
    <w:p w14:paraId="12F2A185"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Wagner, I. and Simons, A. M. (2009) ‘Divergence in Germination Traits among Arctic and Alpinepopulations of Koenigia islandica: Light Requirements’, </w:t>
      </w:r>
      <w:r w:rsidRPr="00A0468A">
        <w:rPr>
          <w:rFonts w:ascii="Calibri" w:hAnsi="Calibri" w:cs="Calibri"/>
          <w:i/>
          <w:iCs/>
          <w:noProof/>
        </w:rPr>
        <w:t>Plant Ecology</w:t>
      </w:r>
      <w:r w:rsidRPr="00A0468A">
        <w:rPr>
          <w:rFonts w:ascii="Calibri" w:hAnsi="Calibri" w:cs="Calibri"/>
          <w:noProof/>
        </w:rPr>
        <w:t>, 204(1), pp. 145–153. doi: 10.1007/sl 1258-009-9578-3.</w:t>
      </w:r>
    </w:p>
    <w:p w14:paraId="012B3546"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Wei, T. and Simko, V. (2021) ‘R package “corrplot”: Visualization of a Correlation Matrix’. Available at: https://github.com/taiyun/corrplot.</w:t>
      </w:r>
    </w:p>
    <w:p w14:paraId="71A77C9E" w14:textId="77777777" w:rsidR="00A0468A" w:rsidRPr="00A0468A" w:rsidRDefault="00A0468A" w:rsidP="00A0468A">
      <w:pPr>
        <w:widowControl w:val="0"/>
        <w:autoSpaceDE w:val="0"/>
        <w:autoSpaceDN w:val="0"/>
        <w:adjustRightInd w:val="0"/>
        <w:spacing w:line="360" w:lineRule="auto"/>
        <w:rPr>
          <w:rFonts w:ascii="Calibri" w:hAnsi="Calibri" w:cs="Calibri"/>
          <w:noProof/>
        </w:rPr>
      </w:pPr>
      <w:r w:rsidRPr="00A0468A">
        <w:rPr>
          <w:rFonts w:ascii="Calibri" w:hAnsi="Calibri" w:cs="Calibri"/>
          <w:noProof/>
        </w:rPr>
        <w:t xml:space="preserve">Zhang, Y. </w:t>
      </w:r>
      <w:r w:rsidRPr="00A0468A">
        <w:rPr>
          <w:rFonts w:ascii="Calibri" w:hAnsi="Calibri" w:cs="Calibri"/>
          <w:i/>
          <w:iCs/>
          <w:noProof/>
        </w:rPr>
        <w:t>et al.</w:t>
      </w:r>
      <w:r w:rsidRPr="00A0468A">
        <w:rPr>
          <w:rFonts w:ascii="Calibri" w:hAnsi="Calibri" w:cs="Calibri"/>
          <w:noProof/>
        </w:rPr>
        <w:t xml:space="preserve"> (2005) ‘Soil temperature in Canada during the twentieth century: Complex responses to atmospheric climate change’, </w:t>
      </w:r>
      <w:r w:rsidRPr="00A0468A">
        <w:rPr>
          <w:rFonts w:ascii="Calibri" w:hAnsi="Calibri" w:cs="Calibri"/>
          <w:i/>
          <w:iCs/>
          <w:noProof/>
        </w:rPr>
        <w:t>Journal of Geophysical Research D: Atmospheres</w:t>
      </w:r>
      <w:r w:rsidRPr="00A0468A">
        <w:rPr>
          <w:rFonts w:ascii="Calibri" w:hAnsi="Calibri" w:cs="Calibri"/>
          <w:noProof/>
        </w:rPr>
        <w:t>, 110(3), pp. 1–15. doi: 10.1029/2004JD004910.</w:t>
      </w:r>
    </w:p>
    <w:p w14:paraId="5B42D738" w14:textId="7B060E14" w:rsidR="00023986" w:rsidRPr="00023986" w:rsidRDefault="00A0468A" w:rsidP="00023986">
      <w:pPr>
        <w:spacing w:line="360" w:lineRule="auto"/>
        <w:rPr>
          <w:lang w:eastAsia="ca-ES"/>
        </w:rPr>
      </w:pPr>
      <w:r>
        <w:rPr>
          <w:lang w:eastAsia="ca-ES"/>
        </w:rPr>
        <w:fldChar w:fldCharType="end"/>
      </w:r>
    </w:p>
    <w:p w14:paraId="34578495" w14:textId="66206AD8" w:rsidR="007E6974" w:rsidRPr="00F95F23" w:rsidRDefault="007E6974" w:rsidP="00023986">
      <w:pPr>
        <w:pStyle w:val="Heading2"/>
        <w:spacing w:line="360" w:lineRule="auto"/>
        <w:rPr>
          <w:lang w:eastAsia="ca-ES"/>
        </w:rPr>
      </w:pPr>
      <w:r w:rsidRPr="00F95F23">
        <w:rPr>
          <w:lang w:eastAsia="ca-ES"/>
        </w:rPr>
        <w:t>Supporting information</w:t>
      </w:r>
    </w:p>
    <w:p w14:paraId="58421F9D" w14:textId="1AC0E447" w:rsidR="004301E9" w:rsidRDefault="004301E9" w:rsidP="00023986">
      <w:pPr>
        <w:spacing w:line="360" w:lineRule="auto"/>
        <w:jc w:val="both"/>
      </w:pPr>
      <w:r w:rsidRPr="004301E9">
        <w:t>Additional Supporting Information may be found online in the</w:t>
      </w:r>
      <w:r w:rsidR="00B229CA">
        <w:t xml:space="preserve"> </w:t>
      </w:r>
      <w:r w:rsidRPr="004301E9">
        <w:t>Supporting Information section at the end of the article</w:t>
      </w:r>
      <w:r w:rsidR="00BF518C">
        <w:t>.</w:t>
      </w:r>
    </w:p>
    <w:p w14:paraId="26825235" w14:textId="3655F62C" w:rsidR="009058CF" w:rsidRDefault="00DB19DB" w:rsidP="00023986">
      <w:pPr>
        <w:spacing w:line="360" w:lineRule="auto"/>
        <w:jc w:val="both"/>
      </w:pPr>
      <w:r>
        <w:t>Table</w:t>
      </w:r>
      <w:r w:rsidR="004301E9">
        <w:t xml:space="preserve"> S1</w:t>
      </w:r>
      <w:r w:rsidR="009D6D7F">
        <w:t xml:space="preserve"> Raw germination data</w:t>
      </w:r>
    </w:p>
    <w:p w14:paraId="47D1F1C4" w14:textId="4BEF4C1F" w:rsidR="00DB19DB" w:rsidRDefault="00DB19DB" w:rsidP="00023986">
      <w:pPr>
        <w:spacing w:line="360" w:lineRule="auto"/>
        <w:jc w:val="both"/>
      </w:pPr>
      <w:r>
        <w:t>Table S2 Detailed incubator programs</w:t>
      </w:r>
    </w:p>
    <w:p w14:paraId="5A65368E" w14:textId="0EA184E5" w:rsidR="00F720B5" w:rsidRDefault="00F720B5" w:rsidP="00023986">
      <w:pPr>
        <w:spacing w:line="360" w:lineRule="auto"/>
        <w:jc w:val="both"/>
      </w:pPr>
      <w:r>
        <w:t>Table S3 Complete species germination traits</w:t>
      </w:r>
    </w:p>
    <w:p w14:paraId="77AF3242" w14:textId="5D0FA1B1" w:rsidR="007C764C" w:rsidRDefault="007C764C" w:rsidP="00023986">
      <w:pPr>
        <w:spacing w:line="360" w:lineRule="auto"/>
        <w:jc w:val="both"/>
      </w:pPr>
      <w:r>
        <w:t>Table S4 PCA traits axis contributions</w:t>
      </w:r>
    </w:p>
    <w:p w14:paraId="6DD8B7C9" w14:textId="683361CA" w:rsidR="007C764C" w:rsidRDefault="007C764C" w:rsidP="00023986">
      <w:pPr>
        <w:spacing w:line="360" w:lineRule="auto"/>
        <w:jc w:val="both"/>
      </w:pPr>
      <w:r>
        <w:t>Table S5 Phylogenetic signals and random factors significances</w:t>
      </w:r>
    </w:p>
    <w:p w14:paraId="3F6D35EB" w14:textId="275DE150" w:rsidR="00637C83" w:rsidRDefault="009058CF" w:rsidP="00023986">
      <w:pPr>
        <w:spacing w:line="360" w:lineRule="auto"/>
        <w:jc w:val="both"/>
      </w:pPr>
      <w:r>
        <w:lastRenderedPageBreak/>
        <w:t>Fig</w:t>
      </w:r>
      <w:r w:rsidR="00637C83">
        <w:t>. S1</w:t>
      </w:r>
      <w:r w:rsidR="00A52EA4">
        <w:t xml:space="preserve"> Germination traits correlation plots</w:t>
      </w:r>
    </w:p>
    <w:p w14:paraId="62743430" w14:textId="7B855FDA" w:rsidR="00637C83" w:rsidRDefault="00637C83" w:rsidP="00023986">
      <w:pPr>
        <w:spacing w:line="360" w:lineRule="auto"/>
        <w:jc w:val="both"/>
      </w:pPr>
      <w:r>
        <w:t>Fig. S2</w:t>
      </w:r>
      <w:r w:rsidR="005D42E3">
        <w:t xml:space="preserve"> Field and laboratory germination comparison</w:t>
      </w:r>
    </w:p>
    <w:p w14:paraId="6014D933" w14:textId="0E5BE618" w:rsidR="00330C2E" w:rsidRDefault="00330C2E" w:rsidP="00023986">
      <w:pPr>
        <w:spacing w:line="360" w:lineRule="auto"/>
        <w:jc w:val="both"/>
      </w:pPr>
      <w:r>
        <w:t>Fig. S3 Individual species germination curves per sampling site and incubator</w:t>
      </w:r>
    </w:p>
    <w:p w14:paraId="5ACFCCC0" w14:textId="77777777" w:rsidR="00BF518C" w:rsidRDefault="00637C83" w:rsidP="00023986">
      <w:pPr>
        <w:spacing w:line="360" w:lineRule="auto"/>
        <w:jc w:val="both"/>
      </w:pPr>
      <w:r>
        <w:t>Methods S1 R code with comments</w:t>
      </w:r>
    </w:p>
    <w:p w14:paraId="52C4498B" w14:textId="27486D20" w:rsidR="00757052" w:rsidRPr="00F95F23" w:rsidRDefault="00757052" w:rsidP="00023986">
      <w:pPr>
        <w:spacing w:line="360" w:lineRule="auto"/>
        <w:jc w:val="both"/>
        <w:rPr>
          <w:rFonts w:asciiTheme="majorHAnsi" w:eastAsiaTheme="majorEastAsia" w:hAnsiTheme="majorHAnsi" w:cstheme="majorBidi"/>
          <w:color w:val="2F5496" w:themeColor="accent1" w:themeShade="BF"/>
          <w:sz w:val="32"/>
          <w:szCs w:val="32"/>
        </w:rPr>
      </w:pPr>
      <w:r w:rsidRPr="00F95F23">
        <w:br w:type="page"/>
      </w:r>
    </w:p>
    <w:p w14:paraId="0899F9CE" w14:textId="0E6BA5CC" w:rsidR="00763CF7" w:rsidRPr="00F95F23" w:rsidRDefault="00E86840" w:rsidP="009D6475">
      <w:pPr>
        <w:pStyle w:val="Heading1"/>
      </w:pPr>
      <w:r w:rsidRPr="00F95F23">
        <w:lastRenderedPageBreak/>
        <w:t>Tables and figures</w:t>
      </w:r>
    </w:p>
    <w:p w14:paraId="4CEF6E41" w14:textId="01C8AF9E" w:rsidR="00BA52B0" w:rsidRPr="00F95F23" w:rsidRDefault="00BA52B0" w:rsidP="00BA52B0">
      <w:pPr>
        <w:rPr>
          <w:del w:id="1335" w:author="FRANCISCO DE BORJA JIMENEZ-ALFARO GONZALEZ" w:date="2024-02-16T07:45:00Z"/>
        </w:rPr>
      </w:pPr>
      <w:del w:id="1336" w:author="FRANCISCO DE BORJA JIMENEZ-ALFARO GONZALEZ" w:date="2024-02-16T07:45:00Z">
        <w:r w:rsidDel="64666961">
          <w:delText xml:space="preserve">Table 1. </w:delText>
        </w:r>
        <w:r w:rsidDel="218B5254">
          <w:delText>Comparison of laboratory and field experiment highest germination peak for both microclimatic conditions.</w:delText>
        </w:r>
      </w:del>
    </w:p>
    <w:tbl>
      <w:tblPr>
        <w:tblW w:w="8642" w:type="dxa"/>
        <w:tblCellMar>
          <w:left w:w="70" w:type="dxa"/>
          <w:right w:w="70" w:type="dxa"/>
        </w:tblCellMar>
        <w:tblLook w:val="04A0" w:firstRow="1" w:lastRow="0" w:firstColumn="1" w:lastColumn="0" w:noHBand="0" w:noVBand="1"/>
      </w:tblPr>
      <w:tblGrid>
        <w:gridCol w:w="1492"/>
        <w:gridCol w:w="1939"/>
        <w:gridCol w:w="1196"/>
        <w:gridCol w:w="1464"/>
        <w:gridCol w:w="1259"/>
        <w:gridCol w:w="1292"/>
      </w:tblGrid>
      <w:tr w:rsidR="00231E87" w:rsidRPr="00F95F23" w14:paraId="50511D84" w14:textId="77777777" w:rsidTr="500F0B95">
        <w:trPr>
          <w:trHeight w:val="245"/>
          <w:del w:id="1337" w:author="FRANCISCO DE BORJA JIMENEZ-ALFARO GONZALEZ" w:date="2024-02-16T07:45:00Z"/>
        </w:trPr>
        <w:tc>
          <w:tcPr>
            <w:tcW w:w="149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927976A"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System</w:t>
            </w:r>
          </w:p>
        </w:tc>
        <w:tc>
          <w:tcPr>
            <w:tcW w:w="193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EE87BB3"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Species</w:t>
            </w:r>
          </w:p>
        </w:tc>
        <w:tc>
          <w:tcPr>
            <w:tcW w:w="26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57DE52B9"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Fellfield germination peak</w:t>
            </w:r>
          </w:p>
        </w:tc>
        <w:tc>
          <w:tcPr>
            <w:tcW w:w="2551"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18751A" w14:textId="77777777" w:rsidR="00BA52B0" w:rsidRPr="00F95F23" w:rsidRDefault="00BA52B0" w:rsidP="00231E87">
            <w:pPr>
              <w:spacing w:after="0" w:line="240" w:lineRule="auto"/>
              <w:jc w:val="center"/>
              <w:rPr>
                <w:rFonts w:ascii="Calibri" w:eastAsia="Times New Roman" w:hAnsi="Calibri" w:cs="Calibri"/>
                <w:color w:val="000000"/>
                <w:lang w:eastAsia="ca-ES"/>
              </w:rPr>
            </w:pPr>
            <w:proofErr w:type="spellStart"/>
            <w:r w:rsidRPr="00F95F23">
              <w:rPr>
                <w:rFonts w:ascii="Calibri" w:eastAsia="Times New Roman" w:hAnsi="Calibri" w:cs="Calibri"/>
                <w:color w:val="000000"/>
                <w:lang w:eastAsia="ca-ES"/>
              </w:rPr>
              <w:t>Snowbed</w:t>
            </w:r>
            <w:proofErr w:type="spellEnd"/>
            <w:r w:rsidRPr="00F95F23">
              <w:rPr>
                <w:rFonts w:ascii="Calibri" w:eastAsia="Times New Roman" w:hAnsi="Calibri" w:cs="Calibri"/>
                <w:color w:val="000000"/>
                <w:lang w:eastAsia="ca-ES"/>
              </w:rPr>
              <w:t xml:space="preserve"> germination peak</w:t>
            </w:r>
          </w:p>
        </w:tc>
      </w:tr>
      <w:tr w:rsidR="00BA52B0" w:rsidRPr="00F95F23" w14:paraId="4C878E13" w14:textId="77777777" w:rsidTr="500F0B95">
        <w:trPr>
          <w:trHeight w:val="245"/>
          <w:del w:id="1338" w:author="FRANCISCO DE BORJA JIMENEZ-ALFARO GONZALEZ" w:date="2024-02-16T07:45:00Z"/>
        </w:trPr>
        <w:tc>
          <w:tcPr>
            <w:tcW w:w="1492" w:type="dxa"/>
            <w:vMerge/>
            <w:vAlign w:val="center"/>
            <w:hideMark/>
          </w:tcPr>
          <w:p w14:paraId="52E63E33" w14:textId="77777777" w:rsidR="00BA52B0" w:rsidRPr="00F95F23" w:rsidRDefault="00BA52B0" w:rsidP="00231E87">
            <w:pPr>
              <w:spacing w:after="0" w:line="240" w:lineRule="auto"/>
              <w:jc w:val="center"/>
              <w:rPr>
                <w:rFonts w:ascii="Calibri" w:eastAsia="Times New Roman" w:hAnsi="Calibri" w:cs="Calibri"/>
                <w:color w:val="000000"/>
                <w:lang w:eastAsia="ca-ES"/>
              </w:rPr>
            </w:pPr>
          </w:p>
        </w:tc>
        <w:tc>
          <w:tcPr>
            <w:tcW w:w="1939" w:type="dxa"/>
            <w:vMerge/>
            <w:vAlign w:val="center"/>
            <w:hideMark/>
          </w:tcPr>
          <w:p w14:paraId="65ECFDEC" w14:textId="77777777" w:rsidR="00BA52B0" w:rsidRPr="00F95F23" w:rsidRDefault="00BA52B0" w:rsidP="00231E87">
            <w:pPr>
              <w:spacing w:after="0" w:line="240" w:lineRule="auto"/>
              <w:jc w:val="center"/>
              <w:rPr>
                <w:rFonts w:ascii="Calibri" w:eastAsia="Times New Roman" w:hAnsi="Calibri" w:cs="Calibri"/>
                <w:color w:val="000000"/>
                <w:lang w:eastAsia="ca-ES"/>
              </w:rPr>
            </w:pPr>
          </w:p>
        </w:tc>
        <w:tc>
          <w:tcPr>
            <w:tcW w:w="1196" w:type="dxa"/>
            <w:tcBorders>
              <w:top w:val="nil"/>
              <w:left w:val="nil"/>
              <w:bottom w:val="single" w:sz="4" w:space="0" w:color="auto"/>
              <w:right w:val="single" w:sz="4" w:space="0" w:color="auto"/>
            </w:tcBorders>
            <w:shd w:val="clear" w:color="auto" w:fill="auto"/>
            <w:vAlign w:val="center"/>
            <w:hideMark/>
          </w:tcPr>
          <w:p w14:paraId="4FD626F1" w14:textId="099E1C96"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Laboratory</w:t>
            </w:r>
          </w:p>
        </w:tc>
        <w:tc>
          <w:tcPr>
            <w:tcW w:w="1464" w:type="dxa"/>
            <w:tcBorders>
              <w:top w:val="nil"/>
              <w:left w:val="nil"/>
              <w:bottom w:val="single" w:sz="4" w:space="0" w:color="auto"/>
              <w:right w:val="single" w:sz="4" w:space="0" w:color="auto"/>
            </w:tcBorders>
            <w:shd w:val="clear" w:color="auto" w:fill="auto"/>
            <w:vAlign w:val="center"/>
            <w:hideMark/>
          </w:tcPr>
          <w:p w14:paraId="65A0CE14" w14:textId="11BB6A01"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Field</w:t>
            </w:r>
          </w:p>
        </w:tc>
        <w:tc>
          <w:tcPr>
            <w:tcW w:w="1259" w:type="dxa"/>
            <w:tcBorders>
              <w:top w:val="nil"/>
              <w:left w:val="nil"/>
              <w:bottom w:val="single" w:sz="4" w:space="0" w:color="auto"/>
              <w:right w:val="single" w:sz="4" w:space="0" w:color="auto"/>
            </w:tcBorders>
            <w:shd w:val="clear" w:color="auto" w:fill="auto"/>
            <w:vAlign w:val="center"/>
            <w:hideMark/>
          </w:tcPr>
          <w:p w14:paraId="650ECFFF" w14:textId="5DDE751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Laboratory</w:t>
            </w:r>
          </w:p>
        </w:tc>
        <w:tc>
          <w:tcPr>
            <w:tcW w:w="1292" w:type="dxa"/>
            <w:tcBorders>
              <w:top w:val="nil"/>
              <w:left w:val="nil"/>
              <w:bottom w:val="single" w:sz="4" w:space="0" w:color="auto"/>
              <w:right w:val="single" w:sz="4" w:space="0" w:color="auto"/>
            </w:tcBorders>
            <w:shd w:val="clear" w:color="auto" w:fill="auto"/>
            <w:vAlign w:val="center"/>
            <w:hideMark/>
          </w:tcPr>
          <w:p w14:paraId="044E57B6" w14:textId="3A3ECD32"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Field</w:t>
            </w:r>
          </w:p>
        </w:tc>
      </w:tr>
      <w:tr w:rsidR="00BA52B0" w:rsidRPr="00F95F23" w14:paraId="19968191" w14:textId="77777777" w:rsidTr="500F0B95">
        <w:trPr>
          <w:trHeight w:val="245"/>
          <w:del w:id="1339" w:author="FRANCISCO DE BORJA JIMENEZ-ALFARO GONZALEZ" w:date="2024-02-16T07:45:00Z"/>
        </w:trPr>
        <w:tc>
          <w:tcPr>
            <w:tcW w:w="14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624825"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Mediterranean</w:t>
            </w:r>
          </w:p>
        </w:tc>
        <w:tc>
          <w:tcPr>
            <w:tcW w:w="1939" w:type="dxa"/>
            <w:tcBorders>
              <w:top w:val="nil"/>
              <w:left w:val="nil"/>
              <w:bottom w:val="single" w:sz="4" w:space="0" w:color="auto"/>
              <w:right w:val="single" w:sz="4" w:space="0" w:color="auto"/>
            </w:tcBorders>
            <w:shd w:val="clear" w:color="auto" w:fill="auto"/>
            <w:noWrap/>
            <w:vAlign w:val="center"/>
            <w:hideMark/>
          </w:tcPr>
          <w:p w14:paraId="607673BA" w14:textId="77777777" w:rsidR="00BA52B0" w:rsidRPr="00F95F23" w:rsidRDefault="00BA52B0" w:rsidP="00231E87">
            <w:pPr>
              <w:spacing w:after="0" w:line="240" w:lineRule="auto"/>
              <w:jc w:val="center"/>
              <w:rPr>
                <w:rFonts w:ascii="Calibri" w:eastAsia="Times New Roman" w:hAnsi="Calibri" w:cs="Calibri"/>
                <w:i/>
                <w:iCs/>
                <w:color w:val="000000"/>
                <w:lang w:eastAsia="ca-ES"/>
              </w:rPr>
            </w:pPr>
            <w:proofErr w:type="spellStart"/>
            <w:r w:rsidRPr="00F95F23">
              <w:rPr>
                <w:rFonts w:ascii="Calibri" w:eastAsia="Times New Roman" w:hAnsi="Calibri" w:cs="Calibri"/>
                <w:i/>
                <w:iCs/>
                <w:color w:val="000000"/>
                <w:lang w:eastAsia="ca-ES"/>
              </w:rPr>
              <w:t>Armeria</w:t>
            </w:r>
            <w:proofErr w:type="spellEnd"/>
            <w:r w:rsidRPr="00F95F23">
              <w:rPr>
                <w:rFonts w:ascii="Calibri" w:eastAsia="Times New Roman" w:hAnsi="Calibri" w:cs="Calibri"/>
                <w:i/>
                <w:iCs/>
                <w:color w:val="000000"/>
                <w:lang w:eastAsia="ca-ES"/>
              </w:rPr>
              <w:t xml:space="preserve"> </w:t>
            </w:r>
            <w:proofErr w:type="spellStart"/>
            <w:r w:rsidRPr="00F95F23">
              <w:rPr>
                <w:rFonts w:ascii="Calibri" w:eastAsia="Times New Roman" w:hAnsi="Calibri" w:cs="Calibri"/>
                <w:i/>
                <w:iCs/>
                <w:color w:val="000000"/>
                <w:lang w:eastAsia="ca-ES"/>
              </w:rPr>
              <w:t>duriaei</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14:paraId="3B42A0EE"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Autumn</w:t>
            </w:r>
          </w:p>
        </w:tc>
        <w:tc>
          <w:tcPr>
            <w:tcW w:w="1464" w:type="dxa"/>
            <w:tcBorders>
              <w:top w:val="nil"/>
              <w:left w:val="nil"/>
              <w:bottom w:val="single" w:sz="4" w:space="0" w:color="auto"/>
              <w:right w:val="single" w:sz="4" w:space="0" w:color="auto"/>
            </w:tcBorders>
            <w:shd w:val="clear" w:color="auto" w:fill="auto"/>
            <w:noWrap/>
            <w:vAlign w:val="center"/>
            <w:hideMark/>
          </w:tcPr>
          <w:p w14:paraId="062495B1"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2</w:t>
            </w:r>
            <w:r w:rsidRPr="00F95F23">
              <w:rPr>
                <w:rFonts w:ascii="Calibri" w:eastAsia="Times New Roman" w:hAnsi="Calibri" w:cs="Calibri"/>
                <w:color w:val="000000"/>
                <w:vertAlign w:val="superscript"/>
                <w:lang w:eastAsia="ca-ES"/>
              </w:rPr>
              <w:t>nd</w:t>
            </w:r>
            <w:r w:rsidRPr="00F95F23">
              <w:rPr>
                <w:rFonts w:ascii="Calibri" w:eastAsia="Times New Roman" w:hAnsi="Calibri" w:cs="Calibri"/>
                <w:color w:val="000000"/>
                <w:lang w:eastAsia="ca-ES"/>
              </w:rPr>
              <w:t xml:space="preserve"> Autumn</w:t>
            </w:r>
          </w:p>
        </w:tc>
        <w:tc>
          <w:tcPr>
            <w:tcW w:w="1259" w:type="dxa"/>
            <w:tcBorders>
              <w:top w:val="nil"/>
              <w:left w:val="nil"/>
              <w:bottom w:val="single" w:sz="4" w:space="0" w:color="auto"/>
              <w:right w:val="single" w:sz="4" w:space="0" w:color="auto"/>
            </w:tcBorders>
            <w:shd w:val="clear" w:color="auto" w:fill="auto"/>
            <w:noWrap/>
            <w:vAlign w:val="center"/>
            <w:hideMark/>
          </w:tcPr>
          <w:p w14:paraId="448F68DD"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Autumn</w:t>
            </w:r>
          </w:p>
        </w:tc>
        <w:tc>
          <w:tcPr>
            <w:tcW w:w="1292" w:type="dxa"/>
            <w:tcBorders>
              <w:top w:val="nil"/>
              <w:left w:val="nil"/>
              <w:bottom w:val="single" w:sz="4" w:space="0" w:color="auto"/>
              <w:right w:val="single" w:sz="4" w:space="0" w:color="auto"/>
            </w:tcBorders>
            <w:shd w:val="clear" w:color="auto" w:fill="auto"/>
            <w:noWrap/>
            <w:vAlign w:val="center"/>
            <w:hideMark/>
          </w:tcPr>
          <w:p w14:paraId="4CB6BDA7"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2</w:t>
            </w:r>
            <w:r w:rsidRPr="00F95F23">
              <w:rPr>
                <w:rFonts w:ascii="Calibri" w:eastAsia="Times New Roman" w:hAnsi="Calibri" w:cs="Calibri"/>
                <w:color w:val="000000"/>
                <w:vertAlign w:val="superscript"/>
                <w:lang w:eastAsia="ca-ES"/>
              </w:rPr>
              <w:t>nd</w:t>
            </w:r>
            <w:r w:rsidRPr="00F95F23">
              <w:rPr>
                <w:rFonts w:ascii="Calibri" w:eastAsia="Times New Roman" w:hAnsi="Calibri" w:cs="Calibri"/>
                <w:color w:val="000000"/>
                <w:lang w:eastAsia="ca-ES"/>
              </w:rPr>
              <w:t xml:space="preserve"> Autumn</w:t>
            </w:r>
          </w:p>
        </w:tc>
      </w:tr>
      <w:tr w:rsidR="00BA52B0" w:rsidRPr="00F95F23" w14:paraId="69B05163" w14:textId="77777777" w:rsidTr="500F0B95">
        <w:trPr>
          <w:trHeight w:val="245"/>
          <w:del w:id="1340" w:author="FRANCISCO DE BORJA JIMENEZ-ALFARO GONZALEZ" w:date="2024-02-16T07:45:00Z"/>
        </w:trPr>
        <w:tc>
          <w:tcPr>
            <w:tcW w:w="1492" w:type="dxa"/>
            <w:vMerge/>
            <w:vAlign w:val="center"/>
            <w:hideMark/>
          </w:tcPr>
          <w:p w14:paraId="3DF55F9B" w14:textId="77777777" w:rsidR="00BA52B0" w:rsidRPr="00F95F23" w:rsidRDefault="00BA52B0" w:rsidP="00231E87">
            <w:pPr>
              <w:spacing w:after="0" w:line="240" w:lineRule="auto"/>
              <w:jc w:val="center"/>
              <w:rPr>
                <w:rFonts w:ascii="Calibri" w:eastAsia="Times New Roman" w:hAnsi="Calibri" w:cs="Calibri"/>
                <w:color w:val="000000"/>
                <w:lang w:eastAsia="ca-ES"/>
              </w:rPr>
            </w:pPr>
          </w:p>
        </w:tc>
        <w:tc>
          <w:tcPr>
            <w:tcW w:w="1939" w:type="dxa"/>
            <w:tcBorders>
              <w:top w:val="nil"/>
              <w:left w:val="nil"/>
              <w:bottom w:val="single" w:sz="4" w:space="0" w:color="auto"/>
              <w:right w:val="single" w:sz="4" w:space="0" w:color="auto"/>
            </w:tcBorders>
            <w:shd w:val="clear" w:color="auto" w:fill="auto"/>
            <w:noWrap/>
            <w:vAlign w:val="center"/>
            <w:hideMark/>
          </w:tcPr>
          <w:p w14:paraId="0961A58A" w14:textId="77777777" w:rsidR="00BA52B0" w:rsidRPr="00F95F23" w:rsidRDefault="00BA52B0" w:rsidP="00231E87">
            <w:pPr>
              <w:spacing w:after="0" w:line="240" w:lineRule="auto"/>
              <w:jc w:val="center"/>
              <w:rPr>
                <w:rFonts w:ascii="Calibri" w:eastAsia="Times New Roman" w:hAnsi="Calibri" w:cs="Calibri"/>
                <w:i/>
                <w:iCs/>
                <w:color w:val="000000"/>
                <w:lang w:eastAsia="ca-ES"/>
              </w:rPr>
            </w:pPr>
            <w:r w:rsidRPr="00F95F23">
              <w:rPr>
                <w:rFonts w:ascii="Calibri" w:eastAsia="Times New Roman" w:hAnsi="Calibri" w:cs="Calibri"/>
                <w:i/>
                <w:iCs/>
                <w:color w:val="000000"/>
                <w:lang w:eastAsia="ca-ES"/>
              </w:rPr>
              <w:t xml:space="preserve">Dianthus </w:t>
            </w:r>
            <w:proofErr w:type="spellStart"/>
            <w:r w:rsidRPr="00F95F23">
              <w:rPr>
                <w:rFonts w:ascii="Calibri" w:eastAsia="Times New Roman" w:hAnsi="Calibri" w:cs="Calibri"/>
                <w:i/>
                <w:iCs/>
                <w:color w:val="000000"/>
                <w:lang w:eastAsia="ca-ES"/>
              </w:rPr>
              <w:t>langeanus</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14:paraId="021845A6"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Autumn</w:t>
            </w:r>
          </w:p>
        </w:tc>
        <w:tc>
          <w:tcPr>
            <w:tcW w:w="1464" w:type="dxa"/>
            <w:tcBorders>
              <w:top w:val="nil"/>
              <w:left w:val="nil"/>
              <w:bottom w:val="single" w:sz="4" w:space="0" w:color="auto"/>
              <w:right w:val="single" w:sz="4" w:space="0" w:color="auto"/>
            </w:tcBorders>
            <w:shd w:val="clear" w:color="auto" w:fill="auto"/>
            <w:noWrap/>
            <w:vAlign w:val="center"/>
            <w:hideMark/>
          </w:tcPr>
          <w:p w14:paraId="1109CB51"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1</w:t>
            </w:r>
            <w:r w:rsidRPr="00F95F23">
              <w:rPr>
                <w:rFonts w:ascii="Calibri" w:eastAsia="Times New Roman" w:hAnsi="Calibri" w:cs="Calibri"/>
                <w:color w:val="000000"/>
                <w:vertAlign w:val="superscript"/>
                <w:lang w:eastAsia="ca-ES"/>
              </w:rPr>
              <w:t>st</w:t>
            </w:r>
            <w:r w:rsidRPr="00F95F23">
              <w:rPr>
                <w:rFonts w:ascii="Calibri" w:eastAsia="Times New Roman" w:hAnsi="Calibri" w:cs="Calibri"/>
                <w:color w:val="000000"/>
                <w:lang w:eastAsia="ca-ES"/>
              </w:rPr>
              <w:t xml:space="preserve"> Autumn</w:t>
            </w:r>
          </w:p>
          <w:p w14:paraId="7834B2B7" w14:textId="6DEF682B"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Spring</w:t>
            </w:r>
          </w:p>
        </w:tc>
        <w:tc>
          <w:tcPr>
            <w:tcW w:w="1259" w:type="dxa"/>
            <w:tcBorders>
              <w:top w:val="nil"/>
              <w:left w:val="nil"/>
              <w:bottom w:val="single" w:sz="4" w:space="0" w:color="auto"/>
              <w:right w:val="single" w:sz="4" w:space="0" w:color="auto"/>
            </w:tcBorders>
            <w:shd w:val="clear" w:color="auto" w:fill="auto"/>
            <w:noWrap/>
            <w:vAlign w:val="center"/>
            <w:hideMark/>
          </w:tcPr>
          <w:p w14:paraId="18B90647"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Autumn</w:t>
            </w:r>
          </w:p>
        </w:tc>
        <w:tc>
          <w:tcPr>
            <w:tcW w:w="1292" w:type="dxa"/>
            <w:tcBorders>
              <w:top w:val="nil"/>
              <w:left w:val="nil"/>
              <w:bottom w:val="single" w:sz="4" w:space="0" w:color="auto"/>
              <w:right w:val="single" w:sz="4" w:space="0" w:color="auto"/>
            </w:tcBorders>
            <w:shd w:val="clear" w:color="auto" w:fill="auto"/>
            <w:noWrap/>
            <w:vAlign w:val="center"/>
            <w:hideMark/>
          </w:tcPr>
          <w:p w14:paraId="1C8BD9DC" w14:textId="77777777" w:rsidR="00231E87"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1</w:t>
            </w:r>
            <w:r w:rsidRPr="00F95F23">
              <w:rPr>
                <w:rFonts w:ascii="Calibri" w:eastAsia="Times New Roman" w:hAnsi="Calibri" w:cs="Calibri"/>
                <w:color w:val="000000"/>
                <w:vertAlign w:val="superscript"/>
                <w:lang w:eastAsia="ca-ES"/>
              </w:rPr>
              <w:t>st</w:t>
            </w:r>
            <w:r w:rsidR="00231E87" w:rsidRPr="00F95F23">
              <w:rPr>
                <w:rFonts w:ascii="Calibri" w:eastAsia="Times New Roman" w:hAnsi="Calibri" w:cs="Calibri"/>
                <w:color w:val="000000"/>
                <w:lang w:eastAsia="ca-ES"/>
              </w:rPr>
              <w:t xml:space="preserve"> Autumn</w:t>
            </w:r>
          </w:p>
          <w:p w14:paraId="0D329CA6" w14:textId="12DC5F0A"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Spring</w:t>
            </w:r>
          </w:p>
        </w:tc>
      </w:tr>
      <w:tr w:rsidR="00BA52B0" w:rsidRPr="00F95F23" w14:paraId="3C77DDBE" w14:textId="77777777" w:rsidTr="500F0B95">
        <w:trPr>
          <w:trHeight w:val="245"/>
          <w:del w:id="1341" w:author="FRANCISCO DE BORJA JIMENEZ-ALFARO GONZALEZ" w:date="2024-02-16T07:45:00Z"/>
        </w:trPr>
        <w:tc>
          <w:tcPr>
            <w:tcW w:w="1492" w:type="dxa"/>
            <w:vMerge/>
            <w:vAlign w:val="center"/>
            <w:hideMark/>
          </w:tcPr>
          <w:p w14:paraId="2C2F2EF0" w14:textId="3C3188CA" w:rsidR="00BA52B0" w:rsidRPr="00F95F23" w:rsidRDefault="00BA52B0" w:rsidP="00231E87">
            <w:pPr>
              <w:spacing w:after="0" w:line="240" w:lineRule="auto"/>
              <w:jc w:val="center"/>
              <w:rPr>
                <w:rFonts w:ascii="Calibri" w:eastAsia="Times New Roman" w:hAnsi="Calibri" w:cs="Calibri"/>
                <w:color w:val="000000"/>
                <w:lang w:eastAsia="ca-ES"/>
              </w:rPr>
            </w:pPr>
          </w:p>
        </w:tc>
        <w:tc>
          <w:tcPr>
            <w:tcW w:w="1939" w:type="dxa"/>
            <w:tcBorders>
              <w:top w:val="nil"/>
              <w:left w:val="nil"/>
              <w:bottom w:val="single" w:sz="4" w:space="0" w:color="auto"/>
              <w:right w:val="single" w:sz="4" w:space="0" w:color="auto"/>
            </w:tcBorders>
            <w:shd w:val="clear" w:color="auto" w:fill="auto"/>
            <w:noWrap/>
            <w:vAlign w:val="center"/>
            <w:hideMark/>
          </w:tcPr>
          <w:p w14:paraId="29287D36" w14:textId="77777777" w:rsidR="00BA52B0" w:rsidRPr="00F95F23" w:rsidRDefault="00BA52B0" w:rsidP="00231E87">
            <w:pPr>
              <w:spacing w:after="0" w:line="240" w:lineRule="auto"/>
              <w:jc w:val="center"/>
              <w:rPr>
                <w:rFonts w:ascii="Calibri" w:eastAsia="Times New Roman" w:hAnsi="Calibri" w:cs="Calibri"/>
                <w:i/>
                <w:iCs/>
                <w:color w:val="000000"/>
                <w:lang w:eastAsia="ca-ES"/>
              </w:rPr>
            </w:pPr>
            <w:proofErr w:type="spellStart"/>
            <w:r w:rsidRPr="00F95F23">
              <w:rPr>
                <w:rFonts w:ascii="Calibri" w:eastAsia="Times New Roman" w:hAnsi="Calibri" w:cs="Calibri"/>
                <w:i/>
                <w:iCs/>
                <w:color w:val="000000"/>
                <w:lang w:eastAsia="ca-ES"/>
              </w:rPr>
              <w:t>Luzula</w:t>
            </w:r>
            <w:proofErr w:type="spellEnd"/>
            <w:r w:rsidRPr="00F95F23">
              <w:rPr>
                <w:rFonts w:ascii="Calibri" w:eastAsia="Times New Roman" w:hAnsi="Calibri" w:cs="Calibri"/>
                <w:i/>
                <w:iCs/>
                <w:color w:val="000000"/>
                <w:lang w:eastAsia="ca-ES"/>
              </w:rPr>
              <w:t xml:space="preserve"> </w:t>
            </w:r>
            <w:proofErr w:type="spellStart"/>
            <w:r w:rsidRPr="00F95F23">
              <w:rPr>
                <w:rFonts w:ascii="Calibri" w:eastAsia="Times New Roman" w:hAnsi="Calibri" w:cs="Calibri"/>
                <w:i/>
                <w:iCs/>
                <w:color w:val="000000"/>
                <w:lang w:eastAsia="ca-ES"/>
              </w:rPr>
              <w:t>caespitosa</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14:paraId="11585A29"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Autumn</w:t>
            </w:r>
          </w:p>
        </w:tc>
        <w:tc>
          <w:tcPr>
            <w:tcW w:w="1464" w:type="dxa"/>
            <w:tcBorders>
              <w:top w:val="nil"/>
              <w:left w:val="nil"/>
              <w:bottom w:val="single" w:sz="4" w:space="0" w:color="auto"/>
              <w:right w:val="single" w:sz="4" w:space="0" w:color="auto"/>
            </w:tcBorders>
            <w:shd w:val="clear" w:color="auto" w:fill="auto"/>
            <w:noWrap/>
            <w:vAlign w:val="center"/>
            <w:hideMark/>
          </w:tcPr>
          <w:p w14:paraId="6671D932"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1</w:t>
            </w:r>
            <w:r w:rsidRPr="00F95F23">
              <w:rPr>
                <w:rFonts w:ascii="Calibri" w:eastAsia="Times New Roman" w:hAnsi="Calibri" w:cs="Calibri"/>
                <w:color w:val="000000"/>
                <w:vertAlign w:val="superscript"/>
                <w:lang w:eastAsia="ca-ES"/>
              </w:rPr>
              <w:t xml:space="preserve">st </w:t>
            </w:r>
            <w:r w:rsidRPr="00F95F23">
              <w:rPr>
                <w:rFonts w:ascii="Calibri" w:eastAsia="Times New Roman" w:hAnsi="Calibri" w:cs="Calibri"/>
                <w:color w:val="000000"/>
                <w:lang w:eastAsia="ca-ES"/>
              </w:rPr>
              <w:t>Autumn</w:t>
            </w:r>
          </w:p>
          <w:p w14:paraId="05878CB2" w14:textId="588DEAE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Spring</w:t>
            </w:r>
          </w:p>
        </w:tc>
        <w:tc>
          <w:tcPr>
            <w:tcW w:w="1259" w:type="dxa"/>
            <w:tcBorders>
              <w:top w:val="nil"/>
              <w:left w:val="nil"/>
              <w:bottom w:val="single" w:sz="4" w:space="0" w:color="auto"/>
              <w:right w:val="single" w:sz="4" w:space="0" w:color="auto"/>
            </w:tcBorders>
            <w:shd w:val="clear" w:color="auto" w:fill="auto"/>
            <w:noWrap/>
            <w:vAlign w:val="center"/>
            <w:hideMark/>
          </w:tcPr>
          <w:p w14:paraId="3C2D4C2D"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Spring</w:t>
            </w:r>
          </w:p>
        </w:tc>
        <w:tc>
          <w:tcPr>
            <w:tcW w:w="1292" w:type="dxa"/>
            <w:tcBorders>
              <w:top w:val="nil"/>
              <w:left w:val="nil"/>
              <w:bottom w:val="single" w:sz="4" w:space="0" w:color="auto"/>
              <w:right w:val="single" w:sz="4" w:space="0" w:color="auto"/>
            </w:tcBorders>
            <w:shd w:val="clear" w:color="auto" w:fill="auto"/>
            <w:noWrap/>
            <w:vAlign w:val="center"/>
            <w:hideMark/>
          </w:tcPr>
          <w:p w14:paraId="2D920BCE" w14:textId="77777777" w:rsidR="00231E87"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1</w:t>
            </w:r>
            <w:r w:rsidRPr="00F95F23">
              <w:rPr>
                <w:rFonts w:ascii="Calibri" w:eastAsia="Times New Roman" w:hAnsi="Calibri" w:cs="Calibri"/>
                <w:color w:val="000000"/>
                <w:vertAlign w:val="superscript"/>
                <w:lang w:eastAsia="ca-ES"/>
              </w:rPr>
              <w:t xml:space="preserve">st </w:t>
            </w:r>
            <w:r w:rsidR="00231E87" w:rsidRPr="00F95F23">
              <w:rPr>
                <w:rFonts w:ascii="Calibri" w:eastAsia="Times New Roman" w:hAnsi="Calibri" w:cs="Calibri"/>
                <w:color w:val="000000"/>
                <w:lang w:eastAsia="ca-ES"/>
              </w:rPr>
              <w:t>Autumn</w:t>
            </w:r>
          </w:p>
          <w:p w14:paraId="30D02713" w14:textId="498C00F5"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Spring</w:t>
            </w:r>
          </w:p>
        </w:tc>
      </w:tr>
      <w:tr w:rsidR="00BA52B0" w:rsidRPr="00F95F23" w14:paraId="1A32FFFF" w14:textId="77777777" w:rsidTr="500F0B95">
        <w:trPr>
          <w:trHeight w:val="245"/>
          <w:del w:id="1342" w:author="FRANCISCO DE BORJA JIMENEZ-ALFARO GONZALEZ" w:date="2024-02-16T07:45:00Z"/>
        </w:trPr>
        <w:tc>
          <w:tcPr>
            <w:tcW w:w="1492" w:type="dxa"/>
            <w:vMerge/>
            <w:vAlign w:val="center"/>
            <w:hideMark/>
          </w:tcPr>
          <w:p w14:paraId="5D8293B2" w14:textId="56DB973B" w:rsidR="00BA52B0" w:rsidRPr="00F95F23" w:rsidRDefault="00BA52B0" w:rsidP="00231E87">
            <w:pPr>
              <w:spacing w:after="0" w:line="240" w:lineRule="auto"/>
              <w:jc w:val="center"/>
              <w:rPr>
                <w:rFonts w:ascii="Calibri" w:eastAsia="Times New Roman" w:hAnsi="Calibri" w:cs="Calibri"/>
                <w:color w:val="000000"/>
                <w:lang w:eastAsia="ca-ES"/>
              </w:rPr>
            </w:pPr>
          </w:p>
        </w:tc>
        <w:tc>
          <w:tcPr>
            <w:tcW w:w="1939" w:type="dxa"/>
            <w:tcBorders>
              <w:top w:val="nil"/>
              <w:left w:val="nil"/>
              <w:bottom w:val="single" w:sz="4" w:space="0" w:color="auto"/>
              <w:right w:val="single" w:sz="4" w:space="0" w:color="auto"/>
            </w:tcBorders>
            <w:shd w:val="clear" w:color="auto" w:fill="auto"/>
            <w:noWrap/>
            <w:vAlign w:val="center"/>
            <w:hideMark/>
          </w:tcPr>
          <w:p w14:paraId="7568ED0D" w14:textId="77777777" w:rsidR="00BA52B0" w:rsidRPr="00F95F23" w:rsidRDefault="00BA52B0" w:rsidP="00231E87">
            <w:pPr>
              <w:spacing w:after="0" w:line="240" w:lineRule="auto"/>
              <w:jc w:val="center"/>
              <w:rPr>
                <w:rFonts w:ascii="Calibri" w:eastAsia="Times New Roman" w:hAnsi="Calibri" w:cs="Calibri"/>
                <w:i/>
                <w:iCs/>
                <w:color w:val="000000"/>
                <w:lang w:eastAsia="ca-ES"/>
              </w:rPr>
            </w:pPr>
            <w:proofErr w:type="spellStart"/>
            <w:r w:rsidRPr="00F95F23">
              <w:rPr>
                <w:rFonts w:ascii="Calibri" w:eastAsia="Times New Roman" w:hAnsi="Calibri" w:cs="Calibri"/>
                <w:i/>
                <w:iCs/>
                <w:color w:val="000000"/>
                <w:lang w:eastAsia="ca-ES"/>
              </w:rPr>
              <w:t>Phyteuma</w:t>
            </w:r>
            <w:proofErr w:type="spellEnd"/>
            <w:r w:rsidRPr="00F95F23">
              <w:rPr>
                <w:rFonts w:ascii="Calibri" w:eastAsia="Times New Roman" w:hAnsi="Calibri" w:cs="Calibri"/>
                <w:i/>
                <w:iCs/>
                <w:color w:val="000000"/>
                <w:lang w:eastAsia="ca-ES"/>
              </w:rPr>
              <w:t xml:space="preserve"> </w:t>
            </w:r>
            <w:proofErr w:type="spellStart"/>
            <w:r w:rsidRPr="00F95F23">
              <w:rPr>
                <w:rFonts w:ascii="Calibri" w:eastAsia="Times New Roman" w:hAnsi="Calibri" w:cs="Calibri"/>
                <w:i/>
                <w:iCs/>
                <w:color w:val="000000"/>
                <w:lang w:eastAsia="ca-ES"/>
              </w:rPr>
              <w:t>hemisphaericum</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14:paraId="555B004F"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Spring</w:t>
            </w:r>
          </w:p>
        </w:tc>
        <w:tc>
          <w:tcPr>
            <w:tcW w:w="1464" w:type="dxa"/>
            <w:tcBorders>
              <w:top w:val="nil"/>
              <w:left w:val="nil"/>
              <w:bottom w:val="single" w:sz="4" w:space="0" w:color="auto"/>
              <w:right w:val="single" w:sz="4" w:space="0" w:color="auto"/>
            </w:tcBorders>
            <w:shd w:val="clear" w:color="auto" w:fill="auto"/>
            <w:noWrap/>
            <w:vAlign w:val="center"/>
            <w:hideMark/>
          </w:tcPr>
          <w:p w14:paraId="1F27C8D1"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Spring</w:t>
            </w:r>
          </w:p>
        </w:tc>
        <w:tc>
          <w:tcPr>
            <w:tcW w:w="1259" w:type="dxa"/>
            <w:tcBorders>
              <w:top w:val="nil"/>
              <w:left w:val="nil"/>
              <w:bottom w:val="single" w:sz="4" w:space="0" w:color="auto"/>
              <w:right w:val="single" w:sz="4" w:space="0" w:color="auto"/>
            </w:tcBorders>
            <w:shd w:val="clear" w:color="auto" w:fill="auto"/>
            <w:noWrap/>
            <w:vAlign w:val="center"/>
            <w:hideMark/>
          </w:tcPr>
          <w:p w14:paraId="544FC5E7"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Summer</w:t>
            </w:r>
          </w:p>
        </w:tc>
        <w:tc>
          <w:tcPr>
            <w:tcW w:w="1292" w:type="dxa"/>
            <w:tcBorders>
              <w:top w:val="nil"/>
              <w:left w:val="nil"/>
              <w:bottom w:val="single" w:sz="4" w:space="0" w:color="auto"/>
              <w:right w:val="single" w:sz="4" w:space="0" w:color="auto"/>
            </w:tcBorders>
            <w:shd w:val="clear" w:color="auto" w:fill="auto"/>
            <w:noWrap/>
            <w:vAlign w:val="center"/>
            <w:hideMark/>
          </w:tcPr>
          <w:p w14:paraId="10DFE24D" w14:textId="77777777" w:rsidR="00231E87" w:rsidRPr="00F95F23" w:rsidRDefault="00231E87"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Spring</w:t>
            </w:r>
          </w:p>
          <w:p w14:paraId="13680FCE" w14:textId="474C8543"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2</w:t>
            </w:r>
            <w:r w:rsidRPr="00F95F23">
              <w:rPr>
                <w:rFonts w:ascii="Calibri" w:eastAsia="Times New Roman" w:hAnsi="Calibri" w:cs="Calibri"/>
                <w:color w:val="000000"/>
                <w:vertAlign w:val="superscript"/>
                <w:lang w:eastAsia="ca-ES"/>
              </w:rPr>
              <w:t xml:space="preserve">nd </w:t>
            </w:r>
            <w:r w:rsidRPr="00F95F23">
              <w:rPr>
                <w:rFonts w:ascii="Calibri" w:eastAsia="Times New Roman" w:hAnsi="Calibri" w:cs="Calibri"/>
                <w:color w:val="000000"/>
                <w:lang w:eastAsia="ca-ES"/>
              </w:rPr>
              <w:t>Autumn</w:t>
            </w:r>
          </w:p>
        </w:tc>
      </w:tr>
      <w:tr w:rsidR="00BA52B0" w:rsidRPr="00F95F23" w14:paraId="656A5793" w14:textId="77777777" w:rsidTr="500F0B95">
        <w:trPr>
          <w:trHeight w:val="245"/>
          <w:del w:id="1343" w:author="FRANCISCO DE BORJA JIMENEZ-ALFARO GONZALEZ" w:date="2024-02-16T07:45:00Z"/>
        </w:trPr>
        <w:tc>
          <w:tcPr>
            <w:tcW w:w="1492" w:type="dxa"/>
            <w:vMerge/>
            <w:vAlign w:val="center"/>
            <w:hideMark/>
          </w:tcPr>
          <w:p w14:paraId="319388EB" w14:textId="77F94C22" w:rsidR="00BA52B0" w:rsidRPr="00F95F23" w:rsidRDefault="00BA52B0" w:rsidP="00231E87">
            <w:pPr>
              <w:spacing w:after="0" w:line="240" w:lineRule="auto"/>
              <w:jc w:val="center"/>
              <w:rPr>
                <w:rFonts w:ascii="Calibri" w:eastAsia="Times New Roman" w:hAnsi="Calibri" w:cs="Calibri"/>
                <w:color w:val="000000"/>
                <w:lang w:eastAsia="ca-ES"/>
              </w:rPr>
            </w:pPr>
          </w:p>
        </w:tc>
        <w:tc>
          <w:tcPr>
            <w:tcW w:w="1939" w:type="dxa"/>
            <w:tcBorders>
              <w:top w:val="nil"/>
              <w:left w:val="nil"/>
              <w:bottom w:val="single" w:sz="4" w:space="0" w:color="auto"/>
              <w:right w:val="single" w:sz="4" w:space="0" w:color="auto"/>
            </w:tcBorders>
            <w:shd w:val="clear" w:color="auto" w:fill="auto"/>
            <w:noWrap/>
            <w:vAlign w:val="center"/>
            <w:hideMark/>
          </w:tcPr>
          <w:p w14:paraId="03F86A74" w14:textId="77777777" w:rsidR="00BA52B0" w:rsidRPr="00F95F23" w:rsidRDefault="00BA52B0" w:rsidP="00231E87">
            <w:pPr>
              <w:spacing w:after="0" w:line="240" w:lineRule="auto"/>
              <w:jc w:val="center"/>
              <w:rPr>
                <w:rFonts w:ascii="Calibri" w:eastAsia="Times New Roman" w:hAnsi="Calibri" w:cs="Calibri"/>
                <w:i/>
                <w:iCs/>
                <w:color w:val="000000"/>
                <w:lang w:eastAsia="ca-ES"/>
              </w:rPr>
            </w:pPr>
            <w:r w:rsidRPr="00F95F23">
              <w:rPr>
                <w:rFonts w:ascii="Calibri" w:eastAsia="Times New Roman" w:hAnsi="Calibri" w:cs="Calibri"/>
                <w:i/>
                <w:iCs/>
                <w:color w:val="000000"/>
                <w:lang w:eastAsia="ca-ES"/>
              </w:rPr>
              <w:t xml:space="preserve">Plantago </w:t>
            </w:r>
            <w:proofErr w:type="spellStart"/>
            <w:r w:rsidRPr="00F95F23">
              <w:rPr>
                <w:rFonts w:ascii="Calibri" w:eastAsia="Times New Roman" w:hAnsi="Calibri" w:cs="Calibri"/>
                <w:i/>
                <w:iCs/>
                <w:color w:val="000000"/>
                <w:lang w:eastAsia="ca-ES"/>
              </w:rPr>
              <w:t>holosteum</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14:paraId="6C1897C4"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Autumn</w:t>
            </w:r>
          </w:p>
        </w:tc>
        <w:tc>
          <w:tcPr>
            <w:tcW w:w="1464" w:type="dxa"/>
            <w:tcBorders>
              <w:top w:val="nil"/>
              <w:left w:val="nil"/>
              <w:bottom w:val="single" w:sz="4" w:space="0" w:color="auto"/>
              <w:right w:val="single" w:sz="4" w:space="0" w:color="auto"/>
            </w:tcBorders>
            <w:shd w:val="clear" w:color="auto" w:fill="auto"/>
            <w:noWrap/>
            <w:vAlign w:val="center"/>
            <w:hideMark/>
          </w:tcPr>
          <w:p w14:paraId="1D1F4EBA"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Spring</w:t>
            </w:r>
          </w:p>
          <w:p w14:paraId="068319D1" w14:textId="41061AC5"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2</w:t>
            </w:r>
            <w:r w:rsidRPr="00F95F23">
              <w:rPr>
                <w:rFonts w:ascii="Calibri" w:eastAsia="Times New Roman" w:hAnsi="Calibri" w:cs="Calibri"/>
                <w:color w:val="000000"/>
                <w:vertAlign w:val="superscript"/>
                <w:lang w:eastAsia="ca-ES"/>
              </w:rPr>
              <w:t>nd</w:t>
            </w:r>
            <w:r w:rsidRPr="00F95F23">
              <w:rPr>
                <w:rFonts w:ascii="Calibri" w:eastAsia="Times New Roman" w:hAnsi="Calibri" w:cs="Calibri"/>
                <w:color w:val="000000"/>
                <w:lang w:eastAsia="ca-ES"/>
              </w:rPr>
              <w:t xml:space="preserve"> Autumn</w:t>
            </w:r>
          </w:p>
        </w:tc>
        <w:tc>
          <w:tcPr>
            <w:tcW w:w="1259" w:type="dxa"/>
            <w:tcBorders>
              <w:top w:val="nil"/>
              <w:left w:val="nil"/>
              <w:bottom w:val="single" w:sz="4" w:space="0" w:color="auto"/>
              <w:right w:val="single" w:sz="4" w:space="0" w:color="auto"/>
            </w:tcBorders>
            <w:shd w:val="clear" w:color="auto" w:fill="auto"/>
            <w:noWrap/>
            <w:vAlign w:val="center"/>
            <w:hideMark/>
          </w:tcPr>
          <w:p w14:paraId="6E8211B5"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Autumn</w:t>
            </w:r>
          </w:p>
        </w:tc>
        <w:tc>
          <w:tcPr>
            <w:tcW w:w="1292" w:type="dxa"/>
            <w:tcBorders>
              <w:top w:val="nil"/>
              <w:left w:val="nil"/>
              <w:bottom w:val="single" w:sz="4" w:space="0" w:color="auto"/>
              <w:right w:val="single" w:sz="4" w:space="0" w:color="auto"/>
            </w:tcBorders>
            <w:shd w:val="clear" w:color="auto" w:fill="auto"/>
            <w:noWrap/>
            <w:vAlign w:val="center"/>
            <w:hideMark/>
          </w:tcPr>
          <w:p w14:paraId="4479F8D1" w14:textId="77777777" w:rsidR="00231E87" w:rsidRPr="00F95F23" w:rsidRDefault="00231E87"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Spring</w:t>
            </w:r>
          </w:p>
          <w:p w14:paraId="0EEE4218" w14:textId="4C30019A"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2</w:t>
            </w:r>
            <w:r w:rsidRPr="00F95F23">
              <w:rPr>
                <w:rFonts w:ascii="Calibri" w:eastAsia="Times New Roman" w:hAnsi="Calibri" w:cs="Calibri"/>
                <w:color w:val="000000"/>
                <w:vertAlign w:val="superscript"/>
                <w:lang w:eastAsia="ca-ES"/>
              </w:rPr>
              <w:t>nd</w:t>
            </w:r>
            <w:r w:rsidRPr="00F95F23">
              <w:rPr>
                <w:rFonts w:ascii="Calibri" w:eastAsia="Times New Roman" w:hAnsi="Calibri" w:cs="Calibri"/>
                <w:color w:val="000000"/>
                <w:lang w:eastAsia="ca-ES"/>
              </w:rPr>
              <w:t xml:space="preserve"> Autumn</w:t>
            </w:r>
          </w:p>
        </w:tc>
      </w:tr>
      <w:tr w:rsidR="00BA52B0" w:rsidRPr="00F95F23" w14:paraId="188613AC" w14:textId="77777777" w:rsidTr="500F0B95">
        <w:trPr>
          <w:trHeight w:val="245"/>
          <w:del w:id="1344" w:author="FRANCISCO DE BORJA JIMENEZ-ALFARO GONZALEZ" w:date="2024-02-16T07:45:00Z"/>
        </w:trPr>
        <w:tc>
          <w:tcPr>
            <w:tcW w:w="1492" w:type="dxa"/>
            <w:vMerge/>
            <w:vAlign w:val="center"/>
            <w:hideMark/>
          </w:tcPr>
          <w:p w14:paraId="3BAE9FD5" w14:textId="164B3B27" w:rsidR="00BA52B0" w:rsidRPr="00F95F23" w:rsidRDefault="00BA52B0" w:rsidP="00231E87">
            <w:pPr>
              <w:spacing w:after="0" w:line="240" w:lineRule="auto"/>
              <w:jc w:val="center"/>
              <w:rPr>
                <w:rFonts w:ascii="Calibri" w:eastAsia="Times New Roman" w:hAnsi="Calibri" w:cs="Calibri"/>
                <w:color w:val="000000"/>
                <w:lang w:eastAsia="ca-ES"/>
              </w:rPr>
            </w:pPr>
          </w:p>
        </w:tc>
        <w:tc>
          <w:tcPr>
            <w:tcW w:w="1939" w:type="dxa"/>
            <w:tcBorders>
              <w:top w:val="nil"/>
              <w:left w:val="nil"/>
              <w:bottom w:val="single" w:sz="4" w:space="0" w:color="auto"/>
              <w:right w:val="single" w:sz="4" w:space="0" w:color="auto"/>
            </w:tcBorders>
            <w:shd w:val="clear" w:color="auto" w:fill="auto"/>
            <w:noWrap/>
            <w:vAlign w:val="center"/>
            <w:hideMark/>
          </w:tcPr>
          <w:p w14:paraId="35368AC4" w14:textId="77777777" w:rsidR="00BA52B0" w:rsidRPr="00F95F23" w:rsidRDefault="00BA52B0" w:rsidP="00231E87">
            <w:pPr>
              <w:spacing w:after="0" w:line="240" w:lineRule="auto"/>
              <w:jc w:val="center"/>
              <w:rPr>
                <w:rFonts w:ascii="Calibri" w:eastAsia="Times New Roman" w:hAnsi="Calibri" w:cs="Calibri"/>
                <w:i/>
                <w:iCs/>
                <w:color w:val="000000"/>
                <w:lang w:eastAsia="ca-ES"/>
              </w:rPr>
            </w:pPr>
            <w:r w:rsidRPr="00F95F23">
              <w:rPr>
                <w:rFonts w:ascii="Calibri" w:eastAsia="Times New Roman" w:hAnsi="Calibri" w:cs="Calibri"/>
                <w:i/>
                <w:iCs/>
                <w:color w:val="000000"/>
                <w:lang w:eastAsia="ca-ES"/>
              </w:rPr>
              <w:t xml:space="preserve">Silene </w:t>
            </w:r>
            <w:proofErr w:type="spellStart"/>
            <w:r w:rsidRPr="00F95F23">
              <w:rPr>
                <w:rFonts w:ascii="Calibri" w:eastAsia="Times New Roman" w:hAnsi="Calibri" w:cs="Calibri"/>
                <w:i/>
                <w:iCs/>
                <w:color w:val="000000"/>
                <w:lang w:eastAsia="ca-ES"/>
              </w:rPr>
              <w:t>ciliata</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14:paraId="0876599F"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Spring</w:t>
            </w:r>
          </w:p>
        </w:tc>
        <w:tc>
          <w:tcPr>
            <w:tcW w:w="1464" w:type="dxa"/>
            <w:tcBorders>
              <w:top w:val="nil"/>
              <w:left w:val="nil"/>
              <w:bottom w:val="single" w:sz="4" w:space="0" w:color="auto"/>
              <w:right w:val="single" w:sz="4" w:space="0" w:color="auto"/>
            </w:tcBorders>
            <w:shd w:val="clear" w:color="auto" w:fill="auto"/>
            <w:noWrap/>
            <w:vAlign w:val="center"/>
            <w:hideMark/>
          </w:tcPr>
          <w:p w14:paraId="3F58E920"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Spring</w:t>
            </w:r>
          </w:p>
        </w:tc>
        <w:tc>
          <w:tcPr>
            <w:tcW w:w="1259" w:type="dxa"/>
            <w:tcBorders>
              <w:top w:val="nil"/>
              <w:left w:val="nil"/>
              <w:bottom w:val="single" w:sz="4" w:space="0" w:color="auto"/>
              <w:right w:val="single" w:sz="4" w:space="0" w:color="auto"/>
            </w:tcBorders>
            <w:shd w:val="clear" w:color="auto" w:fill="auto"/>
            <w:noWrap/>
            <w:vAlign w:val="center"/>
            <w:hideMark/>
          </w:tcPr>
          <w:p w14:paraId="50F44B96"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Summer</w:t>
            </w:r>
          </w:p>
        </w:tc>
        <w:tc>
          <w:tcPr>
            <w:tcW w:w="1292" w:type="dxa"/>
            <w:tcBorders>
              <w:top w:val="nil"/>
              <w:left w:val="nil"/>
              <w:bottom w:val="single" w:sz="4" w:space="0" w:color="auto"/>
              <w:right w:val="single" w:sz="4" w:space="0" w:color="auto"/>
            </w:tcBorders>
            <w:shd w:val="clear" w:color="auto" w:fill="auto"/>
            <w:noWrap/>
            <w:vAlign w:val="center"/>
            <w:hideMark/>
          </w:tcPr>
          <w:p w14:paraId="2F242686" w14:textId="77777777" w:rsidR="00231E87" w:rsidRPr="00F95F23" w:rsidRDefault="00231E87"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Spring</w:t>
            </w:r>
          </w:p>
          <w:p w14:paraId="4704A6F6" w14:textId="75FB8A53"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2</w:t>
            </w:r>
            <w:r w:rsidRPr="00F95F23">
              <w:rPr>
                <w:rFonts w:ascii="Calibri" w:eastAsia="Times New Roman" w:hAnsi="Calibri" w:cs="Calibri"/>
                <w:color w:val="000000"/>
                <w:vertAlign w:val="superscript"/>
                <w:lang w:eastAsia="ca-ES"/>
              </w:rPr>
              <w:t>nd</w:t>
            </w:r>
            <w:r w:rsidRPr="00F95F23">
              <w:rPr>
                <w:rFonts w:ascii="Calibri" w:eastAsia="Times New Roman" w:hAnsi="Calibri" w:cs="Calibri"/>
                <w:color w:val="000000"/>
                <w:lang w:eastAsia="ca-ES"/>
              </w:rPr>
              <w:t xml:space="preserve"> Autumn</w:t>
            </w:r>
          </w:p>
        </w:tc>
      </w:tr>
      <w:tr w:rsidR="00BA52B0" w:rsidRPr="00F95F23" w14:paraId="66DB53E9" w14:textId="77777777" w:rsidTr="500F0B95">
        <w:trPr>
          <w:trHeight w:val="245"/>
          <w:del w:id="1345" w:author="FRANCISCO DE BORJA JIMENEZ-ALFARO GONZALEZ" w:date="2024-02-16T07:45:00Z"/>
        </w:trPr>
        <w:tc>
          <w:tcPr>
            <w:tcW w:w="14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AD5AF7" w14:textId="18E6A332"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Temperate</w:t>
            </w:r>
          </w:p>
        </w:tc>
        <w:tc>
          <w:tcPr>
            <w:tcW w:w="1939" w:type="dxa"/>
            <w:tcBorders>
              <w:top w:val="nil"/>
              <w:left w:val="nil"/>
              <w:bottom w:val="single" w:sz="4" w:space="0" w:color="auto"/>
              <w:right w:val="single" w:sz="4" w:space="0" w:color="auto"/>
            </w:tcBorders>
            <w:shd w:val="clear" w:color="auto" w:fill="auto"/>
            <w:noWrap/>
            <w:vAlign w:val="center"/>
            <w:hideMark/>
          </w:tcPr>
          <w:p w14:paraId="17879963" w14:textId="77777777" w:rsidR="00BA52B0" w:rsidRPr="00F95F23" w:rsidRDefault="00BA52B0" w:rsidP="00231E87">
            <w:pPr>
              <w:spacing w:after="0" w:line="240" w:lineRule="auto"/>
              <w:jc w:val="center"/>
              <w:rPr>
                <w:rFonts w:ascii="Calibri" w:eastAsia="Times New Roman" w:hAnsi="Calibri" w:cs="Calibri"/>
                <w:i/>
                <w:iCs/>
                <w:color w:val="000000"/>
                <w:lang w:eastAsia="ca-ES"/>
              </w:rPr>
            </w:pPr>
            <w:proofErr w:type="spellStart"/>
            <w:r w:rsidRPr="00F95F23">
              <w:rPr>
                <w:rFonts w:ascii="Calibri" w:eastAsia="Times New Roman" w:hAnsi="Calibri" w:cs="Calibri"/>
                <w:i/>
                <w:iCs/>
                <w:color w:val="000000"/>
                <w:lang w:eastAsia="ca-ES"/>
              </w:rPr>
              <w:t>Armeria</w:t>
            </w:r>
            <w:proofErr w:type="spellEnd"/>
            <w:r w:rsidRPr="00F95F23">
              <w:rPr>
                <w:rFonts w:ascii="Calibri" w:eastAsia="Times New Roman" w:hAnsi="Calibri" w:cs="Calibri"/>
                <w:i/>
                <w:iCs/>
                <w:color w:val="000000"/>
                <w:lang w:eastAsia="ca-ES"/>
              </w:rPr>
              <w:t xml:space="preserve"> </w:t>
            </w:r>
            <w:proofErr w:type="spellStart"/>
            <w:r w:rsidRPr="00F95F23">
              <w:rPr>
                <w:rFonts w:ascii="Calibri" w:eastAsia="Times New Roman" w:hAnsi="Calibri" w:cs="Calibri"/>
                <w:i/>
                <w:iCs/>
                <w:color w:val="000000"/>
                <w:lang w:eastAsia="ca-ES"/>
              </w:rPr>
              <w:t>cantabrica</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14:paraId="481434C5"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Spring-Summer</w:t>
            </w:r>
          </w:p>
        </w:tc>
        <w:tc>
          <w:tcPr>
            <w:tcW w:w="1464" w:type="dxa"/>
            <w:tcBorders>
              <w:top w:val="nil"/>
              <w:left w:val="nil"/>
              <w:bottom w:val="single" w:sz="4" w:space="0" w:color="auto"/>
              <w:right w:val="single" w:sz="4" w:space="0" w:color="auto"/>
            </w:tcBorders>
            <w:shd w:val="clear" w:color="auto" w:fill="auto"/>
            <w:noWrap/>
            <w:vAlign w:val="center"/>
            <w:hideMark/>
          </w:tcPr>
          <w:p w14:paraId="5B17BFAC"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Spring</w:t>
            </w:r>
          </w:p>
          <w:p w14:paraId="4A39402F" w14:textId="1BDF8AD0"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2</w:t>
            </w:r>
            <w:r w:rsidRPr="00F95F23">
              <w:rPr>
                <w:rFonts w:ascii="Calibri" w:eastAsia="Times New Roman" w:hAnsi="Calibri" w:cs="Calibri"/>
                <w:color w:val="000000"/>
                <w:vertAlign w:val="superscript"/>
                <w:lang w:eastAsia="ca-ES"/>
              </w:rPr>
              <w:t xml:space="preserve">nd </w:t>
            </w:r>
            <w:r w:rsidRPr="00F95F23">
              <w:rPr>
                <w:rFonts w:ascii="Calibri" w:eastAsia="Times New Roman" w:hAnsi="Calibri" w:cs="Calibri"/>
                <w:color w:val="000000"/>
                <w:lang w:eastAsia="ca-ES"/>
              </w:rPr>
              <w:t>Autumn</w:t>
            </w:r>
          </w:p>
        </w:tc>
        <w:tc>
          <w:tcPr>
            <w:tcW w:w="1259" w:type="dxa"/>
            <w:tcBorders>
              <w:top w:val="nil"/>
              <w:left w:val="nil"/>
              <w:bottom w:val="single" w:sz="4" w:space="0" w:color="auto"/>
              <w:right w:val="single" w:sz="4" w:space="0" w:color="auto"/>
            </w:tcBorders>
            <w:shd w:val="clear" w:color="auto" w:fill="auto"/>
            <w:noWrap/>
            <w:vAlign w:val="center"/>
            <w:hideMark/>
          </w:tcPr>
          <w:p w14:paraId="11602404"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Summer</w:t>
            </w:r>
          </w:p>
        </w:tc>
        <w:tc>
          <w:tcPr>
            <w:tcW w:w="1292" w:type="dxa"/>
            <w:tcBorders>
              <w:top w:val="nil"/>
              <w:left w:val="nil"/>
              <w:bottom w:val="single" w:sz="4" w:space="0" w:color="auto"/>
              <w:right w:val="single" w:sz="4" w:space="0" w:color="auto"/>
            </w:tcBorders>
            <w:shd w:val="clear" w:color="auto" w:fill="auto"/>
            <w:noWrap/>
            <w:vAlign w:val="center"/>
            <w:hideMark/>
          </w:tcPr>
          <w:p w14:paraId="40CD248E" w14:textId="77777777" w:rsidR="00231E87" w:rsidRPr="00F95F23" w:rsidRDefault="00231E87"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Spring</w:t>
            </w:r>
          </w:p>
          <w:p w14:paraId="3052783C" w14:textId="2DCBD1C2"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2</w:t>
            </w:r>
            <w:r w:rsidRPr="00F95F23">
              <w:rPr>
                <w:rFonts w:ascii="Calibri" w:eastAsia="Times New Roman" w:hAnsi="Calibri" w:cs="Calibri"/>
                <w:color w:val="000000"/>
                <w:vertAlign w:val="superscript"/>
                <w:lang w:eastAsia="ca-ES"/>
              </w:rPr>
              <w:t xml:space="preserve">nd </w:t>
            </w:r>
            <w:r w:rsidRPr="00F95F23">
              <w:rPr>
                <w:rFonts w:ascii="Calibri" w:eastAsia="Times New Roman" w:hAnsi="Calibri" w:cs="Calibri"/>
                <w:color w:val="000000"/>
                <w:lang w:eastAsia="ca-ES"/>
              </w:rPr>
              <w:t>Autumn</w:t>
            </w:r>
          </w:p>
        </w:tc>
      </w:tr>
      <w:tr w:rsidR="00BA52B0" w:rsidRPr="00F95F23" w14:paraId="713BB53A" w14:textId="77777777" w:rsidTr="500F0B95">
        <w:trPr>
          <w:trHeight w:val="245"/>
          <w:del w:id="1346" w:author="FRANCISCO DE BORJA JIMENEZ-ALFARO GONZALEZ" w:date="2024-02-16T07:45:00Z"/>
        </w:trPr>
        <w:tc>
          <w:tcPr>
            <w:tcW w:w="1492" w:type="dxa"/>
            <w:vMerge/>
            <w:vAlign w:val="center"/>
            <w:hideMark/>
          </w:tcPr>
          <w:p w14:paraId="072F01BE" w14:textId="190020AC" w:rsidR="00BA52B0" w:rsidRPr="00F95F23" w:rsidRDefault="00BA52B0" w:rsidP="00231E87">
            <w:pPr>
              <w:spacing w:after="0" w:line="240" w:lineRule="auto"/>
              <w:jc w:val="center"/>
              <w:rPr>
                <w:rFonts w:ascii="Calibri" w:eastAsia="Times New Roman" w:hAnsi="Calibri" w:cs="Calibri"/>
                <w:color w:val="000000"/>
                <w:lang w:eastAsia="ca-ES"/>
              </w:rPr>
            </w:pPr>
          </w:p>
        </w:tc>
        <w:tc>
          <w:tcPr>
            <w:tcW w:w="1939" w:type="dxa"/>
            <w:tcBorders>
              <w:top w:val="nil"/>
              <w:left w:val="nil"/>
              <w:bottom w:val="single" w:sz="4" w:space="0" w:color="auto"/>
              <w:right w:val="single" w:sz="4" w:space="0" w:color="auto"/>
            </w:tcBorders>
            <w:shd w:val="clear" w:color="auto" w:fill="auto"/>
            <w:noWrap/>
            <w:vAlign w:val="center"/>
            <w:hideMark/>
          </w:tcPr>
          <w:p w14:paraId="31627F4F" w14:textId="77777777" w:rsidR="00BA52B0" w:rsidRPr="00F95F23" w:rsidRDefault="00BA52B0" w:rsidP="00231E87">
            <w:pPr>
              <w:spacing w:after="0" w:line="240" w:lineRule="auto"/>
              <w:jc w:val="center"/>
              <w:rPr>
                <w:rFonts w:ascii="Calibri" w:eastAsia="Times New Roman" w:hAnsi="Calibri" w:cs="Calibri"/>
                <w:i/>
                <w:iCs/>
                <w:color w:val="000000"/>
                <w:lang w:eastAsia="ca-ES"/>
              </w:rPr>
            </w:pPr>
            <w:proofErr w:type="spellStart"/>
            <w:r w:rsidRPr="00F95F23">
              <w:rPr>
                <w:rFonts w:ascii="Calibri" w:eastAsia="Times New Roman" w:hAnsi="Calibri" w:cs="Calibri"/>
                <w:i/>
                <w:iCs/>
                <w:color w:val="000000"/>
                <w:lang w:eastAsia="ca-ES"/>
              </w:rPr>
              <w:t>Carex</w:t>
            </w:r>
            <w:proofErr w:type="spellEnd"/>
            <w:r w:rsidRPr="00F95F23">
              <w:rPr>
                <w:rFonts w:ascii="Calibri" w:eastAsia="Times New Roman" w:hAnsi="Calibri" w:cs="Calibri"/>
                <w:i/>
                <w:iCs/>
                <w:color w:val="000000"/>
                <w:lang w:eastAsia="ca-ES"/>
              </w:rPr>
              <w:t xml:space="preserve"> sempervirens</w:t>
            </w:r>
          </w:p>
        </w:tc>
        <w:tc>
          <w:tcPr>
            <w:tcW w:w="1196" w:type="dxa"/>
            <w:tcBorders>
              <w:top w:val="nil"/>
              <w:left w:val="nil"/>
              <w:bottom w:val="single" w:sz="4" w:space="0" w:color="auto"/>
              <w:right w:val="single" w:sz="4" w:space="0" w:color="auto"/>
            </w:tcBorders>
            <w:shd w:val="clear" w:color="auto" w:fill="auto"/>
            <w:noWrap/>
            <w:vAlign w:val="center"/>
            <w:hideMark/>
          </w:tcPr>
          <w:p w14:paraId="2ABAD6C3"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Spring</w:t>
            </w:r>
          </w:p>
        </w:tc>
        <w:tc>
          <w:tcPr>
            <w:tcW w:w="1464" w:type="dxa"/>
            <w:tcBorders>
              <w:top w:val="nil"/>
              <w:left w:val="nil"/>
              <w:bottom w:val="single" w:sz="4" w:space="0" w:color="auto"/>
              <w:right w:val="single" w:sz="4" w:space="0" w:color="auto"/>
            </w:tcBorders>
            <w:shd w:val="clear" w:color="auto" w:fill="auto"/>
            <w:noWrap/>
            <w:vAlign w:val="center"/>
            <w:hideMark/>
          </w:tcPr>
          <w:p w14:paraId="5CCDC13E"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Spring</w:t>
            </w:r>
          </w:p>
        </w:tc>
        <w:tc>
          <w:tcPr>
            <w:tcW w:w="1259" w:type="dxa"/>
            <w:tcBorders>
              <w:top w:val="nil"/>
              <w:left w:val="nil"/>
              <w:bottom w:val="single" w:sz="4" w:space="0" w:color="auto"/>
              <w:right w:val="single" w:sz="4" w:space="0" w:color="auto"/>
            </w:tcBorders>
            <w:shd w:val="clear" w:color="auto" w:fill="auto"/>
            <w:noWrap/>
            <w:vAlign w:val="center"/>
            <w:hideMark/>
          </w:tcPr>
          <w:p w14:paraId="5C7B4F86"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Summer</w:t>
            </w:r>
          </w:p>
        </w:tc>
        <w:tc>
          <w:tcPr>
            <w:tcW w:w="1292" w:type="dxa"/>
            <w:tcBorders>
              <w:top w:val="nil"/>
              <w:left w:val="nil"/>
              <w:bottom w:val="single" w:sz="4" w:space="0" w:color="auto"/>
              <w:right w:val="single" w:sz="4" w:space="0" w:color="auto"/>
            </w:tcBorders>
            <w:shd w:val="clear" w:color="auto" w:fill="auto"/>
            <w:noWrap/>
            <w:vAlign w:val="center"/>
            <w:hideMark/>
          </w:tcPr>
          <w:p w14:paraId="01A6A605"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2</w:t>
            </w:r>
            <w:r w:rsidRPr="00F95F23">
              <w:rPr>
                <w:rFonts w:ascii="Calibri" w:eastAsia="Times New Roman" w:hAnsi="Calibri" w:cs="Calibri"/>
                <w:color w:val="000000"/>
                <w:vertAlign w:val="superscript"/>
                <w:lang w:eastAsia="ca-ES"/>
              </w:rPr>
              <w:t>nd</w:t>
            </w:r>
            <w:r w:rsidRPr="00F95F23">
              <w:rPr>
                <w:rFonts w:ascii="Calibri" w:eastAsia="Times New Roman" w:hAnsi="Calibri" w:cs="Calibri"/>
                <w:color w:val="000000"/>
                <w:lang w:eastAsia="ca-ES"/>
              </w:rPr>
              <w:t xml:space="preserve"> Autumn</w:t>
            </w:r>
          </w:p>
        </w:tc>
      </w:tr>
      <w:tr w:rsidR="00BA52B0" w:rsidRPr="00F95F23" w14:paraId="4C525954" w14:textId="77777777" w:rsidTr="500F0B95">
        <w:trPr>
          <w:trHeight w:val="245"/>
          <w:del w:id="1347" w:author="FRANCISCO DE BORJA JIMENEZ-ALFARO GONZALEZ" w:date="2024-02-16T07:45:00Z"/>
        </w:trPr>
        <w:tc>
          <w:tcPr>
            <w:tcW w:w="1492" w:type="dxa"/>
            <w:vMerge/>
            <w:vAlign w:val="center"/>
            <w:hideMark/>
          </w:tcPr>
          <w:p w14:paraId="1AA460BE" w14:textId="77777777" w:rsidR="00BA52B0" w:rsidRPr="00F95F23" w:rsidRDefault="00BA52B0" w:rsidP="00231E87">
            <w:pPr>
              <w:spacing w:after="0" w:line="240" w:lineRule="auto"/>
              <w:jc w:val="center"/>
              <w:rPr>
                <w:rFonts w:ascii="Calibri" w:eastAsia="Times New Roman" w:hAnsi="Calibri" w:cs="Calibri"/>
                <w:color w:val="000000"/>
                <w:lang w:eastAsia="ca-ES"/>
              </w:rPr>
            </w:pPr>
          </w:p>
        </w:tc>
        <w:tc>
          <w:tcPr>
            <w:tcW w:w="1939" w:type="dxa"/>
            <w:tcBorders>
              <w:top w:val="nil"/>
              <w:left w:val="nil"/>
              <w:bottom w:val="single" w:sz="4" w:space="0" w:color="auto"/>
              <w:right w:val="single" w:sz="4" w:space="0" w:color="auto"/>
            </w:tcBorders>
            <w:shd w:val="clear" w:color="auto" w:fill="auto"/>
            <w:noWrap/>
            <w:vAlign w:val="center"/>
            <w:hideMark/>
          </w:tcPr>
          <w:p w14:paraId="2F2022FB" w14:textId="77777777" w:rsidR="00BA52B0" w:rsidRPr="00F95F23" w:rsidRDefault="00BA52B0" w:rsidP="00231E87">
            <w:pPr>
              <w:spacing w:after="0" w:line="240" w:lineRule="auto"/>
              <w:jc w:val="center"/>
              <w:rPr>
                <w:rFonts w:ascii="Calibri" w:eastAsia="Times New Roman" w:hAnsi="Calibri" w:cs="Calibri"/>
                <w:i/>
                <w:iCs/>
                <w:color w:val="000000"/>
                <w:lang w:eastAsia="ca-ES"/>
              </w:rPr>
            </w:pPr>
            <w:r w:rsidRPr="00F95F23">
              <w:rPr>
                <w:rFonts w:ascii="Calibri" w:eastAsia="Times New Roman" w:hAnsi="Calibri" w:cs="Calibri"/>
                <w:i/>
                <w:iCs/>
                <w:color w:val="000000"/>
                <w:lang w:eastAsia="ca-ES"/>
              </w:rPr>
              <w:t>Gypsophila repens</w:t>
            </w:r>
          </w:p>
        </w:tc>
        <w:tc>
          <w:tcPr>
            <w:tcW w:w="1196" w:type="dxa"/>
            <w:tcBorders>
              <w:top w:val="nil"/>
              <w:left w:val="nil"/>
              <w:bottom w:val="single" w:sz="4" w:space="0" w:color="auto"/>
              <w:right w:val="single" w:sz="4" w:space="0" w:color="auto"/>
            </w:tcBorders>
            <w:shd w:val="clear" w:color="auto" w:fill="auto"/>
            <w:noWrap/>
            <w:vAlign w:val="center"/>
            <w:hideMark/>
          </w:tcPr>
          <w:p w14:paraId="7EEAB55F"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Autumn-Spring</w:t>
            </w:r>
          </w:p>
        </w:tc>
        <w:tc>
          <w:tcPr>
            <w:tcW w:w="1464" w:type="dxa"/>
            <w:tcBorders>
              <w:top w:val="nil"/>
              <w:left w:val="nil"/>
              <w:bottom w:val="single" w:sz="4" w:space="0" w:color="auto"/>
              <w:right w:val="single" w:sz="4" w:space="0" w:color="auto"/>
            </w:tcBorders>
            <w:shd w:val="clear" w:color="auto" w:fill="auto"/>
            <w:noWrap/>
            <w:vAlign w:val="center"/>
            <w:hideMark/>
          </w:tcPr>
          <w:p w14:paraId="781FA768"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1</w:t>
            </w:r>
            <w:r w:rsidRPr="00F95F23">
              <w:rPr>
                <w:rFonts w:ascii="Calibri" w:eastAsia="Times New Roman" w:hAnsi="Calibri" w:cs="Calibri"/>
                <w:color w:val="000000"/>
                <w:vertAlign w:val="superscript"/>
                <w:lang w:eastAsia="ca-ES"/>
              </w:rPr>
              <w:t xml:space="preserve">st </w:t>
            </w:r>
            <w:r w:rsidRPr="00F95F23">
              <w:rPr>
                <w:rFonts w:ascii="Calibri" w:eastAsia="Times New Roman" w:hAnsi="Calibri" w:cs="Calibri"/>
                <w:color w:val="000000"/>
                <w:lang w:eastAsia="ca-ES"/>
              </w:rPr>
              <w:t>Autumn</w:t>
            </w:r>
          </w:p>
          <w:p w14:paraId="0D3CF494" w14:textId="0455B371"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Spring</w:t>
            </w:r>
          </w:p>
        </w:tc>
        <w:tc>
          <w:tcPr>
            <w:tcW w:w="1259" w:type="dxa"/>
            <w:tcBorders>
              <w:top w:val="nil"/>
              <w:left w:val="nil"/>
              <w:bottom w:val="single" w:sz="4" w:space="0" w:color="auto"/>
              <w:right w:val="single" w:sz="4" w:space="0" w:color="auto"/>
            </w:tcBorders>
            <w:shd w:val="clear" w:color="auto" w:fill="auto"/>
            <w:noWrap/>
            <w:vAlign w:val="center"/>
            <w:hideMark/>
          </w:tcPr>
          <w:p w14:paraId="767F7701"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Summer</w:t>
            </w:r>
          </w:p>
        </w:tc>
        <w:tc>
          <w:tcPr>
            <w:tcW w:w="1292" w:type="dxa"/>
            <w:tcBorders>
              <w:top w:val="nil"/>
              <w:left w:val="nil"/>
              <w:bottom w:val="single" w:sz="4" w:space="0" w:color="auto"/>
              <w:right w:val="single" w:sz="4" w:space="0" w:color="auto"/>
            </w:tcBorders>
            <w:shd w:val="clear" w:color="auto" w:fill="auto"/>
            <w:noWrap/>
            <w:vAlign w:val="center"/>
            <w:hideMark/>
          </w:tcPr>
          <w:p w14:paraId="130545C5"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None</w:t>
            </w:r>
          </w:p>
        </w:tc>
      </w:tr>
      <w:tr w:rsidR="00BA52B0" w:rsidRPr="00F95F23" w14:paraId="1A8771A0" w14:textId="77777777" w:rsidTr="500F0B95">
        <w:trPr>
          <w:trHeight w:val="245"/>
          <w:del w:id="1348" w:author="FRANCISCO DE BORJA JIMENEZ-ALFARO GONZALEZ" w:date="2024-02-16T07:45:00Z"/>
        </w:trPr>
        <w:tc>
          <w:tcPr>
            <w:tcW w:w="1492" w:type="dxa"/>
            <w:vMerge/>
            <w:vAlign w:val="center"/>
            <w:hideMark/>
          </w:tcPr>
          <w:p w14:paraId="0E39BF4A" w14:textId="716643AE" w:rsidR="00BA52B0" w:rsidRPr="00F95F23" w:rsidRDefault="00BA52B0" w:rsidP="00231E87">
            <w:pPr>
              <w:spacing w:after="0" w:line="240" w:lineRule="auto"/>
              <w:jc w:val="center"/>
              <w:rPr>
                <w:rFonts w:ascii="Calibri" w:eastAsia="Times New Roman" w:hAnsi="Calibri" w:cs="Calibri"/>
                <w:color w:val="000000"/>
                <w:lang w:eastAsia="ca-ES"/>
              </w:rPr>
            </w:pPr>
          </w:p>
        </w:tc>
        <w:tc>
          <w:tcPr>
            <w:tcW w:w="1939" w:type="dxa"/>
            <w:tcBorders>
              <w:top w:val="nil"/>
              <w:left w:val="nil"/>
              <w:bottom w:val="single" w:sz="4" w:space="0" w:color="auto"/>
              <w:right w:val="single" w:sz="4" w:space="0" w:color="auto"/>
            </w:tcBorders>
            <w:shd w:val="clear" w:color="auto" w:fill="auto"/>
            <w:noWrap/>
            <w:vAlign w:val="center"/>
            <w:hideMark/>
          </w:tcPr>
          <w:p w14:paraId="586C3034" w14:textId="77777777" w:rsidR="00BA52B0" w:rsidRPr="00F95F23" w:rsidRDefault="00BA52B0" w:rsidP="00231E87">
            <w:pPr>
              <w:spacing w:after="0" w:line="240" w:lineRule="auto"/>
              <w:jc w:val="center"/>
              <w:rPr>
                <w:rFonts w:ascii="Calibri" w:eastAsia="Times New Roman" w:hAnsi="Calibri" w:cs="Calibri"/>
                <w:i/>
                <w:iCs/>
                <w:color w:val="000000"/>
                <w:lang w:eastAsia="ca-ES"/>
              </w:rPr>
            </w:pPr>
            <w:proofErr w:type="spellStart"/>
            <w:r w:rsidRPr="00F95F23">
              <w:rPr>
                <w:rFonts w:ascii="Calibri" w:eastAsia="Times New Roman" w:hAnsi="Calibri" w:cs="Calibri"/>
                <w:i/>
                <w:iCs/>
                <w:color w:val="000000"/>
                <w:lang w:eastAsia="ca-ES"/>
              </w:rPr>
              <w:t>Jasione</w:t>
            </w:r>
            <w:proofErr w:type="spellEnd"/>
            <w:r w:rsidRPr="00F95F23">
              <w:rPr>
                <w:rFonts w:ascii="Calibri" w:eastAsia="Times New Roman" w:hAnsi="Calibri" w:cs="Calibri"/>
                <w:i/>
                <w:iCs/>
                <w:color w:val="000000"/>
                <w:lang w:eastAsia="ca-ES"/>
              </w:rPr>
              <w:t xml:space="preserve"> </w:t>
            </w:r>
            <w:proofErr w:type="spellStart"/>
            <w:r w:rsidRPr="00F95F23">
              <w:rPr>
                <w:rFonts w:ascii="Calibri" w:eastAsia="Times New Roman" w:hAnsi="Calibri" w:cs="Calibri"/>
                <w:i/>
                <w:iCs/>
                <w:color w:val="000000"/>
                <w:lang w:eastAsia="ca-ES"/>
              </w:rPr>
              <w:t>cavanillesii</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14:paraId="49822F2E"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Spring</w:t>
            </w:r>
          </w:p>
        </w:tc>
        <w:tc>
          <w:tcPr>
            <w:tcW w:w="1464" w:type="dxa"/>
            <w:tcBorders>
              <w:top w:val="nil"/>
              <w:left w:val="nil"/>
              <w:bottom w:val="single" w:sz="4" w:space="0" w:color="auto"/>
              <w:right w:val="single" w:sz="4" w:space="0" w:color="auto"/>
            </w:tcBorders>
            <w:shd w:val="clear" w:color="auto" w:fill="auto"/>
            <w:noWrap/>
            <w:vAlign w:val="center"/>
            <w:hideMark/>
          </w:tcPr>
          <w:p w14:paraId="6837E961"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1</w:t>
            </w:r>
            <w:r w:rsidRPr="00F95F23">
              <w:rPr>
                <w:rFonts w:ascii="Calibri" w:eastAsia="Times New Roman" w:hAnsi="Calibri" w:cs="Calibri"/>
                <w:color w:val="000000"/>
                <w:vertAlign w:val="superscript"/>
                <w:lang w:eastAsia="ca-ES"/>
              </w:rPr>
              <w:t xml:space="preserve">st </w:t>
            </w:r>
            <w:r w:rsidRPr="00F95F23">
              <w:rPr>
                <w:rFonts w:ascii="Calibri" w:eastAsia="Times New Roman" w:hAnsi="Calibri" w:cs="Calibri"/>
                <w:color w:val="000000"/>
                <w:lang w:eastAsia="ca-ES"/>
              </w:rPr>
              <w:t>Autumn</w:t>
            </w:r>
          </w:p>
          <w:p w14:paraId="2258CDF5" w14:textId="34A9F1A9"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Spring</w:t>
            </w:r>
          </w:p>
        </w:tc>
        <w:tc>
          <w:tcPr>
            <w:tcW w:w="1259" w:type="dxa"/>
            <w:tcBorders>
              <w:top w:val="nil"/>
              <w:left w:val="nil"/>
              <w:bottom w:val="single" w:sz="4" w:space="0" w:color="auto"/>
              <w:right w:val="single" w:sz="4" w:space="0" w:color="auto"/>
            </w:tcBorders>
            <w:shd w:val="clear" w:color="auto" w:fill="auto"/>
            <w:noWrap/>
            <w:vAlign w:val="center"/>
            <w:hideMark/>
          </w:tcPr>
          <w:p w14:paraId="43E1E61A"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Summer</w:t>
            </w:r>
          </w:p>
        </w:tc>
        <w:tc>
          <w:tcPr>
            <w:tcW w:w="1292" w:type="dxa"/>
            <w:tcBorders>
              <w:top w:val="nil"/>
              <w:left w:val="nil"/>
              <w:bottom w:val="single" w:sz="4" w:space="0" w:color="auto"/>
              <w:right w:val="single" w:sz="4" w:space="0" w:color="auto"/>
            </w:tcBorders>
            <w:shd w:val="clear" w:color="auto" w:fill="auto"/>
            <w:noWrap/>
            <w:vAlign w:val="center"/>
            <w:hideMark/>
          </w:tcPr>
          <w:p w14:paraId="4C4552D4" w14:textId="77777777" w:rsidR="00BA52B0" w:rsidRPr="00F95F23" w:rsidRDefault="00BA52B0" w:rsidP="00231E87">
            <w:pPr>
              <w:spacing w:after="0" w:line="240" w:lineRule="auto"/>
              <w:jc w:val="center"/>
              <w:rPr>
                <w:rFonts w:ascii="Calibri" w:eastAsia="Times New Roman" w:hAnsi="Calibri" w:cs="Calibri"/>
                <w:color w:val="000000"/>
                <w:lang w:eastAsia="ca-ES"/>
              </w:rPr>
            </w:pPr>
            <w:r w:rsidRPr="00F95F23">
              <w:rPr>
                <w:rFonts w:ascii="Calibri" w:eastAsia="Times New Roman" w:hAnsi="Calibri" w:cs="Calibri"/>
                <w:color w:val="000000"/>
                <w:lang w:eastAsia="ca-ES"/>
              </w:rPr>
              <w:t>2</w:t>
            </w:r>
            <w:r w:rsidRPr="00F95F23">
              <w:rPr>
                <w:rFonts w:ascii="Calibri" w:eastAsia="Times New Roman" w:hAnsi="Calibri" w:cs="Calibri"/>
                <w:color w:val="000000"/>
                <w:vertAlign w:val="superscript"/>
                <w:lang w:eastAsia="ca-ES"/>
              </w:rPr>
              <w:t>nd</w:t>
            </w:r>
            <w:r w:rsidRPr="00F95F23">
              <w:rPr>
                <w:rFonts w:ascii="Calibri" w:eastAsia="Times New Roman" w:hAnsi="Calibri" w:cs="Calibri"/>
                <w:color w:val="000000"/>
                <w:lang w:eastAsia="ca-ES"/>
              </w:rPr>
              <w:t xml:space="preserve"> Autumn</w:t>
            </w:r>
          </w:p>
        </w:tc>
      </w:tr>
    </w:tbl>
    <w:p w14:paraId="08677C85" w14:textId="4401132B" w:rsidR="00BA52B0" w:rsidRPr="00F95F23" w:rsidRDefault="00BA52B0" w:rsidP="00BA52B0">
      <w:pPr>
        <w:rPr>
          <w:del w:id="1349" w:author="FRANCISCO DE BORJA JIMENEZ-ALFARO GONZALEZ" w:date="2024-02-16T07:45:00Z"/>
        </w:rPr>
      </w:pPr>
    </w:p>
    <w:p w14:paraId="5150D8E0" w14:textId="77777777" w:rsidR="00231E87" w:rsidRPr="00F95F23" w:rsidRDefault="00231E87">
      <w:pPr>
        <w:rPr>
          <w:lang w:eastAsia="ca-ES"/>
        </w:rPr>
      </w:pPr>
      <w:r w:rsidRPr="00F95F23">
        <w:rPr>
          <w:lang w:eastAsia="ca-ES"/>
        </w:rPr>
        <w:br w:type="page"/>
      </w:r>
    </w:p>
    <w:p w14:paraId="12FA0115" w14:textId="375847ED" w:rsidR="00E86840" w:rsidRPr="00F95F23" w:rsidRDefault="4C2B3569" w:rsidP="500F0B95">
      <w:pPr>
        <w:pStyle w:val="NoSpacing"/>
        <w:jc w:val="both"/>
        <w:rPr>
          <w:lang w:eastAsia="ca-ES"/>
        </w:rPr>
      </w:pPr>
      <w:r w:rsidRPr="500F0B95">
        <w:rPr>
          <w:b/>
          <w:bCs/>
          <w:lang w:eastAsia="ca-ES"/>
          <w:rPrChange w:id="1350" w:author="FRANCISCO DE BORJA JIMENEZ-ALFARO GONZALEZ" w:date="2024-02-16T07:41:00Z">
            <w:rPr>
              <w:lang w:eastAsia="ca-ES"/>
            </w:rPr>
          </w:rPrChange>
        </w:rPr>
        <w:lastRenderedPageBreak/>
        <w:t xml:space="preserve">Table </w:t>
      </w:r>
      <w:del w:id="1351" w:author="FRANCISCO DE BORJA JIMENEZ-ALFARO GONZALEZ" w:date="2024-02-16T07:41:00Z">
        <w:r w:rsidR="00E86840" w:rsidRPr="500F0B95" w:rsidDel="64666961">
          <w:rPr>
            <w:b/>
            <w:bCs/>
            <w:lang w:eastAsia="ca-ES"/>
            <w:rPrChange w:id="1352" w:author="FRANCISCO DE BORJA JIMENEZ-ALFARO GONZALEZ" w:date="2024-02-16T07:41:00Z">
              <w:rPr>
                <w:lang w:eastAsia="ca-ES"/>
              </w:rPr>
            </w:rPrChange>
          </w:rPr>
          <w:delText>2</w:delText>
        </w:r>
      </w:del>
      <w:ins w:id="1353" w:author="FRANCISCO DE BORJA JIMENEZ-ALFARO GONZALEZ" w:date="2024-02-16T07:41:00Z">
        <w:r w:rsidR="3AF9FA68" w:rsidRPr="500F0B95">
          <w:rPr>
            <w:b/>
            <w:bCs/>
            <w:lang w:eastAsia="ca-ES"/>
            <w:rPrChange w:id="1354" w:author="FRANCISCO DE BORJA JIMENEZ-ALFARO GONZALEZ" w:date="2024-02-16T07:41:00Z">
              <w:rPr>
                <w:lang w:eastAsia="ca-ES"/>
              </w:rPr>
            </w:rPrChange>
          </w:rPr>
          <w:t>1</w:t>
        </w:r>
      </w:ins>
      <w:del w:id="1355" w:author="FRANCISCO DE BORJA JIMENEZ-ALFARO GONZALEZ" w:date="2024-02-16T07:41:00Z">
        <w:r w:rsidR="00E86840" w:rsidRPr="500F0B95" w:rsidDel="4C2B3569">
          <w:rPr>
            <w:b/>
            <w:bCs/>
            <w:lang w:eastAsia="ca-ES"/>
            <w:rPrChange w:id="1356" w:author="FRANCISCO DE BORJA JIMENEZ-ALFARO GONZALEZ" w:date="2024-02-16T07:41:00Z">
              <w:rPr>
                <w:lang w:eastAsia="ca-ES"/>
              </w:rPr>
            </w:rPrChange>
          </w:rPr>
          <w:delText>:</w:delText>
        </w:r>
      </w:del>
      <w:ins w:id="1357" w:author="FRANCISCO DE BORJA JIMENEZ-ALFARO GONZALEZ" w:date="2024-02-16T07:41:00Z">
        <w:r w:rsidR="736E09AF" w:rsidRPr="500F0B95">
          <w:rPr>
            <w:b/>
            <w:bCs/>
            <w:lang w:eastAsia="ca-ES"/>
            <w:rPrChange w:id="1358" w:author="FRANCISCO DE BORJA JIMENEZ-ALFARO GONZALEZ" w:date="2024-02-16T07:41:00Z">
              <w:rPr>
                <w:lang w:eastAsia="ca-ES"/>
              </w:rPr>
            </w:rPrChange>
          </w:rPr>
          <w:t>.</w:t>
        </w:r>
      </w:ins>
      <w:r w:rsidRPr="500F0B95">
        <w:rPr>
          <w:lang w:eastAsia="ca-ES"/>
        </w:rPr>
        <w:t xml:space="preserve"> Description of the </w:t>
      </w:r>
      <w:r w:rsidR="784CE8A9" w:rsidRPr="500F0B95">
        <w:rPr>
          <w:lang w:eastAsia="ca-ES"/>
        </w:rPr>
        <w:t xml:space="preserve">germination phenology </w:t>
      </w:r>
      <w:r w:rsidR="1B946AA6" w:rsidRPr="500F0B95">
        <w:rPr>
          <w:lang w:eastAsia="ca-ES"/>
        </w:rPr>
        <w:t xml:space="preserve">traits </w:t>
      </w:r>
      <w:r w:rsidRPr="500F0B95">
        <w:rPr>
          <w:lang w:eastAsia="ca-ES"/>
        </w:rPr>
        <w:t xml:space="preserve">calculated in our study along with their ecological significance. </w:t>
      </w:r>
      <w:r w:rsidR="09E17486" w:rsidRPr="500F0B95">
        <w:rPr>
          <w:lang w:eastAsia="ca-ES"/>
        </w:rPr>
        <w:t>Traits</w:t>
      </w:r>
      <w:r w:rsidRPr="500F0B95">
        <w:rPr>
          <w:lang w:eastAsia="ca-ES"/>
        </w:rPr>
        <w:t xml:space="preserve"> were calculated for petri dish and used as replicates per each </w:t>
      </w:r>
      <w:r w:rsidR="637EC6FE" w:rsidRPr="500F0B95">
        <w:rPr>
          <w:lang w:eastAsia="ca-ES"/>
        </w:rPr>
        <w:t>seed lot</w:t>
      </w:r>
      <w:r w:rsidRPr="500F0B95">
        <w:rPr>
          <w:lang w:eastAsia="ca-ES"/>
        </w:rPr>
        <w:t>.</w:t>
      </w:r>
    </w:p>
    <w:tbl>
      <w:tblPr>
        <w:tblStyle w:val="TableGrid"/>
        <w:tblW w:w="8484" w:type="dxa"/>
        <w:tblLayout w:type="fixed"/>
        <w:tblLook w:val="04A0" w:firstRow="1" w:lastRow="0" w:firstColumn="1" w:lastColumn="0" w:noHBand="0" w:noVBand="1"/>
      </w:tblPr>
      <w:tblGrid>
        <w:gridCol w:w="1696"/>
        <w:gridCol w:w="3119"/>
        <w:gridCol w:w="3669"/>
      </w:tblGrid>
      <w:tr w:rsidR="00E86840" w:rsidRPr="00F95F23" w14:paraId="2F750289" w14:textId="77777777" w:rsidTr="004409ED">
        <w:trPr>
          <w:trHeight w:val="539"/>
        </w:trPr>
        <w:tc>
          <w:tcPr>
            <w:tcW w:w="1696" w:type="dxa"/>
          </w:tcPr>
          <w:p w14:paraId="1C083642" w14:textId="77777777" w:rsidR="00E86840" w:rsidRPr="00F95F23" w:rsidRDefault="00E86840" w:rsidP="004409ED">
            <w:pPr>
              <w:jc w:val="both"/>
            </w:pPr>
          </w:p>
        </w:tc>
        <w:tc>
          <w:tcPr>
            <w:tcW w:w="3119" w:type="dxa"/>
          </w:tcPr>
          <w:p w14:paraId="02163B3A" w14:textId="77777777" w:rsidR="00E86840" w:rsidRPr="00F95F23" w:rsidRDefault="00E86840" w:rsidP="004409ED">
            <w:pPr>
              <w:jc w:val="both"/>
            </w:pPr>
            <w:r w:rsidRPr="00F95F23">
              <w:t>Description</w:t>
            </w:r>
          </w:p>
        </w:tc>
        <w:tc>
          <w:tcPr>
            <w:tcW w:w="3669" w:type="dxa"/>
          </w:tcPr>
          <w:p w14:paraId="29EACADB" w14:textId="77777777" w:rsidR="00E86840" w:rsidRPr="00F95F23" w:rsidRDefault="00E86840" w:rsidP="004409ED">
            <w:pPr>
              <w:jc w:val="both"/>
            </w:pPr>
            <w:r w:rsidRPr="00F95F23">
              <w:t>Ecological significance</w:t>
            </w:r>
          </w:p>
        </w:tc>
      </w:tr>
      <w:tr w:rsidR="00D24914" w:rsidRPr="00F95F23" w14:paraId="439A7848" w14:textId="77777777" w:rsidTr="004409ED">
        <w:trPr>
          <w:trHeight w:val="581"/>
        </w:trPr>
        <w:tc>
          <w:tcPr>
            <w:tcW w:w="1696" w:type="dxa"/>
          </w:tcPr>
          <w:p w14:paraId="34DAA548" w14:textId="48DF4DB7" w:rsidR="00D24914" w:rsidRPr="00F95F23" w:rsidRDefault="00D24914" w:rsidP="004409ED">
            <w:pPr>
              <w:jc w:val="both"/>
            </w:pPr>
            <w:r w:rsidRPr="00F95F23">
              <w:t xml:space="preserve">Autumn germination </w:t>
            </w:r>
          </w:p>
        </w:tc>
        <w:tc>
          <w:tcPr>
            <w:tcW w:w="3119" w:type="dxa"/>
          </w:tcPr>
          <w:p w14:paraId="43039D16" w14:textId="760017EE" w:rsidR="00D24914" w:rsidRPr="00F95F23" w:rsidRDefault="00D24914" w:rsidP="004409ED">
            <w:pPr>
              <w:jc w:val="both"/>
            </w:pPr>
            <w:r w:rsidRPr="00F95F23">
              <w:t>Germination at mid-November</w:t>
            </w:r>
            <w:r w:rsidR="003D4BFD" w:rsidRPr="00F95F23">
              <w:t>, last check before winter</w:t>
            </w:r>
            <w:r w:rsidR="002414ED" w:rsidRPr="00F95F23">
              <w:t xml:space="preserve"> </w:t>
            </w:r>
            <w:r w:rsidR="002414ED" w:rsidRPr="00F95F23">
              <w:rPr>
                <w:rFonts w:eastAsia="Times New Roman" w:cstheme="minorHAnsi"/>
                <w:color w:val="000000"/>
                <w:lang w:eastAsia="ca-ES"/>
              </w:rPr>
              <w:t>(T mean &lt; 3.5 ºC)</w:t>
            </w:r>
            <w:r w:rsidRPr="00F95F23">
              <w:t>.</w:t>
            </w:r>
          </w:p>
        </w:tc>
        <w:tc>
          <w:tcPr>
            <w:tcW w:w="3669" w:type="dxa"/>
          </w:tcPr>
          <w:p w14:paraId="7CAE3E57" w14:textId="610F517E" w:rsidR="00D24914" w:rsidRPr="00F95F23" w:rsidRDefault="00D24914" w:rsidP="004409ED">
            <w:pPr>
              <w:jc w:val="both"/>
            </w:pPr>
            <w:r w:rsidRPr="00F95F23">
              <w:t xml:space="preserve">Germination without cold stratification requirement. Seeds germinate fast and </w:t>
            </w:r>
            <w:r w:rsidR="009A4511" w:rsidRPr="00F95F23">
              <w:t>seedlings can develop b</w:t>
            </w:r>
            <w:r w:rsidRPr="00F95F23">
              <w:t>efore winter.</w:t>
            </w:r>
          </w:p>
        </w:tc>
      </w:tr>
      <w:tr w:rsidR="003D4BFD" w:rsidRPr="00F95F23" w14:paraId="7A40296F" w14:textId="77777777" w:rsidTr="004409ED">
        <w:trPr>
          <w:trHeight w:val="791"/>
        </w:trPr>
        <w:tc>
          <w:tcPr>
            <w:tcW w:w="1696" w:type="dxa"/>
          </w:tcPr>
          <w:p w14:paraId="0700931F" w14:textId="1743ABD4" w:rsidR="003D4BFD" w:rsidRPr="00F95F23" w:rsidRDefault="003D4BFD" w:rsidP="004409ED">
            <w:pPr>
              <w:jc w:val="both"/>
            </w:pPr>
            <w:r w:rsidRPr="00F95F23">
              <w:t>Winter germination</w:t>
            </w:r>
          </w:p>
        </w:tc>
        <w:tc>
          <w:tcPr>
            <w:tcW w:w="3119" w:type="dxa"/>
          </w:tcPr>
          <w:p w14:paraId="3C18B8C5" w14:textId="32F0FF18" w:rsidR="003D4BFD" w:rsidRPr="00F95F23" w:rsidRDefault="00245324" w:rsidP="004409ED">
            <w:pPr>
              <w:jc w:val="both"/>
            </w:pPr>
            <w:r w:rsidRPr="00F95F23">
              <w:rPr>
                <w:rFonts w:eastAsia="Times New Roman" w:cstheme="minorHAnsi"/>
                <w:color w:val="000000"/>
                <w:lang w:eastAsia="ca-ES"/>
              </w:rPr>
              <w:t>F</w:t>
            </w:r>
            <w:r w:rsidR="00240F9B" w:rsidRPr="00F95F23">
              <w:rPr>
                <w:rFonts w:eastAsia="Times New Roman" w:cstheme="minorHAnsi"/>
                <w:color w:val="000000"/>
                <w:lang w:eastAsia="ca-ES"/>
              </w:rPr>
              <w:t>rom last germination score before winter</w:t>
            </w:r>
            <w:r w:rsidRPr="00F95F23">
              <w:rPr>
                <w:rFonts w:eastAsia="Times New Roman" w:cstheme="minorHAnsi"/>
                <w:color w:val="000000"/>
                <w:lang w:eastAsia="ca-ES"/>
              </w:rPr>
              <w:t>,</w:t>
            </w:r>
            <w:r w:rsidR="00240F9B" w:rsidRPr="00F95F23">
              <w:rPr>
                <w:rFonts w:eastAsia="Times New Roman" w:cstheme="minorHAnsi"/>
                <w:color w:val="000000"/>
                <w:lang w:eastAsia="ca-ES"/>
              </w:rPr>
              <w:t xml:space="preserve"> T mean &lt; 3.5 ºC</w:t>
            </w:r>
            <w:r w:rsidRPr="00F95F23">
              <w:rPr>
                <w:rFonts w:eastAsia="Times New Roman" w:cstheme="minorHAnsi"/>
                <w:color w:val="000000"/>
                <w:lang w:eastAsia="ca-ES"/>
              </w:rPr>
              <w:t>,</w:t>
            </w:r>
            <w:r w:rsidR="00240F9B" w:rsidRPr="00F95F23">
              <w:rPr>
                <w:rFonts w:eastAsia="Times New Roman" w:cstheme="minorHAnsi"/>
                <w:color w:val="000000"/>
                <w:lang w:eastAsia="ca-ES"/>
              </w:rPr>
              <w:t xml:space="preserve"> until T mean &gt; 2 ºC. Different length in each incubator</w:t>
            </w:r>
            <w:r w:rsidR="009A4511" w:rsidRPr="00F95F23">
              <w:rPr>
                <w:rFonts w:eastAsia="Times New Roman" w:cstheme="minorHAnsi"/>
                <w:color w:val="000000"/>
                <w:lang w:eastAsia="ca-ES"/>
              </w:rPr>
              <w:t>.</w:t>
            </w:r>
          </w:p>
        </w:tc>
        <w:tc>
          <w:tcPr>
            <w:tcW w:w="3669" w:type="dxa"/>
          </w:tcPr>
          <w:p w14:paraId="1B75335D" w14:textId="499FA54D" w:rsidR="003D4BFD" w:rsidRPr="00F95F23" w:rsidRDefault="003D4BFD" w:rsidP="004409ED">
            <w:pPr>
              <w:jc w:val="both"/>
            </w:pPr>
            <w:r w:rsidRPr="00F95F23">
              <w:t>Germination of species able to germinate under snow-like conditions (zero degrees and darkness). Maximizes ability of taking advantage of water available during.</w:t>
            </w:r>
          </w:p>
        </w:tc>
      </w:tr>
      <w:tr w:rsidR="00D24914" w:rsidRPr="00F95F23" w14:paraId="2CC42609" w14:textId="77777777" w:rsidTr="004409ED">
        <w:trPr>
          <w:trHeight w:val="791"/>
        </w:trPr>
        <w:tc>
          <w:tcPr>
            <w:tcW w:w="1696" w:type="dxa"/>
          </w:tcPr>
          <w:p w14:paraId="1805328F" w14:textId="29C12D7F" w:rsidR="00D24914" w:rsidRPr="00F95F23" w:rsidRDefault="00D24914" w:rsidP="004409ED">
            <w:pPr>
              <w:jc w:val="both"/>
            </w:pPr>
            <w:r w:rsidRPr="00F95F23">
              <w:t xml:space="preserve">Spring germination </w:t>
            </w:r>
          </w:p>
        </w:tc>
        <w:tc>
          <w:tcPr>
            <w:tcW w:w="3119" w:type="dxa"/>
          </w:tcPr>
          <w:p w14:paraId="1A71479B" w14:textId="1B382C02" w:rsidR="00D24914" w:rsidRPr="00F95F23" w:rsidRDefault="00D24914" w:rsidP="004409ED">
            <w:pPr>
              <w:jc w:val="both"/>
            </w:pPr>
            <w:r w:rsidRPr="00F95F23">
              <w:t xml:space="preserve">Germination at </w:t>
            </w:r>
            <w:r w:rsidR="003D4BFD" w:rsidRPr="00F95F23">
              <w:t xml:space="preserve">the summer solstice </w:t>
            </w:r>
            <w:r w:rsidRPr="00F95F23">
              <w:t xml:space="preserve">relative to end of </w:t>
            </w:r>
            <w:r w:rsidR="003D4BFD" w:rsidRPr="00F95F23">
              <w:t>winter period</w:t>
            </w:r>
            <w:r w:rsidRPr="00F95F23">
              <w:t xml:space="preserve"> (</w:t>
            </w:r>
            <w:r w:rsidR="001E4FBD" w:rsidRPr="00F95F23">
              <w:t xml:space="preserve">from </w:t>
            </w:r>
            <w:proofErr w:type="spellStart"/>
            <w:r w:rsidR="001E4FBD" w:rsidRPr="00F95F23">
              <w:t>T</w:t>
            </w:r>
            <w:r w:rsidR="00110248" w:rsidRPr="00F95F23">
              <w:t>mean</w:t>
            </w:r>
            <w:proofErr w:type="spellEnd"/>
            <w:r w:rsidR="001E4FBD" w:rsidRPr="00F95F23">
              <w:t xml:space="preserve"> &gt;</w:t>
            </w:r>
            <w:r w:rsidR="006345E3" w:rsidRPr="00F95F23">
              <w:t xml:space="preserve"> </w:t>
            </w:r>
            <w:r w:rsidR="00110248" w:rsidRPr="00F95F23">
              <w:t>2</w:t>
            </w:r>
            <w:r w:rsidR="001E4FBD" w:rsidRPr="00F95F23">
              <w:t>ºC</w:t>
            </w:r>
            <w:r w:rsidR="003D4BFD" w:rsidRPr="00F95F23">
              <w:t xml:space="preserve"> </w:t>
            </w:r>
            <w:r w:rsidRPr="00F95F23">
              <w:t xml:space="preserve">to </w:t>
            </w:r>
            <w:r w:rsidR="00245324" w:rsidRPr="00F95F23">
              <w:t>summer solstice</w:t>
            </w:r>
            <w:r w:rsidR="003D4BFD" w:rsidRPr="00F95F23">
              <w:t>)</w:t>
            </w:r>
            <w:r w:rsidRPr="00F95F23">
              <w:t>.</w:t>
            </w:r>
            <w:r w:rsidR="003D4BFD" w:rsidRPr="00F95F23">
              <w:t xml:space="preserve"> Different length in each incubator</w:t>
            </w:r>
            <w:r w:rsidR="006E042B" w:rsidRPr="00F95F23">
              <w:t>.</w:t>
            </w:r>
          </w:p>
        </w:tc>
        <w:tc>
          <w:tcPr>
            <w:tcW w:w="3669" w:type="dxa"/>
          </w:tcPr>
          <w:p w14:paraId="06D4CCDE" w14:textId="4D462F14" w:rsidR="00D24914" w:rsidRPr="00F95F23" w:rsidRDefault="00D24914" w:rsidP="004409ED">
            <w:pPr>
              <w:jc w:val="both"/>
            </w:pPr>
            <w:r w:rsidRPr="00F95F23">
              <w:t>Germination with cold stratification requirement but no need for high temperatures. Rapid onset of germination following snowmelt.</w:t>
            </w:r>
          </w:p>
        </w:tc>
      </w:tr>
      <w:tr w:rsidR="00D24914" w:rsidRPr="00F95F23" w14:paraId="54AAAE03" w14:textId="77777777" w:rsidTr="004409ED">
        <w:trPr>
          <w:trHeight w:val="602"/>
        </w:trPr>
        <w:tc>
          <w:tcPr>
            <w:tcW w:w="1696" w:type="dxa"/>
          </w:tcPr>
          <w:p w14:paraId="7BF3E262" w14:textId="4A1CE34E" w:rsidR="00D24914" w:rsidRPr="00F95F23" w:rsidRDefault="00D24914" w:rsidP="004409ED">
            <w:pPr>
              <w:jc w:val="both"/>
            </w:pPr>
            <w:r w:rsidRPr="00F95F23">
              <w:t xml:space="preserve">Summer germination </w:t>
            </w:r>
          </w:p>
        </w:tc>
        <w:tc>
          <w:tcPr>
            <w:tcW w:w="3119" w:type="dxa"/>
          </w:tcPr>
          <w:p w14:paraId="5640D5DE" w14:textId="279DCC59" w:rsidR="00D24914" w:rsidRPr="00F95F23" w:rsidRDefault="00D24914" w:rsidP="004409ED">
            <w:pPr>
              <w:jc w:val="both"/>
            </w:pPr>
            <w:r w:rsidRPr="00F95F23">
              <w:t>Germination at mid-September relative to spring.</w:t>
            </w:r>
          </w:p>
        </w:tc>
        <w:tc>
          <w:tcPr>
            <w:tcW w:w="3669" w:type="dxa"/>
          </w:tcPr>
          <w:p w14:paraId="105980B1" w14:textId="4E4D213E" w:rsidR="00D24914" w:rsidRPr="00F95F23" w:rsidRDefault="00D24914" w:rsidP="004409ED">
            <w:pPr>
              <w:jc w:val="both"/>
            </w:pPr>
            <w:r w:rsidRPr="00F95F23">
              <w:t xml:space="preserve">Germination of species with cold stratification and warm cued germination. Germination delayed until </w:t>
            </w:r>
            <w:r w:rsidR="009A4511" w:rsidRPr="00F95F23">
              <w:t>late growing season</w:t>
            </w:r>
            <w:r w:rsidRPr="00F95F23">
              <w:t>.</w:t>
            </w:r>
          </w:p>
        </w:tc>
      </w:tr>
      <w:tr w:rsidR="003D4BFD" w:rsidRPr="00F95F23" w14:paraId="7FB50960" w14:textId="77777777" w:rsidTr="004409ED">
        <w:trPr>
          <w:trHeight w:val="602"/>
        </w:trPr>
        <w:tc>
          <w:tcPr>
            <w:tcW w:w="1696" w:type="dxa"/>
          </w:tcPr>
          <w:p w14:paraId="0F7BC563" w14:textId="21A01675" w:rsidR="003D4BFD" w:rsidRPr="00F95F23" w:rsidRDefault="003D4BFD" w:rsidP="004409ED">
            <w:pPr>
              <w:jc w:val="both"/>
            </w:pPr>
            <w:r w:rsidRPr="00F95F23">
              <w:t>Total germination</w:t>
            </w:r>
          </w:p>
        </w:tc>
        <w:tc>
          <w:tcPr>
            <w:tcW w:w="3119" w:type="dxa"/>
          </w:tcPr>
          <w:p w14:paraId="1A501F63" w14:textId="29A80F95" w:rsidR="003D4BFD" w:rsidRPr="00F95F23" w:rsidRDefault="003D4BFD" w:rsidP="004409ED">
            <w:pPr>
              <w:jc w:val="both"/>
            </w:pPr>
            <w:r w:rsidRPr="00F95F23">
              <w:t>Total amount of seeds germinated</w:t>
            </w:r>
            <w:r w:rsidR="008E523D" w:rsidRPr="00F95F23">
              <w:t xml:space="preserve"> at </w:t>
            </w:r>
            <w:r w:rsidR="00537C89" w:rsidRPr="00F95F23">
              <w:t>the end of the experiment</w:t>
            </w:r>
            <w:r w:rsidRPr="00F95F23">
              <w:t>.</w:t>
            </w:r>
          </w:p>
        </w:tc>
        <w:tc>
          <w:tcPr>
            <w:tcW w:w="3669" w:type="dxa"/>
          </w:tcPr>
          <w:p w14:paraId="0ED0EA31" w14:textId="2639243C" w:rsidR="003D4BFD" w:rsidRPr="00F95F23" w:rsidRDefault="003D4BFD" w:rsidP="004409ED">
            <w:pPr>
              <w:jc w:val="both"/>
            </w:pPr>
            <w:r w:rsidRPr="00F95F23">
              <w:t>Higher total germination means high potential of regeneration by seeds within the year after dispersal.</w:t>
            </w:r>
            <w:r w:rsidR="00B36ED7" w:rsidRPr="00F95F23">
              <w:t xml:space="preserve"> Low values could potentially indicate</w:t>
            </w:r>
            <w:r w:rsidR="00DE4058" w:rsidRPr="00F95F23">
              <w:t xml:space="preserve"> a higher bet for long-term soil seed bank.</w:t>
            </w:r>
          </w:p>
        </w:tc>
      </w:tr>
      <w:tr w:rsidR="00D24914" w:rsidRPr="00F95F23" w14:paraId="05C9CC35" w14:textId="77777777" w:rsidTr="004409ED">
        <w:trPr>
          <w:trHeight w:val="729"/>
        </w:trPr>
        <w:tc>
          <w:tcPr>
            <w:tcW w:w="1696" w:type="dxa"/>
          </w:tcPr>
          <w:p w14:paraId="441A046E" w14:textId="71C9E0A3" w:rsidR="00D24914" w:rsidRPr="00F95F23" w:rsidRDefault="00D24914" w:rsidP="004409ED">
            <w:r w:rsidRPr="00F95F23">
              <w:t xml:space="preserve">t50 </w:t>
            </w:r>
          </w:p>
        </w:tc>
        <w:tc>
          <w:tcPr>
            <w:tcW w:w="3119" w:type="dxa"/>
          </w:tcPr>
          <w:p w14:paraId="3528C6CE" w14:textId="0B69F65E" w:rsidR="00D24914" w:rsidRPr="00F95F23" w:rsidRDefault="00D24914" w:rsidP="004409ED">
            <w:pPr>
              <w:jc w:val="both"/>
            </w:pPr>
            <w:r w:rsidRPr="00F95F23">
              <w:t>Time to reach 50% germination. Species under 50% germination were excluded from analysis (</w:t>
            </w:r>
            <w:r w:rsidR="00110248" w:rsidRPr="00F95F23">
              <w:t>N</w:t>
            </w:r>
            <w:r w:rsidRPr="00F95F23">
              <w:t xml:space="preserve"> = </w:t>
            </w:r>
            <w:r w:rsidR="001D216F" w:rsidRPr="00F95F23">
              <w:t>68</w:t>
            </w:r>
            <w:r w:rsidRPr="00F95F23">
              <w:t xml:space="preserve"> seed lots).</w:t>
            </w:r>
          </w:p>
        </w:tc>
        <w:tc>
          <w:tcPr>
            <w:tcW w:w="3669" w:type="dxa"/>
          </w:tcPr>
          <w:p w14:paraId="785F9450" w14:textId="7A1A4A4F" w:rsidR="00D24914" w:rsidRPr="00F95F23" w:rsidRDefault="00D24914" w:rsidP="004409ED">
            <w:pPr>
              <w:jc w:val="both"/>
            </w:pPr>
            <w:r w:rsidRPr="00F95F23">
              <w:t>Precocious vs. delayed germination along the year. Higher values indicate that germination tends to occur later in the year.</w:t>
            </w:r>
          </w:p>
        </w:tc>
      </w:tr>
      <w:tr w:rsidR="00D24914" w:rsidRPr="00F95F23" w14:paraId="7C549749" w14:textId="77777777" w:rsidTr="004409ED">
        <w:trPr>
          <w:trHeight w:val="134"/>
        </w:trPr>
        <w:tc>
          <w:tcPr>
            <w:tcW w:w="1696" w:type="dxa"/>
          </w:tcPr>
          <w:p w14:paraId="29ABCC92" w14:textId="4C4138A5" w:rsidR="00D24914" w:rsidRPr="00F95F23" w:rsidRDefault="00D24914" w:rsidP="004409ED">
            <w:pPr>
              <w:jc w:val="both"/>
            </w:pPr>
            <w:r w:rsidRPr="00F95F23">
              <w:t>Environmental heat sum (EHS)</w:t>
            </w:r>
          </w:p>
        </w:tc>
        <w:tc>
          <w:tcPr>
            <w:tcW w:w="3119" w:type="dxa"/>
          </w:tcPr>
          <w:p w14:paraId="3ED3C32C" w14:textId="3E0B4E4B" w:rsidR="00D24914" w:rsidRPr="00F95F23" w:rsidRDefault="00D24914" w:rsidP="004409ED">
            <w:pPr>
              <w:jc w:val="both"/>
            </w:pPr>
            <w:r w:rsidRPr="00F95F23">
              <w:t xml:space="preserve">Sum of degrees (T mean) needed to reach </w:t>
            </w:r>
            <w:r w:rsidR="00110248" w:rsidRPr="00F95F23">
              <w:t>T</w:t>
            </w:r>
            <w:r w:rsidRPr="00F95F23">
              <w:t>50. Species under 50% germination were excluded from analysis (</w:t>
            </w:r>
            <w:r w:rsidR="00110248" w:rsidRPr="00F95F23">
              <w:t>N</w:t>
            </w:r>
            <w:r w:rsidRPr="00F95F23">
              <w:t xml:space="preserve"> = </w:t>
            </w:r>
            <w:r w:rsidR="001D216F" w:rsidRPr="00F95F23">
              <w:t>68</w:t>
            </w:r>
            <w:r w:rsidRPr="00F95F23">
              <w:t xml:space="preserve"> seed lots).</w:t>
            </w:r>
          </w:p>
        </w:tc>
        <w:tc>
          <w:tcPr>
            <w:tcW w:w="3669" w:type="dxa"/>
          </w:tcPr>
          <w:p w14:paraId="5CF3496C" w14:textId="5D2F3CEB" w:rsidR="00D24914" w:rsidRPr="00F95F23" w:rsidRDefault="00D24914" w:rsidP="004409ED">
            <w:pPr>
              <w:jc w:val="both"/>
            </w:pPr>
            <w:r w:rsidRPr="00F95F23">
              <w:t>Physiological threshold to accumulate heat before germination. A species and individual trait, it should be independent of the incubator.</w:t>
            </w:r>
          </w:p>
        </w:tc>
      </w:tr>
    </w:tbl>
    <w:p w14:paraId="2A9EAFEA" w14:textId="5F6A7705" w:rsidR="009D15FB" w:rsidRDefault="009D15FB" w:rsidP="500F0B95">
      <w:pPr>
        <w:tabs>
          <w:tab w:val="left" w:pos="3780"/>
        </w:tabs>
        <w:spacing w:line="360" w:lineRule="auto"/>
        <w:jc w:val="both"/>
        <w:rPr>
          <w:ins w:id="1359" w:author="FRANCISCO DE BORJA JIMENEZ-ALFARO GONZALEZ" w:date="2024-02-16T07:45:00Z"/>
        </w:rPr>
      </w:pPr>
    </w:p>
    <w:p w14:paraId="24F469E5" w14:textId="2C6A23DA" w:rsidR="500F0B95" w:rsidRDefault="500F0B95" w:rsidP="500F0B95">
      <w:pPr>
        <w:tabs>
          <w:tab w:val="left" w:pos="3780"/>
        </w:tabs>
        <w:spacing w:line="360" w:lineRule="auto"/>
        <w:jc w:val="both"/>
      </w:pPr>
    </w:p>
    <w:p w14:paraId="1264D123" w14:textId="77777777" w:rsidR="009D15FB" w:rsidRDefault="009D15FB">
      <w:pPr>
        <w:rPr>
          <w:rFonts w:cstheme="minorHAnsi"/>
        </w:rPr>
      </w:pPr>
      <w:r w:rsidRPr="500F0B95">
        <w:br w:type="page"/>
      </w:r>
    </w:p>
    <w:p w14:paraId="78338366" w14:textId="3B84646A" w:rsidR="65DAF2DB" w:rsidRDefault="65DAF2DB">
      <w:pPr>
        <w:rPr>
          <w:ins w:id="1360" w:author="FRANCISCO DE BORJA JIMENEZ-ALFARO GONZALEZ" w:date="2024-02-16T07:45:00Z"/>
        </w:rPr>
      </w:pPr>
      <w:ins w:id="1361" w:author="FRANCISCO DE BORJA JIMENEZ-ALFARO GONZALEZ" w:date="2024-02-16T07:45:00Z">
        <w:r>
          <w:lastRenderedPageBreak/>
          <w:t>Table2. Comparison of laboratory and field experiment highest germination peak for both microclimatic conditions.</w:t>
        </w:r>
      </w:ins>
    </w:p>
    <w:tbl>
      <w:tblPr>
        <w:tblW w:w="0" w:type="auto"/>
        <w:tblLook w:val="04A0" w:firstRow="1" w:lastRow="0" w:firstColumn="1" w:lastColumn="0" w:noHBand="0" w:noVBand="1"/>
      </w:tblPr>
      <w:tblGrid>
        <w:gridCol w:w="1568"/>
        <w:gridCol w:w="1892"/>
        <w:gridCol w:w="1196"/>
        <w:gridCol w:w="1365"/>
        <w:gridCol w:w="1247"/>
        <w:gridCol w:w="1226"/>
      </w:tblGrid>
      <w:tr w:rsidR="500F0B95" w14:paraId="61690E64" w14:textId="77777777" w:rsidTr="500F0B95">
        <w:trPr>
          <w:trHeight w:val="245"/>
          <w:ins w:id="1362" w:author="FRANCISCO DE BORJA JIMENEZ-ALFARO GONZALEZ" w:date="2024-02-16T07:45:00Z"/>
        </w:trPr>
        <w:tc>
          <w:tcPr>
            <w:tcW w:w="149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30A8AEC"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363" w:author="FRANCISCO DE BORJA JIMENEZ-ALFARO GONZALEZ" w:date="2024-02-16T07:45:00Z">
              <w:r w:rsidRPr="500F0B95">
                <w:rPr>
                  <w:rFonts w:ascii="Calibri" w:eastAsia="Times New Roman" w:hAnsi="Calibri" w:cs="Calibri"/>
                  <w:color w:val="000000" w:themeColor="text1"/>
                  <w:lang w:eastAsia="ca-ES"/>
                </w:rPr>
                <w:t>System</w:t>
              </w:r>
            </w:ins>
          </w:p>
        </w:tc>
        <w:tc>
          <w:tcPr>
            <w:tcW w:w="1939"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CFFC780"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364" w:author="FRANCISCO DE BORJA JIMENEZ-ALFARO GONZALEZ" w:date="2024-02-16T07:45:00Z">
              <w:r w:rsidRPr="500F0B95">
                <w:rPr>
                  <w:rFonts w:ascii="Calibri" w:eastAsia="Times New Roman" w:hAnsi="Calibri" w:cs="Calibri"/>
                  <w:color w:val="000000" w:themeColor="text1"/>
                  <w:lang w:eastAsia="ca-ES"/>
                </w:rPr>
                <w:t>Species</w:t>
              </w:r>
            </w:ins>
          </w:p>
        </w:tc>
        <w:tc>
          <w:tcPr>
            <w:tcW w:w="2660" w:type="dxa"/>
            <w:gridSpan w:val="2"/>
            <w:tcBorders>
              <w:top w:val="single" w:sz="4" w:space="0" w:color="auto"/>
              <w:left w:val="nil"/>
              <w:bottom w:val="single" w:sz="4" w:space="0" w:color="auto"/>
              <w:right w:val="single" w:sz="4" w:space="0" w:color="auto"/>
            </w:tcBorders>
            <w:shd w:val="clear" w:color="auto" w:fill="auto"/>
            <w:vAlign w:val="center"/>
          </w:tcPr>
          <w:p w14:paraId="1BB0F31D"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365" w:author="FRANCISCO DE BORJA JIMENEZ-ALFARO GONZALEZ" w:date="2024-02-16T07:45:00Z">
              <w:r w:rsidRPr="500F0B95">
                <w:rPr>
                  <w:rFonts w:ascii="Calibri" w:eastAsia="Times New Roman" w:hAnsi="Calibri" w:cs="Calibri"/>
                  <w:color w:val="000000" w:themeColor="text1"/>
                  <w:lang w:eastAsia="ca-ES"/>
                </w:rPr>
                <w:t>Fellfield germination peak</w:t>
              </w:r>
            </w:ins>
          </w:p>
        </w:tc>
        <w:tc>
          <w:tcPr>
            <w:tcW w:w="2551" w:type="dxa"/>
            <w:gridSpan w:val="2"/>
            <w:tcBorders>
              <w:top w:val="single" w:sz="4" w:space="0" w:color="auto"/>
              <w:left w:val="nil"/>
              <w:bottom w:val="single" w:sz="4" w:space="0" w:color="auto"/>
              <w:right w:val="single" w:sz="4" w:space="0" w:color="auto"/>
            </w:tcBorders>
            <w:shd w:val="clear" w:color="auto" w:fill="auto"/>
            <w:vAlign w:val="center"/>
          </w:tcPr>
          <w:p w14:paraId="0D1DEDFF" w14:textId="77777777" w:rsidR="500F0B95" w:rsidRDefault="500F0B95" w:rsidP="500F0B95">
            <w:pPr>
              <w:spacing w:after="0" w:line="240" w:lineRule="auto"/>
              <w:jc w:val="center"/>
              <w:rPr>
                <w:rFonts w:ascii="Calibri" w:eastAsia="Times New Roman" w:hAnsi="Calibri" w:cs="Calibri"/>
                <w:color w:val="000000" w:themeColor="text1"/>
                <w:lang w:eastAsia="ca-ES"/>
              </w:rPr>
            </w:pPr>
            <w:proofErr w:type="spellStart"/>
            <w:ins w:id="1366" w:author="FRANCISCO DE BORJA JIMENEZ-ALFARO GONZALEZ" w:date="2024-02-16T07:45:00Z">
              <w:r w:rsidRPr="500F0B95">
                <w:rPr>
                  <w:rFonts w:ascii="Calibri" w:eastAsia="Times New Roman" w:hAnsi="Calibri" w:cs="Calibri"/>
                  <w:color w:val="000000" w:themeColor="text1"/>
                  <w:lang w:eastAsia="ca-ES"/>
                </w:rPr>
                <w:t>Snowbed</w:t>
              </w:r>
              <w:proofErr w:type="spellEnd"/>
              <w:r w:rsidRPr="500F0B95">
                <w:rPr>
                  <w:rFonts w:ascii="Calibri" w:eastAsia="Times New Roman" w:hAnsi="Calibri" w:cs="Calibri"/>
                  <w:color w:val="000000" w:themeColor="text1"/>
                  <w:lang w:eastAsia="ca-ES"/>
                </w:rPr>
                <w:t xml:space="preserve"> germination peak</w:t>
              </w:r>
            </w:ins>
          </w:p>
        </w:tc>
      </w:tr>
      <w:tr w:rsidR="500F0B95" w14:paraId="47ABCD6D" w14:textId="77777777" w:rsidTr="500F0B95">
        <w:trPr>
          <w:trHeight w:val="245"/>
          <w:ins w:id="1367" w:author="FRANCISCO DE BORJA JIMENEZ-ALFARO GONZALEZ" w:date="2024-02-16T07:45:00Z"/>
        </w:trPr>
        <w:tc>
          <w:tcPr>
            <w:tcW w:w="1492" w:type="dxa"/>
            <w:vMerge/>
          </w:tcPr>
          <w:p w14:paraId="183CCE0D" w14:textId="77777777" w:rsidR="00562346" w:rsidRDefault="00562346"/>
        </w:tc>
        <w:tc>
          <w:tcPr>
            <w:tcW w:w="1939" w:type="dxa"/>
            <w:vMerge/>
          </w:tcPr>
          <w:p w14:paraId="4D336D74" w14:textId="77777777" w:rsidR="00562346" w:rsidRDefault="00562346"/>
        </w:tc>
        <w:tc>
          <w:tcPr>
            <w:tcW w:w="1196" w:type="dxa"/>
            <w:tcBorders>
              <w:top w:val="nil"/>
              <w:left w:val="nil"/>
              <w:bottom w:val="single" w:sz="4" w:space="0" w:color="auto"/>
              <w:right w:val="single" w:sz="4" w:space="0" w:color="auto"/>
            </w:tcBorders>
            <w:shd w:val="clear" w:color="auto" w:fill="auto"/>
            <w:vAlign w:val="center"/>
          </w:tcPr>
          <w:p w14:paraId="50E010F1" w14:textId="099E1C96" w:rsidR="500F0B95" w:rsidRDefault="500F0B95" w:rsidP="500F0B95">
            <w:pPr>
              <w:spacing w:after="0" w:line="240" w:lineRule="auto"/>
              <w:jc w:val="center"/>
              <w:rPr>
                <w:rFonts w:ascii="Calibri" w:eastAsia="Times New Roman" w:hAnsi="Calibri" w:cs="Calibri"/>
                <w:color w:val="000000" w:themeColor="text1"/>
                <w:lang w:eastAsia="ca-ES"/>
              </w:rPr>
            </w:pPr>
            <w:ins w:id="1368" w:author="FRANCISCO DE BORJA JIMENEZ-ALFARO GONZALEZ" w:date="2024-02-16T07:45:00Z">
              <w:r w:rsidRPr="500F0B95">
                <w:rPr>
                  <w:rFonts w:ascii="Calibri" w:eastAsia="Times New Roman" w:hAnsi="Calibri" w:cs="Calibri"/>
                  <w:color w:val="000000" w:themeColor="text1"/>
                  <w:lang w:eastAsia="ca-ES"/>
                </w:rPr>
                <w:t>Laboratory</w:t>
              </w:r>
            </w:ins>
          </w:p>
        </w:tc>
        <w:tc>
          <w:tcPr>
            <w:tcW w:w="1464" w:type="dxa"/>
            <w:tcBorders>
              <w:top w:val="nil"/>
              <w:left w:val="nil"/>
              <w:bottom w:val="single" w:sz="4" w:space="0" w:color="auto"/>
              <w:right w:val="single" w:sz="4" w:space="0" w:color="auto"/>
            </w:tcBorders>
            <w:shd w:val="clear" w:color="auto" w:fill="auto"/>
            <w:vAlign w:val="center"/>
          </w:tcPr>
          <w:p w14:paraId="4953C7DA" w14:textId="11BB6A01" w:rsidR="500F0B95" w:rsidRDefault="500F0B95" w:rsidP="500F0B95">
            <w:pPr>
              <w:spacing w:after="0" w:line="240" w:lineRule="auto"/>
              <w:jc w:val="center"/>
              <w:rPr>
                <w:rFonts w:ascii="Calibri" w:eastAsia="Times New Roman" w:hAnsi="Calibri" w:cs="Calibri"/>
                <w:color w:val="000000" w:themeColor="text1"/>
                <w:lang w:eastAsia="ca-ES"/>
              </w:rPr>
            </w:pPr>
            <w:ins w:id="1369" w:author="FRANCISCO DE BORJA JIMENEZ-ALFARO GONZALEZ" w:date="2024-02-16T07:45:00Z">
              <w:r w:rsidRPr="500F0B95">
                <w:rPr>
                  <w:rFonts w:ascii="Calibri" w:eastAsia="Times New Roman" w:hAnsi="Calibri" w:cs="Calibri"/>
                  <w:color w:val="000000" w:themeColor="text1"/>
                  <w:lang w:eastAsia="ca-ES"/>
                </w:rPr>
                <w:t>Field</w:t>
              </w:r>
            </w:ins>
          </w:p>
        </w:tc>
        <w:tc>
          <w:tcPr>
            <w:tcW w:w="1259" w:type="dxa"/>
            <w:tcBorders>
              <w:top w:val="nil"/>
              <w:left w:val="nil"/>
              <w:bottom w:val="single" w:sz="4" w:space="0" w:color="auto"/>
              <w:right w:val="single" w:sz="4" w:space="0" w:color="auto"/>
            </w:tcBorders>
            <w:shd w:val="clear" w:color="auto" w:fill="auto"/>
            <w:vAlign w:val="center"/>
          </w:tcPr>
          <w:p w14:paraId="4CCEB5CC" w14:textId="5DDE7517" w:rsidR="500F0B95" w:rsidRDefault="500F0B95" w:rsidP="500F0B95">
            <w:pPr>
              <w:spacing w:after="0" w:line="240" w:lineRule="auto"/>
              <w:jc w:val="center"/>
              <w:rPr>
                <w:rFonts w:ascii="Calibri" w:eastAsia="Times New Roman" w:hAnsi="Calibri" w:cs="Calibri"/>
                <w:color w:val="000000" w:themeColor="text1"/>
                <w:lang w:eastAsia="ca-ES"/>
              </w:rPr>
            </w:pPr>
            <w:ins w:id="1370" w:author="FRANCISCO DE BORJA JIMENEZ-ALFARO GONZALEZ" w:date="2024-02-16T07:45:00Z">
              <w:r w:rsidRPr="500F0B95">
                <w:rPr>
                  <w:rFonts w:ascii="Calibri" w:eastAsia="Times New Roman" w:hAnsi="Calibri" w:cs="Calibri"/>
                  <w:color w:val="000000" w:themeColor="text1"/>
                  <w:lang w:eastAsia="ca-ES"/>
                </w:rPr>
                <w:t>Laboratory</w:t>
              </w:r>
            </w:ins>
          </w:p>
        </w:tc>
        <w:tc>
          <w:tcPr>
            <w:tcW w:w="1292" w:type="dxa"/>
            <w:tcBorders>
              <w:top w:val="nil"/>
              <w:left w:val="nil"/>
              <w:bottom w:val="single" w:sz="4" w:space="0" w:color="auto"/>
              <w:right w:val="single" w:sz="4" w:space="0" w:color="auto"/>
            </w:tcBorders>
            <w:shd w:val="clear" w:color="auto" w:fill="auto"/>
            <w:vAlign w:val="center"/>
          </w:tcPr>
          <w:p w14:paraId="0A29D225" w14:textId="3A3ECD32" w:rsidR="500F0B95" w:rsidRDefault="500F0B95" w:rsidP="500F0B95">
            <w:pPr>
              <w:spacing w:after="0" w:line="240" w:lineRule="auto"/>
              <w:jc w:val="center"/>
              <w:rPr>
                <w:rFonts w:ascii="Calibri" w:eastAsia="Times New Roman" w:hAnsi="Calibri" w:cs="Calibri"/>
                <w:color w:val="000000" w:themeColor="text1"/>
                <w:lang w:eastAsia="ca-ES"/>
              </w:rPr>
            </w:pPr>
            <w:ins w:id="1371" w:author="FRANCISCO DE BORJA JIMENEZ-ALFARO GONZALEZ" w:date="2024-02-16T07:45:00Z">
              <w:r w:rsidRPr="500F0B95">
                <w:rPr>
                  <w:rFonts w:ascii="Calibri" w:eastAsia="Times New Roman" w:hAnsi="Calibri" w:cs="Calibri"/>
                  <w:color w:val="000000" w:themeColor="text1"/>
                  <w:lang w:eastAsia="ca-ES"/>
                </w:rPr>
                <w:t>Field</w:t>
              </w:r>
            </w:ins>
          </w:p>
        </w:tc>
      </w:tr>
      <w:tr w:rsidR="500F0B95" w14:paraId="78EF9280" w14:textId="77777777" w:rsidTr="500F0B95">
        <w:trPr>
          <w:trHeight w:val="245"/>
          <w:ins w:id="1372" w:author="FRANCISCO DE BORJA JIMENEZ-ALFARO GONZALEZ" w:date="2024-02-16T07:45:00Z"/>
        </w:trPr>
        <w:tc>
          <w:tcPr>
            <w:tcW w:w="1492" w:type="dxa"/>
            <w:vMerge w:val="restart"/>
            <w:tcBorders>
              <w:top w:val="nil"/>
              <w:left w:val="single" w:sz="4" w:space="0" w:color="auto"/>
              <w:bottom w:val="single" w:sz="4" w:space="0" w:color="auto"/>
              <w:right w:val="single" w:sz="4" w:space="0" w:color="auto"/>
            </w:tcBorders>
            <w:shd w:val="clear" w:color="auto" w:fill="auto"/>
            <w:vAlign w:val="center"/>
          </w:tcPr>
          <w:p w14:paraId="42B0D258"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373" w:author="FRANCISCO DE BORJA JIMENEZ-ALFARO GONZALEZ" w:date="2024-02-16T07:45:00Z">
              <w:r w:rsidRPr="500F0B95">
                <w:rPr>
                  <w:rFonts w:ascii="Calibri" w:eastAsia="Times New Roman" w:hAnsi="Calibri" w:cs="Calibri"/>
                  <w:color w:val="000000" w:themeColor="text1"/>
                  <w:lang w:eastAsia="ca-ES"/>
                </w:rPr>
                <w:t>Mediterranean</w:t>
              </w:r>
            </w:ins>
          </w:p>
        </w:tc>
        <w:tc>
          <w:tcPr>
            <w:tcW w:w="1939" w:type="dxa"/>
            <w:tcBorders>
              <w:top w:val="nil"/>
              <w:left w:val="nil"/>
              <w:bottom w:val="single" w:sz="4" w:space="0" w:color="auto"/>
              <w:right w:val="single" w:sz="4" w:space="0" w:color="auto"/>
            </w:tcBorders>
            <w:shd w:val="clear" w:color="auto" w:fill="auto"/>
            <w:vAlign w:val="center"/>
          </w:tcPr>
          <w:p w14:paraId="34C7FC31" w14:textId="77777777" w:rsidR="500F0B95" w:rsidRDefault="500F0B95" w:rsidP="500F0B95">
            <w:pPr>
              <w:spacing w:after="0" w:line="240" w:lineRule="auto"/>
              <w:jc w:val="center"/>
              <w:rPr>
                <w:rFonts w:ascii="Calibri" w:eastAsia="Times New Roman" w:hAnsi="Calibri" w:cs="Calibri"/>
                <w:i/>
                <w:iCs/>
                <w:color w:val="000000" w:themeColor="text1"/>
                <w:lang w:eastAsia="ca-ES"/>
              </w:rPr>
            </w:pPr>
            <w:proofErr w:type="spellStart"/>
            <w:ins w:id="1374" w:author="FRANCISCO DE BORJA JIMENEZ-ALFARO GONZALEZ" w:date="2024-02-16T07:45:00Z">
              <w:r w:rsidRPr="500F0B95">
                <w:rPr>
                  <w:rFonts w:ascii="Calibri" w:eastAsia="Times New Roman" w:hAnsi="Calibri" w:cs="Calibri"/>
                  <w:i/>
                  <w:iCs/>
                  <w:color w:val="000000" w:themeColor="text1"/>
                  <w:lang w:eastAsia="ca-ES"/>
                </w:rPr>
                <w:t>Armeria</w:t>
              </w:r>
              <w:proofErr w:type="spellEnd"/>
              <w:r w:rsidRPr="500F0B95">
                <w:rPr>
                  <w:rFonts w:ascii="Calibri" w:eastAsia="Times New Roman" w:hAnsi="Calibri" w:cs="Calibri"/>
                  <w:i/>
                  <w:iCs/>
                  <w:color w:val="000000" w:themeColor="text1"/>
                  <w:lang w:eastAsia="ca-ES"/>
                </w:rPr>
                <w:t xml:space="preserve"> </w:t>
              </w:r>
              <w:proofErr w:type="spellStart"/>
              <w:r w:rsidRPr="500F0B95">
                <w:rPr>
                  <w:rFonts w:ascii="Calibri" w:eastAsia="Times New Roman" w:hAnsi="Calibri" w:cs="Calibri"/>
                  <w:i/>
                  <w:iCs/>
                  <w:color w:val="000000" w:themeColor="text1"/>
                  <w:lang w:eastAsia="ca-ES"/>
                </w:rPr>
                <w:t>duriaei</w:t>
              </w:r>
            </w:ins>
            <w:proofErr w:type="spellEnd"/>
          </w:p>
        </w:tc>
        <w:tc>
          <w:tcPr>
            <w:tcW w:w="1196" w:type="dxa"/>
            <w:tcBorders>
              <w:top w:val="nil"/>
              <w:left w:val="nil"/>
              <w:bottom w:val="single" w:sz="4" w:space="0" w:color="auto"/>
              <w:right w:val="single" w:sz="4" w:space="0" w:color="auto"/>
            </w:tcBorders>
            <w:shd w:val="clear" w:color="auto" w:fill="auto"/>
            <w:vAlign w:val="center"/>
          </w:tcPr>
          <w:p w14:paraId="1C115DA9"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375" w:author="FRANCISCO DE BORJA JIMENEZ-ALFARO GONZALEZ" w:date="2024-02-16T07:45:00Z">
              <w:r w:rsidRPr="500F0B95">
                <w:rPr>
                  <w:rFonts w:ascii="Calibri" w:eastAsia="Times New Roman" w:hAnsi="Calibri" w:cs="Calibri"/>
                  <w:color w:val="000000" w:themeColor="text1"/>
                  <w:lang w:eastAsia="ca-ES"/>
                </w:rPr>
                <w:t>Autumn</w:t>
              </w:r>
            </w:ins>
          </w:p>
        </w:tc>
        <w:tc>
          <w:tcPr>
            <w:tcW w:w="1464" w:type="dxa"/>
            <w:tcBorders>
              <w:top w:val="nil"/>
              <w:left w:val="nil"/>
              <w:bottom w:val="single" w:sz="4" w:space="0" w:color="auto"/>
              <w:right w:val="single" w:sz="4" w:space="0" w:color="auto"/>
            </w:tcBorders>
            <w:shd w:val="clear" w:color="auto" w:fill="auto"/>
            <w:vAlign w:val="center"/>
          </w:tcPr>
          <w:p w14:paraId="1A8427D6"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376" w:author="FRANCISCO DE BORJA JIMENEZ-ALFARO GONZALEZ" w:date="2024-02-16T07:45:00Z">
              <w:r w:rsidRPr="500F0B95">
                <w:rPr>
                  <w:rFonts w:ascii="Calibri" w:eastAsia="Times New Roman" w:hAnsi="Calibri" w:cs="Calibri"/>
                  <w:color w:val="000000" w:themeColor="text1"/>
                  <w:lang w:eastAsia="ca-ES"/>
                </w:rPr>
                <w:t>2</w:t>
              </w:r>
              <w:r w:rsidRPr="500F0B95">
                <w:rPr>
                  <w:rFonts w:ascii="Calibri" w:eastAsia="Times New Roman" w:hAnsi="Calibri" w:cs="Calibri"/>
                  <w:color w:val="000000" w:themeColor="text1"/>
                  <w:vertAlign w:val="superscript"/>
                  <w:lang w:eastAsia="ca-ES"/>
                </w:rPr>
                <w:t>nd</w:t>
              </w:r>
              <w:r w:rsidRPr="500F0B95">
                <w:rPr>
                  <w:rFonts w:ascii="Calibri" w:eastAsia="Times New Roman" w:hAnsi="Calibri" w:cs="Calibri"/>
                  <w:color w:val="000000" w:themeColor="text1"/>
                  <w:lang w:eastAsia="ca-ES"/>
                </w:rPr>
                <w:t xml:space="preserve"> Autumn</w:t>
              </w:r>
            </w:ins>
          </w:p>
        </w:tc>
        <w:tc>
          <w:tcPr>
            <w:tcW w:w="1259" w:type="dxa"/>
            <w:tcBorders>
              <w:top w:val="nil"/>
              <w:left w:val="nil"/>
              <w:bottom w:val="single" w:sz="4" w:space="0" w:color="auto"/>
              <w:right w:val="single" w:sz="4" w:space="0" w:color="auto"/>
            </w:tcBorders>
            <w:shd w:val="clear" w:color="auto" w:fill="auto"/>
            <w:vAlign w:val="center"/>
          </w:tcPr>
          <w:p w14:paraId="2F804884"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377" w:author="FRANCISCO DE BORJA JIMENEZ-ALFARO GONZALEZ" w:date="2024-02-16T07:45:00Z">
              <w:r w:rsidRPr="500F0B95">
                <w:rPr>
                  <w:rFonts w:ascii="Calibri" w:eastAsia="Times New Roman" w:hAnsi="Calibri" w:cs="Calibri"/>
                  <w:color w:val="000000" w:themeColor="text1"/>
                  <w:lang w:eastAsia="ca-ES"/>
                </w:rPr>
                <w:t>Autumn</w:t>
              </w:r>
            </w:ins>
          </w:p>
        </w:tc>
        <w:tc>
          <w:tcPr>
            <w:tcW w:w="1292" w:type="dxa"/>
            <w:tcBorders>
              <w:top w:val="nil"/>
              <w:left w:val="nil"/>
              <w:bottom w:val="single" w:sz="4" w:space="0" w:color="auto"/>
              <w:right w:val="single" w:sz="4" w:space="0" w:color="auto"/>
            </w:tcBorders>
            <w:shd w:val="clear" w:color="auto" w:fill="auto"/>
            <w:vAlign w:val="center"/>
          </w:tcPr>
          <w:p w14:paraId="21E74FFD"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378" w:author="FRANCISCO DE BORJA JIMENEZ-ALFARO GONZALEZ" w:date="2024-02-16T07:45:00Z">
              <w:r w:rsidRPr="500F0B95">
                <w:rPr>
                  <w:rFonts w:ascii="Calibri" w:eastAsia="Times New Roman" w:hAnsi="Calibri" w:cs="Calibri"/>
                  <w:color w:val="000000" w:themeColor="text1"/>
                  <w:lang w:eastAsia="ca-ES"/>
                </w:rPr>
                <w:t>2</w:t>
              </w:r>
              <w:r w:rsidRPr="500F0B95">
                <w:rPr>
                  <w:rFonts w:ascii="Calibri" w:eastAsia="Times New Roman" w:hAnsi="Calibri" w:cs="Calibri"/>
                  <w:color w:val="000000" w:themeColor="text1"/>
                  <w:vertAlign w:val="superscript"/>
                  <w:lang w:eastAsia="ca-ES"/>
                </w:rPr>
                <w:t>nd</w:t>
              </w:r>
              <w:r w:rsidRPr="500F0B95">
                <w:rPr>
                  <w:rFonts w:ascii="Calibri" w:eastAsia="Times New Roman" w:hAnsi="Calibri" w:cs="Calibri"/>
                  <w:color w:val="000000" w:themeColor="text1"/>
                  <w:lang w:eastAsia="ca-ES"/>
                </w:rPr>
                <w:t xml:space="preserve"> Autumn</w:t>
              </w:r>
            </w:ins>
          </w:p>
        </w:tc>
      </w:tr>
      <w:tr w:rsidR="500F0B95" w14:paraId="59507646" w14:textId="77777777" w:rsidTr="500F0B95">
        <w:trPr>
          <w:trHeight w:val="245"/>
          <w:ins w:id="1379" w:author="FRANCISCO DE BORJA JIMENEZ-ALFARO GONZALEZ" w:date="2024-02-16T07:45:00Z"/>
        </w:trPr>
        <w:tc>
          <w:tcPr>
            <w:tcW w:w="1492" w:type="dxa"/>
            <w:vMerge/>
          </w:tcPr>
          <w:p w14:paraId="40F3F5A9" w14:textId="77777777" w:rsidR="00562346" w:rsidRDefault="00562346"/>
        </w:tc>
        <w:tc>
          <w:tcPr>
            <w:tcW w:w="1939" w:type="dxa"/>
            <w:tcBorders>
              <w:top w:val="nil"/>
              <w:left w:val="nil"/>
              <w:bottom w:val="single" w:sz="4" w:space="0" w:color="auto"/>
              <w:right w:val="single" w:sz="4" w:space="0" w:color="auto"/>
            </w:tcBorders>
            <w:shd w:val="clear" w:color="auto" w:fill="auto"/>
            <w:vAlign w:val="center"/>
          </w:tcPr>
          <w:p w14:paraId="1F771FA1" w14:textId="77777777" w:rsidR="500F0B95" w:rsidRDefault="500F0B95" w:rsidP="500F0B95">
            <w:pPr>
              <w:spacing w:after="0" w:line="240" w:lineRule="auto"/>
              <w:jc w:val="center"/>
              <w:rPr>
                <w:rFonts w:ascii="Calibri" w:eastAsia="Times New Roman" w:hAnsi="Calibri" w:cs="Calibri"/>
                <w:i/>
                <w:iCs/>
                <w:color w:val="000000" w:themeColor="text1"/>
                <w:lang w:eastAsia="ca-ES"/>
              </w:rPr>
            </w:pPr>
            <w:ins w:id="1380" w:author="FRANCISCO DE BORJA JIMENEZ-ALFARO GONZALEZ" w:date="2024-02-16T07:45:00Z">
              <w:r w:rsidRPr="500F0B95">
                <w:rPr>
                  <w:rFonts w:ascii="Calibri" w:eastAsia="Times New Roman" w:hAnsi="Calibri" w:cs="Calibri"/>
                  <w:i/>
                  <w:iCs/>
                  <w:color w:val="000000" w:themeColor="text1"/>
                  <w:lang w:eastAsia="ca-ES"/>
                </w:rPr>
                <w:t xml:space="preserve">Dianthus </w:t>
              </w:r>
              <w:proofErr w:type="spellStart"/>
              <w:r w:rsidRPr="500F0B95">
                <w:rPr>
                  <w:rFonts w:ascii="Calibri" w:eastAsia="Times New Roman" w:hAnsi="Calibri" w:cs="Calibri"/>
                  <w:i/>
                  <w:iCs/>
                  <w:color w:val="000000" w:themeColor="text1"/>
                  <w:lang w:eastAsia="ca-ES"/>
                </w:rPr>
                <w:t>langeanus</w:t>
              </w:r>
            </w:ins>
            <w:proofErr w:type="spellEnd"/>
          </w:p>
        </w:tc>
        <w:tc>
          <w:tcPr>
            <w:tcW w:w="1196" w:type="dxa"/>
            <w:tcBorders>
              <w:top w:val="nil"/>
              <w:left w:val="nil"/>
              <w:bottom w:val="single" w:sz="4" w:space="0" w:color="auto"/>
              <w:right w:val="single" w:sz="4" w:space="0" w:color="auto"/>
            </w:tcBorders>
            <w:shd w:val="clear" w:color="auto" w:fill="auto"/>
            <w:vAlign w:val="center"/>
          </w:tcPr>
          <w:p w14:paraId="36D2116A"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381" w:author="FRANCISCO DE BORJA JIMENEZ-ALFARO GONZALEZ" w:date="2024-02-16T07:45:00Z">
              <w:r w:rsidRPr="500F0B95">
                <w:rPr>
                  <w:rFonts w:ascii="Calibri" w:eastAsia="Times New Roman" w:hAnsi="Calibri" w:cs="Calibri"/>
                  <w:color w:val="000000" w:themeColor="text1"/>
                  <w:lang w:eastAsia="ca-ES"/>
                </w:rPr>
                <w:t>Autumn</w:t>
              </w:r>
            </w:ins>
          </w:p>
        </w:tc>
        <w:tc>
          <w:tcPr>
            <w:tcW w:w="1464" w:type="dxa"/>
            <w:tcBorders>
              <w:top w:val="nil"/>
              <w:left w:val="nil"/>
              <w:bottom w:val="single" w:sz="4" w:space="0" w:color="auto"/>
              <w:right w:val="single" w:sz="4" w:space="0" w:color="auto"/>
            </w:tcBorders>
            <w:shd w:val="clear" w:color="auto" w:fill="auto"/>
            <w:vAlign w:val="center"/>
          </w:tcPr>
          <w:p w14:paraId="54E2D815" w14:textId="77777777" w:rsidR="500F0B95" w:rsidRDefault="500F0B95" w:rsidP="500F0B95">
            <w:pPr>
              <w:spacing w:after="0" w:line="240" w:lineRule="auto"/>
              <w:jc w:val="center"/>
              <w:rPr>
                <w:ins w:id="1382" w:author="FRANCISCO DE BORJA JIMENEZ-ALFARO GONZALEZ" w:date="2024-02-16T07:45:00Z"/>
                <w:rFonts w:ascii="Calibri" w:eastAsia="Times New Roman" w:hAnsi="Calibri" w:cs="Calibri"/>
                <w:color w:val="000000" w:themeColor="text1"/>
                <w:lang w:eastAsia="ca-ES"/>
              </w:rPr>
            </w:pPr>
            <w:ins w:id="1383" w:author="FRANCISCO DE BORJA JIMENEZ-ALFARO GONZALEZ" w:date="2024-02-16T07:45:00Z">
              <w:r w:rsidRPr="500F0B95">
                <w:rPr>
                  <w:rFonts w:ascii="Calibri" w:eastAsia="Times New Roman" w:hAnsi="Calibri" w:cs="Calibri"/>
                  <w:color w:val="000000" w:themeColor="text1"/>
                  <w:lang w:eastAsia="ca-ES"/>
                </w:rPr>
                <w:t>1</w:t>
              </w:r>
              <w:r w:rsidRPr="500F0B95">
                <w:rPr>
                  <w:rFonts w:ascii="Calibri" w:eastAsia="Times New Roman" w:hAnsi="Calibri" w:cs="Calibri"/>
                  <w:color w:val="000000" w:themeColor="text1"/>
                  <w:vertAlign w:val="superscript"/>
                  <w:lang w:eastAsia="ca-ES"/>
                </w:rPr>
                <w:t>st</w:t>
              </w:r>
              <w:r w:rsidRPr="500F0B95">
                <w:rPr>
                  <w:rFonts w:ascii="Calibri" w:eastAsia="Times New Roman" w:hAnsi="Calibri" w:cs="Calibri"/>
                  <w:color w:val="000000" w:themeColor="text1"/>
                  <w:lang w:eastAsia="ca-ES"/>
                </w:rPr>
                <w:t xml:space="preserve"> Autumn</w:t>
              </w:r>
            </w:ins>
          </w:p>
          <w:p w14:paraId="17CABD4B" w14:textId="6DEF682B" w:rsidR="500F0B95" w:rsidRDefault="500F0B95" w:rsidP="500F0B95">
            <w:pPr>
              <w:spacing w:after="0" w:line="240" w:lineRule="auto"/>
              <w:jc w:val="center"/>
              <w:rPr>
                <w:rFonts w:ascii="Calibri" w:eastAsia="Times New Roman" w:hAnsi="Calibri" w:cs="Calibri"/>
                <w:color w:val="000000" w:themeColor="text1"/>
                <w:lang w:eastAsia="ca-ES"/>
              </w:rPr>
            </w:pPr>
            <w:ins w:id="1384" w:author="FRANCISCO DE BORJA JIMENEZ-ALFARO GONZALEZ" w:date="2024-02-16T07:45:00Z">
              <w:r w:rsidRPr="500F0B95">
                <w:rPr>
                  <w:rFonts w:ascii="Calibri" w:eastAsia="Times New Roman" w:hAnsi="Calibri" w:cs="Calibri"/>
                  <w:color w:val="000000" w:themeColor="text1"/>
                  <w:lang w:eastAsia="ca-ES"/>
                </w:rPr>
                <w:t>Spring</w:t>
              </w:r>
            </w:ins>
          </w:p>
        </w:tc>
        <w:tc>
          <w:tcPr>
            <w:tcW w:w="1259" w:type="dxa"/>
            <w:tcBorders>
              <w:top w:val="nil"/>
              <w:left w:val="nil"/>
              <w:bottom w:val="single" w:sz="4" w:space="0" w:color="auto"/>
              <w:right w:val="single" w:sz="4" w:space="0" w:color="auto"/>
            </w:tcBorders>
            <w:shd w:val="clear" w:color="auto" w:fill="auto"/>
            <w:vAlign w:val="center"/>
          </w:tcPr>
          <w:p w14:paraId="2653444D"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385" w:author="FRANCISCO DE BORJA JIMENEZ-ALFARO GONZALEZ" w:date="2024-02-16T07:45:00Z">
              <w:r w:rsidRPr="500F0B95">
                <w:rPr>
                  <w:rFonts w:ascii="Calibri" w:eastAsia="Times New Roman" w:hAnsi="Calibri" w:cs="Calibri"/>
                  <w:color w:val="000000" w:themeColor="text1"/>
                  <w:lang w:eastAsia="ca-ES"/>
                </w:rPr>
                <w:t>Autumn</w:t>
              </w:r>
            </w:ins>
          </w:p>
        </w:tc>
        <w:tc>
          <w:tcPr>
            <w:tcW w:w="1292" w:type="dxa"/>
            <w:tcBorders>
              <w:top w:val="nil"/>
              <w:left w:val="nil"/>
              <w:bottom w:val="single" w:sz="4" w:space="0" w:color="auto"/>
              <w:right w:val="single" w:sz="4" w:space="0" w:color="auto"/>
            </w:tcBorders>
            <w:shd w:val="clear" w:color="auto" w:fill="auto"/>
            <w:vAlign w:val="center"/>
          </w:tcPr>
          <w:p w14:paraId="71BF2933" w14:textId="77777777" w:rsidR="500F0B95" w:rsidRDefault="500F0B95" w:rsidP="500F0B95">
            <w:pPr>
              <w:spacing w:after="0" w:line="240" w:lineRule="auto"/>
              <w:jc w:val="center"/>
              <w:rPr>
                <w:ins w:id="1386" w:author="FRANCISCO DE BORJA JIMENEZ-ALFARO GONZALEZ" w:date="2024-02-16T07:45:00Z"/>
                <w:rFonts w:ascii="Calibri" w:eastAsia="Times New Roman" w:hAnsi="Calibri" w:cs="Calibri"/>
                <w:color w:val="000000" w:themeColor="text1"/>
                <w:lang w:eastAsia="ca-ES"/>
              </w:rPr>
            </w:pPr>
            <w:ins w:id="1387" w:author="FRANCISCO DE BORJA JIMENEZ-ALFARO GONZALEZ" w:date="2024-02-16T07:45:00Z">
              <w:r w:rsidRPr="500F0B95">
                <w:rPr>
                  <w:rFonts w:ascii="Calibri" w:eastAsia="Times New Roman" w:hAnsi="Calibri" w:cs="Calibri"/>
                  <w:color w:val="000000" w:themeColor="text1"/>
                  <w:lang w:eastAsia="ca-ES"/>
                </w:rPr>
                <w:t>1</w:t>
              </w:r>
              <w:r w:rsidRPr="500F0B95">
                <w:rPr>
                  <w:rFonts w:ascii="Calibri" w:eastAsia="Times New Roman" w:hAnsi="Calibri" w:cs="Calibri"/>
                  <w:color w:val="000000" w:themeColor="text1"/>
                  <w:vertAlign w:val="superscript"/>
                  <w:lang w:eastAsia="ca-ES"/>
                </w:rPr>
                <w:t>st</w:t>
              </w:r>
              <w:r w:rsidRPr="500F0B95">
                <w:rPr>
                  <w:rFonts w:ascii="Calibri" w:eastAsia="Times New Roman" w:hAnsi="Calibri" w:cs="Calibri"/>
                  <w:color w:val="000000" w:themeColor="text1"/>
                  <w:lang w:eastAsia="ca-ES"/>
                </w:rPr>
                <w:t xml:space="preserve"> Autumn</w:t>
              </w:r>
            </w:ins>
          </w:p>
          <w:p w14:paraId="7CD85E4D" w14:textId="12DC5F0A" w:rsidR="500F0B95" w:rsidRDefault="500F0B95" w:rsidP="500F0B95">
            <w:pPr>
              <w:spacing w:after="0" w:line="240" w:lineRule="auto"/>
              <w:jc w:val="center"/>
              <w:rPr>
                <w:rFonts w:ascii="Calibri" w:eastAsia="Times New Roman" w:hAnsi="Calibri" w:cs="Calibri"/>
                <w:color w:val="000000" w:themeColor="text1"/>
                <w:lang w:eastAsia="ca-ES"/>
              </w:rPr>
            </w:pPr>
            <w:ins w:id="1388" w:author="FRANCISCO DE BORJA JIMENEZ-ALFARO GONZALEZ" w:date="2024-02-16T07:45:00Z">
              <w:r w:rsidRPr="500F0B95">
                <w:rPr>
                  <w:rFonts w:ascii="Calibri" w:eastAsia="Times New Roman" w:hAnsi="Calibri" w:cs="Calibri"/>
                  <w:color w:val="000000" w:themeColor="text1"/>
                  <w:lang w:eastAsia="ca-ES"/>
                </w:rPr>
                <w:t>Spring</w:t>
              </w:r>
            </w:ins>
          </w:p>
        </w:tc>
      </w:tr>
      <w:tr w:rsidR="500F0B95" w14:paraId="5C893626" w14:textId="77777777" w:rsidTr="500F0B95">
        <w:trPr>
          <w:trHeight w:val="245"/>
          <w:ins w:id="1389" w:author="FRANCISCO DE BORJA JIMENEZ-ALFARO GONZALEZ" w:date="2024-02-16T07:45:00Z"/>
        </w:trPr>
        <w:tc>
          <w:tcPr>
            <w:tcW w:w="1492" w:type="dxa"/>
            <w:vMerge/>
          </w:tcPr>
          <w:p w14:paraId="71E51CAF" w14:textId="77777777" w:rsidR="00562346" w:rsidRDefault="00562346"/>
        </w:tc>
        <w:tc>
          <w:tcPr>
            <w:tcW w:w="1939" w:type="dxa"/>
            <w:tcBorders>
              <w:top w:val="nil"/>
              <w:left w:val="nil"/>
              <w:bottom w:val="single" w:sz="4" w:space="0" w:color="auto"/>
              <w:right w:val="single" w:sz="4" w:space="0" w:color="auto"/>
            </w:tcBorders>
            <w:shd w:val="clear" w:color="auto" w:fill="auto"/>
            <w:vAlign w:val="center"/>
          </w:tcPr>
          <w:p w14:paraId="7AE63693" w14:textId="77777777" w:rsidR="500F0B95" w:rsidRDefault="500F0B95" w:rsidP="500F0B95">
            <w:pPr>
              <w:spacing w:after="0" w:line="240" w:lineRule="auto"/>
              <w:jc w:val="center"/>
              <w:rPr>
                <w:rFonts w:ascii="Calibri" w:eastAsia="Times New Roman" w:hAnsi="Calibri" w:cs="Calibri"/>
                <w:i/>
                <w:iCs/>
                <w:color w:val="000000" w:themeColor="text1"/>
                <w:lang w:eastAsia="ca-ES"/>
              </w:rPr>
            </w:pPr>
            <w:proofErr w:type="spellStart"/>
            <w:ins w:id="1390" w:author="FRANCISCO DE BORJA JIMENEZ-ALFARO GONZALEZ" w:date="2024-02-16T07:45:00Z">
              <w:r w:rsidRPr="500F0B95">
                <w:rPr>
                  <w:rFonts w:ascii="Calibri" w:eastAsia="Times New Roman" w:hAnsi="Calibri" w:cs="Calibri"/>
                  <w:i/>
                  <w:iCs/>
                  <w:color w:val="000000" w:themeColor="text1"/>
                  <w:lang w:eastAsia="ca-ES"/>
                </w:rPr>
                <w:t>Luzula</w:t>
              </w:r>
              <w:proofErr w:type="spellEnd"/>
              <w:r w:rsidRPr="500F0B95">
                <w:rPr>
                  <w:rFonts w:ascii="Calibri" w:eastAsia="Times New Roman" w:hAnsi="Calibri" w:cs="Calibri"/>
                  <w:i/>
                  <w:iCs/>
                  <w:color w:val="000000" w:themeColor="text1"/>
                  <w:lang w:eastAsia="ca-ES"/>
                </w:rPr>
                <w:t xml:space="preserve"> </w:t>
              </w:r>
              <w:proofErr w:type="spellStart"/>
              <w:r w:rsidRPr="500F0B95">
                <w:rPr>
                  <w:rFonts w:ascii="Calibri" w:eastAsia="Times New Roman" w:hAnsi="Calibri" w:cs="Calibri"/>
                  <w:i/>
                  <w:iCs/>
                  <w:color w:val="000000" w:themeColor="text1"/>
                  <w:lang w:eastAsia="ca-ES"/>
                </w:rPr>
                <w:t>caespitosa</w:t>
              </w:r>
            </w:ins>
            <w:proofErr w:type="spellEnd"/>
          </w:p>
        </w:tc>
        <w:tc>
          <w:tcPr>
            <w:tcW w:w="1196" w:type="dxa"/>
            <w:tcBorders>
              <w:top w:val="nil"/>
              <w:left w:val="nil"/>
              <w:bottom w:val="single" w:sz="4" w:space="0" w:color="auto"/>
              <w:right w:val="single" w:sz="4" w:space="0" w:color="auto"/>
            </w:tcBorders>
            <w:shd w:val="clear" w:color="auto" w:fill="auto"/>
            <w:vAlign w:val="center"/>
          </w:tcPr>
          <w:p w14:paraId="5BAB3F65"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391" w:author="FRANCISCO DE BORJA JIMENEZ-ALFARO GONZALEZ" w:date="2024-02-16T07:45:00Z">
              <w:r w:rsidRPr="500F0B95">
                <w:rPr>
                  <w:rFonts w:ascii="Calibri" w:eastAsia="Times New Roman" w:hAnsi="Calibri" w:cs="Calibri"/>
                  <w:color w:val="000000" w:themeColor="text1"/>
                  <w:lang w:eastAsia="ca-ES"/>
                </w:rPr>
                <w:t>Autumn</w:t>
              </w:r>
            </w:ins>
          </w:p>
        </w:tc>
        <w:tc>
          <w:tcPr>
            <w:tcW w:w="1464" w:type="dxa"/>
            <w:tcBorders>
              <w:top w:val="nil"/>
              <w:left w:val="nil"/>
              <w:bottom w:val="single" w:sz="4" w:space="0" w:color="auto"/>
              <w:right w:val="single" w:sz="4" w:space="0" w:color="auto"/>
            </w:tcBorders>
            <w:shd w:val="clear" w:color="auto" w:fill="auto"/>
            <w:vAlign w:val="center"/>
          </w:tcPr>
          <w:p w14:paraId="69E17895" w14:textId="77777777" w:rsidR="500F0B95" w:rsidRDefault="500F0B95" w:rsidP="500F0B95">
            <w:pPr>
              <w:spacing w:after="0" w:line="240" w:lineRule="auto"/>
              <w:jc w:val="center"/>
              <w:rPr>
                <w:ins w:id="1392" w:author="FRANCISCO DE BORJA JIMENEZ-ALFARO GONZALEZ" w:date="2024-02-16T07:45:00Z"/>
                <w:rFonts w:ascii="Calibri" w:eastAsia="Times New Roman" w:hAnsi="Calibri" w:cs="Calibri"/>
                <w:color w:val="000000" w:themeColor="text1"/>
                <w:lang w:eastAsia="ca-ES"/>
              </w:rPr>
            </w:pPr>
            <w:ins w:id="1393" w:author="FRANCISCO DE BORJA JIMENEZ-ALFARO GONZALEZ" w:date="2024-02-16T07:45:00Z">
              <w:r w:rsidRPr="500F0B95">
                <w:rPr>
                  <w:rFonts w:ascii="Calibri" w:eastAsia="Times New Roman" w:hAnsi="Calibri" w:cs="Calibri"/>
                  <w:color w:val="000000" w:themeColor="text1"/>
                  <w:lang w:eastAsia="ca-ES"/>
                </w:rPr>
                <w:t>1</w:t>
              </w:r>
              <w:r w:rsidRPr="500F0B95">
                <w:rPr>
                  <w:rFonts w:ascii="Calibri" w:eastAsia="Times New Roman" w:hAnsi="Calibri" w:cs="Calibri"/>
                  <w:color w:val="000000" w:themeColor="text1"/>
                  <w:vertAlign w:val="superscript"/>
                  <w:lang w:eastAsia="ca-ES"/>
                </w:rPr>
                <w:t xml:space="preserve">st </w:t>
              </w:r>
              <w:r w:rsidRPr="500F0B95">
                <w:rPr>
                  <w:rFonts w:ascii="Calibri" w:eastAsia="Times New Roman" w:hAnsi="Calibri" w:cs="Calibri"/>
                  <w:color w:val="000000" w:themeColor="text1"/>
                  <w:lang w:eastAsia="ca-ES"/>
                </w:rPr>
                <w:t>Autumn</w:t>
              </w:r>
            </w:ins>
          </w:p>
          <w:p w14:paraId="669E81E4" w14:textId="588DEAE7" w:rsidR="500F0B95" w:rsidRDefault="500F0B95" w:rsidP="500F0B95">
            <w:pPr>
              <w:spacing w:after="0" w:line="240" w:lineRule="auto"/>
              <w:jc w:val="center"/>
              <w:rPr>
                <w:rFonts w:ascii="Calibri" w:eastAsia="Times New Roman" w:hAnsi="Calibri" w:cs="Calibri"/>
                <w:color w:val="000000" w:themeColor="text1"/>
                <w:lang w:eastAsia="ca-ES"/>
              </w:rPr>
            </w:pPr>
            <w:ins w:id="1394" w:author="FRANCISCO DE BORJA JIMENEZ-ALFARO GONZALEZ" w:date="2024-02-16T07:45:00Z">
              <w:r w:rsidRPr="500F0B95">
                <w:rPr>
                  <w:rFonts w:ascii="Calibri" w:eastAsia="Times New Roman" w:hAnsi="Calibri" w:cs="Calibri"/>
                  <w:color w:val="000000" w:themeColor="text1"/>
                  <w:lang w:eastAsia="ca-ES"/>
                </w:rPr>
                <w:t>Spring</w:t>
              </w:r>
            </w:ins>
          </w:p>
        </w:tc>
        <w:tc>
          <w:tcPr>
            <w:tcW w:w="1259" w:type="dxa"/>
            <w:tcBorders>
              <w:top w:val="nil"/>
              <w:left w:val="nil"/>
              <w:bottom w:val="single" w:sz="4" w:space="0" w:color="auto"/>
              <w:right w:val="single" w:sz="4" w:space="0" w:color="auto"/>
            </w:tcBorders>
            <w:shd w:val="clear" w:color="auto" w:fill="auto"/>
            <w:vAlign w:val="center"/>
          </w:tcPr>
          <w:p w14:paraId="565E740F"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395" w:author="FRANCISCO DE BORJA JIMENEZ-ALFARO GONZALEZ" w:date="2024-02-16T07:45:00Z">
              <w:r w:rsidRPr="500F0B95">
                <w:rPr>
                  <w:rFonts w:ascii="Calibri" w:eastAsia="Times New Roman" w:hAnsi="Calibri" w:cs="Calibri"/>
                  <w:color w:val="000000" w:themeColor="text1"/>
                  <w:lang w:eastAsia="ca-ES"/>
                </w:rPr>
                <w:t>Spring</w:t>
              </w:r>
            </w:ins>
          </w:p>
        </w:tc>
        <w:tc>
          <w:tcPr>
            <w:tcW w:w="1292" w:type="dxa"/>
            <w:tcBorders>
              <w:top w:val="nil"/>
              <w:left w:val="nil"/>
              <w:bottom w:val="single" w:sz="4" w:space="0" w:color="auto"/>
              <w:right w:val="single" w:sz="4" w:space="0" w:color="auto"/>
            </w:tcBorders>
            <w:shd w:val="clear" w:color="auto" w:fill="auto"/>
            <w:vAlign w:val="center"/>
          </w:tcPr>
          <w:p w14:paraId="571F03DA" w14:textId="77777777" w:rsidR="500F0B95" w:rsidRDefault="500F0B95" w:rsidP="500F0B95">
            <w:pPr>
              <w:spacing w:after="0" w:line="240" w:lineRule="auto"/>
              <w:jc w:val="center"/>
              <w:rPr>
                <w:ins w:id="1396" w:author="FRANCISCO DE BORJA JIMENEZ-ALFARO GONZALEZ" w:date="2024-02-16T07:45:00Z"/>
                <w:rFonts w:ascii="Calibri" w:eastAsia="Times New Roman" w:hAnsi="Calibri" w:cs="Calibri"/>
                <w:color w:val="000000" w:themeColor="text1"/>
                <w:lang w:eastAsia="ca-ES"/>
              </w:rPr>
            </w:pPr>
            <w:ins w:id="1397" w:author="FRANCISCO DE BORJA JIMENEZ-ALFARO GONZALEZ" w:date="2024-02-16T07:45:00Z">
              <w:r w:rsidRPr="500F0B95">
                <w:rPr>
                  <w:rFonts w:ascii="Calibri" w:eastAsia="Times New Roman" w:hAnsi="Calibri" w:cs="Calibri"/>
                  <w:color w:val="000000" w:themeColor="text1"/>
                  <w:lang w:eastAsia="ca-ES"/>
                </w:rPr>
                <w:t>1</w:t>
              </w:r>
              <w:r w:rsidRPr="500F0B95">
                <w:rPr>
                  <w:rFonts w:ascii="Calibri" w:eastAsia="Times New Roman" w:hAnsi="Calibri" w:cs="Calibri"/>
                  <w:color w:val="000000" w:themeColor="text1"/>
                  <w:vertAlign w:val="superscript"/>
                  <w:lang w:eastAsia="ca-ES"/>
                </w:rPr>
                <w:t xml:space="preserve">st </w:t>
              </w:r>
              <w:r w:rsidRPr="500F0B95">
                <w:rPr>
                  <w:rFonts w:ascii="Calibri" w:eastAsia="Times New Roman" w:hAnsi="Calibri" w:cs="Calibri"/>
                  <w:color w:val="000000" w:themeColor="text1"/>
                  <w:lang w:eastAsia="ca-ES"/>
                </w:rPr>
                <w:t>Autumn</w:t>
              </w:r>
            </w:ins>
          </w:p>
          <w:p w14:paraId="28989C46" w14:textId="498C00F5" w:rsidR="500F0B95" w:rsidRDefault="500F0B95" w:rsidP="500F0B95">
            <w:pPr>
              <w:spacing w:after="0" w:line="240" w:lineRule="auto"/>
              <w:jc w:val="center"/>
              <w:rPr>
                <w:rFonts w:ascii="Calibri" w:eastAsia="Times New Roman" w:hAnsi="Calibri" w:cs="Calibri"/>
                <w:color w:val="000000" w:themeColor="text1"/>
                <w:lang w:eastAsia="ca-ES"/>
              </w:rPr>
            </w:pPr>
            <w:ins w:id="1398" w:author="FRANCISCO DE BORJA JIMENEZ-ALFARO GONZALEZ" w:date="2024-02-16T07:45:00Z">
              <w:r w:rsidRPr="500F0B95">
                <w:rPr>
                  <w:rFonts w:ascii="Calibri" w:eastAsia="Times New Roman" w:hAnsi="Calibri" w:cs="Calibri"/>
                  <w:color w:val="000000" w:themeColor="text1"/>
                  <w:lang w:eastAsia="ca-ES"/>
                </w:rPr>
                <w:t>Spring</w:t>
              </w:r>
            </w:ins>
          </w:p>
        </w:tc>
      </w:tr>
      <w:tr w:rsidR="500F0B95" w14:paraId="3C4BF011" w14:textId="77777777" w:rsidTr="500F0B95">
        <w:trPr>
          <w:trHeight w:val="245"/>
          <w:ins w:id="1399" w:author="FRANCISCO DE BORJA JIMENEZ-ALFARO GONZALEZ" w:date="2024-02-16T07:45:00Z"/>
        </w:trPr>
        <w:tc>
          <w:tcPr>
            <w:tcW w:w="1492" w:type="dxa"/>
            <w:vMerge/>
          </w:tcPr>
          <w:p w14:paraId="36819F39" w14:textId="77777777" w:rsidR="00562346" w:rsidRDefault="00562346"/>
        </w:tc>
        <w:tc>
          <w:tcPr>
            <w:tcW w:w="1939" w:type="dxa"/>
            <w:tcBorders>
              <w:top w:val="nil"/>
              <w:left w:val="nil"/>
              <w:bottom w:val="single" w:sz="4" w:space="0" w:color="auto"/>
              <w:right w:val="single" w:sz="4" w:space="0" w:color="auto"/>
            </w:tcBorders>
            <w:shd w:val="clear" w:color="auto" w:fill="auto"/>
            <w:vAlign w:val="center"/>
          </w:tcPr>
          <w:p w14:paraId="4337BC05" w14:textId="77777777" w:rsidR="500F0B95" w:rsidRDefault="500F0B95" w:rsidP="500F0B95">
            <w:pPr>
              <w:spacing w:after="0" w:line="240" w:lineRule="auto"/>
              <w:jc w:val="center"/>
              <w:rPr>
                <w:rFonts w:ascii="Calibri" w:eastAsia="Times New Roman" w:hAnsi="Calibri" w:cs="Calibri"/>
                <w:i/>
                <w:iCs/>
                <w:color w:val="000000" w:themeColor="text1"/>
                <w:lang w:eastAsia="ca-ES"/>
              </w:rPr>
            </w:pPr>
            <w:proofErr w:type="spellStart"/>
            <w:ins w:id="1400" w:author="FRANCISCO DE BORJA JIMENEZ-ALFARO GONZALEZ" w:date="2024-02-16T07:45:00Z">
              <w:r w:rsidRPr="500F0B95">
                <w:rPr>
                  <w:rFonts w:ascii="Calibri" w:eastAsia="Times New Roman" w:hAnsi="Calibri" w:cs="Calibri"/>
                  <w:i/>
                  <w:iCs/>
                  <w:color w:val="000000" w:themeColor="text1"/>
                  <w:lang w:eastAsia="ca-ES"/>
                </w:rPr>
                <w:t>Phyteuma</w:t>
              </w:r>
              <w:proofErr w:type="spellEnd"/>
              <w:r w:rsidRPr="500F0B95">
                <w:rPr>
                  <w:rFonts w:ascii="Calibri" w:eastAsia="Times New Roman" w:hAnsi="Calibri" w:cs="Calibri"/>
                  <w:i/>
                  <w:iCs/>
                  <w:color w:val="000000" w:themeColor="text1"/>
                  <w:lang w:eastAsia="ca-ES"/>
                </w:rPr>
                <w:t xml:space="preserve"> </w:t>
              </w:r>
              <w:proofErr w:type="spellStart"/>
              <w:r w:rsidRPr="500F0B95">
                <w:rPr>
                  <w:rFonts w:ascii="Calibri" w:eastAsia="Times New Roman" w:hAnsi="Calibri" w:cs="Calibri"/>
                  <w:i/>
                  <w:iCs/>
                  <w:color w:val="000000" w:themeColor="text1"/>
                  <w:lang w:eastAsia="ca-ES"/>
                </w:rPr>
                <w:t>hemisphaericum</w:t>
              </w:r>
            </w:ins>
            <w:proofErr w:type="spellEnd"/>
          </w:p>
        </w:tc>
        <w:tc>
          <w:tcPr>
            <w:tcW w:w="1196" w:type="dxa"/>
            <w:tcBorders>
              <w:top w:val="nil"/>
              <w:left w:val="nil"/>
              <w:bottom w:val="single" w:sz="4" w:space="0" w:color="auto"/>
              <w:right w:val="single" w:sz="4" w:space="0" w:color="auto"/>
            </w:tcBorders>
            <w:shd w:val="clear" w:color="auto" w:fill="auto"/>
            <w:vAlign w:val="center"/>
          </w:tcPr>
          <w:p w14:paraId="2C3878AB"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401" w:author="FRANCISCO DE BORJA JIMENEZ-ALFARO GONZALEZ" w:date="2024-02-16T07:45:00Z">
              <w:r w:rsidRPr="500F0B95">
                <w:rPr>
                  <w:rFonts w:ascii="Calibri" w:eastAsia="Times New Roman" w:hAnsi="Calibri" w:cs="Calibri"/>
                  <w:color w:val="000000" w:themeColor="text1"/>
                  <w:lang w:eastAsia="ca-ES"/>
                </w:rPr>
                <w:t>Spring</w:t>
              </w:r>
            </w:ins>
          </w:p>
        </w:tc>
        <w:tc>
          <w:tcPr>
            <w:tcW w:w="1464" w:type="dxa"/>
            <w:tcBorders>
              <w:top w:val="nil"/>
              <w:left w:val="nil"/>
              <w:bottom w:val="single" w:sz="4" w:space="0" w:color="auto"/>
              <w:right w:val="single" w:sz="4" w:space="0" w:color="auto"/>
            </w:tcBorders>
            <w:shd w:val="clear" w:color="auto" w:fill="auto"/>
            <w:vAlign w:val="center"/>
          </w:tcPr>
          <w:p w14:paraId="712B6313"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402" w:author="FRANCISCO DE BORJA JIMENEZ-ALFARO GONZALEZ" w:date="2024-02-16T07:45:00Z">
              <w:r w:rsidRPr="500F0B95">
                <w:rPr>
                  <w:rFonts w:ascii="Calibri" w:eastAsia="Times New Roman" w:hAnsi="Calibri" w:cs="Calibri"/>
                  <w:color w:val="000000" w:themeColor="text1"/>
                  <w:lang w:eastAsia="ca-ES"/>
                </w:rPr>
                <w:t>Spring</w:t>
              </w:r>
            </w:ins>
          </w:p>
        </w:tc>
        <w:tc>
          <w:tcPr>
            <w:tcW w:w="1259" w:type="dxa"/>
            <w:tcBorders>
              <w:top w:val="nil"/>
              <w:left w:val="nil"/>
              <w:bottom w:val="single" w:sz="4" w:space="0" w:color="auto"/>
              <w:right w:val="single" w:sz="4" w:space="0" w:color="auto"/>
            </w:tcBorders>
            <w:shd w:val="clear" w:color="auto" w:fill="auto"/>
            <w:vAlign w:val="center"/>
          </w:tcPr>
          <w:p w14:paraId="7E93C464"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403" w:author="FRANCISCO DE BORJA JIMENEZ-ALFARO GONZALEZ" w:date="2024-02-16T07:45:00Z">
              <w:r w:rsidRPr="500F0B95">
                <w:rPr>
                  <w:rFonts w:ascii="Calibri" w:eastAsia="Times New Roman" w:hAnsi="Calibri" w:cs="Calibri"/>
                  <w:color w:val="000000" w:themeColor="text1"/>
                  <w:lang w:eastAsia="ca-ES"/>
                </w:rPr>
                <w:t>Summer</w:t>
              </w:r>
            </w:ins>
          </w:p>
        </w:tc>
        <w:tc>
          <w:tcPr>
            <w:tcW w:w="1292" w:type="dxa"/>
            <w:tcBorders>
              <w:top w:val="nil"/>
              <w:left w:val="nil"/>
              <w:bottom w:val="single" w:sz="4" w:space="0" w:color="auto"/>
              <w:right w:val="single" w:sz="4" w:space="0" w:color="auto"/>
            </w:tcBorders>
            <w:shd w:val="clear" w:color="auto" w:fill="auto"/>
            <w:vAlign w:val="center"/>
          </w:tcPr>
          <w:p w14:paraId="0DD0D457" w14:textId="77777777" w:rsidR="500F0B95" w:rsidRDefault="500F0B95" w:rsidP="500F0B95">
            <w:pPr>
              <w:spacing w:after="0" w:line="240" w:lineRule="auto"/>
              <w:jc w:val="center"/>
              <w:rPr>
                <w:ins w:id="1404" w:author="FRANCISCO DE BORJA JIMENEZ-ALFARO GONZALEZ" w:date="2024-02-16T07:45:00Z"/>
                <w:rFonts w:ascii="Calibri" w:eastAsia="Times New Roman" w:hAnsi="Calibri" w:cs="Calibri"/>
                <w:color w:val="000000" w:themeColor="text1"/>
                <w:lang w:eastAsia="ca-ES"/>
              </w:rPr>
            </w:pPr>
            <w:ins w:id="1405" w:author="FRANCISCO DE BORJA JIMENEZ-ALFARO GONZALEZ" w:date="2024-02-16T07:45:00Z">
              <w:r w:rsidRPr="500F0B95">
                <w:rPr>
                  <w:rFonts w:ascii="Calibri" w:eastAsia="Times New Roman" w:hAnsi="Calibri" w:cs="Calibri"/>
                  <w:color w:val="000000" w:themeColor="text1"/>
                  <w:lang w:eastAsia="ca-ES"/>
                </w:rPr>
                <w:t>Spring</w:t>
              </w:r>
            </w:ins>
          </w:p>
          <w:p w14:paraId="1C13F56A" w14:textId="474C8543" w:rsidR="500F0B95" w:rsidRDefault="500F0B95" w:rsidP="500F0B95">
            <w:pPr>
              <w:spacing w:after="0" w:line="240" w:lineRule="auto"/>
              <w:jc w:val="center"/>
              <w:rPr>
                <w:rFonts w:ascii="Calibri" w:eastAsia="Times New Roman" w:hAnsi="Calibri" w:cs="Calibri"/>
                <w:color w:val="000000" w:themeColor="text1"/>
                <w:lang w:eastAsia="ca-ES"/>
              </w:rPr>
            </w:pPr>
            <w:ins w:id="1406" w:author="FRANCISCO DE BORJA JIMENEZ-ALFARO GONZALEZ" w:date="2024-02-16T07:45:00Z">
              <w:r w:rsidRPr="500F0B95">
                <w:rPr>
                  <w:rFonts w:ascii="Calibri" w:eastAsia="Times New Roman" w:hAnsi="Calibri" w:cs="Calibri"/>
                  <w:color w:val="000000" w:themeColor="text1"/>
                  <w:lang w:eastAsia="ca-ES"/>
                </w:rPr>
                <w:t>2</w:t>
              </w:r>
              <w:r w:rsidRPr="500F0B95">
                <w:rPr>
                  <w:rFonts w:ascii="Calibri" w:eastAsia="Times New Roman" w:hAnsi="Calibri" w:cs="Calibri"/>
                  <w:color w:val="000000" w:themeColor="text1"/>
                  <w:vertAlign w:val="superscript"/>
                  <w:lang w:eastAsia="ca-ES"/>
                </w:rPr>
                <w:t xml:space="preserve">nd </w:t>
              </w:r>
              <w:r w:rsidRPr="500F0B95">
                <w:rPr>
                  <w:rFonts w:ascii="Calibri" w:eastAsia="Times New Roman" w:hAnsi="Calibri" w:cs="Calibri"/>
                  <w:color w:val="000000" w:themeColor="text1"/>
                  <w:lang w:eastAsia="ca-ES"/>
                </w:rPr>
                <w:t>Autumn</w:t>
              </w:r>
            </w:ins>
          </w:p>
        </w:tc>
      </w:tr>
      <w:tr w:rsidR="500F0B95" w14:paraId="75E130C6" w14:textId="77777777" w:rsidTr="500F0B95">
        <w:trPr>
          <w:trHeight w:val="245"/>
          <w:ins w:id="1407" w:author="FRANCISCO DE BORJA JIMENEZ-ALFARO GONZALEZ" w:date="2024-02-16T07:45:00Z"/>
        </w:trPr>
        <w:tc>
          <w:tcPr>
            <w:tcW w:w="1492" w:type="dxa"/>
            <w:vMerge/>
          </w:tcPr>
          <w:p w14:paraId="4BE8301B" w14:textId="77777777" w:rsidR="00562346" w:rsidRDefault="00562346"/>
        </w:tc>
        <w:tc>
          <w:tcPr>
            <w:tcW w:w="1939" w:type="dxa"/>
            <w:tcBorders>
              <w:top w:val="nil"/>
              <w:left w:val="nil"/>
              <w:bottom w:val="single" w:sz="4" w:space="0" w:color="auto"/>
              <w:right w:val="single" w:sz="4" w:space="0" w:color="auto"/>
            </w:tcBorders>
            <w:shd w:val="clear" w:color="auto" w:fill="auto"/>
            <w:vAlign w:val="center"/>
          </w:tcPr>
          <w:p w14:paraId="662CF9DE" w14:textId="77777777" w:rsidR="500F0B95" w:rsidRDefault="500F0B95" w:rsidP="500F0B95">
            <w:pPr>
              <w:spacing w:after="0" w:line="240" w:lineRule="auto"/>
              <w:jc w:val="center"/>
              <w:rPr>
                <w:rFonts w:ascii="Calibri" w:eastAsia="Times New Roman" w:hAnsi="Calibri" w:cs="Calibri"/>
                <w:i/>
                <w:iCs/>
                <w:color w:val="000000" w:themeColor="text1"/>
                <w:lang w:eastAsia="ca-ES"/>
              </w:rPr>
            </w:pPr>
            <w:ins w:id="1408" w:author="FRANCISCO DE BORJA JIMENEZ-ALFARO GONZALEZ" w:date="2024-02-16T07:45:00Z">
              <w:r w:rsidRPr="500F0B95">
                <w:rPr>
                  <w:rFonts w:ascii="Calibri" w:eastAsia="Times New Roman" w:hAnsi="Calibri" w:cs="Calibri"/>
                  <w:i/>
                  <w:iCs/>
                  <w:color w:val="000000" w:themeColor="text1"/>
                  <w:lang w:eastAsia="ca-ES"/>
                </w:rPr>
                <w:t xml:space="preserve">Plantago </w:t>
              </w:r>
              <w:proofErr w:type="spellStart"/>
              <w:r w:rsidRPr="500F0B95">
                <w:rPr>
                  <w:rFonts w:ascii="Calibri" w:eastAsia="Times New Roman" w:hAnsi="Calibri" w:cs="Calibri"/>
                  <w:i/>
                  <w:iCs/>
                  <w:color w:val="000000" w:themeColor="text1"/>
                  <w:lang w:eastAsia="ca-ES"/>
                </w:rPr>
                <w:t>holosteum</w:t>
              </w:r>
            </w:ins>
            <w:proofErr w:type="spellEnd"/>
          </w:p>
        </w:tc>
        <w:tc>
          <w:tcPr>
            <w:tcW w:w="1196" w:type="dxa"/>
            <w:tcBorders>
              <w:top w:val="nil"/>
              <w:left w:val="nil"/>
              <w:bottom w:val="single" w:sz="4" w:space="0" w:color="auto"/>
              <w:right w:val="single" w:sz="4" w:space="0" w:color="auto"/>
            </w:tcBorders>
            <w:shd w:val="clear" w:color="auto" w:fill="auto"/>
            <w:vAlign w:val="center"/>
          </w:tcPr>
          <w:p w14:paraId="7DA99A6E"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409" w:author="FRANCISCO DE BORJA JIMENEZ-ALFARO GONZALEZ" w:date="2024-02-16T07:45:00Z">
              <w:r w:rsidRPr="500F0B95">
                <w:rPr>
                  <w:rFonts w:ascii="Calibri" w:eastAsia="Times New Roman" w:hAnsi="Calibri" w:cs="Calibri"/>
                  <w:color w:val="000000" w:themeColor="text1"/>
                  <w:lang w:eastAsia="ca-ES"/>
                </w:rPr>
                <w:t>Autumn</w:t>
              </w:r>
            </w:ins>
          </w:p>
        </w:tc>
        <w:tc>
          <w:tcPr>
            <w:tcW w:w="1464" w:type="dxa"/>
            <w:tcBorders>
              <w:top w:val="nil"/>
              <w:left w:val="nil"/>
              <w:bottom w:val="single" w:sz="4" w:space="0" w:color="auto"/>
              <w:right w:val="single" w:sz="4" w:space="0" w:color="auto"/>
            </w:tcBorders>
            <w:shd w:val="clear" w:color="auto" w:fill="auto"/>
            <w:vAlign w:val="center"/>
          </w:tcPr>
          <w:p w14:paraId="74E0540F" w14:textId="77777777" w:rsidR="500F0B95" w:rsidRDefault="500F0B95" w:rsidP="500F0B95">
            <w:pPr>
              <w:spacing w:after="0" w:line="240" w:lineRule="auto"/>
              <w:jc w:val="center"/>
              <w:rPr>
                <w:ins w:id="1410" w:author="FRANCISCO DE BORJA JIMENEZ-ALFARO GONZALEZ" w:date="2024-02-16T07:45:00Z"/>
                <w:rFonts w:ascii="Calibri" w:eastAsia="Times New Roman" w:hAnsi="Calibri" w:cs="Calibri"/>
                <w:color w:val="000000" w:themeColor="text1"/>
                <w:lang w:eastAsia="ca-ES"/>
              </w:rPr>
            </w:pPr>
            <w:ins w:id="1411" w:author="FRANCISCO DE BORJA JIMENEZ-ALFARO GONZALEZ" w:date="2024-02-16T07:45:00Z">
              <w:r w:rsidRPr="500F0B95">
                <w:rPr>
                  <w:rFonts w:ascii="Calibri" w:eastAsia="Times New Roman" w:hAnsi="Calibri" w:cs="Calibri"/>
                  <w:color w:val="000000" w:themeColor="text1"/>
                  <w:lang w:eastAsia="ca-ES"/>
                </w:rPr>
                <w:t>Spring</w:t>
              </w:r>
            </w:ins>
          </w:p>
          <w:p w14:paraId="2383DF1D" w14:textId="41061AC5" w:rsidR="500F0B95" w:rsidRDefault="500F0B95" w:rsidP="500F0B95">
            <w:pPr>
              <w:spacing w:after="0" w:line="240" w:lineRule="auto"/>
              <w:jc w:val="center"/>
              <w:rPr>
                <w:rFonts w:ascii="Calibri" w:eastAsia="Times New Roman" w:hAnsi="Calibri" w:cs="Calibri"/>
                <w:color w:val="000000" w:themeColor="text1"/>
                <w:lang w:eastAsia="ca-ES"/>
              </w:rPr>
            </w:pPr>
            <w:ins w:id="1412" w:author="FRANCISCO DE BORJA JIMENEZ-ALFARO GONZALEZ" w:date="2024-02-16T07:45:00Z">
              <w:r w:rsidRPr="500F0B95">
                <w:rPr>
                  <w:rFonts w:ascii="Calibri" w:eastAsia="Times New Roman" w:hAnsi="Calibri" w:cs="Calibri"/>
                  <w:color w:val="000000" w:themeColor="text1"/>
                  <w:lang w:eastAsia="ca-ES"/>
                </w:rPr>
                <w:t>2</w:t>
              </w:r>
              <w:r w:rsidRPr="500F0B95">
                <w:rPr>
                  <w:rFonts w:ascii="Calibri" w:eastAsia="Times New Roman" w:hAnsi="Calibri" w:cs="Calibri"/>
                  <w:color w:val="000000" w:themeColor="text1"/>
                  <w:vertAlign w:val="superscript"/>
                  <w:lang w:eastAsia="ca-ES"/>
                </w:rPr>
                <w:t>nd</w:t>
              </w:r>
              <w:r w:rsidRPr="500F0B95">
                <w:rPr>
                  <w:rFonts w:ascii="Calibri" w:eastAsia="Times New Roman" w:hAnsi="Calibri" w:cs="Calibri"/>
                  <w:color w:val="000000" w:themeColor="text1"/>
                  <w:lang w:eastAsia="ca-ES"/>
                </w:rPr>
                <w:t xml:space="preserve"> Autumn</w:t>
              </w:r>
            </w:ins>
          </w:p>
        </w:tc>
        <w:tc>
          <w:tcPr>
            <w:tcW w:w="1259" w:type="dxa"/>
            <w:tcBorders>
              <w:top w:val="nil"/>
              <w:left w:val="nil"/>
              <w:bottom w:val="single" w:sz="4" w:space="0" w:color="auto"/>
              <w:right w:val="single" w:sz="4" w:space="0" w:color="auto"/>
            </w:tcBorders>
            <w:shd w:val="clear" w:color="auto" w:fill="auto"/>
            <w:vAlign w:val="center"/>
          </w:tcPr>
          <w:p w14:paraId="5B43BB8D"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413" w:author="FRANCISCO DE BORJA JIMENEZ-ALFARO GONZALEZ" w:date="2024-02-16T07:45:00Z">
              <w:r w:rsidRPr="500F0B95">
                <w:rPr>
                  <w:rFonts w:ascii="Calibri" w:eastAsia="Times New Roman" w:hAnsi="Calibri" w:cs="Calibri"/>
                  <w:color w:val="000000" w:themeColor="text1"/>
                  <w:lang w:eastAsia="ca-ES"/>
                </w:rPr>
                <w:t>Autumn</w:t>
              </w:r>
            </w:ins>
          </w:p>
        </w:tc>
        <w:tc>
          <w:tcPr>
            <w:tcW w:w="1292" w:type="dxa"/>
            <w:tcBorders>
              <w:top w:val="nil"/>
              <w:left w:val="nil"/>
              <w:bottom w:val="single" w:sz="4" w:space="0" w:color="auto"/>
              <w:right w:val="single" w:sz="4" w:space="0" w:color="auto"/>
            </w:tcBorders>
            <w:shd w:val="clear" w:color="auto" w:fill="auto"/>
            <w:vAlign w:val="center"/>
          </w:tcPr>
          <w:p w14:paraId="46099A73" w14:textId="77777777" w:rsidR="500F0B95" w:rsidRDefault="500F0B95" w:rsidP="500F0B95">
            <w:pPr>
              <w:spacing w:after="0" w:line="240" w:lineRule="auto"/>
              <w:jc w:val="center"/>
              <w:rPr>
                <w:ins w:id="1414" w:author="FRANCISCO DE BORJA JIMENEZ-ALFARO GONZALEZ" w:date="2024-02-16T07:45:00Z"/>
                <w:rFonts w:ascii="Calibri" w:eastAsia="Times New Roman" w:hAnsi="Calibri" w:cs="Calibri"/>
                <w:color w:val="000000" w:themeColor="text1"/>
                <w:lang w:eastAsia="ca-ES"/>
              </w:rPr>
            </w:pPr>
            <w:ins w:id="1415" w:author="FRANCISCO DE BORJA JIMENEZ-ALFARO GONZALEZ" w:date="2024-02-16T07:45:00Z">
              <w:r w:rsidRPr="500F0B95">
                <w:rPr>
                  <w:rFonts w:ascii="Calibri" w:eastAsia="Times New Roman" w:hAnsi="Calibri" w:cs="Calibri"/>
                  <w:color w:val="000000" w:themeColor="text1"/>
                  <w:lang w:eastAsia="ca-ES"/>
                </w:rPr>
                <w:t>Spring</w:t>
              </w:r>
            </w:ins>
          </w:p>
          <w:p w14:paraId="37F935E4" w14:textId="4C30019A" w:rsidR="500F0B95" w:rsidRDefault="500F0B95" w:rsidP="500F0B95">
            <w:pPr>
              <w:spacing w:after="0" w:line="240" w:lineRule="auto"/>
              <w:jc w:val="center"/>
              <w:rPr>
                <w:rFonts w:ascii="Calibri" w:eastAsia="Times New Roman" w:hAnsi="Calibri" w:cs="Calibri"/>
                <w:color w:val="000000" w:themeColor="text1"/>
                <w:lang w:eastAsia="ca-ES"/>
              </w:rPr>
            </w:pPr>
            <w:ins w:id="1416" w:author="FRANCISCO DE BORJA JIMENEZ-ALFARO GONZALEZ" w:date="2024-02-16T07:45:00Z">
              <w:r w:rsidRPr="500F0B95">
                <w:rPr>
                  <w:rFonts w:ascii="Calibri" w:eastAsia="Times New Roman" w:hAnsi="Calibri" w:cs="Calibri"/>
                  <w:color w:val="000000" w:themeColor="text1"/>
                  <w:lang w:eastAsia="ca-ES"/>
                </w:rPr>
                <w:t>2</w:t>
              </w:r>
              <w:r w:rsidRPr="500F0B95">
                <w:rPr>
                  <w:rFonts w:ascii="Calibri" w:eastAsia="Times New Roman" w:hAnsi="Calibri" w:cs="Calibri"/>
                  <w:color w:val="000000" w:themeColor="text1"/>
                  <w:vertAlign w:val="superscript"/>
                  <w:lang w:eastAsia="ca-ES"/>
                </w:rPr>
                <w:t>nd</w:t>
              </w:r>
              <w:r w:rsidRPr="500F0B95">
                <w:rPr>
                  <w:rFonts w:ascii="Calibri" w:eastAsia="Times New Roman" w:hAnsi="Calibri" w:cs="Calibri"/>
                  <w:color w:val="000000" w:themeColor="text1"/>
                  <w:lang w:eastAsia="ca-ES"/>
                </w:rPr>
                <w:t xml:space="preserve"> Autumn</w:t>
              </w:r>
            </w:ins>
          </w:p>
        </w:tc>
      </w:tr>
      <w:tr w:rsidR="500F0B95" w14:paraId="0E740C93" w14:textId="77777777" w:rsidTr="500F0B95">
        <w:trPr>
          <w:trHeight w:val="245"/>
          <w:ins w:id="1417" w:author="FRANCISCO DE BORJA JIMENEZ-ALFARO GONZALEZ" w:date="2024-02-16T07:45:00Z"/>
        </w:trPr>
        <w:tc>
          <w:tcPr>
            <w:tcW w:w="1492" w:type="dxa"/>
            <w:vMerge/>
          </w:tcPr>
          <w:p w14:paraId="1E5653FE" w14:textId="77777777" w:rsidR="00562346" w:rsidRDefault="00562346"/>
        </w:tc>
        <w:tc>
          <w:tcPr>
            <w:tcW w:w="1939" w:type="dxa"/>
            <w:tcBorders>
              <w:top w:val="nil"/>
              <w:left w:val="nil"/>
              <w:bottom w:val="single" w:sz="4" w:space="0" w:color="auto"/>
              <w:right w:val="single" w:sz="4" w:space="0" w:color="auto"/>
            </w:tcBorders>
            <w:shd w:val="clear" w:color="auto" w:fill="auto"/>
            <w:vAlign w:val="center"/>
          </w:tcPr>
          <w:p w14:paraId="5B411DDA" w14:textId="77777777" w:rsidR="500F0B95" w:rsidRDefault="500F0B95" w:rsidP="500F0B95">
            <w:pPr>
              <w:spacing w:after="0" w:line="240" w:lineRule="auto"/>
              <w:jc w:val="center"/>
              <w:rPr>
                <w:rFonts w:ascii="Calibri" w:eastAsia="Times New Roman" w:hAnsi="Calibri" w:cs="Calibri"/>
                <w:i/>
                <w:iCs/>
                <w:color w:val="000000" w:themeColor="text1"/>
                <w:lang w:eastAsia="ca-ES"/>
              </w:rPr>
            </w:pPr>
            <w:ins w:id="1418" w:author="FRANCISCO DE BORJA JIMENEZ-ALFARO GONZALEZ" w:date="2024-02-16T07:45:00Z">
              <w:r w:rsidRPr="500F0B95">
                <w:rPr>
                  <w:rFonts w:ascii="Calibri" w:eastAsia="Times New Roman" w:hAnsi="Calibri" w:cs="Calibri"/>
                  <w:i/>
                  <w:iCs/>
                  <w:color w:val="000000" w:themeColor="text1"/>
                  <w:lang w:eastAsia="ca-ES"/>
                </w:rPr>
                <w:t xml:space="preserve">Silene </w:t>
              </w:r>
              <w:proofErr w:type="spellStart"/>
              <w:r w:rsidRPr="500F0B95">
                <w:rPr>
                  <w:rFonts w:ascii="Calibri" w:eastAsia="Times New Roman" w:hAnsi="Calibri" w:cs="Calibri"/>
                  <w:i/>
                  <w:iCs/>
                  <w:color w:val="000000" w:themeColor="text1"/>
                  <w:lang w:eastAsia="ca-ES"/>
                </w:rPr>
                <w:t>ciliata</w:t>
              </w:r>
            </w:ins>
            <w:proofErr w:type="spellEnd"/>
          </w:p>
        </w:tc>
        <w:tc>
          <w:tcPr>
            <w:tcW w:w="1196" w:type="dxa"/>
            <w:tcBorders>
              <w:top w:val="nil"/>
              <w:left w:val="nil"/>
              <w:bottom w:val="single" w:sz="4" w:space="0" w:color="auto"/>
              <w:right w:val="single" w:sz="4" w:space="0" w:color="auto"/>
            </w:tcBorders>
            <w:shd w:val="clear" w:color="auto" w:fill="auto"/>
            <w:vAlign w:val="center"/>
          </w:tcPr>
          <w:p w14:paraId="4C35E83D"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419" w:author="FRANCISCO DE BORJA JIMENEZ-ALFARO GONZALEZ" w:date="2024-02-16T07:45:00Z">
              <w:r w:rsidRPr="500F0B95">
                <w:rPr>
                  <w:rFonts w:ascii="Calibri" w:eastAsia="Times New Roman" w:hAnsi="Calibri" w:cs="Calibri"/>
                  <w:color w:val="000000" w:themeColor="text1"/>
                  <w:lang w:eastAsia="ca-ES"/>
                </w:rPr>
                <w:t>Spring</w:t>
              </w:r>
            </w:ins>
          </w:p>
        </w:tc>
        <w:tc>
          <w:tcPr>
            <w:tcW w:w="1464" w:type="dxa"/>
            <w:tcBorders>
              <w:top w:val="nil"/>
              <w:left w:val="nil"/>
              <w:bottom w:val="single" w:sz="4" w:space="0" w:color="auto"/>
              <w:right w:val="single" w:sz="4" w:space="0" w:color="auto"/>
            </w:tcBorders>
            <w:shd w:val="clear" w:color="auto" w:fill="auto"/>
            <w:vAlign w:val="center"/>
          </w:tcPr>
          <w:p w14:paraId="2E7A7503"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420" w:author="FRANCISCO DE BORJA JIMENEZ-ALFARO GONZALEZ" w:date="2024-02-16T07:45:00Z">
              <w:r w:rsidRPr="500F0B95">
                <w:rPr>
                  <w:rFonts w:ascii="Calibri" w:eastAsia="Times New Roman" w:hAnsi="Calibri" w:cs="Calibri"/>
                  <w:color w:val="000000" w:themeColor="text1"/>
                  <w:lang w:eastAsia="ca-ES"/>
                </w:rPr>
                <w:t>Spring</w:t>
              </w:r>
            </w:ins>
          </w:p>
        </w:tc>
        <w:tc>
          <w:tcPr>
            <w:tcW w:w="1259" w:type="dxa"/>
            <w:tcBorders>
              <w:top w:val="nil"/>
              <w:left w:val="nil"/>
              <w:bottom w:val="single" w:sz="4" w:space="0" w:color="auto"/>
              <w:right w:val="single" w:sz="4" w:space="0" w:color="auto"/>
            </w:tcBorders>
            <w:shd w:val="clear" w:color="auto" w:fill="auto"/>
            <w:vAlign w:val="center"/>
          </w:tcPr>
          <w:p w14:paraId="7CB87E86"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421" w:author="FRANCISCO DE BORJA JIMENEZ-ALFARO GONZALEZ" w:date="2024-02-16T07:45:00Z">
              <w:r w:rsidRPr="500F0B95">
                <w:rPr>
                  <w:rFonts w:ascii="Calibri" w:eastAsia="Times New Roman" w:hAnsi="Calibri" w:cs="Calibri"/>
                  <w:color w:val="000000" w:themeColor="text1"/>
                  <w:lang w:eastAsia="ca-ES"/>
                </w:rPr>
                <w:t>Summer</w:t>
              </w:r>
            </w:ins>
          </w:p>
        </w:tc>
        <w:tc>
          <w:tcPr>
            <w:tcW w:w="1292" w:type="dxa"/>
            <w:tcBorders>
              <w:top w:val="nil"/>
              <w:left w:val="nil"/>
              <w:bottom w:val="single" w:sz="4" w:space="0" w:color="auto"/>
              <w:right w:val="single" w:sz="4" w:space="0" w:color="auto"/>
            </w:tcBorders>
            <w:shd w:val="clear" w:color="auto" w:fill="auto"/>
            <w:vAlign w:val="center"/>
          </w:tcPr>
          <w:p w14:paraId="6138E28B" w14:textId="77777777" w:rsidR="500F0B95" w:rsidRDefault="500F0B95" w:rsidP="500F0B95">
            <w:pPr>
              <w:spacing w:after="0" w:line="240" w:lineRule="auto"/>
              <w:jc w:val="center"/>
              <w:rPr>
                <w:ins w:id="1422" w:author="FRANCISCO DE BORJA JIMENEZ-ALFARO GONZALEZ" w:date="2024-02-16T07:45:00Z"/>
                <w:rFonts w:ascii="Calibri" w:eastAsia="Times New Roman" w:hAnsi="Calibri" w:cs="Calibri"/>
                <w:color w:val="000000" w:themeColor="text1"/>
                <w:lang w:eastAsia="ca-ES"/>
              </w:rPr>
            </w:pPr>
            <w:ins w:id="1423" w:author="FRANCISCO DE BORJA JIMENEZ-ALFARO GONZALEZ" w:date="2024-02-16T07:45:00Z">
              <w:r w:rsidRPr="500F0B95">
                <w:rPr>
                  <w:rFonts w:ascii="Calibri" w:eastAsia="Times New Roman" w:hAnsi="Calibri" w:cs="Calibri"/>
                  <w:color w:val="000000" w:themeColor="text1"/>
                  <w:lang w:eastAsia="ca-ES"/>
                </w:rPr>
                <w:t>Spring</w:t>
              </w:r>
            </w:ins>
          </w:p>
          <w:p w14:paraId="0A793C2C" w14:textId="75FB8A53" w:rsidR="500F0B95" w:rsidRDefault="500F0B95" w:rsidP="500F0B95">
            <w:pPr>
              <w:spacing w:after="0" w:line="240" w:lineRule="auto"/>
              <w:jc w:val="center"/>
              <w:rPr>
                <w:rFonts w:ascii="Calibri" w:eastAsia="Times New Roman" w:hAnsi="Calibri" w:cs="Calibri"/>
                <w:color w:val="000000" w:themeColor="text1"/>
                <w:lang w:eastAsia="ca-ES"/>
              </w:rPr>
            </w:pPr>
            <w:ins w:id="1424" w:author="FRANCISCO DE BORJA JIMENEZ-ALFARO GONZALEZ" w:date="2024-02-16T07:45:00Z">
              <w:r w:rsidRPr="500F0B95">
                <w:rPr>
                  <w:rFonts w:ascii="Calibri" w:eastAsia="Times New Roman" w:hAnsi="Calibri" w:cs="Calibri"/>
                  <w:color w:val="000000" w:themeColor="text1"/>
                  <w:lang w:eastAsia="ca-ES"/>
                </w:rPr>
                <w:t>2</w:t>
              </w:r>
              <w:r w:rsidRPr="500F0B95">
                <w:rPr>
                  <w:rFonts w:ascii="Calibri" w:eastAsia="Times New Roman" w:hAnsi="Calibri" w:cs="Calibri"/>
                  <w:color w:val="000000" w:themeColor="text1"/>
                  <w:vertAlign w:val="superscript"/>
                  <w:lang w:eastAsia="ca-ES"/>
                </w:rPr>
                <w:t>nd</w:t>
              </w:r>
              <w:r w:rsidRPr="500F0B95">
                <w:rPr>
                  <w:rFonts w:ascii="Calibri" w:eastAsia="Times New Roman" w:hAnsi="Calibri" w:cs="Calibri"/>
                  <w:color w:val="000000" w:themeColor="text1"/>
                  <w:lang w:eastAsia="ca-ES"/>
                </w:rPr>
                <w:t xml:space="preserve"> Autumn</w:t>
              </w:r>
            </w:ins>
          </w:p>
        </w:tc>
      </w:tr>
      <w:tr w:rsidR="500F0B95" w14:paraId="0E843B85" w14:textId="77777777" w:rsidTr="500F0B95">
        <w:trPr>
          <w:trHeight w:val="245"/>
          <w:ins w:id="1425" w:author="FRANCISCO DE BORJA JIMENEZ-ALFARO GONZALEZ" w:date="2024-02-16T07:45:00Z"/>
        </w:trPr>
        <w:tc>
          <w:tcPr>
            <w:tcW w:w="1492" w:type="dxa"/>
            <w:vMerge w:val="restart"/>
            <w:tcBorders>
              <w:top w:val="nil"/>
              <w:left w:val="single" w:sz="4" w:space="0" w:color="auto"/>
              <w:bottom w:val="single" w:sz="4" w:space="0" w:color="auto"/>
              <w:right w:val="single" w:sz="4" w:space="0" w:color="auto"/>
            </w:tcBorders>
            <w:shd w:val="clear" w:color="auto" w:fill="auto"/>
            <w:vAlign w:val="center"/>
          </w:tcPr>
          <w:p w14:paraId="5AE7C06F" w14:textId="18E6A332" w:rsidR="500F0B95" w:rsidRDefault="500F0B95" w:rsidP="500F0B95">
            <w:pPr>
              <w:spacing w:after="0" w:line="240" w:lineRule="auto"/>
              <w:jc w:val="center"/>
              <w:rPr>
                <w:rFonts w:ascii="Calibri" w:eastAsia="Times New Roman" w:hAnsi="Calibri" w:cs="Calibri"/>
                <w:color w:val="000000" w:themeColor="text1"/>
                <w:lang w:eastAsia="ca-ES"/>
              </w:rPr>
            </w:pPr>
            <w:ins w:id="1426" w:author="FRANCISCO DE BORJA JIMENEZ-ALFARO GONZALEZ" w:date="2024-02-16T07:45:00Z">
              <w:r w:rsidRPr="500F0B95">
                <w:rPr>
                  <w:rFonts w:ascii="Calibri" w:eastAsia="Times New Roman" w:hAnsi="Calibri" w:cs="Calibri"/>
                  <w:color w:val="000000" w:themeColor="text1"/>
                  <w:lang w:eastAsia="ca-ES"/>
                </w:rPr>
                <w:t>Temperate</w:t>
              </w:r>
            </w:ins>
          </w:p>
        </w:tc>
        <w:tc>
          <w:tcPr>
            <w:tcW w:w="1939" w:type="dxa"/>
            <w:tcBorders>
              <w:top w:val="nil"/>
              <w:left w:val="nil"/>
              <w:bottom w:val="single" w:sz="4" w:space="0" w:color="auto"/>
              <w:right w:val="single" w:sz="4" w:space="0" w:color="auto"/>
            </w:tcBorders>
            <w:shd w:val="clear" w:color="auto" w:fill="auto"/>
            <w:vAlign w:val="center"/>
          </w:tcPr>
          <w:p w14:paraId="2C97933A" w14:textId="77777777" w:rsidR="500F0B95" w:rsidRDefault="500F0B95" w:rsidP="500F0B95">
            <w:pPr>
              <w:spacing w:after="0" w:line="240" w:lineRule="auto"/>
              <w:jc w:val="center"/>
              <w:rPr>
                <w:rFonts w:ascii="Calibri" w:eastAsia="Times New Roman" w:hAnsi="Calibri" w:cs="Calibri"/>
                <w:i/>
                <w:iCs/>
                <w:color w:val="000000" w:themeColor="text1"/>
                <w:lang w:eastAsia="ca-ES"/>
              </w:rPr>
            </w:pPr>
            <w:proofErr w:type="spellStart"/>
            <w:ins w:id="1427" w:author="FRANCISCO DE BORJA JIMENEZ-ALFARO GONZALEZ" w:date="2024-02-16T07:45:00Z">
              <w:r w:rsidRPr="500F0B95">
                <w:rPr>
                  <w:rFonts w:ascii="Calibri" w:eastAsia="Times New Roman" w:hAnsi="Calibri" w:cs="Calibri"/>
                  <w:i/>
                  <w:iCs/>
                  <w:color w:val="000000" w:themeColor="text1"/>
                  <w:lang w:eastAsia="ca-ES"/>
                </w:rPr>
                <w:t>Armeria</w:t>
              </w:r>
              <w:proofErr w:type="spellEnd"/>
              <w:r w:rsidRPr="500F0B95">
                <w:rPr>
                  <w:rFonts w:ascii="Calibri" w:eastAsia="Times New Roman" w:hAnsi="Calibri" w:cs="Calibri"/>
                  <w:i/>
                  <w:iCs/>
                  <w:color w:val="000000" w:themeColor="text1"/>
                  <w:lang w:eastAsia="ca-ES"/>
                </w:rPr>
                <w:t xml:space="preserve"> </w:t>
              </w:r>
              <w:proofErr w:type="spellStart"/>
              <w:r w:rsidRPr="500F0B95">
                <w:rPr>
                  <w:rFonts w:ascii="Calibri" w:eastAsia="Times New Roman" w:hAnsi="Calibri" w:cs="Calibri"/>
                  <w:i/>
                  <w:iCs/>
                  <w:color w:val="000000" w:themeColor="text1"/>
                  <w:lang w:eastAsia="ca-ES"/>
                </w:rPr>
                <w:t>cantabrica</w:t>
              </w:r>
            </w:ins>
            <w:proofErr w:type="spellEnd"/>
          </w:p>
        </w:tc>
        <w:tc>
          <w:tcPr>
            <w:tcW w:w="1196" w:type="dxa"/>
            <w:tcBorders>
              <w:top w:val="nil"/>
              <w:left w:val="nil"/>
              <w:bottom w:val="single" w:sz="4" w:space="0" w:color="auto"/>
              <w:right w:val="single" w:sz="4" w:space="0" w:color="auto"/>
            </w:tcBorders>
            <w:shd w:val="clear" w:color="auto" w:fill="auto"/>
            <w:vAlign w:val="center"/>
          </w:tcPr>
          <w:p w14:paraId="7AF06501"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428" w:author="FRANCISCO DE BORJA JIMENEZ-ALFARO GONZALEZ" w:date="2024-02-16T07:45:00Z">
              <w:r w:rsidRPr="500F0B95">
                <w:rPr>
                  <w:rFonts w:ascii="Calibri" w:eastAsia="Times New Roman" w:hAnsi="Calibri" w:cs="Calibri"/>
                  <w:color w:val="000000" w:themeColor="text1"/>
                  <w:lang w:eastAsia="ca-ES"/>
                </w:rPr>
                <w:t>Spring-Summer</w:t>
              </w:r>
            </w:ins>
          </w:p>
        </w:tc>
        <w:tc>
          <w:tcPr>
            <w:tcW w:w="1464" w:type="dxa"/>
            <w:tcBorders>
              <w:top w:val="nil"/>
              <w:left w:val="nil"/>
              <w:bottom w:val="single" w:sz="4" w:space="0" w:color="auto"/>
              <w:right w:val="single" w:sz="4" w:space="0" w:color="auto"/>
            </w:tcBorders>
            <w:shd w:val="clear" w:color="auto" w:fill="auto"/>
            <w:vAlign w:val="center"/>
          </w:tcPr>
          <w:p w14:paraId="56268602" w14:textId="77777777" w:rsidR="500F0B95" w:rsidRDefault="500F0B95" w:rsidP="500F0B95">
            <w:pPr>
              <w:spacing w:after="0" w:line="240" w:lineRule="auto"/>
              <w:jc w:val="center"/>
              <w:rPr>
                <w:ins w:id="1429" w:author="FRANCISCO DE BORJA JIMENEZ-ALFARO GONZALEZ" w:date="2024-02-16T07:45:00Z"/>
                <w:rFonts w:ascii="Calibri" w:eastAsia="Times New Roman" w:hAnsi="Calibri" w:cs="Calibri"/>
                <w:color w:val="000000" w:themeColor="text1"/>
                <w:lang w:eastAsia="ca-ES"/>
              </w:rPr>
            </w:pPr>
            <w:ins w:id="1430" w:author="FRANCISCO DE BORJA JIMENEZ-ALFARO GONZALEZ" w:date="2024-02-16T07:45:00Z">
              <w:r w:rsidRPr="500F0B95">
                <w:rPr>
                  <w:rFonts w:ascii="Calibri" w:eastAsia="Times New Roman" w:hAnsi="Calibri" w:cs="Calibri"/>
                  <w:color w:val="000000" w:themeColor="text1"/>
                  <w:lang w:eastAsia="ca-ES"/>
                </w:rPr>
                <w:t>Spring</w:t>
              </w:r>
            </w:ins>
          </w:p>
          <w:p w14:paraId="38CD428E" w14:textId="1BDF8AD0" w:rsidR="500F0B95" w:rsidRDefault="500F0B95" w:rsidP="500F0B95">
            <w:pPr>
              <w:spacing w:after="0" w:line="240" w:lineRule="auto"/>
              <w:jc w:val="center"/>
              <w:rPr>
                <w:rFonts w:ascii="Calibri" w:eastAsia="Times New Roman" w:hAnsi="Calibri" w:cs="Calibri"/>
                <w:color w:val="000000" w:themeColor="text1"/>
                <w:lang w:eastAsia="ca-ES"/>
              </w:rPr>
            </w:pPr>
            <w:ins w:id="1431" w:author="FRANCISCO DE BORJA JIMENEZ-ALFARO GONZALEZ" w:date="2024-02-16T07:45:00Z">
              <w:r w:rsidRPr="500F0B95">
                <w:rPr>
                  <w:rFonts w:ascii="Calibri" w:eastAsia="Times New Roman" w:hAnsi="Calibri" w:cs="Calibri"/>
                  <w:color w:val="000000" w:themeColor="text1"/>
                  <w:lang w:eastAsia="ca-ES"/>
                </w:rPr>
                <w:t>2</w:t>
              </w:r>
              <w:r w:rsidRPr="500F0B95">
                <w:rPr>
                  <w:rFonts w:ascii="Calibri" w:eastAsia="Times New Roman" w:hAnsi="Calibri" w:cs="Calibri"/>
                  <w:color w:val="000000" w:themeColor="text1"/>
                  <w:vertAlign w:val="superscript"/>
                  <w:lang w:eastAsia="ca-ES"/>
                </w:rPr>
                <w:t xml:space="preserve">nd </w:t>
              </w:r>
              <w:r w:rsidRPr="500F0B95">
                <w:rPr>
                  <w:rFonts w:ascii="Calibri" w:eastAsia="Times New Roman" w:hAnsi="Calibri" w:cs="Calibri"/>
                  <w:color w:val="000000" w:themeColor="text1"/>
                  <w:lang w:eastAsia="ca-ES"/>
                </w:rPr>
                <w:t>Autumn</w:t>
              </w:r>
            </w:ins>
          </w:p>
        </w:tc>
        <w:tc>
          <w:tcPr>
            <w:tcW w:w="1259" w:type="dxa"/>
            <w:tcBorders>
              <w:top w:val="nil"/>
              <w:left w:val="nil"/>
              <w:bottom w:val="single" w:sz="4" w:space="0" w:color="auto"/>
              <w:right w:val="single" w:sz="4" w:space="0" w:color="auto"/>
            </w:tcBorders>
            <w:shd w:val="clear" w:color="auto" w:fill="auto"/>
            <w:vAlign w:val="center"/>
          </w:tcPr>
          <w:p w14:paraId="07DAFC9C"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432" w:author="FRANCISCO DE BORJA JIMENEZ-ALFARO GONZALEZ" w:date="2024-02-16T07:45:00Z">
              <w:r w:rsidRPr="500F0B95">
                <w:rPr>
                  <w:rFonts w:ascii="Calibri" w:eastAsia="Times New Roman" w:hAnsi="Calibri" w:cs="Calibri"/>
                  <w:color w:val="000000" w:themeColor="text1"/>
                  <w:lang w:eastAsia="ca-ES"/>
                </w:rPr>
                <w:t>Summer</w:t>
              </w:r>
            </w:ins>
          </w:p>
        </w:tc>
        <w:tc>
          <w:tcPr>
            <w:tcW w:w="1292" w:type="dxa"/>
            <w:tcBorders>
              <w:top w:val="nil"/>
              <w:left w:val="nil"/>
              <w:bottom w:val="single" w:sz="4" w:space="0" w:color="auto"/>
              <w:right w:val="single" w:sz="4" w:space="0" w:color="auto"/>
            </w:tcBorders>
            <w:shd w:val="clear" w:color="auto" w:fill="auto"/>
            <w:vAlign w:val="center"/>
          </w:tcPr>
          <w:p w14:paraId="2C4975EB" w14:textId="77777777" w:rsidR="500F0B95" w:rsidRDefault="500F0B95" w:rsidP="500F0B95">
            <w:pPr>
              <w:spacing w:after="0" w:line="240" w:lineRule="auto"/>
              <w:jc w:val="center"/>
              <w:rPr>
                <w:ins w:id="1433" w:author="FRANCISCO DE BORJA JIMENEZ-ALFARO GONZALEZ" w:date="2024-02-16T07:45:00Z"/>
                <w:rFonts w:ascii="Calibri" w:eastAsia="Times New Roman" w:hAnsi="Calibri" w:cs="Calibri"/>
                <w:color w:val="000000" w:themeColor="text1"/>
                <w:lang w:eastAsia="ca-ES"/>
              </w:rPr>
            </w:pPr>
            <w:ins w:id="1434" w:author="FRANCISCO DE BORJA JIMENEZ-ALFARO GONZALEZ" w:date="2024-02-16T07:45:00Z">
              <w:r w:rsidRPr="500F0B95">
                <w:rPr>
                  <w:rFonts w:ascii="Calibri" w:eastAsia="Times New Roman" w:hAnsi="Calibri" w:cs="Calibri"/>
                  <w:color w:val="000000" w:themeColor="text1"/>
                  <w:lang w:eastAsia="ca-ES"/>
                </w:rPr>
                <w:t>Spring</w:t>
              </w:r>
            </w:ins>
          </w:p>
          <w:p w14:paraId="49E94872" w14:textId="2DCBD1C2" w:rsidR="500F0B95" w:rsidRDefault="500F0B95" w:rsidP="500F0B95">
            <w:pPr>
              <w:spacing w:after="0" w:line="240" w:lineRule="auto"/>
              <w:jc w:val="center"/>
              <w:rPr>
                <w:rFonts w:ascii="Calibri" w:eastAsia="Times New Roman" w:hAnsi="Calibri" w:cs="Calibri"/>
                <w:color w:val="000000" w:themeColor="text1"/>
                <w:lang w:eastAsia="ca-ES"/>
              </w:rPr>
            </w:pPr>
            <w:ins w:id="1435" w:author="FRANCISCO DE BORJA JIMENEZ-ALFARO GONZALEZ" w:date="2024-02-16T07:45:00Z">
              <w:r w:rsidRPr="500F0B95">
                <w:rPr>
                  <w:rFonts w:ascii="Calibri" w:eastAsia="Times New Roman" w:hAnsi="Calibri" w:cs="Calibri"/>
                  <w:color w:val="000000" w:themeColor="text1"/>
                  <w:lang w:eastAsia="ca-ES"/>
                </w:rPr>
                <w:t>2</w:t>
              </w:r>
              <w:r w:rsidRPr="500F0B95">
                <w:rPr>
                  <w:rFonts w:ascii="Calibri" w:eastAsia="Times New Roman" w:hAnsi="Calibri" w:cs="Calibri"/>
                  <w:color w:val="000000" w:themeColor="text1"/>
                  <w:vertAlign w:val="superscript"/>
                  <w:lang w:eastAsia="ca-ES"/>
                </w:rPr>
                <w:t xml:space="preserve">nd </w:t>
              </w:r>
              <w:r w:rsidRPr="500F0B95">
                <w:rPr>
                  <w:rFonts w:ascii="Calibri" w:eastAsia="Times New Roman" w:hAnsi="Calibri" w:cs="Calibri"/>
                  <w:color w:val="000000" w:themeColor="text1"/>
                  <w:lang w:eastAsia="ca-ES"/>
                </w:rPr>
                <w:t>Autumn</w:t>
              </w:r>
            </w:ins>
          </w:p>
        </w:tc>
      </w:tr>
      <w:tr w:rsidR="500F0B95" w14:paraId="5CAB04C1" w14:textId="77777777" w:rsidTr="500F0B95">
        <w:trPr>
          <w:trHeight w:val="245"/>
          <w:ins w:id="1436" w:author="FRANCISCO DE BORJA JIMENEZ-ALFARO GONZALEZ" w:date="2024-02-16T07:45:00Z"/>
        </w:trPr>
        <w:tc>
          <w:tcPr>
            <w:tcW w:w="1492" w:type="dxa"/>
            <w:vMerge/>
          </w:tcPr>
          <w:p w14:paraId="4757BAD6" w14:textId="77777777" w:rsidR="00562346" w:rsidRDefault="00562346"/>
        </w:tc>
        <w:tc>
          <w:tcPr>
            <w:tcW w:w="1939" w:type="dxa"/>
            <w:tcBorders>
              <w:top w:val="nil"/>
              <w:left w:val="nil"/>
              <w:bottom w:val="single" w:sz="4" w:space="0" w:color="auto"/>
              <w:right w:val="single" w:sz="4" w:space="0" w:color="auto"/>
            </w:tcBorders>
            <w:shd w:val="clear" w:color="auto" w:fill="auto"/>
            <w:vAlign w:val="center"/>
          </w:tcPr>
          <w:p w14:paraId="696C87A1" w14:textId="77777777" w:rsidR="500F0B95" w:rsidRDefault="500F0B95" w:rsidP="500F0B95">
            <w:pPr>
              <w:spacing w:after="0" w:line="240" w:lineRule="auto"/>
              <w:jc w:val="center"/>
              <w:rPr>
                <w:rFonts w:ascii="Calibri" w:eastAsia="Times New Roman" w:hAnsi="Calibri" w:cs="Calibri"/>
                <w:i/>
                <w:iCs/>
                <w:color w:val="000000" w:themeColor="text1"/>
                <w:lang w:eastAsia="ca-ES"/>
              </w:rPr>
            </w:pPr>
            <w:proofErr w:type="spellStart"/>
            <w:ins w:id="1437" w:author="FRANCISCO DE BORJA JIMENEZ-ALFARO GONZALEZ" w:date="2024-02-16T07:45:00Z">
              <w:r w:rsidRPr="500F0B95">
                <w:rPr>
                  <w:rFonts w:ascii="Calibri" w:eastAsia="Times New Roman" w:hAnsi="Calibri" w:cs="Calibri"/>
                  <w:i/>
                  <w:iCs/>
                  <w:color w:val="000000" w:themeColor="text1"/>
                  <w:lang w:eastAsia="ca-ES"/>
                </w:rPr>
                <w:t>Carex</w:t>
              </w:r>
              <w:proofErr w:type="spellEnd"/>
              <w:r w:rsidRPr="500F0B95">
                <w:rPr>
                  <w:rFonts w:ascii="Calibri" w:eastAsia="Times New Roman" w:hAnsi="Calibri" w:cs="Calibri"/>
                  <w:i/>
                  <w:iCs/>
                  <w:color w:val="000000" w:themeColor="text1"/>
                  <w:lang w:eastAsia="ca-ES"/>
                </w:rPr>
                <w:t xml:space="preserve"> sempervirens</w:t>
              </w:r>
            </w:ins>
          </w:p>
        </w:tc>
        <w:tc>
          <w:tcPr>
            <w:tcW w:w="1196" w:type="dxa"/>
            <w:tcBorders>
              <w:top w:val="nil"/>
              <w:left w:val="nil"/>
              <w:bottom w:val="single" w:sz="4" w:space="0" w:color="auto"/>
              <w:right w:val="single" w:sz="4" w:space="0" w:color="auto"/>
            </w:tcBorders>
            <w:shd w:val="clear" w:color="auto" w:fill="auto"/>
            <w:vAlign w:val="center"/>
          </w:tcPr>
          <w:p w14:paraId="4653DCB2"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438" w:author="FRANCISCO DE BORJA JIMENEZ-ALFARO GONZALEZ" w:date="2024-02-16T07:45:00Z">
              <w:r w:rsidRPr="500F0B95">
                <w:rPr>
                  <w:rFonts w:ascii="Calibri" w:eastAsia="Times New Roman" w:hAnsi="Calibri" w:cs="Calibri"/>
                  <w:color w:val="000000" w:themeColor="text1"/>
                  <w:lang w:eastAsia="ca-ES"/>
                </w:rPr>
                <w:t>Spring</w:t>
              </w:r>
            </w:ins>
          </w:p>
        </w:tc>
        <w:tc>
          <w:tcPr>
            <w:tcW w:w="1464" w:type="dxa"/>
            <w:tcBorders>
              <w:top w:val="nil"/>
              <w:left w:val="nil"/>
              <w:bottom w:val="single" w:sz="4" w:space="0" w:color="auto"/>
              <w:right w:val="single" w:sz="4" w:space="0" w:color="auto"/>
            </w:tcBorders>
            <w:shd w:val="clear" w:color="auto" w:fill="auto"/>
            <w:vAlign w:val="center"/>
          </w:tcPr>
          <w:p w14:paraId="06AB70EE"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439" w:author="FRANCISCO DE BORJA JIMENEZ-ALFARO GONZALEZ" w:date="2024-02-16T07:45:00Z">
              <w:r w:rsidRPr="500F0B95">
                <w:rPr>
                  <w:rFonts w:ascii="Calibri" w:eastAsia="Times New Roman" w:hAnsi="Calibri" w:cs="Calibri"/>
                  <w:color w:val="000000" w:themeColor="text1"/>
                  <w:lang w:eastAsia="ca-ES"/>
                </w:rPr>
                <w:t>Spring</w:t>
              </w:r>
            </w:ins>
          </w:p>
        </w:tc>
        <w:tc>
          <w:tcPr>
            <w:tcW w:w="1259" w:type="dxa"/>
            <w:tcBorders>
              <w:top w:val="nil"/>
              <w:left w:val="nil"/>
              <w:bottom w:val="single" w:sz="4" w:space="0" w:color="auto"/>
              <w:right w:val="single" w:sz="4" w:space="0" w:color="auto"/>
            </w:tcBorders>
            <w:shd w:val="clear" w:color="auto" w:fill="auto"/>
            <w:vAlign w:val="center"/>
          </w:tcPr>
          <w:p w14:paraId="517DD66F"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440" w:author="FRANCISCO DE BORJA JIMENEZ-ALFARO GONZALEZ" w:date="2024-02-16T07:45:00Z">
              <w:r w:rsidRPr="500F0B95">
                <w:rPr>
                  <w:rFonts w:ascii="Calibri" w:eastAsia="Times New Roman" w:hAnsi="Calibri" w:cs="Calibri"/>
                  <w:color w:val="000000" w:themeColor="text1"/>
                  <w:lang w:eastAsia="ca-ES"/>
                </w:rPr>
                <w:t>Summer</w:t>
              </w:r>
            </w:ins>
          </w:p>
        </w:tc>
        <w:tc>
          <w:tcPr>
            <w:tcW w:w="1292" w:type="dxa"/>
            <w:tcBorders>
              <w:top w:val="nil"/>
              <w:left w:val="nil"/>
              <w:bottom w:val="single" w:sz="4" w:space="0" w:color="auto"/>
              <w:right w:val="single" w:sz="4" w:space="0" w:color="auto"/>
            </w:tcBorders>
            <w:shd w:val="clear" w:color="auto" w:fill="auto"/>
            <w:vAlign w:val="center"/>
          </w:tcPr>
          <w:p w14:paraId="0EC29E96"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441" w:author="FRANCISCO DE BORJA JIMENEZ-ALFARO GONZALEZ" w:date="2024-02-16T07:45:00Z">
              <w:r w:rsidRPr="500F0B95">
                <w:rPr>
                  <w:rFonts w:ascii="Calibri" w:eastAsia="Times New Roman" w:hAnsi="Calibri" w:cs="Calibri"/>
                  <w:color w:val="000000" w:themeColor="text1"/>
                  <w:lang w:eastAsia="ca-ES"/>
                </w:rPr>
                <w:t>2</w:t>
              </w:r>
              <w:r w:rsidRPr="500F0B95">
                <w:rPr>
                  <w:rFonts w:ascii="Calibri" w:eastAsia="Times New Roman" w:hAnsi="Calibri" w:cs="Calibri"/>
                  <w:color w:val="000000" w:themeColor="text1"/>
                  <w:vertAlign w:val="superscript"/>
                  <w:lang w:eastAsia="ca-ES"/>
                </w:rPr>
                <w:t>nd</w:t>
              </w:r>
              <w:r w:rsidRPr="500F0B95">
                <w:rPr>
                  <w:rFonts w:ascii="Calibri" w:eastAsia="Times New Roman" w:hAnsi="Calibri" w:cs="Calibri"/>
                  <w:color w:val="000000" w:themeColor="text1"/>
                  <w:lang w:eastAsia="ca-ES"/>
                </w:rPr>
                <w:t xml:space="preserve"> Autumn</w:t>
              </w:r>
            </w:ins>
          </w:p>
        </w:tc>
      </w:tr>
      <w:tr w:rsidR="500F0B95" w14:paraId="3D7E5B5B" w14:textId="77777777" w:rsidTr="500F0B95">
        <w:trPr>
          <w:trHeight w:val="245"/>
          <w:ins w:id="1442" w:author="FRANCISCO DE BORJA JIMENEZ-ALFARO GONZALEZ" w:date="2024-02-16T07:45:00Z"/>
        </w:trPr>
        <w:tc>
          <w:tcPr>
            <w:tcW w:w="1492" w:type="dxa"/>
            <w:vMerge/>
          </w:tcPr>
          <w:p w14:paraId="1B63FBFC" w14:textId="77777777" w:rsidR="00562346" w:rsidRDefault="00562346"/>
        </w:tc>
        <w:tc>
          <w:tcPr>
            <w:tcW w:w="1939" w:type="dxa"/>
            <w:tcBorders>
              <w:top w:val="nil"/>
              <w:left w:val="nil"/>
              <w:bottom w:val="single" w:sz="4" w:space="0" w:color="auto"/>
              <w:right w:val="single" w:sz="4" w:space="0" w:color="auto"/>
            </w:tcBorders>
            <w:shd w:val="clear" w:color="auto" w:fill="auto"/>
            <w:vAlign w:val="center"/>
          </w:tcPr>
          <w:p w14:paraId="28F1D48F" w14:textId="77777777" w:rsidR="500F0B95" w:rsidRDefault="500F0B95" w:rsidP="500F0B95">
            <w:pPr>
              <w:spacing w:after="0" w:line="240" w:lineRule="auto"/>
              <w:jc w:val="center"/>
              <w:rPr>
                <w:rFonts w:ascii="Calibri" w:eastAsia="Times New Roman" w:hAnsi="Calibri" w:cs="Calibri"/>
                <w:i/>
                <w:iCs/>
                <w:color w:val="000000" w:themeColor="text1"/>
                <w:lang w:eastAsia="ca-ES"/>
              </w:rPr>
            </w:pPr>
            <w:ins w:id="1443" w:author="FRANCISCO DE BORJA JIMENEZ-ALFARO GONZALEZ" w:date="2024-02-16T07:45:00Z">
              <w:r w:rsidRPr="500F0B95">
                <w:rPr>
                  <w:rFonts w:ascii="Calibri" w:eastAsia="Times New Roman" w:hAnsi="Calibri" w:cs="Calibri"/>
                  <w:i/>
                  <w:iCs/>
                  <w:color w:val="000000" w:themeColor="text1"/>
                  <w:lang w:eastAsia="ca-ES"/>
                </w:rPr>
                <w:t>Gypsophila repens</w:t>
              </w:r>
            </w:ins>
          </w:p>
        </w:tc>
        <w:tc>
          <w:tcPr>
            <w:tcW w:w="1196" w:type="dxa"/>
            <w:tcBorders>
              <w:top w:val="nil"/>
              <w:left w:val="nil"/>
              <w:bottom w:val="single" w:sz="4" w:space="0" w:color="auto"/>
              <w:right w:val="single" w:sz="4" w:space="0" w:color="auto"/>
            </w:tcBorders>
            <w:shd w:val="clear" w:color="auto" w:fill="auto"/>
            <w:vAlign w:val="center"/>
          </w:tcPr>
          <w:p w14:paraId="065ECFC5"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444" w:author="FRANCISCO DE BORJA JIMENEZ-ALFARO GONZALEZ" w:date="2024-02-16T07:45:00Z">
              <w:r w:rsidRPr="500F0B95">
                <w:rPr>
                  <w:rFonts w:ascii="Calibri" w:eastAsia="Times New Roman" w:hAnsi="Calibri" w:cs="Calibri"/>
                  <w:color w:val="000000" w:themeColor="text1"/>
                  <w:lang w:eastAsia="ca-ES"/>
                </w:rPr>
                <w:t>Autumn-Spring</w:t>
              </w:r>
            </w:ins>
          </w:p>
        </w:tc>
        <w:tc>
          <w:tcPr>
            <w:tcW w:w="1464" w:type="dxa"/>
            <w:tcBorders>
              <w:top w:val="nil"/>
              <w:left w:val="nil"/>
              <w:bottom w:val="single" w:sz="4" w:space="0" w:color="auto"/>
              <w:right w:val="single" w:sz="4" w:space="0" w:color="auto"/>
            </w:tcBorders>
            <w:shd w:val="clear" w:color="auto" w:fill="auto"/>
            <w:vAlign w:val="center"/>
          </w:tcPr>
          <w:p w14:paraId="1830501B" w14:textId="77777777" w:rsidR="500F0B95" w:rsidRDefault="500F0B95" w:rsidP="500F0B95">
            <w:pPr>
              <w:spacing w:after="0" w:line="240" w:lineRule="auto"/>
              <w:jc w:val="center"/>
              <w:rPr>
                <w:ins w:id="1445" w:author="FRANCISCO DE BORJA JIMENEZ-ALFARO GONZALEZ" w:date="2024-02-16T07:45:00Z"/>
                <w:rFonts w:ascii="Calibri" w:eastAsia="Times New Roman" w:hAnsi="Calibri" w:cs="Calibri"/>
                <w:color w:val="000000" w:themeColor="text1"/>
                <w:lang w:eastAsia="ca-ES"/>
              </w:rPr>
            </w:pPr>
            <w:ins w:id="1446" w:author="FRANCISCO DE BORJA JIMENEZ-ALFARO GONZALEZ" w:date="2024-02-16T07:45:00Z">
              <w:r w:rsidRPr="500F0B95">
                <w:rPr>
                  <w:rFonts w:ascii="Calibri" w:eastAsia="Times New Roman" w:hAnsi="Calibri" w:cs="Calibri"/>
                  <w:color w:val="000000" w:themeColor="text1"/>
                  <w:lang w:eastAsia="ca-ES"/>
                </w:rPr>
                <w:t>1</w:t>
              </w:r>
              <w:r w:rsidRPr="500F0B95">
                <w:rPr>
                  <w:rFonts w:ascii="Calibri" w:eastAsia="Times New Roman" w:hAnsi="Calibri" w:cs="Calibri"/>
                  <w:color w:val="000000" w:themeColor="text1"/>
                  <w:vertAlign w:val="superscript"/>
                  <w:lang w:eastAsia="ca-ES"/>
                </w:rPr>
                <w:t xml:space="preserve">st </w:t>
              </w:r>
              <w:r w:rsidRPr="500F0B95">
                <w:rPr>
                  <w:rFonts w:ascii="Calibri" w:eastAsia="Times New Roman" w:hAnsi="Calibri" w:cs="Calibri"/>
                  <w:color w:val="000000" w:themeColor="text1"/>
                  <w:lang w:eastAsia="ca-ES"/>
                </w:rPr>
                <w:t>Autumn</w:t>
              </w:r>
            </w:ins>
          </w:p>
          <w:p w14:paraId="0409B72A" w14:textId="0455B371" w:rsidR="500F0B95" w:rsidRDefault="500F0B95" w:rsidP="500F0B95">
            <w:pPr>
              <w:spacing w:after="0" w:line="240" w:lineRule="auto"/>
              <w:jc w:val="center"/>
              <w:rPr>
                <w:rFonts w:ascii="Calibri" w:eastAsia="Times New Roman" w:hAnsi="Calibri" w:cs="Calibri"/>
                <w:color w:val="000000" w:themeColor="text1"/>
                <w:lang w:eastAsia="ca-ES"/>
              </w:rPr>
            </w:pPr>
            <w:ins w:id="1447" w:author="FRANCISCO DE BORJA JIMENEZ-ALFARO GONZALEZ" w:date="2024-02-16T07:45:00Z">
              <w:r w:rsidRPr="500F0B95">
                <w:rPr>
                  <w:rFonts w:ascii="Calibri" w:eastAsia="Times New Roman" w:hAnsi="Calibri" w:cs="Calibri"/>
                  <w:color w:val="000000" w:themeColor="text1"/>
                  <w:lang w:eastAsia="ca-ES"/>
                </w:rPr>
                <w:t>Spring</w:t>
              </w:r>
            </w:ins>
          </w:p>
        </w:tc>
        <w:tc>
          <w:tcPr>
            <w:tcW w:w="1259" w:type="dxa"/>
            <w:tcBorders>
              <w:top w:val="nil"/>
              <w:left w:val="nil"/>
              <w:bottom w:val="single" w:sz="4" w:space="0" w:color="auto"/>
              <w:right w:val="single" w:sz="4" w:space="0" w:color="auto"/>
            </w:tcBorders>
            <w:shd w:val="clear" w:color="auto" w:fill="auto"/>
            <w:vAlign w:val="center"/>
          </w:tcPr>
          <w:p w14:paraId="6F03F10F"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448" w:author="FRANCISCO DE BORJA JIMENEZ-ALFARO GONZALEZ" w:date="2024-02-16T07:45:00Z">
              <w:r w:rsidRPr="500F0B95">
                <w:rPr>
                  <w:rFonts w:ascii="Calibri" w:eastAsia="Times New Roman" w:hAnsi="Calibri" w:cs="Calibri"/>
                  <w:color w:val="000000" w:themeColor="text1"/>
                  <w:lang w:eastAsia="ca-ES"/>
                </w:rPr>
                <w:t>Summer</w:t>
              </w:r>
            </w:ins>
          </w:p>
        </w:tc>
        <w:tc>
          <w:tcPr>
            <w:tcW w:w="1292" w:type="dxa"/>
            <w:tcBorders>
              <w:top w:val="nil"/>
              <w:left w:val="nil"/>
              <w:bottom w:val="single" w:sz="4" w:space="0" w:color="auto"/>
              <w:right w:val="single" w:sz="4" w:space="0" w:color="auto"/>
            </w:tcBorders>
            <w:shd w:val="clear" w:color="auto" w:fill="auto"/>
            <w:vAlign w:val="center"/>
          </w:tcPr>
          <w:p w14:paraId="3E5969BF"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449" w:author="FRANCISCO DE BORJA JIMENEZ-ALFARO GONZALEZ" w:date="2024-02-16T07:45:00Z">
              <w:r w:rsidRPr="500F0B95">
                <w:rPr>
                  <w:rFonts w:ascii="Calibri" w:eastAsia="Times New Roman" w:hAnsi="Calibri" w:cs="Calibri"/>
                  <w:color w:val="000000" w:themeColor="text1"/>
                  <w:lang w:eastAsia="ca-ES"/>
                </w:rPr>
                <w:t>None</w:t>
              </w:r>
            </w:ins>
          </w:p>
        </w:tc>
      </w:tr>
      <w:tr w:rsidR="500F0B95" w14:paraId="6D186C1F" w14:textId="77777777" w:rsidTr="500F0B95">
        <w:trPr>
          <w:trHeight w:val="245"/>
          <w:ins w:id="1450" w:author="FRANCISCO DE BORJA JIMENEZ-ALFARO GONZALEZ" w:date="2024-02-16T07:45:00Z"/>
        </w:trPr>
        <w:tc>
          <w:tcPr>
            <w:tcW w:w="1492" w:type="dxa"/>
            <w:vMerge/>
          </w:tcPr>
          <w:p w14:paraId="481355E9" w14:textId="77777777" w:rsidR="00562346" w:rsidRDefault="00562346"/>
        </w:tc>
        <w:tc>
          <w:tcPr>
            <w:tcW w:w="1939" w:type="dxa"/>
            <w:tcBorders>
              <w:top w:val="nil"/>
              <w:left w:val="nil"/>
              <w:bottom w:val="single" w:sz="4" w:space="0" w:color="auto"/>
              <w:right w:val="single" w:sz="4" w:space="0" w:color="auto"/>
            </w:tcBorders>
            <w:shd w:val="clear" w:color="auto" w:fill="auto"/>
            <w:vAlign w:val="center"/>
          </w:tcPr>
          <w:p w14:paraId="4FD017B2" w14:textId="77777777" w:rsidR="500F0B95" w:rsidRDefault="500F0B95" w:rsidP="500F0B95">
            <w:pPr>
              <w:spacing w:after="0" w:line="240" w:lineRule="auto"/>
              <w:jc w:val="center"/>
              <w:rPr>
                <w:rFonts w:ascii="Calibri" w:eastAsia="Times New Roman" w:hAnsi="Calibri" w:cs="Calibri"/>
                <w:i/>
                <w:iCs/>
                <w:color w:val="000000" w:themeColor="text1"/>
                <w:lang w:eastAsia="ca-ES"/>
              </w:rPr>
            </w:pPr>
            <w:proofErr w:type="spellStart"/>
            <w:ins w:id="1451" w:author="FRANCISCO DE BORJA JIMENEZ-ALFARO GONZALEZ" w:date="2024-02-16T07:45:00Z">
              <w:r w:rsidRPr="500F0B95">
                <w:rPr>
                  <w:rFonts w:ascii="Calibri" w:eastAsia="Times New Roman" w:hAnsi="Calibri" w:cs="Calibri"/>
                  <w:i/>
                  <w:iCs/>
                  <w:color w:val="000000" w:themeColor="text1"/>
                  <w:lang w:eastAsia="ca-ES"/>
                </w:rPr>
                <w:t>Jasione</w:t>
              </w:r>
              <w:proofErr w:type="spellEnd"/>
              <w:r w:rsidRPr="500F0B95">
                <w:rPr>
                  <w:rFonts w:ascii="Calibri" w:eastAsia="Times New Roman" w:hAnsi="Calibri" w:cs="Calibri"/>
                  <w:i/>
                  <w:iCs/>
                  <w:color w:val="000000" w:themeColor="text1"/>
                  <w:lang w:eastAsia="ca-ES"/>
                </w:rPr>
                <w:t xml:space="preserve"> </w:t>
              </w:r>
              <w:proofErr w:type="spellStart"/>
              <w:r w:rsidRPr="500F0B95">
                <w:rPr>
                  <w:rFonts w:ascii="Calibri" w:eastAsia="Times New Roman" w:hAnsi="Calibri" w:cs="Calibri"/>
                  <w:i/>
                  <w:iCs/>
                  <w:color w:val="000000" w:themeColor="text1"/>
                  <w:lang w:eastAsia="ca-ES"/>
                </w:rPr>
                <w:t>cavanillesii</w:t>
              </w:r>
            </w:ins>
            <w:proofErr w:type="spellEnd"/>
          </w:p>
        </w:tc>
        <w:tc>
          <w:tcPr>
            <w:tcW w:w="1196" w:type="dxa"/>
            <w:tcBorders>
              <w:top w:val="nil"/>
              <w:left w:val="nil"/>
              <w:bottom w:val="single" w:sz="4" w:space="0" w:color="auto"/>
              <w:right w:val="single" w:sz="4" w:space="0" w:color="auto"/>
            </w:tcBorders>
            <w:shd w:val="clear" w:color="auto" w:fill="auto"/>
            <w:vAlign w:val="center"/>
          </w:tcPr>
          <w:p w14:paraId="6936358A"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452" w:author="FRANCISCO DE BORJA JIMENEZ-ALFARO GONZALEZ" w:date="2024-02-16T07:45:00Z">
              <w:r w:rsidRPr="500F0B95">
                <w:rPr>
                  <w:rFonts w:ascii="Calibri" w:eastAsia="Times New Roman" w:hAnsi="Calibri" w:cs="Calibri"/>
                  <w:color w:val="000000" w:themeColor="text1"/>
                  <w:lang w:eastAsia="ca-ES"/>
                </w:rPr>
                <w:t>Spring</w:t>
              </w:r>
            </w:ins>
          </w:p>
        </w:tc>
        <w:tc>
          <w:tcPr>
            <w:tcW w:w="1464" w:type="dxa"/>
            <w:tcBorders>
              <w:top w:val="nil"/>
              <w:left w:val="nil"/>
              <w:bottom w:val="single" w:sz="4" w:space="0" w:color="auto"/>
              <w:right w:val="single" w:sz="4" w:space="0" w:color="auto"/>
            </w:tcBorders>
            <w:shd w:val="clear" w:color="auto" w:fill="auto"/>
            <w:vAlign w:val="center"/>
          </w:tcPr>
          <w:p w14:paraId="7574A6A1" w14:textId="77777777" w:rsidR="500F0B95" w:rsidRDefault="500F0B95" w:rsidP="500F0B95">
            <w:pPr>
              <w:spacing w:after="0" w:line="240" w:lineRule="auto"/>
              <w:jc w:val="center"/>
              <w:rPr>
                <w:ins w:id="1453" w:author="FRANCISCO DE BORJA JIMENEZ-ALFARO GONZALEZ" w:date="2024-02-16T07:45:00Z"/>
                <w:rFonts w:ascii="Calibri" w:eastAsia="Times New Roman" w:hAnsi="Calibri" w:cs="Calibri"/>
                <w:color w:val="000000" w:themeColor="text1"/>
                <w:lang w:eastAsia="ca-ES"/>
              </w:rPr>
            </w:pPr>
            <w:ins w:id="1454" w:author="FRANCISCO DE BORJA JIMENEZ-ALFARO GONZALEZ" w:date="2024-02-16T07:45:00Z">
              <w:r w:rsidRPr="500F0B95">
                <w:rPr>
                  <w:rFonts w:ascii="Calibri" w:eastAsia="Times New Roman" w:hAnsi="Calibri" w:cs="Calibri"/>
                  <w:color w:val="000000" w:themeColor="text1"/>
                  <w:lang w:eastAsia="ca-ES"/>
                </w:rPr>
                <w:t>1</w:t>
              </w:r>
              <w:r w:rsidRPr="500F0B95">
                <w:rPr>
                  <w:rFonts w:ascii="Calibri" w:eastAsia="Times New Roman" w:hAnsi="Calibri" w:cs="Calibri"/>
                  <w:color w:val="000000" w:themeColor="text1"/>
                  <w:vertAlign w:val="superscript"/>
                  <w:lang w:eastAsia="ca-ES"/>
                </w:rPr>
                <w:t xml:space="preserve">st </w:t>
              </w:r>
              <w:r w:rsidRPr="500F0B95">
                <w:rPr>
                  <w:rFonts w:ascii="Calibri" w:eastAsia="Times New Roman" w:hAnsi="Calibri" w:cs="Calibri"/>
                  <w:color w:val="000000" w:themeColor="text1"/>
                  <w:lang w:eastAsia="ca-ES"/>
                </w:rPr>
                <w:t>Autumn</w:t>
              </w:r>
            </w:ins>
          </w:p>
          <w:p w14:paraId="34824FD1" w14:textId="34A9F1A9" w:rsidR="500F0B95" w:rsidRDefault="500F0B95" w:rsidP="500F0B95">
            <w:pPr>
              <w:spacing w:after="0" w:line="240" w:lineRule="auto"/>
              <w:jc w:val="center"/>
              <w:rPr>
                <w:rFonts w:ascii="Calibri" w:eastAsia="Times New Roman" w:hAnsi="Calibri" w:cs="Calibri"/>
                <w:color w:val="000000" w:themeColor="text1"/>
                <w:lang w:eastAsia="ca-ES"/>
              </w:rPr>
            </w:pPr>
            <w:ins w:id="1455" w:author="FRANCISCO DE BORJA JIMENEZ-ALFARO GONZALEZ" w:date="2024-02-16T07:45:00Z">
              <w:r w:rsidRPr="500F0B95">
                <w:rPr>
                  <w:rFonts w:ascii="Calibri" w:eastAsia="Times New Roman" w:hAnsi="Calibri" w:cs="Calibri"/>
                  <w:color w:val="000000" w:themeColor="text1"/>
                  <w:lang w:eastAsia="ca-ES"/>
                </w:rPr>
                <w:t>Spring</w:t>
              </w:r>
            </w:ins>
          </w:p>
        </w:tc>
        <w:tc>
          <w:tcPr>
            <w:tcW w:w="1259" w:type="dxa"/>
            <w:tcBorders>
              <w:top w:val="nil"/>
              <w:left w:val="nil"/>
              <w:bottom w:val="single" w:sz="4" w:space="0" w:color="auto"/>
              <w:right w:val="single" w:sz="4" w:space="0" w:color="auto"/>
            </w:tcBorders>
            <w:shd w:val="clear" w:color="auto" w:fill="auto"/>
            <w:vAlign w:val="center"/>
          </w:tcPr>
          <w:p w14:paraId="2CB7F606"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456" w:author="FRANCISCO DE BORJA JIMENEZ-ALFARO GONZALEZ" w:date="2024-02-16T07:45:00Z">
              <w:r w:rsidRPr="500F0B95">
                <w:rPr>
                  <w:rFonts w:ascii="Calibri" w:eastAsia="Times New Roman" w:hAnsi="Calibri" w:cs="Calibri"/>
                  <w:color w:val="000000" w:themeColor="text1"/>
                  <w:lang w:eastAsia="ca-ES"/>
                </w:rPr>
                <w:t>Summer</w:t>
              </w:r>
            </w:ins>
          </w:p>
        </w:tc>
        <w:tc>
          <w:tcPr>
            <w:tcW w:w="1292" w:type="dxa"/>
            <w:tcBorders>
              <w:top w:val="nil"/>
              <w:left w:val="nil"/>
              <w:bottom w:val="single" w:sz="4" w:space="0" w:color="auto"/>
              <w:right w:val="single" w:sz="4" w:space="0" w:color="auto"/>
            </w:tcBorders>
            <w:shd w:val="clear" w:color="auto" w:fill="auto"/>
            <w:vAlign w:val="center"/>
          </w:tcPr>
          <w:p w14:paraId="3710B4F3" w14:textId="77777777" w:rsidR="500F0B95" w:rsidRDefault="500F0B95" w:rsidP="500F0B95">
            <w:pPr>
              <w:spacing w:after="0" w:line="240" w:lineRule="auto"/>
              <w:jc w:val="center"/>
              <w:rPr>
                <w:rFonts w:ascii="Calibri" w:eastAsia="Times New Roman" w:hAnsi="Calibri" w:cs="Calibri"/>
                <w:color w:val="000000" w:themeColor="text1"/>
                <w:lang w:eastAsia="ca-ES"/>
              </w:rPr>
            </w:pPr>
            <w:ins w:id="1457" w:author="FRANCISCO DE BORJA JIMENEZ-ALFARO GONZALEZ" w:date="2024-02-16T07:45:00Z">
              <w:r w:rsidRPr="500F0B95">
                <w:rPr>
                  <w:rFonts w:ascii="Calibri" w:eastAsia="Times New Roman" w:hAnsi="Calibri" w:cs="Calibri"/>
                  <w:color w:val="000000" w:themeColor="text1"/>
                  <w:lang w:eastAsia="ca-ES"/>
                </w:rPr>
                <w:t>2</w:t>
              </w:r>
              <w:r w:rsidRPr="500F0B95">
                <w:rPr>
                  <w:rFonts w:ascii="Calibri" w:eastAsia="Times New Roman" w:hAnsi="Calibri" w:cs="Calibri"/>
                  <w:color w:val="000000" w:themeColor="text1"/>
                  <w:vertAlign w:val="superscript"/>
                  <w:lang w:eastAsia="ca-ES"/>
                </w:rPr>
                <w:t>nd</w:t>
              </w:r>
              <w:r w:rsidRPr="500F0B95">
                <w:rPr>
                  <w:rFonts w:ascii="Calibri" w:eastAsia="Times New Roman" w:hAnsi="Calibri" w:cs="Calibri"/>
                  <w:color w:val="000000" w:themeColor="text1"/>
                  <w:lang w:eastAsia="ca-ES"/>
                </w:rPr>
                <w:t xml:space="preserve"> Autumn</w:t>
              </w:r>
            </w:ins>
          </w:p>
        </w:tc>
      </w:tr>
    </w:tbl>
    <w:p w14:paraId="681B3FFB" w14:textId="4401132B" w:rsidR="500F0B95" w:rsidRDefault="500F0B95">
      <w:pPr>
        <w:rPr>
          <w:ins w:id="1458" w:author="FRANCISCO DE BORJA JIMENEZ-ALFARO GONZALEZ" w:date="2024-02-16T07:45:00Z"/>
        </w:rPr>
      </w:pPr>
    </w:p>
    <w:p w14:paraId="0602C0F8" w14:textId="35E764AC" w:rsidR="500F0B95" w:rsidRDefault="500F0B95" w:rsidP="500F0B95">
      <w:pPr>
        <w:tabs>
          <w:tab w:val="left" w:pos="3780"/>
        </w:tabs>
        <w:spacing w:line="360" w:lineRule="auto"/>
        <w:jc w:val="both"/>
        <w:rPr>
          <w:ins w:id="1459" w:author="FRANCISCO DE BORJA JIMENEZ-ALFARO GONZALEZ" w:date="2024-02-16T07:45:00Z"/>
        </w:rPr>
      </w:pPr>
    </w:p>
    <w:p w14:paraId="2A8E0E79" w14:textId="372B2F82" w:rsidR="500F0B95" w:rsidRDefault="500F0B95" w:rsidP="500F0B95">
      <w:pPr>
        <w:tabs>
          <w:tab w:val="left" w:pos="3780"/>
        </w:tabs>
        <w:spacing w:line="360" w:lineRule="auto"/>
        <w:jc w:val="both"/>
        <w:rPr>
          <w:ins w:id="1460" w:author="FRANCISCO DE BORJA JIMENEZ-ALFARO GONZALEZ" w:date="2024-02-16T07:45:00Z"/>
        </w:rPr>
      </w:pPr>
    </w:p>
    <w:p w14:paraId="51DE7CE6" w14:textId="782F652D" w:rsidR="00E86840" w:rsidRPr="00F95F23" w:rsidRDefault="00673EE9" w:rsidP="00E86840">
      <w:pPr>
        <w:tabs>
          <w:tab w:val="left" w:pos="3780"/>
        </w:tabs>
        <w:spacing w:line="360" w:lineRule="auto"/>
        <w:jc w:val="both"/>
        <w:rPr>
          <w:rFonts w:cstheme="minorHAnsi"/>
        </w:rPr>
      </w:pPr>
      <w:commentRangeStart w:id="1461"/>
      <w:r>
        <w:rPr>
          <w:rFonts w:cstheme="minorHAnsi"/>
        </w:rPr>
        <w:t xml:space="preserve">Table 3. Model incubator*system </w:t>
      </w:r>
      <w:proofErr w:type="gramStart"/>
      <w:r>
        <w:rPr>
          <w:rFonts w:cstheme="minorHAnsi"/>
        </w:rPr>
        <w:t>results</w:t>
      </w:r>
      <w:proofErr w:type="gramEnd"/>
    </w:p>
    <w:tbl>
      <w:tblPr>
        <w:tblW w:w="8168" w:type="dxa"/>
        <w:tblCellMar>
          <w:left w:w="70" w:type="dxa"/>
          <w:right w:w="70" w:type="dxa"/>
        </w:tblCellMar>
        <w:tblLook w:val="04A0" w:firstRow="1" w:lastRow="0" w:firstColumn="1" w:lastColumn="0" w:noHBand="0" w:noVBand="1"/>
      </w:tblPr>
      <w:tblGrid>
        <w:gridCol w:w="1958"/>
        <w:gridCol w:w="1006"/>
        <w:gridCol w:w="1064"/>
        <w:gridCol w:w="1006"/>
        <w:gridCol w:w="1064"/>
        <w:gridCol w:w="1006"/>
        <w:gridCol w:w="1064"/>
      </w:tblGrid>
      <w:tr w:rsidR="009D15FB" w:rsidRPr="009D15FB" w14:paraId="04ED0B75" w14:textId="77777777" w:rsidTr="00F355D2">
        <w:trPr>
          <w:trHeight w:val="330"/>
        </w:trPr>
        <w:tc>
          <w:tcPr>
            <w:tcW w:w="19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2C0A22" w14:textId="77777777" w:rsidR="009D15FB" w:rsidRPr="009D15FB" w:rsidRDefault="009D15FB" w:rsidP="009D15FB">
            <w:pPr>
              <w:spacing w:after="0" w:line="240" w:lineRule="auto"/>
              <w:rPr>
                <w:rFonts w:ascii="Calibri" w:eastAsia="Times New Roman" w:hAnsi="Calibri" w:cs="Calibri"/>
                <w:color w:val="000000"/>
                <w:lang w:val="en-US" w:eastAsia="es-ES"/>
              </w:rPr>
            </w:pPr>
            <w:r w:rsidRPr="009D15FB">
              <w:rPr>
                <w:rFonts w:ascii="Calibri" w:eastAsia="Times New Roman" w:hAnsi="Calibri" w:cs="Calibri"/>
                <w:color w:val="000000"/>
                <w:lang w:val="en-US" w:eastAsia="es-ES"/>
              </w:rPr>
              <w:t> </w:t>
            </w:r>
          </w:p>
        </w:tc>
        <w:tc>
          <w:tcPr>
            <w:tcW w:w="20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48DA700" w14:textId="77777777" w:rsidR="009D15FB" w:rsidRPr="009D15FB" w:rsidRDefault="009D15FB" w:rsidP="009D15FB">
            <w:pPr>
              <w:spacing w:after="0" w:line="240" w:lineRule="auto"/>
              <w:jc w:val="center"/>
              <w:rPr>
                <w:rFonts w:ascii="Calibri" w:eastAsia="Times New Roman" w:hAnsi="Calibri" w:cs="Calibri"/>
                <w:color w:val="000000"/>
                <w:lang w:val="es-ES" w:eastAsia="es-ES"/>
              </w:rPr>
            </w:pPr>
            <w:proofErr w:type="spellStart"/>
            <w:r w:rsidRPr="009D15FB">
              <w:rPr>
                <w:rFonts w:ascii="Calibri" w:eastAsia="Times New Roman" w:hAnsi="Calibri" w:cs="Calibri"/>
                <w:color w:val="000000"/>
                <w:lang w:val="es-ES" w:eastAsia="es-ES"/>
              </w:rPr>
              <w:t>Incubator</w:t>
            </w:r>
            <w:proofErr w:type="spellEnd"/>
          </w:p>
        </w:tc>
        <w:tc>
          <w:tcPr>
            <w:tcW w:w="20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94C6D04" w14:textId="77777777" w:rsidR="009D15FB" w:rsidRPr="009D15FB" w:rsidRDefault="009D15FB" w:rsidP="009D15FB">
            <w:pPr>
              <w:spacing w:after="0" w:line="240" w:lineRule="auto"/>
              <w:jc w:val="center"/>
              <w:rPr>
                <w:rFonts w:ascii="Calibri" w:eastAsia="Times New Roman" w:hAnsi="Calibri" w:cs="Calibri"/>
                <w:color w:val="000000"/>
                <w:lang w:val="es-ES" w:eastAsia="es-ES"/>
              </w:rPr>
            </w:pPr>
            <w:proofErr w:type="spellStart"/>
            <w:r w:rsidRPr="009D15FB">
              <w:rPr>
                <w:rFonts w:ascii="Calibri" w:eastAsia="Times New Roman" w:hAnsi="Calibri" w:cs="Calibri"/>
                <w:color w:val="000000"/>
                <w:lang w:val="es-ES" w:eastAsia="es-ES"/>
              </w:rPr>
              <w:t>System</w:t>
            </w:r>
            <w:proofErr w:type="spellEnd"/>
          </w:p>
        </w:tc>
        <w:tc>
          <w:tcPr>
            <w:tcW w:w="207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FEE6E8" w14:textId="77777777" w:rsidR="009D15FB" w:rsidRPr="009D15FB" w:rsidRDefault="009D15FB" w:rsidP="009D15FB">
            <w:pPr>
              <w:spacing w:after="0" w:line="240" w:lineRule="auto"/>
              <w:jc w:val="center"/>
              <w:rPr>
                <w:rFonts w:ascii="Calibri" w:eastAsia="Times New Roman" w:hAnsi="Calibri" w:cs="Calibri"/>
                <w:color w:val="000000"/>
                <w:lang w:val="es-ES" w:eastAsia="es-ES"/>
              </w:rPr>
            </w:pPr>
            <w:proofErr w:type="spellStart"/>
            <w:r w:rsidRPr="009D15FB">
              <w:rPr>
                <w:rFonts w:ascii="Calibri" w:eastAsia="Times New Roman" w:hAnsi="Calibri" w:cs="Calibri"/>
                <w:color w:val="000000"/>
                <w:lang w:val="es-ES" w:eastAsia="es-ES"/>
              </w:rPr>
              <w:t>Incubator</w:t>
            </w:r>
            <w:proofErr w:type="spellEnd"/>
            <w:r w:rsidRPr="009D15FB">
              <w:rPr>
                <w:rFonts w:ascii="Calibri" w:eastAsia="Times New Roman" w:hAnsi="Calibri" w:cs="Calibri"/>
                <w:color w:val="000000"/>
                <w:lang w:val="es-ES" w:eastAsia="es-ES"/>
              </w:rPr>
              <w:t>*</w:t>
            </w:r>
            <w:proofErr w:type="spellStart"/>
            <w:r w:rsidRPr="009D15FB">
              <w:rPr>
                <w:rFonts w:ascii="Calibri" w:eastAsia="Times New Roman" w:hAnsi="Calibri" w:cs="Calibri"/>
                <w:color w:val="000000"/>
                <w:lang w:val="es-ES" w:eastAsia="es-ES"/>
              </w:rPr>
              <w:t>system</w:t>
            </w:r>
            <w:proofErr w:type="spellEnd"/>
          </w:p>
        </w:tc>
      </w:tr>
      <w:tr w:rsidR="009D15FB" w:rsidRPr="009D15FB" w14:paraId="41499C45" w14:textId="77777777" w:rsidTr="00F355D2">
        <w:trPr>
          <w:trHeight w:val="330"/>
        </w:trPr>
        <w:tc>
          <w:tcPr>
            <w:tcW w:w="1958" w:type="dxa"/>
            <w:tcBorders>
              <w:top w:val="nil"/>
              <w:left w:val="single" w:sz="4" w:space="0" w:color="auto"/>
              <w:bottom w:val="single" w:sz="4" w:space="0" w:color="auto"/>
              <w:right w:val="single" w:sz="4" w:space="0" w:color="auto"/>
            </w:tcBorders>
            <w:shd w:val="clear" w:color="auto" w:fill="auto"/>
            <w:noWrap/>
            <w:vAlign w:val="bottom"/>
            <w:hideMark/>
          </w:tcPr>
          <w:p w14:paraId="14DD2B53" w14:textId="77777777" w:rsidR="009D15FB" w:rsidRPr="009D15FB" w:rsidRDefault="009D15FB" w:rsidP="009D15FB">
            <w:pPr>
              <w:spacing w:after="0" w:line="240" w:lineRule="auto"/>
              <w:rPr>
                <w:rFonts w:ascii="Calibri" w:eastAsia="Times New Roman" w:hAnsi="Calibri" w:cs="Calibri"/>
                <w:color w:val="000000"/>
                <w:lang w:val="es-ES" w:eastAsia="es-ES"/>
              </w:rPr>
            </w:pPr>
            <w:proofErr w:type="spellStart"/>
            <w:r w:rsidRPr="009D15FB">
              <w:rPr>
                <w:rFonts w:ascii="Calibri" w:eastAsia="Times New Roman" w:hAnsi="Calibri" w:cs="Calibri"/>
                <w:color w:val="000000"/>
                <w:lang w:val="es-ES" w:eastAsia="es-ES"/>
              </w:rPr>
              <w:t>Trait</w:t>
            </w:r>
            <w:proofErr w:type="spellEnd"/>
          </w:p>
        </w:tc>
        <w:tc>
          <w:tcPr>
            <w:tcW w:w="1006" w:type="dxa"/>
            <w:tcBorders>
              <w:top w:val="nil"/>
              <w:left w:val="nil"/>
              <w:bottom w:val="single" w:sz="4" w:space="0" w:color="auto"/>
              <w:right w:val="single" w:sz="4" w:space="0" w:color="auto"/>
            </w:tcBorders>
            <w:shd w:val="clear" w:color="auto" w:fill="auto"/>
            <w:noWrap/>
            <w:vAlign w:val="bottom"/>
            <w:hideMark/>
          </w:tcPr>
          <w:p w14:paraId="03D3BBE3" w14:textId="77777777" w:rsidR="009D15FB" w:rsidRPr="009D15FB" w:rsidRDefault="009D15FB" w:rsidP="009D15FB">
            <w:pPr>
              <w:spacing w:after="0" w:line="240" w:lineRule="auto"/>
              <w:rPr>
                <w:rFonts w:ascii="Calibri" w:eastAsia="Times New Roman" w:hAnsi="Calibri" w:cs="Calibri"/>
                <w:color w:val="000000"/>
                <w:lang w:val="es-ES" w:eastAsia="es-ES"/>
              </w:rPr>
            </w:pPr>
            <w:r w:rsidRPr="009D15FB">
              <w:rPr>
                <w:rFonts w:ascii="Calibri" w:eastAsia="Times New Roman" w:hAnsi="Calibri" w:cs="Calibri"/>
                <w:color w:val="000000"/>
                <w:lang w:val="es-ES" w:eastAsia="es-ES"/>
              </w:rPr>
              <w:t>L_95% CI</w:t>
            </w:r>
          </w:p>
        </w:tc>
        <w:tc>
          <w:tcPr>
            <w:tcW w:w="1064" w:type="dxa"/>
            <w:tcBorders>
              <w:top w:val="nil"/>
              <w:left w:val="nil"/>
              <w:bottom w:val="single" w:sz="4" w:space="0" w:color="auto"/>
              <w:right w:val="single" w:sz="4" w:space="0" w:color="auto"/>
            </w:tcBorders>
            <w:shd w:val="clear" w:color="auto" w:fill="auto"/>
            <w:noWrap/>
            <w:vAlign w:val="bottom"/>
            <w:hideMark/>
          </w:tcPr>
          <w:p w14:paraId="6CDBB7CC" w14:textId="77777777" w:rsidR="009D15FB" w:rsidRPr="009D15FB" w:rsidRDefault="009D15FB" w:rsidP="009D15FB">
            <w:pPr>
              <w:spacing w:after="0" w:line="240" w:lineRule="auto"/>
              <w:rPr>
                <w:rFonts w:ascii="Calibri" w:eastAsia="Times New Roman" w:hAnsi="Calibri" w:cs="Calibri"/>
                <w:color w:val="000000"/>
                <w:lang w:val="es-ES" w:eastAsia="es-ES"/>
              </w:rPr>
            </w:pPr>
            <w:r w:rsidRPr="009D15FB">
              <w:rPr>
                <w:rFonts w:ascii="Calibri" w:eastAsia="Times New Roman" w:hAnsi="Calibri" w:cs="Calibri"/>
                <w:color w:val="000000"/>
                <w:lang w:val="es-ES" w:eastAsia="es-ES"/>
              </w:rPr>
              <w:t>U_95% CI</w:t>
            </w:r>
          </w:p>
        </w:tc>
        <w:tc>
          <w:tcPr>
            <w:tcW w:w="1006" w:type="dxa"/>
            <w:tcBorders>
              <w:top w:val="nil"/>
              <w:left w:val="nil"/>
              <w:bottom w:val="single" w:sz="4" w:space="0" w:color="auto"/>
              <w:right w:val="single" w:sz="4" w:space="0" w:color="auto"/>
            </w:tcBorders>
            <w:shd w:val="clear" w:color="auto" w:fill="auto"/>
            <w:noWrap/>
            <w:vAlign w:val="bottom"/>
            <w:hideMark/>
          </w:tcPr>
          <w:p w14:paraId="44270020" w14:textId="77777777" w:rsidR="009D15FB" w:rsidRPr="009D15FB" w:rsidRDefault="009D15FB" w:rsidP="009D15FB">
            <w:pPr>
              <w:spacing w:after="0" w:line="240" w:lineRule="auto"/>
              <w:rPr>
                <w:rFonts w:ascii="Calibri" w:eastAsia="Times New Roman" w:hAnsi="Calibri" w:cs="Calibri"/>
                <w:color w:val="000000"/>
                <w:lang w:val="es-ES" w:eastAsia="es-ES"/>
              </w:rPr>
            </w:pPr>
            <w:r w:rsidRPr="009D15FB">
              <w:rPr>
                <w:rFonts w:ascii="Calibri" w:eastAsia="Times New Roman" w:hAnsi="Calibri" w:cs="Calibri"/>
                <w:color w:val="000000"/>
                <w:lang w:val="es-ES" w:eastAsia="es-ES"/>
              </w:rPr>
              <w:t>L_95% CI</w:t>
            </w:r>
          </w:p>
        </w:tc>
        <w:tc>
          <w:tcPr>
            <w:tcW w:w="1064" w:type="dxa"/>
            <w:tcBorders>
              <w:top w:val="nil"/>
              <w:left w:val="nil"/>
              <w:bottom w:val="single" w:sz="4" w:space="0" w:color="auto"/>
              <w:right w:val="single" w:sz="4" w:space="0" w:color="auto"/>
            </w:tcBorders>
            <w:shd w:val="clear" w:color="auto" w:fill="auto"/>
            <w:noWrap/>
            <w:vAlign w:val="bottom"/>
            <w:hideMark/>
          </w:tcPr>
          <w:p w14:paraId="273C9E93" w14:textId="77777777" w:rsidR="009D15FB" w:rsidRPr="009D15FB" w:rsidRDefault="009D15FB" w:rsidP="009D15FB">
            <w:pPr>
              <w:spacing w:after="0" w:line="240" w:lineRule="auto"/>
              <w:rPr>
                <w:rFonts w:ascii="Calibri" w:eastAsia="Times New Roman" w:hAnsi="Calibri" w:cs="Calibri"/>
                <w:color w:val="000000"/>
                <w:lang w:val="es-ES" w:eastAsia="es-ES"/>
              </w:rPr>
            </w:pPr>
            <w:r w:rsidRPr="009D15FB">
              <w:rPr>
                <w:rFonts w:ascii="Calibri" w:eastAsia="Times New Roman" w:hAnsi="Calibri" w:cs="Calibri"/>
                <w:color w:val="000000"/>
                <w:lang w:val="es-ES" w:eastAsia="es-ES"/>
              </w:rPr>
              <w:t>U_95% CI</w:t>
            </w:r>
          </w:p>
        </w:tc>
        <w:tc>
          <w:tcPr>
            <w:tcW w:w="1006" w:type="dxa"/>
            <w:tcBorders>
              <w:top w:val="nil"/>
              <w:left w:val="nil"/>
              <w:bottom w:val="single" w:sz="4" w:space="0" w:color="auto"/>
              <w:right w:val="single" w:sz="4" w:space="0" w:color="auto"/>
            </w:tcBorders>
            <w:shd w:val="clear" w:color="auto" w:fill="auto"/>
            <w:noWrap/>
            <w:vAlign w:val="bottom"/>
            <w:hideMark/>
          </w:tcPr>
          <w:p w14:paraId="5B9C23CD" w14:textId="77777777" w:rsidR="009D15FB" w:rsidRPr="009D15FB" w:rsidRDefault="009D15FB" w:rsidP="009D15FB">
            <w:pPr>
              <w:spacing w:after="0" w:line="240" w:lineRule="auto"/>
              <w:rPr>
                <w:rFonts w:ascii="Calibri" w:eastAsia="Times New Roman" w:hAnsi="Calibri" w:cs="Calibri"/>
                <w:color w:val="000000"/>
                <w:lang w:val="es-ES" w:eastAsia="es-ES"/>
              </w:rPr>
            </w:pPr>
            <w:r w:rsidRPr="009D15FB">
              <w:rPr>
                <w:rFonts w:ascii="Calibri" w:eastAsia="Times New Roman" w:hAnsi="Calibri" w:cs="Calibri"/>
                <w:color w:val="000000"/>
                <w:lang w:val="es-ES" w:eastAsia="es-ES"/>
              </w:rPr>
              <w:t>L_95% CI</w:t>
            </w:r>
          </w:p>
        </w:tc>
        <w:tc>
          <w:tcPr>
            <w:tcW w:w="1064" w:type="dxa"/>
            <w:tcBorders>
              <w:top w:val="nil"/>
              <w:left w:val="nil"/>
              <w:bottom w:val="single" w:sz="4" w:space="0" w:color="auto"/>
              <w:right w:val="single" w:sz="4" w:space="0" w:color="auto"/>
            </w:tcBorders>
            <w:shd w:val="clear" w:color="auto" w:fill="auto"/>
            <w:noWrap/>
            <w:vAlign w:val="bottom"/>
            <w:hideMark/>
          </w:tcPr>
          <w:p w14:paraId="1016445F" w14:textId="77777777" w:rsidR="009D15FB" w:rsidRPr="009D15FB" w:rsidRDefault="009D15FB" w:rsidP="009D15FB">
            <w:pPr>
              <w:spacing w:after="0" w:line="240" w:lineRule="auto"/>
              <w:rPr>
                <w:rFonts w:ascii="Calibri" w:eastAsia="Times New Roman" w:hAnsi="Calibri" w:cs="Calibri"/>
                <w:color w:val="000000"/>
                <w:lang w:val="es-ES" w:eastAsia="es-ES"/>
              </w:rPr>
            </w:pPr>
            <w:r w:rsidRPr="009D15FB">
              <w:rPr>
                <w:rFonts w:ascii="Calibri" w:eastAsia="Times New Roman" w:hAnsi="Calibri" w:cs="Calibri"/>
                <w:color w:val="000000"/>
                <w:lang w:val="es-ES" w:eastAsia="es-ES"/>
              </w:rPr>
              <w:t>U_95% CI</w:t>
            </w:r>
          </w:p>
        </w:tc>
      </w:tr>
      <w:tr w:rsidR="009D15FB" w:rsidRPr="009D15FB" w14:paraId="7852A919" w14:textId="77777777" w:rsidTr="00F355D2">
        <w:trPr>
          <w:trHeight w:val="330"/>
        </w:trPr>
        <w:tc>
          <w:tcPr>
            <w:tcW w:w="1958" w:type="dxa"/>
            <w:tcBorders>
              <w:top w:val="nil"/>
              <w:left w:val="single" w:sz="4" w:space="0" w:color="auto"/>
              <w:bottom w:val="single" w:sz="4" w:space="0" w:color="auto"/>
              <w:right w:val="single" w:sz="4" w:space="0" w:color="auto"/>
            </w:tcBorders>
            <w:shd w:val="clear" w:color="auto" w:fill="auto"/>
            <w:noWrap/>
            <w:vAlign w:val="bottom"/>
            <w:hideMark/>
          </w:tcPr>
          <w:p w14:paraId="3FFCDFE7" w14:textId="77777777" w:rsidR="009D15FB" w:rsidRPr="009D15FB" w:rsidRDefault="009D15FB" w:rsidP="009D15FB">
            <w:pPr>
              <w:spacing w:after="0" w:line="240" w:lineRule="auto"/>
              <w:rPr>
                <w:rFonts w:ascii="Calibri" w:eastAsia="Times New Roman" w:hAnsi="Calibri" w:cs="Calibri"/>
                <w:color w:val="000000"/>
                <w:lang w:val="es-ES" w:eastAsia="es-ES"/>
              </w:rPr>
            </w:pPr>
            <w:proofErr w:type="spellStart"/>
            <w:r w:rsidRPr="009D15FB">
              <w:rPr>
                <w:rFonts w:ascii="Calibri" w:eastAsia="Times New Roman" w:hAnsi="Calibri" w:cs="Calibri"/>
                <w:color w:val="000000"/>
                <w:lang w:val="es-ES" w:eastAsia="es-ES"/>
              </w:rPr>
              <w:t>Autumn</w:t>
            </w:r>
            <w:proofErr w:type="spellEnd"/>
          </w:p>
        </w:tc>
        <w:tc>
          <w:tcPr>
            <w:tcW w:w="1006" w:type="dxa"/>
            <w:tcBorders>
              <w:top w:val="nil"/>
              <w:left w:val="nil"/>
              <w:bottom w:val="single" w:sz="4" w:space="0" w:color="auto"/>
              <w:right w:val="single" w:sz="4" w:space="0" w:color="auto"/>
            </w:tcBorders>
            <w:shd w:val="clear" w:color="auto" w:fill="auto"/>
            <w:noWrap/>
            <w:vAlign w:val="bottom"/>
            <w:hideMark/>
          </w:tcPr>
          <w:p w14:paraId="63267CC7"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-1.68</w:t>
            </w:r>
          </w:p>
        </w:tc>
        <w:tc>
          <w:tcPr>
            <w:tcW w:w="1064" w:type="dxa"/>
            <w:tcBorders>
              <w:top w:val="nil"/>
              <w:left w:val="nil"/>
              <w:bottom w:val="single" w:sz="4" w:space="0" w:color="auto"/>
              <w:right w:val="single" w:sz="4" w:space="0" w:color="auto"/>
            </w:tcBorders>
            <w:shd w:val="clear" w:color="auto" w:fill="auto"/>
            <w:noWrap/>
            <w:vAlign w:val="bottom"/>
            <w:hideMark/>
          </w:tcPr>
          <w:p w14:paraId="568DD2A8"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-0.93</w:t>
            </w:r>
          </w:p>
        </w:tc>
        <w:tc>
          <w:tcPr>
            <w:tcW w:w="1006" w:type="dxa"/>
            <w:tcBorders>
              <w:top w:val="nil"/>
              <w:left w:val="nil"/>
              <w:bottom w:val="single" w:sz="4" w:space="0" w:color="auto"/>
              <w:right w:val="single" w:sz="4" w:space="0" w:color="auto"/>
            </w:tcBorders>
            <w:shd w:val="clear" w:color="auto" w:fill="auto"/>
            <w:noWrap/>
            <w:vAlign w:val="bottom"/>
            <w:hideMark/>
          </w:tcPr>
          <w:p w14:paraId="19D7543F"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-5.27</w:t>
            </w:r>
          </w:p>
        </w:tc>
        <w:tc>
          <w:tcPr>
            <w:tcW w:w="1064" w:type="dxa"/>
            <w:tcBorders>
              <w:top w:val="nil"/>
              <w:left w:val="nil"/>
              <w:bottom w:val="single" w:sz="4" w:space="0" w:color="auto"/>
              <w:right w:val="single" w:sz="4" w:space="0" w:color="auto"/>
            </w:tcBorders>
            <w:shd w:val="clear" w:color="auto" w:fill="auto"/>
            <w:noWrap/>
            <w:vAlign w:val="bottom"/>
            <w:hideMark/>
          </w:tcPr>
          <w:p w14:paraId="74C7A6DC"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-1.60</w:t>
            </w:r>
          </w:p>
        </w:tc>
        <w:tc>
          <w:tcPr>
            <w:tcW w:w="1006" w:type="dxa"/>
            <w:tcBorders>
              <w:top w:val="nil"/>
              <w:left w:val="nil"/>
              <w:bottom w:val="single" w:sz="4" w:space="0" w:color="auto"/>
              <w:right w:val="single" w:sz="4" w:space="0" w:color="auto"/>
            </w:tcBorders>
            <w:shd w:val="clear" w:color="auto" w:fill="auto"/>
            <w:noWrap/>
            <w:vAlign w:val="bottom"/>
            <w:hideMark/>
          </w:tcPr>
          <w:p w14:paraId="2A594C0C"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-2.18</w:t>
            </w:r>
          </w:p>
        </w:tc>
        <w:tc>
          <w:tcPr>
            <w:tcW w:w="1064" w:type="dxa"/>
            <w:tcBorders>
              <w:top w:val="nil"/>
              <w:left w:val="nil"/>
              <w:bottom w:val="single" w:sz="4" w:space="0" w:color="auto"/>
              <w:right w:val="single" w:sz="4" w:space="0" w:color="auto"/>
            </w:tcBorders>
            <w:shd w:val="clear" w:color="auto" w:fill="auto"/>
            <w:noWrap/>
            <w:vAlign w:val="bottom"/>
            <w:hideMark/>
          </w:tcPr>
          <w:p w14:paraId="3EC7213B"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-0.94</w:t>
            </w:r>
          </w:p>
        </w:tc>
      </w:tr>
      <w:tr w:rsidR="009D15FB" w:rsidRPr="009D15FB" w14:paraId="57763E8D" w14:textId="77777777" w:rsidTr="00F355D2">
        <w:trPr>
          <w:trHeight w:val="314"/>
        </w:trPr>
        <w:tc>
          <w:tcPr>
            <w:tcW w:w="1958" w:type="dxa"/>
            <w:tcBorders>
              <w:top w:val="nil"/>
              <w:left w:val="single" w:sz="4" w:space="0" w:color="auto"/>
              <w:bottom w:val="single" w:sz="4" w:space="0" w:color="auto"/>
              <w:right w:val="single" w:sz="4" w:space="0" w:color="auto"/>
            </w:tcBorders>
            <w:shd w:val="clear" w:color="auto" w:fill="auto"/>
            <w:noWrap/>
            <w:vAlign w:val="bottom"/>
            <w:hideMark/>
          </w:tcPr>
          <w:p w14:paraId="162E2E07" w14:textId="77777777" w:rsidR="009D15FB" w:rsidRPr="009D15FB" w:rsidRDefault="009D15FB" w:rsidP="009D15FB">
            <w:pPr>
              <w:spacing w:after="0" w:line="240" w:lineRule="auto"/>
              <w:rPr>
                <w:rFonts w:ascii="Calibri" w:eastAsia="Times New Roman" w:hAnsi="Calibri" w:cs="Calibri"/>
                <w:color w:val="000000"/>
                <w:lang w:val="es-ES" w:eastAsia="es-ES"/>
              </w:rPr>
            </w:pPr>
            <w:r w:rsidRPr="009D15FB">
              <w:rPr>
                <w:rFonts w:ascii="Calibri" w:eastAsia="Times New Roman" w:hAnsi="Calibri" w:cs="Calibri"/>
                <w:color w:val="000000"/>
                <w:lang w:val="es-ES" w:eastAsia="es-ES"/>
              </w:rPr>
              <w:t>Winter</w:t>
            </w:r>
          </w:p>
        </w:tc>
        <w:tc>
          <w:tcPr>
            <w:tcW w:w="1006" w:type="dxa"/>
            <w:tcBorders>
              <w:top w:val="nil"/>
              <w:left w:val="nil"/>
              <w:bottom w:val="single" w:sz="4" w:space="0" w:color="auto"/>
              <w:right w:val="single" w:sz="4" w:space="0" w:color="auto"/>
            </w:tcBorders>
            <w:shd w:val="clear" w:color="auto" w:fill="auto"/>
            <w:noWrap/>
            <w:vAlign w:val="bottom"/>
            <w:hideMark/>
          </w:tcPr>
          <w:p w14:paraId="04A88575"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4.36</w:t>
            </w:r>
          </w:p>
        </w:tc>
        <w:tc>
          <w:tcPr>
            <w:tcW w:w="1064" w:type="dxa"/>
            <w:tcBorders>
              <w:top w:val="nil"/>
              <w:left w:val="nil"/>
              <w:bottom w:val="single" w:sz="4" w:space="0" w:color="auto"/>
              <w:right w:val="single" w:sz="4" w:space="0" w:color="auto"/>
            </w:tcBorders>
            <w:shd w:val="clear" w:color="auto" w:fill="auto"/>
            <w:noWrap/>
            <w:vAlign w:val="bottom"/>
            <w:hideMark/>
          </w:tcPr>
          <w:p w14:paraId="501494D9"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6.32</w:t>
            </w:r>
          </w:p>
        </w:tc>
        <w:tc>
          <w:tcPr>
            <w:tcW w:w="1006" w:type="dxa"/>
            <w:tcBorders>
              <w:top w:val="nil"/>
              <w:left w:val="nil"/>
              <w:bottom w:val="single" w:sz="4" w:space="0" w:color="auto"/>
              <w:right w:val="single" w:sz="4" w:space="0" w:color="auto"/>
            </w:tcBorders>
            <w:shd w:val="clear" w:color="auto" w:fill="auto"/>
            <w:noWrap/>
            <w:vAlign w:val="bottom"/>
            <w:hideMark/>
          </w:tcPr>
          <w:p w14:paraId="409F1D47" w14:textId="77777777" w:rsidR="009D15FB" w:rsidRPr="009D15FB" w:rsidRDefault="009D15FB" w:rsidP="009D15FB">
            <w:pPr>
              <w:spacing w:after="0" w:line="240" w:lineRule="auto"/>
              <w:jc w:val="right"/>
              <w:rPr>
                <w:rFonts w:ascii="Calibri" w:eastAsia="Times New Roman" w:hAnsi="Calibri" w:cs="Calibri"/>
                <w:color w:val="000000"/>
                <w:lang w:val="es-ES" w:eastAsia="es-ES"/>
              </w:rPr>
            </w:pPr>
            <w:r w:rsidRPr="009D15FB">
              <w:rPr>
                <w:rFonts w:ascii="Calibri" w:eastAsia="Times New Roman" w:hAnsi="Calibri" w:cs="Calibri"/>
                <w:color w:val="000000"/>
                <w:lang w:val="es-ES" w:eastAsia="es-ES"/>
              </w:rPr>
              <w:t>-5.43</w:t>
            </w:r>
          </w:p>
        </w:tc>
        <w:tc>
          <w:tcPr>
            <w:tcW w:w="1064" w:type="dxa"/>
            <w:tcBorders>
              <w:top w:val="nil"/>
              <w:left w:val="nil"/>
              <w:bottom w:val="single" w:sz="4" w:space="0" w:color="auto"/>
              <w:right w:val="single" w:sz="4" w:space="0" w:color="auto"/>
            </w:tcBorders>
            <w:shd w:val="clear" w:color="auto" w:fill="auto"/>
            <w:noWrap/>
            <w:vAlign w:val="bottom"/>
            <w:hideMark/>
          </w:tcPr>
          <w:p w14:paraId="3332FB78" w14:textId="77777777" w:rsidR="009D15FB" w:rsidRPr="009D15FB" w:rsidRDefault="009D15FB" w:rsidP="009D15FB">
            <w:pPr>
              <w:spacing w:after="0" w:line="240" w:lineRule="auto"/>
              <w:jc w:val="right"/>
              <w:rPr>
                <w:rFonts w:ascii="Calibri" w:eastAsia="Times New Roman" w:hAnsi="Calibri" w:cs="Calibri"/>
                <w:color w:val="000000"/>
                <w:lang w:val="es-ES" w:eastAsia="es-ES"/>
              </w:rPr>
            </w:pPr>
            <w:r w:rsidRPr="009D15FB">
              <w:rPr>
                <w:rFonts w:ascii="Calibri" w:eastAsia="Times New Roman" w:hAnsi="Calibri" w:cs="Calibri"/>
                <w:color w:val="000000"/>
                <w:lang w:val="es-ES" w:eastAsia="es-ES"/>
              </w:rPr>
              <w:t>0.64</w:t>
            </w:r>
          </w:p>
        </w:tc>
        <w:tc>
          <w:tcPr>
            <w:tcW w:w="1006" w:type="dxa"/>
            <w:tcBorders>
              <w:top w:val="nil"/>
              <w:left w:val="nil"/>
              <w:bottom w:val="single" w:sz="4" w:space="0" w:color="auto"/>
              <w:right w:val="single" w:sz="4" w:space="0" w:color="auto"/>
            </w:tcBorders>
            <w:shd w:val="clear" w:color="auto" w:fill="auto"/>
            <w:noWrap/>
            <w:vAlign w:val="bottom"/>
            <w:hideMark/>
          </w:tcPr>
          <w:p w14:paraId="45E5F9CB"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0.02</w:t>
            </w:r>
          </w:p>
        </w:tc>
        <w:tc>
          <w:tcPr>
            <w:tcW w:w="1064" w:type="dxa"/>
            <w:tcBorders>
              <w:top w:val="nil"/>
              <w:left w:val="nil"/>
              <w:bottom w:val="single" w:sz="4" w:space="0" w:color="auto"/>
              <w:right w:val="single" w:sz="4" w:space="0" w:color="auto"/>
            </w:tcBorders>
            <w:shd w:val="clear" w:color="auto" w:fill="auto"/>
            <w:noWrap/>
            <w:vAlign w:val="bottom"/>
            <w:hideMark/>
          </w:tcPr>
          <w:p w14:paraId="22ACBA5D"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5.65</w:t>
            </w:r>
          </w:p>
        </w:tc>
      </w:tr>
      <w:tr w:rsidR="009D15FB" w:rsidRPr="009D15FB" w14:paraId="63035D79" w14:textId="77777777" w:rsidTr="00F355D2">
        <w:trPr>
          <w:trHeight w:val="314"/>
        </w:trPr>
        <w:tc>
          <w:tcPr>
            <w:tcW w:w="1958" w:type="dxa"/>
            <w:tcBorders>
              <w:top w:val="nil"/>
              <w:left w:val="single" w:sz="4" w:space="0" w:color="auto"/>
              <w:bottom w:val="single" w:sz="4" w:space="0" w:color="auto"/>
              <w:right w:val="single" w:sz="4" w:space="0" w:color="auto"/>
            </w:tcBorders>
            <w:shd w:val="clear" w:color="auto" w:fill="auto"/>
            <w:noWrap/>
            <w:vAlign w:val="bottom"/>
            <w:hideMark/>
          </w:tcPr>
          <w:p w14:paraId="6E4A8CF9" w14:textId="77777777" w:rsidR="009D15FB" w:rsidRPr="009D15FB" w:rsidRDefault="009D15FB" w:rsidP="009D15FB">
            <w:pPr>
              <w:spacing w:after="0" w:line="240" w:lineRule="auto"/>
              <w:rPr>
                <w:rFonts w:ascii="Calibri" w:eastAsia="Times New Roman" w:hAnsi="Calibri" w:cs="Calibri"/>
                <w:color w:val="000000"/>
                <w:lang w:val="es-ES" w:eastAsia="es-ES"/>
              </w:rPr>
            </w:pPr>
            <w:r w:rsidRPr="009D15FB">
              <w:rPr>
                <w:rFonts w:ascii="Calibri" w:eastAsia="Times New Roman" w:hAnsi="Calibri" w:cs="Calibri"/>
                <w:color w:val="000000"/>
                <w:lang w:val="es-ES" w:eastAsia="es-ES"/>
              </w:rPr>
              <w:t>Spring</w:t>
            </w:r>
          </w:p>
        </w:tc>
        <w:tc>
          <w:tcPr>
            <w:tcW w:w="1006" w:type="dxa"/>
            <w:tcBorders>
              <w:top w:val="nil"/>
              <w:left w:val="nil"/>
              <w:bottom w:val="single" w:sz="4" w:space="0" w:color="auto"/>
              <w:right w:val="single" w:sz="4" w:space="0" w:color="auto"/>
            </w:tcBorders>
            <w:shd w:val="clear" w:color="auto" w:fill="auto"/>
            <w:noWrap/>
            <w:vAlign w:val="bottom"/>
            <w:hideMark/>
          </w:tcPr>
          <w:p w14:paraId="3D0F1FEC"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-2.01</w:t>
            </w:r>
          </w:p>
        </w:tc>
        <w:tc>
          <w:tcPr>
            <w:tcW w:w="1064" w:type="dxa"/>
            <w:tcBorders>
              <w:top w:val="nil"/>
              <w:left w:val="nil"/>
              <w:bottom w:val="single" w:sz="4" w:space="0" w:color="auto"/>
              <w:right w:val="single" w:sz="4" w:space="0" w:color="auto"/>
            </w:tcBorders>
            <w:shd w:val="clear" w:color="auto" w:fill="auto"/>
            <w:noWrap/>
            <w:vAlign w:val="bottom"/>
            <w:hideMark/>
          </w:tcPr>
          <w:p w14:paraId="08487721"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-0.96</w:t>
            </w:r>
          </w:p>
        </w:tc>
        <w:tc>
          <w:tcPr>
            <w:tcW w:w="1006" w:type="dxa"/>
            <w:tcBorders>
              <w:top w:val="nil"/>
              <w:left w:val="nil"/>
              <w:bottom w:val="single" w:sz="4" w:space="0" w:color="auto"/>
              <w:right w:val="single" w:sz="4" w:space="0" w:color="auto"/>
            </w:tcBorders>
            <w:shd w:val="clear" w:color="auto" w:fill="auto"/>
            <w:noWrap/>
            <w:vAlign w:val="bottom"/>
            <w:hideMark/>
          </w:tcPr>
          <w:p w14:paraId="5F0EF106"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0.72</w:t>
            </w:r>
          </w:p>
        </w:tc>
        <w:tc>
          <w:tcPr>
            <w:tcW w:w="1064" w:type="dxa"/>
            <w:tcBorders>
              <w:top w:val="nil"/>
              <w:left w:val="nil"/>
              <w:bottom w:val="single" w:sz="4" w:space="0" w:color="auto"/>
              <w:right w:val="single" w:sz="4" w:space="0" w:color="auto"/>
            </w:tcBorders>
            <w:shd w:val="clear" w:color="auto" w:fill="auto"/>
            <w:noWrap/>
            <w:vAlign w:val="bottom"/>
            <w:hideMark/>
          </w:tcPr>
          <w:p w14:paraId="5B414A52"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3.60</w:t>
            </w:r>
          </w:p>
        </w:tc>
        <w:tc>
          <w:tcPr>
            <w:tcW w:w="1006" w:type="dxa"/>
            <w:tcBorders>
              <w:top w:val="nil"/>
              <w:left w:val="nil"/>
              <w:bottom w:val="single" w:sz="4" w:space="0" w:color="auto"/>
              <w:right w:val="single" w:sz="4" w:space="0" w:color="auto"/>
            </w:tcBorders>
            <w:shd w:val="clear" w:color="auto" w:fill="auto"/>
            <w:noWrap/>
            <w:vAlign w:val="bottom"/>
            <w:hideMark/>
          </w:tcPr>
          <w:p w14:paraId="72CD0F24"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-2.54</w:t>
            </w:r>
          </w:p>
        </w:tc>
        <w:tc>
          <w:tcPr>
            <w:tcW w:w="1064" w:type="dxa"/>
            <w:tcBorders>
              <w:top w:val="nil"/>
              <w:left w:val="nil"/>
              <w:bottom w:val="single" w:sz="4" w:space="0" w:color="auto"/>
              <w:right w:val="single" w:sz="4" w:space="0" w:color="auto"/>
            </w:tcBorders>
            <w:shd w:val="clear" w:color="auto" w:fill="auto"/>
            <w:noWrap/>
            <w:vAlign w:val="bottom"/>
            <w:hideMark/>
          </w:tcPr>
          <w:p w14:paraId="3FCAD2BC"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-1.04</w:t>
            </w:r>
          </w:p>
        </w:tc>
      </w:tr>
      <w:tr w:rsidR="009D15FB" w:rsidRPr="009D15FB" w14:paraId="08807A74" w14:textId="77777777" w:rsidTr="00F355D2">
        <w:trPr>
          <w:trHeight w:val="314"/>
        </w:trPr>
        <w:tc>
          <w:tcPr>
            <w:tcW w:w="1958" w:type="dxa"/>
            <w:tcBorders>
              <w:top w:val="nil"/>
              <w:left w:val="single" w:sz="4" w:space="0" w:color="auto"/>
              <w:bottom w:val="single" w:sz="4" w:space="0" w:color="auto"/>
              <w:right w:val="single" w:sz="4" w:space="0" w:color="auto"/>
            </w:tcBorders>
            <w:shd w:val="clear" w:color="auto" w:fill="auto"/>
            <w:noWrap/>
            <w:vAlign w:val="bottom"/>
            <w:hideMark/>
          </w:tcPr>
          <w:p w14:paraId="1325C95F" w14:textId="77777777" w:rsidR="009D15FB" w:rsidRPr="009D15FB" w:rsidRDefault="009D15FB" w:rsidP="009D15FB">
            <w:pPr>
              <w:spacing w:after="0" w:line="240" w:lineRule="auto"/>
              <w:rPr>
                <w:rFonts w:ascii="Calibri" w:eastAsia="Times New Roman" w:hAnsi="Calibri" w:cs="Calibri"/>
                <w:color w:val="000000"/>
                <w:lang w:val="es-ES" w:eastAsia="es-ES"/>
              </w:rPr>
            </w:pPr>
            <w:r w:rsidRPr="009D15FB">
              <w:rPr>
                <w:rFonts w:ascii="Calibri" w:eastAsia="Times New Roman" w:hAnsi="Calibri" w:cs="Calibri"/>
                <w:color w:val="000000"/>
                <w:lang w:val="es-ES" w:eastAsia="es-ES"/>
              </w:rPr>
              <w:t>Summer</w:t>
            </w:r>
          </w:p>
        </w:tc>
        <w:tc>
          <w:tcPr>
            <w:tcW w:w="1006" w:type="dxa"/>
            <w:tcBorders>
              <w:top w:val="nil"/>
              <w:left w:val="nil"/>
              <w:bottom w:val="single" w:sz="4" w:space="0" w:color="auto"/>
              <w:right w:val="single" w:sz="4" w:space="0" w:color="auto"/>
            </w:tcBorders>
            <w:shd w:val="clear" w:color="auto" w:fill="auto"/>
            <w:noWrap/>
            <w:vAlign w:val="bottom"/>
            <w:hideMark/>
          </w:tcPr>
          <w:p w14:paraId="2BAAEFE5"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1.30</w:t>
            </w:r>
          </w:p>
        </w:tc>
        <w:tc>
          <w:tcPr>
            <w:tcW w:w="1064" w:type="dxa"/>
            <w:tcBorders>
              <w:top w:val="nil"/>
              <w:left w:val="nil"/>
              <w:bottom w:val="single" w:sz="4" w:space="0" w:color="auto"/>
              <w:right w:val="single" w:sz="4" w:space="0" w:color="auto"/>
            </w:tcBorders>
            <w:shd w:val="clear" w:color="auto" w:fill="auto"/>
            <w:noWrap/>
            <w:vAlign w:val="bottom"/>
            <w:hideMark/>
          </w:tcPr>
          <w:p w14:paraId="57C1E860"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2.52</w:t>
            </w:r>
          </w:p>
        </w:tc>
        <w:tc>
          <w:tcPr>
            <w:tcW w:w="1006" w:type="dxa"/>
            <w:tcBorders>
              <w:top w:val="nil"/>
              <w:left w:val="nil"/>
              <w:bottom w:val="single" w:sz="4" w:space="0" w:color="auto"/>
              <w:right w:val="single" w:sz="4" w:space="0" w:color="auto"/>
            </w:tcBorders>
            <w:shd w:val="clear" w:color="auto" w:fill="auto"/>
            <w:noWrap/>
            <w:vAlign w:val="bottom"/>
            <w:hideMark/>
          </w:tcPr>
          <w:p w14:paraId="44FC8FF4" w14:textId="77777777" w:rsidR="009D15FB" w:rsidRPr="009D15FB" w:rsidRDefault="009D15FB" w:rsidP="009D15FB">
            <w:pPr>
              <w:spacing w:after="0" w:line="240" w:lineRule="auto"/>
              <w:jc w:val="right"/>
              <w:rPr>
                <w:rFonts w:ascii="Calibri" w:eastAsia="Times New Roman" w:hAnsi="Calibri" w:cs="Calibri"/>
                <w:color w:val="000000"/>
                <w:lang w:val="es-ES" w:eastAsia="es-ES"/>
              </w:rPr>
            </w:pPr>
            <w:r w:rsidRPr="009D15FB">
              <w:rPr>
                <w:rFonts w:ascii="Calibri" w:eastAsia="Times New Roman" w:hAnsi="Calibri" w:cs="Calibri"/>
                <w:color w:val="000000"/>
                <w:lang w:val="es-ES" w:eastAsia="es-ES"/>
              </w:rPr>
              <w:t>-0.09</w:t>
            </w:r>
          </w:p>
        </w:tc>
        <w:tc>
          <w:tcPr>
            <w:tcW w:w="1064" w:type="dxa"/>
            <w:tcBorders>
              <w:top w:val="nil"/>
              <w:left w:val="nil"/>
              <w:bottom w:val="single" w:sz="4" w:space="0" w:color="auto"/>
              <w:right w:val="single" w:sz="4" w:space="0" w:color="auto"/>
            </w:tcBorders>
            <w:shd w:val="clear" w:color="auto" w:fill="auto"/>
            <w:noWrap/>
            <w:vAlign w:val="bottom"/>
            <w:hideMark/>
          </w:tcPr>
          <w:p w14:paraId="282B5EC1" w14:textId="77777777" w:rsidR="009D15FB" w:rsidRPr="009D15FB" w:rsidRDefault="009D15FB" w:rsidP="009D15FB">
            <w:pPr>
              <w:spacing w:after="0" w:line="240" w:lineRule="auto"/>
              <w:jc w:val="right"/>
              <w:rPr>
                <w:rFonts w:ascii="Calibri" w:eastAsia="Times New Roman" w:hAnsi="Calibri" w:cs="Calibri"/>
                <w:color w:val="000000"/>
                <w:lang w:val="es-ES" w:eastAsia="es-ES"/>
              </w:rPr>
            </w:pPr>
            <w:r w:rsidRPr="009D15FB">
              <w:rPr>
                <w:rFonts w:ascii="Calibri" w:eastAsia="Times New Roman" w:hAnsi="Calibri" w:cs="Calibri"/>
                <w:color w:val="000000"/>
                <w:lang w:val="es-ES" w:eastAsia="es-ES"/>
              </w:rPr>
              <w:t>2.29</w:t>
            </w:r>
          </w:p>
        </w:tc>
        <w:tc>
          <w:tcPr>
            <w:tcW w:w="1006" w:type="dxa"/>
            <w:tcBorders>
              <w:top w:val="nil"/>
              <w:left w:val="nil"/>
              <w:bottom w:val="single" w:sz="4" w:space="0" w:color="auto"/>
              <w:right w:val="single" w:sz="4" w:space="0" w:color="auto"/>
            </w:tcBorders>
            <w:shd w:val="clear" w:color="auto" w:fill="auto"/>
            <w:noWrap/>
            <w:vAlign w:val="bottom"/>
            <w:hideMark/>
          </w:tcPr>
          <w:p w14:paraId="22DEE729"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0.47</w:t>
            </w:r>
          </w:p>
        </w:tc>
        <w:tc>
          <w:tcPr>
            <w:tcW w:w="1064" w:type="dxa"/>
            <w:tcBorders>
              <w:top w:val="nil"/>
              <w:left w:val="nil"/>
              <w:bottom w:val="single" w:sz="4" w:space="0" w:color="auto"/>
              <w:right w:val="single" w:sz="4" w:space="0" w:color="auto"/>
            </w:tcBorders>
            <w:shd w:val="clear" w:color="auto" w:fill="auto"/>
            <w:noWrap/>
            <w:vAlign w:val="bottom"/>
            <w:hideMark/>
          </w:tcPr>
          <w:p w14:paraId="5C56C997"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2.06</w:t>
            </w:r>
          </w:p>
        </w:tc>
      </w:tr>
      <w:tr w:rsidR="009D15FB" w:rsidRPr="009D15FB" w14:paraId="65E2F00A" w14:textId="77777777" w:rsidTr="00F355D2">
        <w:trPr>
          <w:trHeight w:val="314"/>
        </w:trPr>
        <w:tc>
          <w:tcPr>
            <w:tcW w:w="1958" w:type="dxa"/>
            <w:tcBorders>
              <w:top w:val="nil"/>
              <w:left w:val="single" w:sz="4" w:space="0" w:color="auto"/>
              <w:bottom w:val="single" w:sz="4" w:space="0" w:color="auto"/>
              <w:right w:val="single" w:sz="4" w:space="0" w:color="auto"/>
            </w:tcBorders>
            <w:shd w:val="clear" w:color="auto" w:fill="auto"/>
            <w:noWrap/>
            <w:vAlign w:val="bottom"/>
            <w:hideMark/>
          </w:tcPr>
          <w:p w14:paraId="43E66A64" w14:textId="77777777" w:rsidR="009D15FB" w:rsidRPr="009D15FB" w:rsidRDefault="009D15FB" w:rsidP="009D15FB">
            <w:pPr>
              <w:spacing w:after="0" w:line="240" w:lineRule="auto"/>
              <w:rPr>
                <w:rFonts w:ascii="Calibri" w:eastAsia="Times New Roman" w:hAnsi="Calibri" w:cs="Calibri"/>
                <w:color w:val="000000"/>
                <w:lang w:val="es-ES" w:eastAsia="es-ES"/>
              </w:rPr>
            </w:pPr>
            <w:proofErr w:type="gramStart"/>
            <w:r w:rsidRPr="009D15FB">
              <w:rPr>
                <w:rFonts w:ascii="Calibri" w:eastAsia="Times New Roman" w:hAnsi="Calibri" w:cs="Calibri"/>
                <w:color w:val="000000"/>
                <w:lang w:val="es-ES" w:eastAsia="es-ES"/>
              </w:rPr>
              <w:t>Total</w:t>
            </w:r>
            <w:proofErr w:type="gramEnd"/>
            <w:r w:rsidRPr="009D15FB">
              <w:rPr>
                <w:rFonts w:ascii="Calibri" w:eastAsia="Times New Roman" w:hAnsi="Calibri" w:cs="Calibri"/>
                <w:color w:val="000000"/>
                <w:lang w:val="es-ES" w:eastAsia="es-ES"/>
              </w:rPr>
              <w:t xml:space="preserve"> </w:t>
            </w:r>
            <w:proofErr w:type="spellStart"/>
            <w:r w:rsidRPr="009D15FB">
              <w:rPr>
                <w:rFonts w:ascii="Calibri" w:eastAsia="Times New Roman" w:hAnsi="Calibri" w:cs="Calibri"/>
                <w:color w:val="000000"/>
                <w:lang w:val="es-ES" w:eastAsia="es-ES"/>
              </w:rPr>
              <w:t>germination</w:t>
            </w:r>
            <w:proofErr w:type="spellEnd"/>
          </w:p>
        </w:tc>
        <w:tc>
          <w:tcPr>
            <w:tcW w:w="1006" w:type="dxa"/>
            <w:tcBorders>
              <w:top w:val="nil"/>
              <w:left w:val="nil"/>
              <w:bottom w:val="single" w:sz="4" w:space="0" w:color="auto"/>
              <w:right w:val="single" w:sz="4" w:space="0" w:color="auto"/>
            </w:tcBorders>
            <w:shd w:val="clear" w:color="auto" w:fill="auto"/>
            <w:noWrap/>
            <w:vAlign w:val="bottom"/>
            <w:hideMark/>
          </w:tcPr>
          <w:p w14:paraId="798C4548" w14:textId="77777777" w:rsidR="009D15FB" w:rsidRPr="009D15FB" w:rsidRDefault="009D15FB" w:rsidP="009D15FB">
            <w:pPr>
              <w:spacing w:after="0" w:line="240" w:lineRule="auto"/>
              <w:jc w:val="right"/>
              <w:rPr>
                <w:rFonts w:ascii="Calibri" w:eastAsia="Times New Roman" w:hAnsi="Calibri" w:cs="Calibri"/>
                <w:color w:val="000000"/>
                <w:lang w:val="es-ES" w:eastAsia="es-ES"/>
              </w:rPr>
            </w:pPr>
            <w:r w:rsidRPr="009D15FB">
              <w:rPr>
                <w:rFonts w:ascii="Calibri" w:eastAsia="Times New Roman" w:hAnsi="Calibri" w:cs="Calibri"/>
                <w:color w:val="000000"/>
                <w:lang w:val="es-ES" w:eastAsia="es-ES"/>
              </w:rPr>
              <w:t>-0.55</w:t>
            </w:r>
          </w:p>
        </w:tc>
        <w:tc>
          <w:tcPr>
            <w:tcW w:w="1064" w:type="dxa"/>
            <w:tcBorders>
              <w:top w:val="nil"/>
              <w:left w:val="nil"/>
              <w:bottom w:val="single" w:sz="4" w:space="0" w:color="auto"/>
              <w:right w:val="single" w:sz="4" w:space="0" w:color="auto"/>
            </w:tcBorders>
            <w:shd w:val="clear" w:color="auto" w:fill="auto"/>
            <w:noWrap/>
            <w:vAlign w:val="bottom"/>
            <w:hideMark/>
          </w:tcPr>
          <w:p w14:paraId="154ADBE3" w14:textId="77777777" w:rsidR="009D15FB" w:rsidRPr="009D15FB" w:rsidRDefault="009D15FB" w:rsidP="009D15FB">
            <w:pPr>
              <w:spacing w:after="0" w:line="240" w:lineRule="auto"/>
              <w:jc w:val="right"/>
              <w:rPr>
                <w:rFonts w:ascii="Calibri" w:eastAsia="Times New Roman" w:hAnsi="Calibri" w:cs="Calibri"/>
                <w:color w:val="000000"/>
                <w:lang w:val="es-ES" w:eastAsia="es-ES"/>
              </w:rPr>
            </w:pPr>
            <w:r w:rsidRPr="009D15FB">
              <w:rPr>
                <w:rFonts w:ascii="Calibri" w:eastAsia="Times New Roman" w:hAnsi="Calibri" w:cs="Calibri"/>
                <w:color w:val="000000"/>
                <w:lang w:val="es-ES" w:eastAsia="es-ES"/>
              </w:rPr>
              <w:t>0.17</w:t>
            </w:r>
          </w:p>
        </w:tc>
        <w:tc>
          <w:tcPr>
            <w:tcW w:w="1006" w:type="dxa"/>
            <w:tcBorders>
              <w:top w:val="nil"/>
              <w:left w:val="nil"/>
              <w:bottom w:val="single" w:sz="4" w:space="0" w:color="auto"/>
              <w:right w:val="single" w:sz="4" w:space="0" w:color="auto"/>
            </w:tcBorders>
            <w:shd w:val="clear" w:color="auto" w:fill="auto"/>
            <w:noWrap/>
            <w:vAlign w:val="bottom"/>
            <w:hideMark/>
          </w:tcPr>
          <w:p w14:paraId="73E24956"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-2.81</w:t>
            </w:r>
          </w:p>
        </w:tc>
        <w:tc>
          <w:tcPr>
            <w:tcW w:w="1064" w:type="dxa"/>
            <w:tcBorders>
              <w:top w:val="nil"/>
              <w:left w:val="nil"/>
              <w:bottom w:val="single" w:sz="4" w:space="0" w:color="auto"/>
              <w:right w:val="single" w:sz="4" w:space="0" w:color="auto"/>
            </w:tcBorders>
            <w:shd w:val="clear" w:color="auto" w:fill="auto"/>
            <w:noWrap/>
            <w:vAlign w:val="bottom"/>
            <w:hideMark/>
          </w:tcPr>
          <w:p w14:paraId="4B245915"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-0.38</w:t>
            </w:r>
          </w:p>
        </w:tc>
        <w:tc>
          <w:tcPr>
            <w:tcW w:w="1006" w:type="dxa"/>
            <w:tcBorders>
              <w:top w:val="nil"/>
              <w:left w:val="nil"/>
              <w:bottom w:val="single" w:sz="4" w:space="0" w:color="auto"/>
              <w:right w:val="single" w:sz="4" w:space="0" w:color="auto"/>
            </w:tcBorders>
            <w:shd w:val="clear" w:color="auto" w:fill="auto"/>
            <w:noWrap/>
            <w:vAlign w:val="bottom"/>
            <w:hideMark/>
          </w:tcPr>
          <w:p w14:paraId="4C7A69BF" w14:textId="77777777" w:rsidR="009D15FB" w:rsidRPr="009D15FB" w:rsidRDefault="009D15FB" w:rsidP="009D15FB">
            <w:pPr>
              <w:spacing w:after="0" w:line="240" w:lineRule="auto"/>
              <w:jc w:val="right"/>
              <w:rPr>
                <w:rFonts w:ascii="Calibri" w:eastAsia="Times New Roman" w:hAnsi="Calibri" w:cs="Calibri"/>
                <w:color w:val="000000"/>
                <w:lang w:val="es-ES" w:eastAsia="es-ES"/>
              </w:rPr>
            </w:pPr>
            <w:r w:rsidRPr="009D15FB">
              <w:rPr>
                <w:rFonts w:ascii="Calibri" w:eastAsia="Times New Roman" w:hAnsi="Calibri" w:cs="Calibri"/>
                <w:color w:val="000000"/>
                <w:lang w:val="es-ES" w:eastAsia="es-ES"/>
              </w:rPr>
              <w:t>-0.85</w:t>
            </w:r>
          </w:p>
        </w:tc>
        <w:tc>
          <w:tcPr>
            <w:tcW w:w="1064" w:type="dxa"/>
            <w:tcBorders>
              <w:top w:val="nil"/>
              <w:left w:val="nil"/>
              <w:bottom w:val="single" w:sz="4" w:space="0" w:color="auto"/>
              <w:right w:val="single" w:sz="4" w:space="0" w:color="auto"/>
            </w:tcBorders>
            <w:shd w:val="clear" w:color="auto" w:fill="auto"/>
            <w:noWrap/>
            <w:vAlign w:val="bottom"/>
            <w:hideMark/>
          </w:tcPr>
          <w:p w14:paraId="0F37AC8A" w14:textId="77777777" w:rsidR="009D15FB" w:rsidRPr="009D15FB" w:rsidRDefault="009D15FB" w:rsidP="009D15FB">
            <w:pPr>
              <w:spacing w:after="0" w:line="240" w:lineRule="auto"/>
              <w:jc w:val="right"/>
              <w:rPr>
                <w:rFonts w:ascii="Calibri" w:eastAsia="Times New Roman" w:hAnsi="Calibri" w:cs="Calibri"/>
                <w:color w:val="000000"/>
                <w:lang w:val="es-ES" w:eastAsia="es-ES"/>
              </w:rPr>
            </w:pPr>
            <w:r w:rsidRPr="009D15FB">
              <w:rPr>
                <w:rFonts w:ascii="Calibri" w:eastAsia="Times New Roman" w:hAnsi="Calibri" w:cs="Calibri"/>
                <w:color w:val="000000"/>
                <w:lang w:val="es-ES" w:eastAsia="es-ES"/>
              </w:rPr>
              <w:t>0.13</w:t>
            </w:r>
          </w:p>
        </w:tc>
      </w:tr>
      <w:tr w:rsidR="009D15FB" w:rsidRPr="009D15FB" w14:paraId="453495CD" w14:textId="77777777" w:rsidTr="00F355D2">
        <w:trPr>
          <w:trHeight w:val="330"/>
        </w:trPr>
        <w:tc>
          <w:tcPr>
            <w:tcW w:w="1958" w:type="dxa"/>
            <w:tcBorders>
              <w:top w:val="nil"/>
              <w:left w:val="single" w:sz="4" w:space="0" w:color="auto"/>
              <w:bottom w:val="single" w:sz="4" w:space="0" w:color="auto"/>
              <w:right w:val="single" w:sz="4" w:space="0" w:color="auto"/>
            </w:tcBorders>
            <w:shd w:val="clear" w:color="auto" w:fill="auto"/>
            <w:noWrap/>
            <w:vAlign w:val="bottom"/>
            <w:hideMark/>
          </w:tcPr>
          <w:p w14:paraId="4E1F9B87" w14:textId="77777777" w:rsidR="009D15FB" w:rsidRPr="009D15FB" w:rsidRDefault="009D15FB" w:rsidP="009D15FB">
            <w:pPr>
              <w:spacing w:after="0" w:line="240" w:lineRule="auto"/>
              <w:rPr>
                <w:rFonts w:ascii="Calibri" w:eastAsia="Times New Roman" w:hAnsi="Calibri" w:cs="Calibri"/>
                <w:color w:val="000000"/>
                <w:lang w:val="es-ES" w:eastAsia="es-ES"/>
              </w:rPr>
            </w:pPr>
            <w:r w:rsidRPr="009D15FB">
              <w:rPr>
                <w:rFonts w:ascii="Calibri" w:eastAsia="Times New Roman" w:hAnsi="Calibri" w:cs="Calibri"/>
                <w:color w:val="000000"/>
                <w:lang w:val="es-ES" w:eastAsia="es-ES"/>
              </w:rPr>
              <w:t>T50</w:t>
            </w:r>
          </w:p>
        </w:tc>
        <w:tc>
          <w:tcPr>
            <w:tcW w:w="1006" w:type="dxa"/>
            <w:tcBorders>
              <w:top w:val="nil"/>
              <w:left w:val="nil"/>
              <w:bottom w:val="single" w:sz="4" w:space="0" w:color="auto"/>
              <w:right w:val="single" w:sz="4" w:space="0" w:color="auto"/>
            </w:tcBorders>
            <w:shd w:val="clear" w:color="auto" w:fill="auto"/>
            <w:noWrap/>
            <w:vAlign w:val="bottom"/>
            <w:hideMark/>
          </w:tcPr>
          <w:p w14:paraId="2D9E7976"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0.17</w:t>
            </w:r>
          </w:p>
        </w:tc>
        <w:tc>
          <w:tcPr>
            <w:tcW w:w="1064" w:type="dxa"/>
            <w:tcBorders>
              <w:top w:val="nil"/>
              <w:left w:val="nil"/>
              <w:bottom w:val="single" w:sz="4" w:space="0" w:color="auto"/>
              <w:right w:val="single" w:sz="4" w:space="0" w:color="auto"/>
            </w:tcBorders>
            <w:shd w:val="clear" w:color="auto" w:fill="auto"/>
            <w:noWrap/>
            <w:vAlign w:val="bottom"/>
            <w:hideMark/>
          </w:tcPr>
          <w:p w14:paraId="33A68187"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0.42</w:t>
            </w:r>
          </w:p>
        </w:tc>
        <w:tc>
          <w:tcPr>
            <w:tcW w:w="1006" w:type="dxa"/>
            <w:tcBorders>
              <w:top w:val="nil"/>
              <w:left w:val="nil"/>
              <w:bottom w:val="single" w:sz="4" w:space="0" w:color="auto"/>
              <w:right w:val="single" w:sz="4" w:space="0" w:color="auto"/>
            </w:tcBorders>
            <w:shd w:val="clear" w:color="auto" w:fill="auto"/>
            <w:noWrap/>
            <w:vAlign w:val="bottom"/>
            <w:hideMark/>
          </w:tcPr>
          <w:p w14:paraId="15C3F3D5"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0.40</w:t>
            </w:r>
          </w:p>
        </w:tc>
        <w:tc>
          <w:tcPr>
            <w:tcW w:w="1064" w:type="dxa"/>
            <w:tcBorders>
              <w:top w:val="nil"/>
              <w:left w:val="nil"/>
              <w:bottom w:val="single" w:sz="4" w:space="0" w:color="auto"/>
              <w:right w:val="single" w:sz="4" w:space="0" w:color="auto"/>
            </w:tcBorders>
            <w:shd w:val="clear" w:color="auto" w:fill="auto"/>
            <w:noWrap/>
            <w:vAlign w:val="bottom"/>
            <w:hideMark/>
          </w:tcPr>
          <w:p w14:paraId="196DF96A"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1.08</w:t>
            </w:r>
          </w:p>
        </w:tc>
        <w:tc>
          <w:tcPr>
            <w:tcW w:w="1006" w:type="dxa"/>
            <w:tcBorders>
              <w:top w:val="nil"/>
              <w:left w:val="nil"/>
              <w:bottom w:val="single" w:sz="4" w:space="0" w:color="auto"/>
              <w:right w:val="single" w:sz="4" w:space="0" w:color="auto"/>
            </w:tcBorders>
            <w:shd w:val="clear" w:color="auto" w:fill="auto"/>
            <w:noWrap/>
            <w:vAlign w:val="bottom"/>
            <w:hideMark/>
          </w:tcPr>
          <w:p w14:paraId="2B06127A"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0.21</w:t>
            </w:r>
          </w:p>
        </w:tc>
        <w:tc>
          <w:tcPr>
            <w:tcW w:w="1064" w:type="dxa"/>
            <w:tcBorders>
              <w:top w:val="nil"/>
              <w:left w:val="nil"/>
              <w:bottom w:val="single" w:sz="4" w:space="0" w:color="auto"/>
              <w:right w:val="single" w:sz="4" w:space="0" w:color="auto"/>
            </w:tcBorders>
            <w:shd w:val="clear" w:color="auto" w:fill="auto"/>
            <w:noWrap/>
            <w:vAlign w:val="bottom"/>
            <w:hideMark/>
          </w:tcPr>
          <w:p w14:paraId="22FFAA4A"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0.59</w:t>
            </w:r>
          </w:p>
        </w:tc>
      </w:tr>
      <w:tr w:rsidR="009D15FB" w:rsidRPr="009D15FB" w14:paraId="383CA4C2" w14:textId="77777777" w:rsidTr="00F355D2">
        <w:trPr>
          <w:trHeight w:val="330"/>
        </w:trPr>
        <w:tc>
          <w:tcPr>
            <w:tcW w:w="1958" w:type="dxa"/>
            <w:tcBorders>
              <w:top w:val="nil"/>
              <w:left w:val="single" w:sz="4" w:space="0" w:color="auto"/>
              <w:bottom w:val="single" w:sz="4" w:space="0" w:color="auto"/>
              <w:right w:val="single" w:sz="4" w:space="0" w:color="auto"/>
            </w:tcBorders>
            <w:shd w:val="clear" w:color="auto" w:fill="auto"/>
            <w:noWrap/>
            <w:vAlign w:val="bottom"/>
            <w:hideMark/>
          </w:tcPr>
          <w:p w14:paraId="0D63A6CD" w14:textId="77777777" w:rsidR="009D15FB" w:rsidRPr="009D15FB" w:rsidRDefault="009D15FB" w:rsidP="009D15FB">
            <w:pPr>
              <w:spacing w:after="0" w:line="240" w:lineRule="auto"/>
              <w:rPr>
                <w:rFonts w:ascii="Calibri" w:eastAsia="Times New Roman" w:hAnsi="Calibri" w:cs="Calibri"/>
                <w:color w:val="000000"/>
                <w:lang w:val="es-ES" w:eastAsia="es-ES"/>
              </w:rPr>
            </w:pPr>
            <w:r w:rsidRPr="009D15FB">
              <w:rPr>
                <w:rFonts w:ascii="Calibri" w:eastAsia="Times New Roman" w:hAnsi="Calibri" w:cs="Calibri"/>
                <w:color w:val="000000"/>
                <w:lang w:val="es-ES" w:eastAsia="es-ES"/>
              </w:rPr>
              <w:t>EHS</w:t>
            </w:r>
          </w:p>
        </w:tc>
        <w:tc>
          <w:tcPr>
            <w:tcW w:w="1006" w:type="dxa"/>
            <w:tcBorders>
              <w:top w:val="nil"/>
              <w:left w:val="nil"/>
              <w:bottom w:val="single" w:sz="4" w:space="0" w:color="auto"/>
              <w:right w:val="single" w:sz="4" w:space="0" w:color="auto"/>
            </w:tcBorders>
            <w:shd w:val="clear" w:color="auto" w:fill="auto"/>
            <w:noWrap/>
            <w:vAlign w:val="bottom"/>
            <w:hideMark/>
          </w:tcPr>
          <w:p w14:paraId="4302CB55" w14:textId="77777777" w:rsidR="009D15FB" w:rsidRPr="009D15FB" w:rsidRDefault="009D15FB" w:rsidP="009D15FB">
            <w:pPr>
              <w:spacing w:after="0" w:line="240" w:lineRule="auto"/>
              <w:jc w:val="right"/>
              <w:rPr>
                <w:rFonts w:ascii="Calibri" w:eastAsia="Times New Roman" w:hAnsi="Calibri" w:cs="Calibri"/>
                <w:color w:val="000000"/>
                <w:lang w:val="es-ES" w:eastAsia="es-ES"/>
              </w:rPr>
            </w:pPr>
            <w:r w:rsidRPr="009D15FB">
              <w:rPr>
                <w:rFonts w:ascii="Calibri" w:eastAsia="Times New Roman" w:hAnsi="Calibri" w:cs="Calibri"/>
                <w:color w:val="000000"/>
                <w:lang w:val="es-ES" w:eastAsia="es-ES"/>
              </w:rPr>
              <w:t>-0.33</w:t>
            </w:r>
          </w:p>
        </w:tc>
        <w:tc>
          <w:tcPr>
            <w:tcW w:w="1064" w:type="dxa"/>
            <w:tcBorders>
              <w:top w:val="nil"/>
              <w:left w:val="nil"/>
              <w:bottom w:val="single" w:sz="4" w:space="0" w:color="auto"/>
              <w:right w:val="single" w:sz="4" w:space="0" w:color="auto"/>
            </w:tcBorders>
            <w:shd w:val="clear" w:color="auto" w:fill="auto"/>
            <w:noWrap/>
            <w:vAlign w:val="bottom"/>
            <w:hideMark/>
          </w:tcPr>
          <w:p w14:paraId="5D3F52F2" w14:textId="77777777" w:rsidR="009D15FB" w:rsidRPr="009D15FB" w:rsidRDefault="009D15FB" w:rsidP="009D15FB">
            <w:pPr>
              <w:spacing w:after="0" w:line="240" w:lineRule="auto"/>
              <w:jc w:val="right"/>
              <w:rPr>
                <w:rFonts w:ascii="Calibri" w:eastAsia="Times New Roman" w:hAnsi="Calibri" w:cs="Calibri"/>
                <w:color w:val="000000"/>
                <w:lang w:val="es-ES" w:eastAsia="es-ES"/>
              </w:rPr>
            </w:pPr>
            <w:r w:rsidRPr="009D15FB">
              <w:rPr>
                <w:rFonts w:ascii="Calibri" w:eastAsia="Times New Roman" w:hAnsi="Calibri" w:cs="Calibri"/>
                <w:color w:val="000000"/>
                <w:lang w:val="es-ES" w:eastAsia="es-ES"/>
              </w:rPr>
              <w:t>0.01</w:t>
            </w:r>
          </w:p>
        </w:tc>
        <w:tc>
          <w:tcPr>
            <w:tcW w:w="1006" w:type="dxa"/>
            <w:tcBorders>
              <w:top w:val="nil"/>
              <w:left w:val="nil"/>
              <w:bottom w:val="single" w:sz="4" w:space="0" w:color="auto"/>
              <w:right w:val="single" w:sz="4" w:space="0" w:color="auto"/>
            </w:tcBorders>
            <w:shd w:val="clear" w:color="auto" w:fill="auto"/>
            <w:noWrap/>
            <w:vAlign w:val="bottom"/>
            <w:hideMark/>
          </w:tcPr>
          <w:p w14:paraId="615DEA4D" w14:textId="77777777" w:rsidR="009D15FB" w:rsidRPr="009D15FB" w:rsidRDefault="009D15FB" w:rsidP="009D15FB">
            <w:pPr>
              <w:spacing w:after="0" w:line="240" w:lineRule="auto"/>
              <w:jc w:val="right"/>
              <w:rPr>
                <w:rFonts w:ascii="Calibri" w:eastAsia="Times New Roman" w:hAnsi="Calibri" w:cs="Calibri"/>
                <w:color w:val="000000"/>
                <w:lang w:val="es-ES" w:eastAsia="es-ES"/>
              </w:rPr>
            </w:pPr>
            <w:r w:rsidRPr="009D15FB">
              <w:rPr>
                <w:rFonts w:ascii="Calibri" w:eastAsia="Times New Roman" w:hAnsi="Calibri" w:cs="Calibri"/>
                <w:color w:val="000000"/>
                <w:lang w:val="es-ES" w:eastAsia="es-ES"/>
              </w:rPr>
              <w:t>-0.02</w:t>
            </w:r>
          </w:p>
        </w:tc>
        <w:tc>
          <w:tcPr>
            <w:tcW w:w="1064" w:type="dxa"/>
            <w:tcBorders>
              <w:top w:val="nil"/>
              <w:left w:val="nil"/>
              <w:bottom w:val="single" w:sz="4" w:space="0" w:color="auto"/>
              <w:right w:val="single" w:sz="4" w:space="0" w:color="auto"/>
            </w:tcBorders>
            <w:shd w:val="clear" w:color="auto" w:fill="auto"/>
            <w:noWrap/>
            <w:vAlign w:val="bottom"/>
            <w:hideMark/>
          </w:tcPr>
          <w:p w14:paraId="6AF26463" w14:textId="77777777" w:rsidR="009D15FB" w:rsidRPr="009D15FB" w:rsidRDefault="009D15FB" w:rsidP="009D15FB">
            <w:pPr>
              <w:spacing w:after="0" w:line="240" w:lineRule="auto"/>
              <w:jc w:val="right"/>
              <w:rPr>
                <w:rFonts w:ascii="Calibri" w:eastAsia="Times New Roman" w:hAnsi="Calibri" w:cs="Calibri"/>
                <w:color w:val="000000"/>
                <w:lang w:val="es-ES" w:eastAsia="es-ES"/>
              </w:rPr>
            </w:pPr>
            <w:r w:rsidRPr="009D15FB">
              <w:rPr>
                <w:rFonts w:ascii="Calibri" w:eastAsia="Times New Roman" w:hAnsi="Calibri" w:cs="Calibri"/>
                <w:color w:val="000000"/>
                <w:lang w:val="es-ES" w:eastAsia="es-ES"/>
              </w:rPr>
              <w:t>0.82</w:t>
            </w:r>
          </w:p>
        </w:tc>
        <w:tc>
          <w:tcPr>
            <w:tcW w:w="1006" w:type="dxa"/>
            <w:tcBorders>
              <w:top w:val="nil"/>
              <w:left w:val="nil"/>
              <w:bottom w:val="single" w:sz="4" w:space="0" w:color="auto"/>
              <w:right w:val="single" w:sz="4" w:space="0" w:color="auto"/>
            </w:tcBorders>
            <w:shd w:val="clear" w:color="auto" w:fill="auto"/>
            <w:noWrap/>
            <w:vAlign w:val="bottom"/>
            <w:hideMark/>
          </w:tcPr>
          <w:p w14:paraId="700210B0"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0.00</w:t>
            </w:r>
          </w:p>
        </w:tc>
        <w:tc>
          <w:tcPr>
            <w:tcW w:w="1064" w:type="dxa"/>
            <w:tcBorders>
              <w:top w:val="nil"/>
              <w:left w:val="nil"/>
              <w:bottom w:val="single" w:sz="4" w:space="0" w:color="auto"/>
              <w:right w:val="single" w:sz="4" w:space="0" w:color="auto"/>
            </w:tcBorders>
            <w:shd w:val="clear" w:color="auto" w:fill="auto"/>
            <w:noWrap/>
            <w:vAlign w:val="bottom"/>
            <w:hideMark/>
          </w:tcPr>
          <w:p w14:paraId="1A473157" w14:textId="77777777" w:rsidR="009D15FB" w:rsidRPr="009D15FB" w:rsidRDefault="009D15FB" w:rsidP="009D15FB">
            <w:pPr>
              <w:spacing w:after="0" w:line="240" w:lineRule="auto"/>
              <w:jc w:val="right"/>
              <w:rPr>
                <w:rFonts w:ascii="Calibri" w:eastAsia="Times New Roman" w:hAnsi="Calibri" w:cs="Calibri"/>
                <w:color w:val="FF0000"/>
                <w:lang w:val="es-ES" w:eastAsia="es-ES"/>
              </w:rPr>
            </w:pPr>
            <w:r w:rsidRPr="009D15FB">
              <w:rPr>
                <w:rFonts w:ascii="Calibri" w:eastAsia="Times New Roman" w:hAnsi="Calibri" w:cs="Calibri"/>
                <w:color w:val="FF0000"/>
                <w:lang w:val="es-ES" w:eastAsia="es-ES"/>
              </w:rPr>
              <w:t>0.53</w:t>
            </w:r>
          </w:p>
        </w:tc>
      </w:tr>
    </w:tbl>
    <w:commentRangeEnd w:id="1461"/>
    <w:p w14:paraId="167B3B86" w14:textId="77777777" w:rsidR="00757052" w:rsidRPr="00F95F23" w:rsidRDefault="00120046">
      <w:r>
        <w:rPr>
          <w:rStyle w:val="CommentReference"/>
          <w:rFonts w:ascii="Calibri" w:eastAsia="Calibri" w:hAnsi="Calibri" w:cs="Calibri"/>
        </w:rPr>
        <w:commentReference w:id="1461"/>
      </w:r>
      <w:r w:rsidR="00757052" w:rsidRPr="00F95F23">
        <w:br w:type="page"/>
      </w:r>
    </w:p>
    <w:p w14:paraId="41677E9B" w14:textId="693403D2" w:rsidR="008E3C19" w:rsidRPr="00F95F23" w:rsidRDefault="00EB7C71" w:rsidP="00231E87">
      <w:pPr>
        <w:pStyle w:val="NoSpacing"/>
        <w:jc w:val="both"/>
      </w:pPr>
      <w:r>
        <w:lastRenderedPageBreak/>
        <w:t>Fig.</w:t>
      </w:r>
      <w:r w:rsidR="00231E87" w:rsidRPr="00F95F23">
        <w:t xml:space="preserve"> 1</w:t>
      </w:r>
      <w:r w:rsidR="00B010DC">
        <w:t xml:space="preserve"> Study system description. (a)</w:t>
      </w:r>
      <w:r w:rsidR="00E86840" w:rsidRPr="00F95F23">
        <w:t xml:space="preserve"> Map of the study sites in northwest Spain</w:t>
      </w:r>
      <w:r w:rsidR="00F60515" w:rsidRPr="00F95F23">
        <w:t>,</w:t>
      </w:r>
      <w:r w:rsidR="00E86840" w:rsidRPr="00F95F23">
        <w:t xml:space="preserve"> with</w:t>
      </w:r>
      <w:r w:rsidR="00F60515" w:rsidRPr="00F95F23">
        <w:t>in</w:t>
      </w:r>
      <w:r w:rsidR="00E86840" w:rsidRPr="00F95F23">
        <w:t xml:space="preserve"> the Cantabrian Mountain and the location of our two </w:t>
      </w:r>
      <w:r w:rsidR="006E2D3D" w:rsidRPr="00F95F23">
        <w:t>systems</w:t>
      </w:r>
      <w:r w:rsidR="00E86840" w:rsidRPr="00F95F23">
        <w:t xml:space="preserve">: </w:t>
      </w:r>
      <w:r w:rsidR="008429D7" w:rsidRPr="00F95F23">
        <w:t>Mediterranean</w:t>
      </w:r>
      <w:r w:rsidR="00DE7540" w:rsidRPr="00F95F23">
        <w:t xml:space="preserve"> (</w:t>
      </w:r>
      <w:r w:rsidR="00FE0D12" w:rsidRPr="00F95F23">
        <w:t>yellow</w:t>
      </w:r>
      <w:r w:rsidR="00DE7540" w:rsidRPr="00F95F23">
        <w:t>)</w:t>
      </w:r>
      <w:r w:rsidR="00E86840" w:rsidRPr="00F95F23">
        <w:t xml:space="preserve"> and </w:t>
      </w:r>
      <w:r w:rsidR="008429D7" w:rsidRPr="00F95F23">
        <w:t>Temperate</w:t>
      </w:r>
      <w:r w:rsidR="00DE7540" w:rsidRPr="00F95F23">
        <w:t xml:space="preserve"> (</w:t>
      </w:r>
      <w:r w:rsidR="00FE0D12" w:rsidRPr="00F95F23">
        <w:t>green</w:t>
      </w:r>
      <w:r w:rsidR="00DE7540" w:rsidRPr="00F95F23">
        <w:t>)</w:t>
      </w:r>
      <w:r w:rsidR="00E86840" w:rsidRPr="00F95F23">
        <w:t xml:space="preserve">. </w:t>
      </w:r>
      <w:r w:rsidR="00B010DC">
        <w:t>(b)</w:t>
      </w:r>
      <w:r w:rsidR="00FE0D12" w:rsidRPr="00F95F23">
        <w:t xml:space="preserve"> </w:t>
      </w:r>
      <w:r w:rsidR="00DE7540" w:rsidRPr="00F95F23">
        <w:t xml:space="preserve">Boxplots show respectively Mean annual air temperature (bio1) and </w:t>
      </w:r>
      <w:r w:rsidR="00B010DC" w:rsidRPr="00F95F23">
        <w:t>summer</w:t>
      </w:r>
      <w:r w:rsidR="00DE7540" w:rsidRPr="00F95F23">
        <w:t xml:space="preserve"> precipitation (bio17) calculated from</w:t>
      </w:r>
      <w:r w:rsidR="004F0962" w:rsidRPr="00F95F23">
        <w:t xml:space="preserve"> CHELSA 2.1 </w:t>
      </w:r>
      <w:r w:rsidR="00762604" w:rsidRPr="00F95F23">
        <w:t xml:space="preserve">(averages from 1981 - 2010) </w:t>
      </w:r>
      <w:r w:rsidR="004F0962" w:rsidRPr="00F95F23">
        <w:t>based on 47 location</w:t>
      </w:r>
      <w:r w:rsidR="00E8786D" w:rsidRPr="00F95F23">
        <w:t>s</w:t>
      </w:r>
      <w:r w:rsidR="004F0962" w:rsidRPr="00F95F23">
        <w:t xml:space="preserve"> per each study site. </w:t>
      </w:r>
      <w:r w:rsidR="00B010DC">
        <w:t>(c)</w:t>
      </w:r>
      <w:r w:rsidR="00FE0D12" w:rsidRPr="00F95F23">
        <w:t xml:space="preserve"> Weekly means of soil temperatures (</w:t>
      </w:r>
      <w:proofErr w:type="spellStart"/>
      <w:r w:rsidR="00FE0D12" w:rsidRPr="00F95F23">
        <w:t>Tmax</w:t>
      </w:r>
      <w:proofErr w:type="spellEnd"/>
      <w:r w:rsidR="00FE0D12" w:rsidRPr="00F95F23">
        <w:t xml:space="preserve"> and </w:t>
      </w:r>
      <w:proofErr w:type="spellStart"/>
      <w:r w:rsidR="00FE0D12" w:rsidRPr="00F95F23">
        <w:t>Tmin</w:t>
      </w:r>
      <w:proofErr w:type="spellEnd"/>
      <w:r w:rsidR="00FE0D12" w:rsidRPr="00F95F23">
        <w:t xml:space="preserve"> at 5 cm depth) measured during 10 years in two alpine sites of the Picos de Europa National Park, Cantabrian Mountains, Spain. Image of MLog5W, </w:t>
      </w:r>
      <w:proofErr w:type="spellStart"/>
      <w:r w:rsidR="00FE0D12" w:rsidRPr="00F95F23">
        <w:t>Geoprecision</w:t>
      </w:r>
      <w:proofErr w:type="spellEnd"/>
      <w:r w:rsidR="00FE0D12" w:rsidRPr="00F95F23">
        <w:t xml:space="preserve"> datalogger used in the field. </w:t>
      </w:r>
      <w:r w:rsidR="00B010DC">
        <w:t xml:space="preserve">(d) </w:t>
      </w:r>
      <w:r w:rsidR="00FE0D12" w:rsidRPr="00F95F23">
        <w:t xml:space="preserve">Experimental temperature programs with weekly resolution, daily temperature ramps and monthly photoperiods to represent fellfield and </w:t>
      </w:r>
      <w:proofErr w:type="spellStart"/>
      <w:r w:rsidR="00FE0D12" w:rsidRPr="00F95F23">
        <w:t>snowbed</w:t>
      </w:r>
      <w:proofErr w:type="spellEnd"/>
      <w:r w:rsidR="00FE0D12" w:rsidRPr="00F95F23">
        <w:t xml:space="preserve"> scenarios in laboratory incubators. Both incubators were con</w:t>
      </w:r>
      <w:r>
        <w:t>fig</w:t>
      </w:r>
      <w:r w:rsidR="00FE0D12" w:rsidRPr="00F95F23">
        <w:t xml:space="preserve">ured based on real field data showed in </w:t>
      </w:r>
      <w:r w:rsidR="00047810" w:rsidRPr="00F95F23">
        <w:t>C</w:t>
      </w:r>
      <w:r w:rsidR="00FE0D12" w:rsidRPr="00F95F23">
        <w:t>.</w:t>
      </w:r>
    </w:p>
    <w:p w14:paraId="7A718AF7" w14:textId="1B6A5C55" w:rsidR="006963F2" w:rsidRPr="00F95F23" w:rsidRDefault="00FE0D12" w:rsidP="00E86840">
      <w:pPr>
        <w:spacing w:line="360" w:lineRule="auto"/>
        <w:jc w:val="both"/>
        <w:rPr>
          <w:rFonts w:cstheme="minorHAnsi"/>
        </w:rPr>
      </w:pPr>
      <w:r w:rsidRPr="00F95F23">
        <w:rPr>
          <w:rFonts w:cstheme="minorHAnsi"/>
          <w:noProof/>
          <w:lang w:eastAsia="ca-ES"/>
        </w:rPr>
        <w:drawing>
          <wp:inline distT="0" distB="0" distL="0" distR="0" wp14:anchorId="5A64F59B" wp14:editId="726F541C">
            <wp:extent cx="5400040" cy="2796540"/>
            <wp:effectExtent l="0" t="0" r="0" b="3810"/>
            <wp:docPr id="1430902211"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02211" name="Imagen 2" descr="Gráf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2796540"/>
                    </a:xfrm>
                    <a:prstGeom prst="rect">
                      <a:avLst/>
                    </a:prstGeom>
                  </pic:spPr>
                </pic:pic>
              </a:graphicData>
            </a:graphic>
          </wp:inline>
        </w:drawing>
      </w:r>
    </w:p>
    <w:p w14:paraId="50759C50" w14:textId="45C1C037" w:rsidR="00D059BB" w:rsidRPr="00F95F23" w:rsidRDefault="00D059BB" w:rsidP="00E86840">
      <w:pPr>
        <w:spacing w:line="360" w:lineRule="auto"/>
        <w:jc w:val="both"/>
        <w:rPr>
          <w:rFonts w:cstheme="minorHAnsi"/>
          <w:color w:val="000000"/>
        </w:rPr>
      </w:pPr>
    </w:p>
    <w:p w14:paraId="425F5D18" w14:textId="4C57D61E" w:rsidR="00BB04AF" w:rsidRPr="00F95F23" w:rsidRDefault="00BB04AF" w:rsidP="00FE0D12">
      <w:pPr>
        <w:rPr>
          <w:rFonts w:cstheme="minorHAnsi"/>
          <w:color w:val="000000"/>
        </w:rPr>
      </w:pPr>
    </w:p>
    <w:p w14:paraId="4C706212" w14:textId="77777777" w:rsidR="00757052" w:rsidRPr="00F95F23" w:rsidRDefault="00757052">
      <w:pPr>
        <w:rPr>
          <w:rFonts w:cstheme="minorHAnsi"/>
        </w:rPr>
      </w:pPr>
      <w:r w:rsidRPr="00F95F23">
        <w:rPr>
          <w:rFonts w:cstheme="minorHAnsi"/>
        </w:rPr>
        <w:br w:type="page"/>
      </w:r>
    </w:p>
    <w:p w14:paraId="09337458" w14:textId="2F050FDD" w:rsidR="00CF3749" w:rsidRPr="00F95F23" w:rsidRDefault="00EB7C71" w:rsidP="00757052">
      <w:pPr>
        <w:spacing w:after="120" w:line="240" w:lineRule="auto"/>
        <w:jc w:val="both"/>
        <w:rPr>
          <w:rFonts w:cstheme="minorHAnsi"/>
          <w:noProof/>
        </w:rPr>
      </w:pPr>
      <w:r>
        <w:rPr>
          <w:rFonts w:cstheme="minorHAnsi"/>
        </w:rPr>
        <w:lastRenderedPageBreak/>
        <w:t>Fig.</w:t>
      </w:r>
      <w:r w:rsidR="00B010DC">
        <w:rPr>
          <w:rFonts w:cstheme="minorHAnsi"/>
        </w:rPr>
        <w:t xml:space="preserve"> </w:t>
      </w:r>
      <w:commentRangeStart w:id="1462"/>
      <w:r w:rsidR="00047810" w:rsidRPr="00F95F23">
        <w:rPr>
          <w:rFonts w:cstheme="minorHAnsi"/>
        </w:rPr>
        <w:t>2</w:t>
      </w:r>
      <w:r w:rsidR="00EF1BC6" w:rsidRPr="00F95F23">
        <w:rPr>
          <w:rFonts w:cstheme="minorHAnsi"/>
        </w:rPr>
        <w:t xml:space="preserve"> </w:t>
      </w:r>
      <w:commentRangeEnd w:id="1462"/>
      <w:r w:rsidR="00EF1BC6" w:rsidRPr="00F95F23">
        <w:rPr>
          <w:rStyle w:val="CommentReference"/>
          <w:rFonts w:ascii="Calibri" w:eastAsia="Calibri" w:hAnsi="Calibri" w:cs="Calibri"/>
        </w:rPr>
        <w:commentReference w:id="1462"/>
      </w:r>
      <w:r w:rsidR="00260D00">
        <w:rPr>
          <w:rFonts w:cstheme="minorHAnsi"/>
        </w:rPr>
        <w:t>Representation of the c</w:t>
      </w:r>
      <w:r w:rsidR="00EF1BC6" w:rsidRPr="00F95F23">
        <w:rPr>
          <w:rFonts w:cstheme="minorHAnsi"/>
        </w:rPr>
        <w:t>umulative germination curves</w:t>
      </w:r>
      <w:r w:rsidR="002540A2">
        <w:rPr>
          <w:rFonts w:cstheme="minorHAnsi"/>
        </w:rPr>
        <w:t xml:space="preserve"> of our two study systems. (a)</w:t>
      </w:r>
      <w:r w:rsidR="00EF1BC6" w:rsidRPr="00F95F23">
        <w:rPr>
          <w:rFonts w:cstheme="minorHAnsi"/>
        </w:rPr>
        <w:t xml:space="preserve"> </w:t>
      </w:r>
      <w:r w:rsidR="002540A2">
        <w:rPr>
          <w:rFonts w:cstheme="minorHAnsi"/>
        </w:rPr>
        <w:t xml:space="preserve">Cumulative germination </w:t>
      </w:r>
      <w:r w:rsidR="00EF1BC6" w:rsidRPr="00F95F23">
        <w:rPr>
          <w:rFonts w:cstheme="minorHAnsi"/>
        </w:rPr>
        <w:t xml:space="preserve">based on all </w:t>
      </w:r>
      <w:r w:rsidR="00261222" w:rsidRPr="00F95F23">
        <w:rPr>
          <w:rFonts w:cstheme="minorHAnsi"/>
        </w:rPr>
        <w:t xml:space="preserve">target species sowed </w:t>
      </w:r>
      <w:r w:rsidR="00EF1BC6" w:rsidRPr="00F95F23">
        <w:rPr>
          <w:rFonts w:cstheme="minorHAnsi"/>
        </w:rPr>
        <w:t xml:space="preserve">from each </w:t>
      </w:r>
      <w:r w:rsidR="006E2D3D" w:rsidRPr="00F95F23">
        <w:rPr>
          <w:rFonts w:cstheme="minorHAnsi"/>
        </w:rPr>
        <w:t>system</w:t>
      </w:r>
      <w:r w:rsidR="00EF1BC6" w:rsidRPr="00F95F23">
        <w:rPr>
          <w:rFonts w:cstheme="minorHAnsi"/>
        </w:rPr>
        <w:t xml:space="preserve"> throughout the experiment. Within each panel, orange curve represents germination proportion in fellfield </w:t>
      </w:r>
      <w:r w:rsidR="00EF00DA" w:rsidRPr="00F95F23">
        <w:rPr>
          <w:rFonts w:cstheme="minorHAnsi"/>
        </w:rPr>
        <w:t>scenario</w:t>
      </w:r>
      <w:r w:rsidR="00EF1BC6" w:rsidRPr="00F95F23">
        <w:rPr>
          <w:rFonts w:cstheme="minorHAnsi"/>
        </w:rPr>
        <w:t xml:space="preserve"> and blue curve </w:t>
      </w:r>
      <w:proofErr w:type="spellStart"/>
      <w:r w:rsidR="00EF1BC6" w:rsidRPr="00F95F23">
        <w:rPr>
          <w:rFonts w:cstheme="minorHAnsi"/>
        </w:rPr>
        <w:t>snowbed</w:t>
      </w:r>
      <w:proofErr w:type="spellEnd"/>
      <w:r w:rsidR="00EF1BC6" w:rsidRPr="00F95F23">
        <w:rPr>
          <w:rFonts w:cstheme="minorHAnsi"/>
        </w:rPr>
        <w:t xml:space="preserve"> </w:t>
      </w:r>
      <w:r w:rsidR="00EF00DA" w:rsidRPr="00F95F23">
        <w:rPr>
          <w:rFonts w:cstheme="minorHAnsi"/>
        </w:rPr>
        <w:t>scenario</w:t>
      </w:r>
      <w:r w:rsidR="00EF1BC6" w:rsidRPr="00F95F23">
        <w:rPr>
          <w:rFonts w:cstheme="minorHAnsi"/>
        </w:rPr>
        <w:t xml:space="preserve">. Flat areas represent cold period when no germination scores were done.  </w:t>
      </w:r>
      <w:r w:rsidR="00D97ACB" w:rsidRPr="00F95F23">
        <w:rPr>
          <w:rFonts w:cstheme="minorHAnsi"/>
        </w:rPr>
        <w:t xml:space="preserve">Density plots within each </w:t>
      </w:r>
      <w:r w:rsidR="006E2D3D" w:rsidRPr="00F95F23">
        <w:rPr>
          <w:rFonts w:cstheme="minorHAnsi"/>
        </w:rPr>
        <w:t>system</w:t>
      </w:r>
      <w:r w:rsidR="00D97ACB" w:rsidRPr="00F95F23">
        <w:rPr>
          <w:rFonts w:cstheme="minorHAnsi"/>
        </w:rPr>
        <w:t xml:space="preserve"> represents the </w:t>
      </w:r>
      <w:r w:rsidR="00593B77" w:rsidRPr="00F95F23">
        <w:t xml:space="preserve">calculated area between individual species cumulative germination curves. At the bottom horizontal bars represent the phenology periods </w:t>
      </w:r>
      <w:r w:rsidR="00452038" w:rsidRPr="00F95F23">
        <w:t xml:space="preserve">calculated. </w:t>
      </w:r>
      <w:r w:rsidR="002540A2">
        <w:t>(b)</w:t>
      </w:r>
      <w:r w:rsidR="00803FA1" w:rsidRPr="00F95F23">
        <w:t xml:space="preserve"> </w:t>
      </w:r>
      <w:r w:rsidR="002540A2">
        <w:t>Cumulative</w:t>
      </w:r>
      <w:r w:rsidR="00803FA1" w:rsidRPr="00F95F23">
        <w:t xml:space="preserve"> germination curves for each individual species</w:t>
      </w:r>
      <w:r w:rsidR="00696FFC" w:rsidRPr="00F95F23">
        <w:t xml:space="preserve"> in the fellfield incubator from both </w:t>
      </w:r>
      <w:r w:rsidR="006E2D3D" w:rsidRPr="00F95F23">
        <w:t>systems</w:t>
      </w:r>
      <w:r w:rsidR="00696FFC" w:rsidRPr="00F95F23">
        <w:t>.</w:t>
      </w:r>
      <w:r w:rsidR="00593B77" w:rsidRPr="00F95F23">
        <w:t xml:space="preserve"> </w:t>
      </w:r>
      <w:r w:rsidR="002540A2">
        <w:t>(c)</w:t>
      </w:r>
      <w:r w:rsidR="00696FFC" w:rsidRPr="00F95F23">
        <w:t xml:space="preserve"> Show cumulative germination curves for each individual species in the </w:t>
      </w:r>
      <w:proofErr w:type="spellStart"/>
      <w:r w:rsidR="00696FFC" w:rsidRPr="00F95F23">
        <w:t>snowbed</w:t>
      </w:r>
      <w:proofErr w:type="spellEnd"/>
      <w:r w:rsidR="00696FFC" w:rsidRPr="00F95F23">
        <w:t xml:space="preserve"> incubator from both </w:t>
      </w:r>
      <w:r w:rsidR="006E2D3D" w:rsidRPr="00F95F23">
        <w:t>systems</w:t>
      </w:r>
      <w:r w:rsidR="00696FFC" w:rsidRPr="00F95F23">
        <w:t>.</w:t>
      </w:r>
    </w:p>
    <w:p w14:paraId="691A8978" w14:textId="5164CD3C" w:rsidR="00757052" w:rsidRPr="00F95F23" w:rsidRDefault="00231E87" w:rsidP="00757052">
      <w:pPr>
        <w:spacing w:after="120" w:line="240" w:lineRule="auto"/>
        <w:jc w:val="both"/>
        <w:rPr>
          <w:rFonts w:cstheme="minorHAnsi"/>
        </w:rPr>
      </w:pPr>
      <w:r w:rsidRPr="00F95F23">
        <w:rPr>
          <w:rFonts w:cstheme="minorHAnsi"/>
          <w:noProof/>
          <w:lang w:eastAsia="ca-ES"/>
        </w:rPr>
        <w:drawing>
          <wp:inline distT="0" distB="0" distL="0" distR="0" wp14:anchorId="232248C5" wp14:editId="7B1B0B46">
            <wp:extent cx="4486817" cy="68262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2.png"/>
                    <pic:cNvPicPr/>
                  </pic:nvPicPr>
                  <pic:blipFill>
                    <a:blip r:embed="rId13">
                      <a:extLst>
                        <a:ext uri="{28A0092B-C50C-407E-A947-70E740481C1C}">
                          <a14:useLocalDpi xmlns:a14="http://schemas.microsoft.com/office/drawing/2010/main" val="0"/>
                        </a:ext>
                      </a:extLst>
                    </a:blip>
                    <a:stretch>
                      <a:fillRect/>
                    </a:stretch>
                  </pic:blipFill>
                  <pic:spPr>
                    <a:xfrm>
                      <a:off x="0" y="0"/>
                      <a:ext cx="4486817" cy="6826250"/>
                    </a:xfrm>
                    <a:prstGeom prst="rect">
                      <a:avLst/>
                    </a:prstGeom>
                  </pic:spPr>
                </pic:pic>
              </a:graphicData>
            </a:graphic>
          </wp:inline>
        </w:drawing>
      </w:r>
    </w:p>
    <w:p w14:paraId="50D6C32F" w14:textId="489D1FA2" w:rsidR="006B3A89" w:rsidRPr="00F95F23" w:rsidRDefault="00757052" w:rsidP="00757052">
      <w:pPr>
        <w:rPr>
          <w:rFonts w:cstheme="minorHAnsi"/>
        </w:rPr>
      </w:pPr>
      <w:r w:rsidRPr="00F95F23">
        <w:rPr>
          <w:rFonts w:cstheme="minorHAnsi"/>
        </w:rPr>
        <w:br w:type="page"/>
      </w:r>
      <w:r w:rsidR="00EB7C71">
        <w:rPr>
          <w:rFonts w:cstheme="minorHAnsi"/>
        </w:rPr>
        <w:lastRenderedPageBreak/>
        <w:t>Fig.</w:t>
      </w:r>
      <w:r w:rsidR="002540A2">
        <w:rPr>
          <w:rFonts w:cstheme="minorHAnsi"/>
        </w:rPr>
        <w:t xml:space="preserve"> </w:t>
      </w:r>
      <w:r w:rsidR="008C4B93" w:rsidRPr="00F95F23">
        <w:rPr>
          <w:rFonts w:cstheme="minorHAnsi"/>
        </w:rPr>
        <w:t>3</w:t>
      </w:r>
      <w:r w:rsidR="002540A2">
        <w:rPr>
          <w:rFonts w:cstheme="minorHAnsi"/>
        </w:rPr>
        <w:t xml:space="preserve"> Germination shift as response to microclimatic conditions. (a)</w:t>
      </w:r>
      <w:r w:rsidR="00231E87" w:rsidRPr="00F95F23">
        <w:rPr>
          <w:rFonts w:cstheme="minorHAnsi"/>
        </w:rPr>
        <w:t xml:space="preserve"> Density plot in representation of the germination shift for each system. </w:t>
      </w:r>
      <w:r w:rsidR="002540A2">
        <w:rPr>
          <w:rFonts w:cstheme="minorHAnsi"/>
        </w:rPr>
        <w:t>(b)</w:t>
      </w:r>
      <w:r w:rsidR="00613BE4" w:rsidRPr="00F95F23">
        <w:rPr>
          <w:rFonts w:cstheme="minorHAnsi"/>
        </w:rPr>
        <w:t xml:space="preserve"> Phylogenetical tree with each species calculated germination shift. Orange bars represent germination shift towards early season (higher germination in fellfield incubator in comparison to </w:t>
      </w:r>
      <w:proofErr w:type="spellStart"/>
      <w:r w:rsidR="00613BE4" w:rsidRPr="00F95F23">
        <w:rPr>
          <w:rFonts w:cstheme="minorHAnsi"/>
        </w:rPr>
        <w:t>snowbed</w:t>
      </w:r>
      <w:proofErr w:type="spellEnd"/>
      <w:r w:rsidR="00613BE4" w:rsidRPr="00F95F23">
        <w:rPr>
          <w:rFonts w:cstheme="minorHAnsi"/>
        </w:rPr>
        <w:t xml:space="preserve"> incubator, </w:t>
      </w:r>
      <w:proofErr w:type="spellStart"/>
      <w:r w:rsidR="00613BE4" w:rsidRPr="00F95F23">
        <w:rPr>
          <w:rFonts w:cstheme="minorHAnsi"/>
        </w:rPr>
        <w:t>i.e</w:t>
      </w:r>
      <w:proofErr w:type="spellEnd"/>
      <w:r w:rsidR="00613BE4" w:rsidRPr="00F95F23">
        <w:rPr>
          <w:rFonts w:cstheme="minorHAnsi"/>
        </w:rPr>
        <w:t xml:space="preserve"> bigger differential area), blue bars represent germination shift towards late season (higher germination in </w:t>
      </w:r>
      <w:proofErr w:type="spellStart"/>
      <w:r w:rsidR="00613BE4" w:rsidRPr="00F95F23">
        <w:rPr>
          <w:rFonts w:cstheme="minorHAnsi"/>
        </w:rPr>
        <w:t>snowbed</w:t>
      </w:r>
      <w:proofErr w:type="spellEnd"/>
      <w:r w:rsidR="00613BE4" w:rsidRPr="00F95F23">
        <w:rPr>
          <w:rFonts w:cstheme="minorHAnsi"/>
        </w:rPr>
        <w:t xml:space="preserve"> incubator in comparison to fellfield incubator)</w:t>
      </w:r>
      <w:r w:rsidR="00870F8D">
        <w:rPr>
          <w:rFonts w:cstheme="minorHAnsi"/>
        </w:rPr>
        <w:t>.</w:t>
      </w:r>
    </w:p>
    <w:p w14:paraId="7D9C1950" w14:textId="0A61956B" w:rsidR="00983EB8" w:rsidRPr="00F95F23" w:rsidRDefault="00231E87" w:rsidP="00E86840">
      <w:pPr>
        <w:spacing w:line="360" w:lineRule="auto"/>
        <w:jc w:val="both"/>
        <w:rPr>
          <w:rFonts w:cstheme="minorHAnsi"/>
        </w:rPr>
      </w:pPr>
      <w:r w:rsidRPr="00F95F23">
        <w:rPr>
          <w:rFonts w:cstheme="minorHAnsi"/>
          <w:noProof/>
          <w:lang w:eastAsia="ca-ES"/>
        </w:rPr>
        <w:drawing>
          <wp:inline distT="0" distB="0" distL="0" distR="0" wp14:anchorId="5CADD9D3" wp14:editId="366D4904">
            <wp:extent cx="5400040" cy="50196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3.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5019675"/>
                    </a:xfrm>
                    <a:prstGeom prst="rect">
                      <a:avLst/>
                    </a:prstGeom>
                  </pic:spPr>
                </pic:pic>
              </a:graphicData>
            </a:graphic>
          </wp:inline>
        </w:drawing>
      </w:r>
    </w:p>
    <w:p w14:paraId="7F7945F8" w14:textId="77777777" w:rsidR="00757052" w:rsidRPr="00F95F23" w:rsidRDefault="00757052">
      <w:pPr>
        <w:rPr>
          <w:rFonts w:cstheme="minorHAnsi"/>
        </w:rPr>
      </w:pPr>
      <w:r w:rsidRPr="00F95F23">
        <w:rPr>
          <w:rFonts w:cstheme="minorHAnsi"/>
        </w:rPr>
        <w:br w:type="page"/>
      </w:r>
    </w:p>
    <w:p w14:paraId="6BDBF1A5" w14:textId="36063049" w:rsidR="00E86840" w:rsidRPr="00F95F23" w:rsidRDefault="00EB7C71" w:rsidP="00757052">
      <w:pPr>
        <w:spacing w:line="240" w:lineRule="auto"/>
        <w:jc w:val="both"/>
        <w:rPr>
          <w:rFonts w:cstheme="minorHAnsi"/>
        </w:rPr>
      </w:pPr>
      <w:r>
        <w:rPr>
          <w:rFonts w:cstheme="minorHAnsi"/>
        </w:rPr>
        <w:lastRenderedPageBreak/>
        <w:t>Fig.</w:t>
      </w:r>
      <w:r w:rsidR="00FC6764">
        <w:rPr>
          <w:rFonts w:cstheme="minorHAnsi"/>
        </w:rPr>
        <w:t xml:space="preserve"> </w:t>
      </w:r>
      <w:r w:rsidR="008C4B93" w:rsidRPr="00F95F23">
        <w:rPr>
          <w:rFonts w:cstheme="minorHAnsi"/>
        </w:rPr>
        <w:t>4</w:t>
      </w:r>
      <w:r w:rsidR="00FC6764">
        <w:rPr>
          <w:rFonts w:cstheme="minorHAnsi"/>
        </w:rPr>
        <w:t xml:space="preserve"> Germination phenology traits </w:t>
      </w:r>
      <w:r w:rsidR="00870F8D">
        <w:rPr>
          <w:rFonts w:cstheme="minorHAnsi"/>
        </w:rPr>
        <w:t xml:space="preserve">responses </w:t>
      </w:r>
      <w:r w:rsidR="00FC6764">
        <w:rPr>
          <w:rFonts w:cstheme="minorHAnsi"/>
        </w:rPr>
        <w:t xml:space="preserve">for both incubators in each </w:t>
      </w:r>
      <w:proofErr w:type="gramStart"/>
      <w:r w:rsidR="00FC6764">
        <w:rPr>
          <w:rFonts w:cstheme="minorHAnsi"/>
        </w:rPr>
        <w:t>systems</w:t>
      </w:r>
      <w:proofErr w:type="gramEnd"/>
      <w:r w:rsidR="00E86840" w:rsidRPr="00F95F23">
        <w:rPr>
          <w:rFonts w:cstheme="minorHAnsi"/>
        </w:rPr>
        <w:t xml:space="preserve">. </w:t>
      </w:r>
      <w:r w:rsidR="00870F8D">
        <w:rPr>
          <w:rFonts w:cstheme="minorHAnsi"/>
        </w:rPr>
        <w:t>(a) Model size e</w:t>
      </w:r>
      <w:r w:rsidR="00E86840" w:rsidRPr="00F95F23">
        <w:rPr>
          <w:rFonts w:cstheme="minorHAnsi"/>
        </w:rPr>
        <w:t>ffects of incubator according to the MCMC-</w:t>
      </w:r>
      <w:proofErr w:type="spellStart"/>
      <w:r w:rsidR="00E86840" w:rsidRPr="00F95F23">
        <w:rPr>
          <w:rFonts w:cstheme="minorHAnsi"/>
        </w:rPr>
        <w:t>glmm</w:t>
      </w:r>
      <w:proofErr w:type="spellEnd"/>
      <w:r w:rsidR="00E86840" w:rsidRPr="00F95F23">
        <w:rPr>
          <w:rFonts w:cstheme="minorHAnsi"/>
        </w:rPr>
        <w:t xml:space="preserve"> analysis of </w:t>
      </w:r>
      <w:r w:rsidR="005E65B4" w:rsidRPr="00F95F23">
        <w:rPr>
          <w:rFonts w:cstheme="minorHAnsi"/>
        </w:rPr>
        <w:t xml:space="preserve">the </w:t>
      </w:r>
      <w:r w:rsidR="00E86840" w:rsidRPr="00F95F23">
        <w:rPr>
          <w:rFonts w:cstheme="minorHAnsi"/>
        </w:rPr>
        <w:t xml:space="preserve">data. Dots indicate mean effect size and whiskers are 95 % credible intervals (CI). The vertical dashed line marks </w:t>
      </w:r>
      <w:r w:rsidR="007024F9" w:rsidRPr="00F95F23">
        <w:rPr>
          <w:rFonts w:cstheme="minorHAnsi"/>
        </w:rPr>
        <w:t xml:space="preserve">the </w:t>
      </w:r>
      <w:r w:rsidR="00E86840" w:rsidRPr="00F95F23">
        <w:rPr>
          <w:rFonts w:cstheme="minorHAnsi"/>
        </w:rPr>
        <w:t>zero effect</w:t>
      </w:r>
      <w:r w:rsidR="007024F9" w:rsidRPr="00F95F23">
        <w:rPr>
          <w:rFonts w:cstheme="minorHAnsi"/>
        </w:rPr>
        <w:t>:</w:t>
      </w:r>
      <w:r w:rsidR="00E86840" w:rsidRPr="00F95F23">
        <w:rPr>
          <w:rFonts w:cstheme="minorHAnsi"/>
        </w:rPr>
        <w:t xml:space="preserve"> when the CI crosses the zero-line, </w:t>
      </w:r>
      <w:r w:rsidR="007024F9" w:rsidRPr="00F95F23">
        <w:rPr>
          <w:rFonts w:cstheme="minorHAnsi"/>
        </w:rPr>
        <w:t xml:space="preserve">the </w:t>
      </w:r>
      <w:r w:rsidR="00E86840" w:rsidRPr="00F95F23">
        <w:rPr>
          <w:rFonts w:cstheme="minorHAnsi"/>
        </w:rPr>
        <w:t>effect is not significant</w:t>
      </w:r>
      <w:r w:rsidR="002A7817" w:rsidRPr="00F95F23">
        <w:rPr>
          <w:rFonts w:cstheme="minorHAnsi"/>
        </w:rPr>
        <w:t xml:space="preserve">. Dots on the right </w:t>
      </w:r>
      <w:r w:rsidR="00BD2735" w:rsidRPr="00F95F23">
        <w:rPr>
          <w:rFonts w:cstheme="minorHAnsi"/>
        </w:rPr>
        <w:t xml:space="preserve">side of the </w:t>
      </w:r>
      <w:r w:rsidR="00422B94" w:rsidRPr="00F95F23">
        <w:rPr>
          <w:rFonts w:cstheme="minorHAnsi"/>
        </w:rPr>
        <w:t>zero</w:t>
      </w:r>
      <w:r w:rsidR="000756D3" w:rsidRPr="00F95F23">
        <w:rPr>
          <w:rFonts w:cstheme="minorHAnsi"/>
        </w:rPr>
        <w:t>-</w:t>
      </w:r>
      <w:r w:rsidR="00BD2735" w:rsidRPr="00F95F23">
        <w:rPr>
          <w:rFonts w:cstheme="minorHAnsi"/>
        </w:rPr>
        <w:t>line</w:t>
      </w:r>
      <w:r w:rsidR="00422B94" w:rsidRPr="00F95F23">
        <w:rPr>
          <w:rFonts w:cstheme="minorHAnsi"/>
        </w:rPr>
        <w:t xml:space="preserve"> (positive)</w:t>
      </w:r>
      <w:r w:rsidR="00BD2735" w:rsidRPr="00F95F23">
        <w:rPr>
          <w:rFonts w:cstheme="minorHAnsi"/>
        </w:rPr>
        <w:t xml:space="preserve"> </w:t>
      </w:r>
      <w:r w:rsidR="00E86840" w:rsidRPr="00F95F23">
        <w:rPr>
          <w:rFonts w:cstheme="minorHAnsi"/>
        </w:rPr>
        <w:t xml:space="preserve">mean higher values in </w:t>
      </w:r>
      <w:r w:rsidR="00945B73" w:rsidRPr="00F95F23">
        <w:rPr>
          <w:rFonts w:cstheme="minorHAnsi"/>
        </w:rPr>
        <w:t xml:space="preserve">the </w:t>
      </w:r>
      <w:proofErr w:type="spellStart"/>
      <w:r w:rsidR="00E86840" w:rsidRPr="00F95F23">
        <w:rPr>
          <w:rFonts w:cstheme="minorHAnsi"/>
        </w:rPr>
        <w:t>snowbed</w:t>
      </w:r>
      <w:proofErr w:type="spellEnd"/>
      <w:r w:rsidR="00945B73" w:rsidRPr="00F95F23">
        <w:rPr>
          <w:rFonts w:cstheme="minorHAnsi"/>
        </w:rPr>
        <w:t xml:space="preserve"> </w:t>
      </w:r>
      <w:r w:rsidR="00422B94" w:rsidRPr="00F95F23">
        <w:rPr>
          <w:rFonts w:cstheme="minorHAnsi"/>
        </w:rPr>
        <w:t>scenario (blue background)</w:t>
      </w:r>
      <w:r w:rsidR="00552A72" w:rsidRPr="00F95F23">
        <w:rPr>
          <w:rFonts w:cstheme="minorHAnsi"/>
        </w:rPr>
        <w:t>,</w:t>
      </w:r>
      <w:r w:rsidR="00E86840" w:rsidRPr="00F95F23">
        <w:rPr>
          <w:rFonts w:cstheme="minorHAnsi"/>
        </w:rPr>
        <w:t xml:space="preserve"> while </w:t>
      </w:r>
      <w:r w:rsidR="00422B94" w:rsidRPr="00F95F23">
        <w:rPr>
          <w:rFonts w:cstheme="minorHAnsi"/>
        </w:rPr>
        <w:t>dots on the left side of the zero</w:t>
      </w:r>
      <w:r w:rsidR="000756D3" w:rsidRPr="00F95F23">
        <w:rPr>
          <w:rFonts w:cstheme="minorHAnsi"/>
        </w:rPr>
        <w:t>-</w:t>
      </w:r>
      <w:r w:rsidR="00422B94" w:rsidRPr="00F95F23">
        <w:rPr>
          <w:rFonts w:cstheme="minorHAnsi"/>
        </w:rPr>
        <w:t xml:space="preserve">line </w:t>
      </w:r>
      <w:r w:rsidR="000756D3" w:rsidRPr="00F95F23">
        <w:rPr>
          <w:rFonts w:cstheme="minorHAnsi"/>
        </w:rPr>
        <w:t xml:space="preserve">(negative) </w:t>
      </w:r>
      <w:r w:rsidR="00E86840" w:rsidRPr="00F95F23">
        <w:rPr>
          <w:rFonts w:cstheme="minorHAnsi"/>
        </w:rPr>
        <w:t xml:space="preserve">mean higher values in </w:t>
      </w:r>
      <w:r w:rsidR="00552A72" w:rsidRPr="00F95F23">
        <w:rPr>
          <w:rFonts w:cstheme="minorHAnsi"/>
        </w:rPr>
        <w:t xml:space="preserve">the </w:t>
      </w:r>
      <w:r w:rsidR="00E86840" w:rsidRPr="00F95F23">
        <w:rPr>
          <w:rFonts w:cstheme="minorHAnsi"/>
        </w:rPr>
        <w:t>fellfield</w:t>
      </w:r>
      <w:r w:rsidR="00945B73" w:rsidRPr="00F95F23">
        <w:rPr>
          <w:rFonts w:cstheme="minorHAnsi"/>
        </w:rPr>
        <w:t xml:space="preserve"> </w:t>
      </w:r>
      <w:r w:rsidR="00422B94" w:rsidRPr="00F95F23">
        <w:rPr>
          <w:rFonts w:cstheme="minorHAnsi"/>
        </w:rPr>
        <w:t>scenario (orange background)</w:t>
      </w:r>
      <w:r w:rsidR="00E86840" w:rsidRPr="00F95F23">
        <w:rPr>
          <w:rFonts w:cstheme="minorHAnsi"/>
        </w:rPr>
        <w:t xml:space="preserve">. </w:t>
      </w:r>
      <w:r w:rsidR="00870F8D">
        <w:rPr>
          <w:rFonts w:cstheme="minorHAnsi"/>
        </w:rPr>
        <w:t>(b)</w:t>
      </w:r>
      <w:r w:rsidR="00E86840" w:rsidRPr="00F95F23">
        <w:rPr>
          <w:rFonts w:cstheme="minorHAnsi"/>
        </w:rPr>
        <w:t xml:space="preserve"> Mean </w:t>
      </w:r>
      <w:r w:rsidR="00422B94" w:rsidRPr="00F95F23">
        <w:rPr>
          <w:rFonts w:cstheme="minorHAnsi"/>
        </w:rPr>
        <w:t xml:space="preserve">germination </w:t>
      </w:r>
      <w:r w:rsidR="00E86840" w:rsidRPr="00F95F23">
        <w:rPr>
          <w:rFonts w:cstheme="minorHAnsi"/>
        </w:rPr>
        <w:t>value</w:t>
      </w:r>
      <w:r w:rsidR="00422B94" w:rsidRPr="00F95F23">
        <w:rPr>
          <w:rFonts w:cstheme="minorHAnsi"/>
        </w:rPr>
        <w:t>s</w:t>
      </w:r>
      <w:r w:rsidR="00E86840" w:rsidRPr="00F95F23">
        <w:rPr>
          <w:rFonts w:cstheme="minorHAnsi"/>
        </w:rPr>
        <w:t xml:space="preserve"> for the </w:t>
      </w:r>
      <w:r w:rsidR="00422B94" w:rsidRPr="00F95F23">
        <w:rPr>
          <w:rFonts w:cstheme="minorHAnsi"/>
        </w:rPr>
        <w:t>seven</w:t>
      </w:r>
      <w:r w:rsidR="00E86840" w:rsidRPr="00F95F23">
        <w:rPr>
          <w:rFonts w:cstheme="minorHAnsi"/>
        </w:rPr>
        <w:t xml:space="preserve"> </w:t>
      </w:r>
      <w:r w:rsidR="00B202E0" w:rsidRPr="00F95F23">
        <w:rPr>
          <w:rFonts w:cstheme="minorHAnsi"/>
        </w:rPr>
        <w:t>traits</w:t>
      </w:r>
      <w:r w:rsidR="00E86840" w:rsidRPr="00F95F23">
        <w:rPr>
          <w:rFonts w:cstheme="minorHAnsi"/>
        </w:rPr>
        <w:t xml:space="preserve"> at each </w:t>
      </w:r>
      <w:r w:rsidR="000756D3" w:rsidRPr="00F95F23">
        <w:rPr>
          <w:rFonts w:cstheme="minorHAnsi"/>
        </w:rPr>
        <w:t>scenario</w:t>
      </w:r>
      <w:r w:rsidR="00E86840" w:rsidRPr="00F95F23">
        <w:rPr>
          <w:rFonts w:cstheme="minorHAnsi"/>
        </w:rPr>
        <w:t xml:space="preserve"> for both </w:t>
      </w:r>
      <w:r w:rsidR="006E2D3D" w:rsidRPr="00F95F23">
        <w:rPr>
          <w:rFonts w:cstheme="minorHAnsi"/>
        </w:rPr>
        <w:t>systems</w:t>
      </w:r>
      <w:r w:rsidR="00E86840" w:rsidRPr="00F95F23">
        <w:rPr>
          <w:rFonts w:cstheme="minorHAnsi"/>
        </w:rPr>
        <w:t xml:space="preserve">. </w:t>
      </w:r>
      <w:r w:rsidR="00302387" w:rsidRPr="00F95F23">
        <w:rPr>
          <w:rFonts w:cstheme="minorHAnsi"/>
        </w:rPr>
        <w:t xml:space="preserve">Notice the different scales in y-axis. </w:t>
      </w:r>
      <w:r w:rsidR="00E86840" w:rsidRPr="00F95F23">
        <w:rPr>
          <w:rFonts w:cstheme="minorHAnsi"/>
        </w:rPr>
        <w:t xml:space="preserve">Error bars in </w:t>
      </w:r>
      <w:r w:rsidR="000756D3" w:rsidRPr="00F95F23">
        <w:rPr>
          <w:rFonts w:cstheme="minorHAnsi"/>
        </w:rPr>
        <w:t xml:space="preserve">germination </w:t>
      </w:r>
      <w:r w:rsidR="00F02E5C" w:rsidRPr="00F95F23">
        <w:rPr>
          <w:rFonts w:cstheme="minorHAnsi"/>
        </w:rPr>
        <w:t xml:space="preserve">phenology </w:t>
      </w:r>
      <w:r w:rsidR="00B202E0" w:rsidRPr="00F95F23">
        <w:rPr>
          <w:rFonts w:cstheme="minorHAnsi"/>
        </w:rPr>
        <w:t>traits</w:t>
      </w:r>
      <w:r w:rsidR="00F02E5C" w:rsidRPr="00F95F23">
        <w:rPr>
          <w:rFonts w:cstheme="minorHAnsi"/>
        </w:rPr>
        <w:t xml:space="preserve"> </w:t>
      </w:r>
      <w:r w:rsidR="000756D3" w:rsidRPr="00F95F23">
        <w:rPr>
          <w:rFonts w:cstheme="minorHAnsi"/>
        </w:rPr>
        <w:t xml:space="preserve">autumn, winter, spring, </w:t>
      </w:r>
      <w:proofErr w:type="gramStart"/>
      <w:r w:rsidR="000756D3" w:rsidRPr="00F95F23">
        <w:rPr>
          <w:rFonts w:cstheme="minorHAnsi"/>
        </w:rPr>
        <w:t>summer</w:t>
      </w:r>
      <w:proofErr w:type="gramEnd"/>
      <w:r w:rsidR="000756D3" w:rsidRPr="00F95F23">
        <w:rPr>
          <w:rFonts w:cstheme="minorHAnsi"/>
        </w:rPr>
        <w:t xml:space="preserve"> and total</w:t>
      </w:r>
      <w:r w:rsidR="00E86840" w:rsidRPr="00F95F23">
        <w:rPr>
          <w:rFonts w:cstheme="minorHAnsi"/>
        </w:rPr>
        <w:t xml:space="preserve"> are binomial confident intervals. Error bars in </w:t>
      </w:r>
      <w:r w:rsidR="008C0BE8" w:rsidRPr="00F95F23">
        <w:rPr>
          <w:rFonts w:cstheme="minorHAnsi"/>
        </w:rPr>
        <w:t>T</w:t>
      </w:r>
      <w:r w:rsidR="00E86840" w:rsidRPr="00F95F23">
        <w:rPr>
          <w:rFonts w:cstheme="minorHAnsi"/>
        </w:rPr>
        <w:t xml:space="preserve">50 and </w:t>
      </w:r>
      <w:r w:rsidR="00BB2C27" w:rsidRPr="00F95F23">
        <w:rPr>
          <w:rFonts w:cstheme="minorHAnsi"/>
        </w:rPr>
        <w:t>EHS</w:t>
      </w:r>
      <w:r w:rsidR="00E86840" w:rsidRPr="00F95F23">
        <w:rPr>
          <w:rFonts w:cstheme="minorHAnsi"/>
        </w:rPr>
        <w:t xml:space="preserve"> are </w:t>
      </w:r>
      <w:r w:rsidR="008C0BE8" w:rsidRPr="00F95F23">
        <w:rPr>
          <w:rFonts w:cstheme="minorHAnsi"/>
        </w:rPr>
        <w:t>gaussian confident intervals</w:t>
      </w:r>
      <w:r w:rsidR="00E86840" w:rsidRPr="00F95F23">
        <w:rPr>
          <w:rFonts w:cstheme="minorHAnsi"/>
        </w:rPr>
        <w:t>.</w:t>
      </w:r>
      <w:r w:rsidR="00B649D5" w:rsidRPr="00F95F23">
        <w:rPr>
          <w:rFonts w:cstheme="minorHAnsi"/>
        </w:rPr>
        <w:t xml:space="preserve"> </w:t>
      </w:r>
    </w:p>
    <w:p w14:paraId="0EFEC7F0" w14:textId="32F934C1" w:rsidR="008C4B93" w:rsidRPr="00F95F23" w:rsidRDefault="00757052" w:rsidP="00EF1BC6">
      <w:pPr>
        <w:spacing w:line="360" w:lineRule="auto"/>
        <w:jc w:val="both"/>
        <w:rPr>
          <w:rFonts w:cstheme="minorHAnsi"/>
        </w:rPr>
      </w:pPr>
      <w:r w:rsidRPr="00F95F23">
        <w:rPr>
          <w:rFonts w:cstheme="minorHAnsi"/>
          <w:noProof/>
          <w:lang w:eastAsia="ca-ES"/>
        </w:rPr>
        <w:drawing>
          <wp:inline distT="0" distB="0" distL="0" distR="0" wp14:anchorId="0635016E" wp14:editId="4454561A">
            <wp:extent cx="5400040" cy="3815715"/>
            <wp:effectExtent l="0" t="0" r="0" b="0"/>
            <wp:docPr id="2063396508" name="Imagen 4" descr="Gráfico, Gráfico de barras,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96508" name="Imagen 4" descr="Gráfico, Gráfico de barras, Gráfico de rectángulos&#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3815715"/>
                    </a:xfrm>
                    <a:prstGeom prst="rect">
                      <a:avLst/>
                    </a:prstGeom>
                  </pic:spPr>
                </pic:pic>
              </a:graphicData>
            </a:graphic>
          </wp:inline>
        </w:drawing>
      </w:r>
    </w:p>
    <w:p w14:paraId="1D699FC4" w14:textId="77777777" w:rsidR="008C4B93" w:rsidRPr="00F95F23" w:rsidRDefault="008C4B93">
      <w:pPr>
        <w:rPr>
          <w:rFonts w:cstheme="minorHAnsi"/>
        </w:rPr>
      </w:pPr>
      <w:r w:rsidRPr="00F95F23">
        <w:rPr>
          <w:rFonts w:cstheme="minorHAnsi"/>
        </w:rPr>
        <w:br w:type="page"/>
      </w:r>
    </w:p>
    <w:p w14:paraId="20CB3A62" w14:textId="71FF2E44" w:rsidR="008C4B93" w:rsidRPr="00F95F23" w:rsidDel="00120046" w:rsidRDefault="00EB7C71" w:rsidP="008C4B93">
      <w:pPr>
        <w:rPr>
          <w:del w:id="1463" w:author="FRANCISCO DE BORJA JIMENEZ-ALFARO GONZALEZ" w:date="2024-02-16T12:33:00Z"/>
          <w:rFonts w:cstheme="minorHAnsi"/>
        </w:rPr>
      </w:pPr>
      <w:del w:id="1464" w:author="FRANCISCO DE BORJA JIMENEZ-ALFARO GONZALEZ" w:date="2024-02-16T12:33:00Z">
        <w:r w:rsidDel="00120046">
          <w:rPr>
            <w:rFonts w:cstheme="minorHAnsi"/>
          </w:rPr>
          <w:lastRenderedPageBreak/>
          <w:delText>Fig</w:delText>
        </w:r>
        <w:r w:rsidR="00870F8D" w:rsidDel="00120046">
          <w:rPr>
            <w:rFonts w:cstheme="minorHAnsi"/>
          </w:rPr>
          <w:delText xml:space="preserve">. </w:delText>
        </w:r>
        <w:r w:rsidR="00231E87" w:rsidRPr="00F95F23" w:rsidDel="00120046">
          <w:rPr>
            <w:rFonts w:cstheme="minorHAnsi"/>
          </w:rPr>
          <w:delText>5</w:delText>
        </w:r>
        <w:r w:rsidR="008C4B93" w:rsidRPr="00F95F23" w:rsidDel="00120046">
          <w:rPr>
            <w:rFonts w:cstheme="minorHAnsi"/>
          </w:rPr>
          <w:delText xml:space="preserve"> Exploratory principal component analysis with 2 data subsets per each incubator.</w:delText>
        </w:r>
        <w:r w:rsidR="009A4451" w:rsidRPr="00F95F23" w:rsidDel="00120046">
          <w:rPr>
            <w:rFonts w:cstheme="minorHAnsi"/>
          </w:rPr>
          <w:delText xml:space="preserve"> Ex</w:delText>
        </w:r>
        <w:r w:rsidR="008C4B93" w:rsidRPr="00F95F23" w:rsidDel="00120046">
          <w:rPr>
            <w:rFonts w:cstheme="minorHAnsi"/>
          </w:rPr>
          <w:delText>planatory variables are the four germination phenology traits and EHS</w:delText>
        </w:r>
        <w:r w:rsidR="00870F8D" w:rsidDel="00120046">
          <w:rPr>
            <w:rFonts w:cstheme="minorHAnsi"/>
          </w:rPr>
          <w:delText>.</w:delText>
        </w:r>
        <w:r w:rsidR="00231E87" w:rsidRPr="00F95F23" w:rsidDel="00120046">
          <w:rPr>
            <w:rFonts w:cstheme="minorHAnsi"/>
            <w:noProof/>
            <w:lang w:eastAsia="ca-ES"/>
          </w:rPr>
          <w:drawing>
            <wp:inline distT="0" distB="0" distL="0" distR="0" wp14:anchorId="3AA104E7" wp14:editId="453BCEDF">
              <wp:extent cx="5400040" cy="28422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6.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842260"/>
                      </a:xfrm>
                      <a:prstGeom prst="rect">
                        <a:avLst/>
                      </a:prstGeom>
                    </pic:spPr>
                  </pic:pic>
                </a:graphicData>
              </a:graphic>
            </wp:inline>
          </w:drawing>
        </w:r>
      </w:del>
    </w:p>
    <w:p w14:paraId="7FEC9ABD" w14:textId="288F8A41" w:rsidR="008C4B93" w:rsidRPr="00F95F23" w:rsidDel="00120046" w:rsidRDefault="00EB7C71" w:rsidP="00EF1BC6">
      <w:pPr>
        <w:spacing w:line="360" w:lineRule="auto"/>
        <w:jc w:val="both"/>
        <w:rPr>
          <w:del w:id="1465" w:author="FRANCISCO DE BORJA JIMENEZ-ALFARO GONZALEZ" w:date="2024-02-16T12:33:00Z"/>
          <w:rFonts w:cstheme="minorHAnsi"/>
        </w:rPr>
      </w:pPr>
      <w:del w:id="1466" w:author="FRANCISCO DE BORJA JIMENEZ-ALFARO GONZALEZ" w:date="2024-02-16T12:33:00Z">
        <w:r w:rsidDel="00120046">
          <w:rPr>
            <w:rFonts w:cstheme="minorHAnsi"/>
          </w:rPr>
          <w:delText>Fig.</w:delText>
        </w:r>
        <w:r w:rsidR="00870F8D" w:rsidDel="00120046">
          <w:rPr>
            <w:rFonts w:cstheme="minorHAnsi"/>
          </w:rPr>
          <w:delText xml:space="preserve"> </w:delText>
        </w:r>
        <w:r w:rsidR="00231E87" w:rsidRPr="00F95F23" w:rsidDel="00120046">
          <w:rPr>
            <w:rFonts w:cstheme="minorHAnsi"/>
          </w:rPr>
          <w:delText>6 Relative germination proportion to each phenology period for both systems in our two incubators.</w:delText>
        </w:r>
      </w:del>
    </w:p>
    <w:p w14:paraId="128E9092" w14:textId="44B17D55" w:rsidR="00231E87" w:rsidRPr="00F95F23" w:rsidRDefault="00231E87" w:rsidP="00EF1BC6">
      <w:pPr>
        <w:spacing w:line="360" w:lineRule="auto"/>
        <w:jc w:val="both"/>
        <w:rPr>
          <w:rFonts w:cstheme="minorHAnsi"/>
        </w:rPr>
      </w:pPr>
      <w:del w:id="1467" w:author="FRANCISCO DE BORJA JIMENEZ-ALFARO GONZALEZ" w:date="2024-02-16T12:33:00Z">
        <w:r w:rsidRPr="00F95F23" w:rsidDel="00120046">
          <w:rPr>
            <w:rFonts w:cstheme="minorHAnsi"/>
            <w:noProof/>
            <w:lang w:eastAsia="ca-ES"/>
          </w:rPr>
          <w:drawing>
            <wp:inline distT="0" distB="0" distL="0" distR="0" wp14:anchorId="693A261F" wp14:editId="68220808">
              <wp:extent cx="5400040" cy="297116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5.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971165"/>
                      </a:xfrm>
                      <a:prstGeom prst="rect">
                        <a:avLst/>
                      </a:prstGeom>
                    </pic:spPr>
                  </pic:pic>
                </a:graphicData>
              </a:graphic>
            </wp:inline>
          </w:drawing>
        </w:r>
      </w:del>
    </w:p>
    <w:sectPr w:rsidR="00231E87" w:rsidRPr="00F95F23" w:rsidSect="00890373">
      <w:footerReference w:type="default" r:id="rId18"/>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2" w:author="FRANCISCO DE BORJA JIMENEZ-ALFARO GONZALEZ" w:date="2024-02-16T12:35:00Z" w:initials="BJ">
    <w:p w14:paraId="2357C96C" w14:textId="77777777" w:rsidR="00DD4202" w:rsidRDefault="00DD4202" w:rsidP="00DD4202">
      <w:pPr>
        <w:pStyle w:val="CommentText"/>
      </w:pPr>
      <w:r>
        <w:rPr>
          <w:rStyle w:val="CommentReference"/>
        </w:rPr>
        <w:annotationRef/>
      </w:r>
      <w:r>
        <w:t>Podemos dar un número o rango de días?</w:t>
      </w:r>
    </w:p>
  </w:comment>
  <w:comment w:id="117" w:author="FRANCISCO DE BORJA JIMENEZ-ALFARO GONZALEZ" w:date="2024-02-15T10:22:00Z" w:initials="BJ">
    <w:p w14:paraId="57E9DE77" w14:textId="37CD373C" w:rsidR="007F67D2" w:rsidRDefault="007F67D2" w:rsidP="007F67D2">
      <w:pPr>
        <w:pStyle w:val="CommentText"/>
      </w:pPr>
      <w:r>
        <w:rPr>
          <w:rStyle w:val="CommentReference"/>
        </w:rPr>
        <w:annotationRef/>
      </w:r>
      <w:hyperlink r:id="rId1" w:history="1">
        <w:r w:rsidRPr="00F26B52">
          <w:rPr>
            <w:rStyle w:val="Hyperlink"/>
          </w:rPr>
          <w:t>https://www.pnas.org/doi/full/10.1073/pnas.1711221114</w:t>
        </w:r>
      </w:hyperlink>
    </w:p>
  </w:comment>
  <w:comment w:id="196" w:author="FRANCISCO DE BORJA JIMENEZ-ALFARO GONZALEZ" w:date="2024-02-15T10:44:00Z" w:initials="BJ">
    <w:p w14:paraId="09982016" w14:textId="77777777" w:rsidR="00FC3DC8" w:rsidRDefault="00804AD1" w:rsidP="00FC3DC8">
      <w:pPr>
        <w:pStyle w:val="CommentText"/>
      </w:pPr>
      <w:r>
        <w:rPr>
          <w:rStyle w:val="CommentReference"/>
        </w:rPr>
        <w:annotationRef/>
      </w:r>
      <w:r w:rsidR="00FC3DC8">
        <w:t>Buscar ejemplos de annual weeds y dormancy (Benech-Arnold) o deserts (Venable)</w:t>
      </w:r>
    </w:p>
  </w:comment>
  <w:comment w:id="220" w:author="FRANCISCO DE BORJA JIMENEZ-ALFARO GONZALEZ" w:date="2024-02-15T10:54:00Z" w:initials="BJ">
    <w:p w14:paraId="6B5219B0" w14:textId="77777777" w:rsidR="00E3526B" w:rsidRDefault="00E3526B" w:rsidP="00E3526B">
      <w:pPr>
        <w:pStyle w:val="CommentText"/>
      </w:pPr>
      <w:r>
        <w:rPr>
          <w:rStyle w:val="CommentReference"/>
        </w:rPr>
        <w:annotationRef/>
      </w:r>
      <w:hyperlink r:id="rId2" w:history="1">
        <w:r w:rsidRPr="008D079F">
          <w:rPr>
            <w:rStyle w:val="Hyperlink"/>
          </w:rPr>
          <w:t>https://onlinelibrary.wiley.com/doi/abs/10.1111/j.1365-2486.2010.02368.x</w:t>
        </w:r>
      </w:hyperlink>
    </w:p>
  </w:comment>
  <w:comment w:id="238" w:author="FRANCISCO DE BORJA JIMENEZ-ALFARO GONZALEZ" w:date="2024-02-15T11:00:00Z" w:initials="BJ">
    <w:p w14:paraId="1F3E6C50" w14:textId="77777777" w:rsidR="00713CEB" w:rsidRDefault="00713CEB" w:rsidP="00713CEB">
      <w:pPr>
        <w:pStyle w:val="CommentText"/>
      </w:pPr>
      <w:r>
        <w:rPr>
          <w:rStyle w:val="CommentReference"/>
        </w:rPr>
        <w:annotationRef/>
      </w:r>
      <w:r>
        <w:rPr>
          <w:color w:val="251F47"/>
          <w:highlight w:val="white"/>
        </w:rPr>
        <w:t>Mondoni, A., Jiménez-Alfaro, B. &amp; Cavieres, L. A. (2022). Effect of climate change on plant regeneration from seeds in the arctic and alpine biome. In Plant Regeneration from Seeds (pp. 3-18). Academic Press.</w:t>
      </w:r>
    </w:p>
  </w:comment>
  <w:comment w:id="278" w:author="FRANCISCO DE BORJA JIMENEZ-ALFARO GONZALEZ" w:date="2024-02-15T11:10:00Z" w:initials="BJ">
    <w:p w14:paraId="1115697C" w14:textId="77777777" w:rsidR="00B139C5" w:rsidRDefault="002D4CFB" w:rsidP="00B139C5">
      <w:pPr>
        <w:pStyle w:val="CommentText"/>
      </w:pPr>
      <w:r>
        <w:rPr>
          <w:rStyle w:val="CommentReference"/>
        </w:rPr>
        <w:annotationRef/>
      </w:r>
      <w:r w:rsidR="00B139C5">
        <w:t>I don´t remember if this is like that: the Mediterranean germination syndrome with water and relatively low temperatures is OK for general med species, but it was also described for Mediteranean??? Please confirm it</w:t>
      </w:r>
    </w:p>
    <w:p w14:paraId="0D3CF20E" w14:textId="77777777" w:rsidR="00B139C5" w:rsidRDefault="00B139C5" w:rsidP="00B139C5">
      <w:pPr>
        <w:pStyle w:val="CommentText"/>
      </w:pPr>
      <w:r>
        <w:t xml:space="preserve"> it should be also necessary to check the more recent review of Giménez-benavides et al.)</w:t>
      </w:r>
    </w:p>
  </w:comment>
  <w:comment w:id="501" w:author="FRANCISCO DE BORJA JIMENEZ-ALFARO GONZALEZ" w:date="2024-02-16T12:40:00Z" w:initials="BJ">
    <w:p w14:paraId="7EF67539" w14:textId="77777777" w:rsidR="00B20C67" w:rsidRDefault="00B20C67" w:rsidP="00B20C67">
      <w:pPr>
        <w:pStyle w:val="CommentText"/>
      </w:pPr>
      <w:r>
        <w:rPr>
          <w:rStyle w:val="CommentReference"/>
        </w:rPr>
        <w:annotationRef/>
      </w:r>
      <w:r>
        <w:t>Incluir en el párrafo de las dos estrategias que plantas alpinas también pueden germinar bajo la nieve, para entender esta hipótesis</w:t>
      </w:r>
    </w:p>
  </w:comment>
  <w:comment w:id="773" w:author="Borja J-A" w:date="2024-02-15T17:48:00Z" w:initials="BJ">
    <w:p w14:paraId="3E8D7F19" w14:textId="0575F6E8" w:rsidR="0012582D" w:rsidRDefault="0012582D" w:rsidP="0012582D">
      <w:pPr>
        <w:pStyle w:val="CommentText"/>
      </w:pPr>
      <w:r>
        <w:rPr>
          <w:rStyle w:val="CommentReference"/>
        </w:rPr>
        <w:annotationRef/>
      </w:r>
      <w:r>
        <w:t>No se entiende muy bien, puedes mejorarlo?</w:t>
      </w:r>
    </w:p>
  </w:comment>
  <w:comment w:id="1165" w:author="CLARA ESPINOSA DEL ALBA" w:date="2024-01-17T15:58:00Z" w:initials="CE">
    <w:p w14:paraId="6F292924" w14:textId="3713E36F" w:rsidR="002B108C" w:rsidRDefault="002B108C" w:rsidP="002B108C">
      <w:pPr>
        <w:pStyle w:val="CommentText"/>
      </w:pPr>
      <w:r>
        <w:rPr>
          <w:rStyle w:val="CommentReference"/>
        </w:rPr>
        <w:annotationRef/>
      </w:r>
      <w:r>
        <w:t>The second model is difficult to resume in a figure (considering the interaction), thus I suggest addind a table with the model results in the main text</w:t>
      </w:r>
    </w:p>
  </w:comment>
  <w:comment w:id="1214" w:author="FRANCISCO DE BORJA JIMENEZ-ALFARO GONZALEZ" w:date="2024-02-16T08:41:00Z" w:initials="FG">
    <w:p w14:paraId="1F074002" w14:textId="6BC7820A" w:rsidR="500F0B95" w:rsidRDefault="500F0B95">
      <w:pPr>
        <w:pStyle w:val="CommentText"/>
      </w:pPr>
      <w:r>
        <w:t>Yo esto no lo veo. Si acaso, como mucho, para el apéndice (la actual Fig. 6), pero no se entiende muy bien. Si se quieren incluir interacciones, y se ponen como resultados, entonces hay que dar más detalles en el Apéndice que la figura. Otra opción, que en principio yo prefiero, es no contar con las interacciones, porque los traits se espera que estén relacionados (si germino en otoño obviamente germinaré menos en primavera...) Por el momento me olvidaría de todo esto.</w:t>
      </w:r>
      <w:r>
        <w:rPr>
          <w:rStyle w:val="CommentReference"/>
        </w:rPr>
        <w:annotationRef/>
      </w:r>
    </w:p>
  </w:comment>
  <w:comment w:id="1237" w:author="FRANCISCO DE BORJA JIMENEZ-ALFARO GONZALEZ" w:date="2024-02-16T12:12:00Z" w:initials="BJ">
    <w:p w14:paraId="6A3A6506" w14:textId="77777777" w:rsidR="00700F07" w:rsidRDefault="00700F07" w:rsidP="00700F07">
      <w:pPr>
        <w:pStyle w:val="CommentText"/>
      </w:pPr>
      <w:r>
        <w:rPr>
          <w:rStyle w:val="CommentReference"/>
        </w:rPr>
        <w:annotationRef/>
      </w:r>
      <w:r>
        <w:t>Creo que por el momento quitar esta parte (también en los métodos), no aporta nada al tema general, y en cualquier caso es confuso (habría que volver a separar los systems). Considerando que ahora tenemos las pruebas de campo, mejor dejar los PCAs aparte (por el momento, ni siquiera a los Appendices)</w:t>
      </w:r>
    </w:p>
  </w:comment>
  <w:comment w:id="1265" w:author="FRANCISCO DE BORJA JIMENEZ-ALFARO GONZALEZ" w:date="2024-02-16T12:24:00Z" w:initials="BJ">
    <w:p w14:paraId="04039453" w14:textId="77777777" w:rsidR="00C60A1F" w:rsidRDefault="00C60A1F" w:rsidP="00C60A1F">
      <w:pPr>
        <w:pStyle w:val="CommentText"/>
      </w:pPr>
      <w:r>
        <w:rPr>
          <w:rStyle w:val="CommentReference"/>
        </w:rPr>
        <w:annotationRef/>
      </w:r>
      <w:r>
        <w:t>Expllicar qué siginifica lo de primero y segundo Autumn, y también por qué hay dos periodos. Por ejemplo, Spring-Summer significa que germinaron igual en cada periodo?</w:t>
      </w:r>
    </w:p>
  </w:comment>
  <w:comment w:id="1273" w:author="FRANCISCO DE BORJA JIMENEZ-ALFARO GONZALEZ" w:date="2024-02-16T12:30:00Z" w:initials="BJ">
    <w:p w14:paraId="329B8691" w14:textId="77777777" w:rsidR="009825C2" w:rsidRDefault="009825C2" w:rsidP="009825C2">
      <w:pPr>
        <w:pStyle w:val="CommentText"/>
      </w:pPr>
      <w:r>
        <w:rPr>
          <w:rStyle w:val="CommentReference"/>
        </w:rPr>
        <w:annotationRef/>
      </w:r>
      <w:r>
        <w:t>No consigo interpretar la tabla, por favor intenta explicarlo y mostrar qué significa lo de Spring 2</w:t>
      </w:r>
      <w:r>
        <w:rPr>
          <w:vertAlign w:val="superscript"/>
        </w:rPr>
        <w:t>nd</w:t>
      </w:r>
      <w:r>
        <w:t xml:space="preserve"> autumn.... Es mejor mostrar primero la columna de Field , que es el resultado principal, y despues el otro con el que se está comparando. También se pueden poner las dos especies que faltan, porque supongo que habrá un resultado de campo, aunque no se hayan podido germinar en laboratorio.</w:t>
      </w:r>
    </w:p>
  </w:comment>
  <w:comment w:id="1309" w:author="FRANCISCO DE BORJA JIMENEZ-ALFARO GONZALEZ" w:date="2024-02-16T13:01:00Z" w:initials="BJ">
    <w:p w14:paraId="445A18E7" w14:textId="77777777" w:rsidR="00D85B37" w:rsidRDefault="00D85B37" w:rsidP="00D85B37">
      <w:pPr>
        <w:pStyle w:val="CommentText"/>
      </w:pPr>
      <w:r>
        <w:rPr>
          <w:rStyle w:val="CommentReference"/>
        </w:rPr>
        <w:annotationRef/>
      </w:r>
      <w:r>
        <w:t>La secuencia sería:</w:t>
      </w:r>
    </w:p>
    <w:p w14:paraId="4F7A2C9C" w14:textId="77777777" w:rsidR="00D85B37" w:rsidRDefault="00D85B37" w:rsidP="00D85B37">
      <w:pPr>
        <w:pStyle w:val="CommentText"/>
      </w:pPr>
      <w:r>
        <w:t>4.1 discute la primera pregunta (microclimatic conditions) y se supone que será más larga. He organizado más o menos lo párrafos que había antes, pero hay que incluir los resultados de los field experiments en algun lado. La secuencia va primero enfocada al fellfield y luego al snowbed, aunque hay un mini-intro general</w:t>
      </w:r>
    </w:p>
    <w:p w14:paraId="00BBF8F0" w14:textId="77777777" w:rsidR="00D85B37" w:rsidRDefault="00D85B37" w:rsidP="00D85B37">
      <w:pPr>
        <w:pStyle w:val="CommentText"/>
      </w:pPr>
      <w:r>
        <w:t>4.2 discute la segunda pregunta (macroclimate) y las diferencias/parecidos de los dos sistemas, empezando por el templado. También hay que mencionar los resultados del field sowing</w:t>
      </w:r>
    </w:p>
  </w:comment>
  <w:comment w:id="1328" w:author="FRANCISCO DE BORJA JIMENEZ-ALFARO GONZALEZ" w:date="2024-02-16T12:52:00Z" w:initials="BJ">
    <w:p w14:paraId="1DF1B44C" w14:textId="4636E6C9" w:rsidR="0086735C" w:rsidRDefault="0086735C" w:rsidP="0086735C">
      <w:pPr>
        <w:pStyle w:val="CommentText"/>
      </w:pPr>
      <w:r>
        <w:rPr>
          <w:rStyle w:val="CommentReference"/>
        </w:rPr>
        <w:annotationRef/>
      </w:r>
      <w:r>
        <w:t>Conectar estas frases, que se repiten</w:t>
      </w:r>
    </w:p>
  </w:comment>
  <w:comment w:id="1331" w:author="FRANCISCO DE BORJA JIMENEZ-ALFARO GONZALEZ" w:date="2024-02-16T12:53:00Z" w:initials="BJ">
    <w:p w14:paraId="4105EC4C" w14:textId="77777777" w:rsidR="0086735C" w:rsidRDefault="0086735C" w:rsidP="0086735C">
      <w:pPr>
        <w:pStyle w:val="CommentText"/>
      </w:pPr>
      <w:r>
        <w:rPr>
          <w:rStyle w:val="CommentReference"/>
        </w:rPr>
        <w:annotationRef/>
      </w:r>
      <w:r>
        <w:t>Conectar y sintetizar, se repite lo mismo</w:t>
      </w:r>
    </w:p>
  </w:comment>
  <w:comment w:id="1332" w:author="FRANCISCO DE BORJA JIMENEZ-ALFARO GONZALEZ" w:date="2024-02-16T12:53:00Z" w:initials="BJ">
    <w:p w14:paraId="62998D1B" w14:textId="77777777" w:rsidR="003B25A5" w:rsidRDefault="003B25A5" w:rsidP="003B25A5">
      <w:pPr>
        <w:pStyle w:val="CommentText"/>
      </w:pPr>
      <w:r>
        <w:rPr>
          <w:rStyle w:val="CommentReference"/>
        </w:rPr>
        <w:annotationRef/>
      </w:r>
      <w:r>
        <w:t>?</w:t>
      </w:r>
    </w:p>
  </w:comment>
  <w:comment w:id="1461" w:author="FRANCISCO DE BORJA JIMENEZ-ALFARO GONZALEZ" w:date="2024-02-16T12:33:00Z" w:initials="BJ">
    <w:p w14:paraId="216396C7" w14:textId="4154DA63" w:rsidR="00120046" w:rsidRDefault="00120046" w:rsidP="00120046">
      <w:pPr>
        <w:pStyle w:val="CommentText"/>
      </w:pPr>
      <w:r>
        <w:rPr>
          <w:rStyle w:val="CommentReference"/>
        </w:rPr>
        <w:annotationRef/>
      </w:r>
      <w:r>
        <w:t>Mover al Apéndice</w:t>
      </w:r>
    </w:p>
  </w:comment>
  <w:comment w:id="1462" w:author="EDUARDO FERNANDEZ PASCUAL" w:date="2023-09-04T13:24:00Z" w:initials="EF">
    <w:p w14:paraId="5094F66C" w14:textId="1365F0DA" w:rsidR="007C0ECC" w:rsidRPr="000B09F4" w:rsidRDefault="007C0ECC" w:rsidP="00EF1BC6">
      <w:pPr>
        <w:pStyle w:val="CommentText"/>
        <w:rPr>
          <w:lang w:val="es-ES"/>
        </w:rPr>
      </w:pPr>
      <w:r>
        <w:rPr>
          <w:rStyle w:val="CommentReference"/>
        </w:rPr>
        <w:annotationRef/>
      </w:r>
      <w:r w:rsidRPr="000B09F4">
        <w:rPr>
          <w:lang w:val="es-ES"/>
        </w:rPr>
        <w:t>Esta figura son los datos brutos, mientras que la figura 3 es el análisis de los datos. Por tanto, esta figura debería de ir antes que la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57C96C" w15:done="0"/>
  <w15:commentEx w15:paraId="57E9DE77" w15:done="0"/>
  <w15:commentEx w15:paraId="09982016" w15:done="0"/>
  <w15:commentEx w15:paraId="6B5219B0" w15:done="0"/>
  <w15:commentEx w15:paraId="1F3E6C50" w15:done="0"/>
  <w15:commentEx w15:paraId="0D3CF20E" w15:done="0"/>
  <w15:commentEx w15:paraId="7EF67539" w15:done="0"/>
  <w15:commentEx w15:paraId="3E8D7F19" w15:done="0"/>
  <w15:commentEx w15:paraId="6F292924" w15:done="0"/>
  <w15:commentEx w15:paraId="1F074002" w15:done="0"/>
  <w15:commentEx w15:paraId="6A3A6506" w15:done="0"/>
  <w15:commentEx w15:paraId="04039453" w15:done="0"/>
  <w15:commentEx w15:paraId="329B8691" w15:done="0"/>
  <w15:commentEx w15:paraId="00BBF8F0" w15:done="0"/>
  <w15:commentEx w15:paraId="1DF1B44C" w15:done="0"/>
  <w15:commentEx w15:paraId="4105EC4C" w15:done="0"/>
  <w15:commentEx w15:paraId="62998D1B" w15:done="0"/>
  <w15:commentEx w15:paraId="216396C7" w15:done="0"/>
  <w15:commentEx w15:paraId="5094F66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33DF01C" w16cex:dateUtc="2024-02-16T11:35:00Z"/>
  <w16cex:commentExtensible w16cex:durableId="525E97E7" w16cex:dateUtc="2024-02-15T09:22:00Z"/>
  <w16cex:commentExtensible w16cex:durableId="6439B4F1" w16cex:dateUtc="2024-02-15T09:44:00Z"/>
  <w16cex:commentExtensible w16cex:durableId="02987B17" w16cex:dateUtc="2024-02-15T09:54:00Z"/>
  <w16cex:commentExtensible w16cex:durableId="7B29A0D2" w16cex:dateUtc="2024-02-15T10:00:00Z"/>
  <w16cex:commentExtensible w16cex:durableId="7E7F41F2" w16cex:dateUtc="2024-02-15T10:10:00Z"/>
  <w16cex:commentExtensible w16cex:durableId="6ED5E291" w16cex:dateUtc="2024-02-16T11:40:00Z"/>
  <w16cex:commentExtensible w16cex:durableId="2D4EC578" w16cex:dateUtc="2024-02-15T16:48:00Z"/>
  <w16cex:commentExtensible w16cex:durableId="59DD9FEA" w16cex:dateUtc="2024-01-17T14:58:00Z"/>
  <w16cex:commentExtensible w16cex:durableId="71885A21" w16cex:dateUtc="2024-02-16T07:41:00Z"/>
  <w16cex:commentExtensible w16cex:durableId="7DF79F11" w16cex:dateUtc="2024-02-16T11:12:00Z"/>
  <w16cex:commentExtensible w16cex:durableId="6FD1104B" w16cex:dateUtc="2024-02-16T11:24:00Z"/>
  <w16cex:commentExtensible w16cex:durableId="32997285" w16cex:dateUtc="2024-02-16T11:30:00Z"/>
  <w16cex:commentExtensible w16cex:durableId="5E19CD52" w16cex:dateUtc="2024-02-16T12:01:00Z"/>
  <w16cex:commentExtensible w16cex:durableId="6ADFB21A" w16cex:dateUtc="2024-02-16T11:52:00Z"/>
  <w16cex:commentExtensible w16cex:durableId="0706608E" w16cex:dateUtc="2024-02-16T11:53:00Z"/>
  <w16cex:commentExtensible w16cex:durableId="1B2EC365" w16cex:dateUtc="2024-02-16T11:53:00Z"/>
  <w16cex:commentExtensible w16cex:durableId="7BC343B4" w16cex:dateUtc="2024-02-16T11:33:00Z"/>
  <w16cex:commentExtensible w16cex:durableId="28A05925" w16cex:dateUtc="2023-09-04T1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57C96C" w16cid:durableId="633DF01C"/>
  <w16cid:commentId w16cid:paraId="57E9DE77" w16cid:durableId="525E97E7"/>
  <w16cid:commentId w16cid:paraId="09982016" w16cid:durableId="6439B4F1"/>
  <w16cid:commentId w16cid:paraId="6B5219B0" w16cid:durableId="02987B17"/>
  <w16cid:commentId w16cid:paraId="1F3E6C50" w16cid:durableId="7B29A0D2"/>
  <w16cid:commentId w16cid:paraId="0D3CF20E" w16cid:durableId="7E7F41F2"/>
  <w16cid:commentId w16cid:paraId="7EF67539" w16cid:durableId="6ED5E291"/>
  <w16cid:commentId w16cid:paraId="3E8D7F19" w16cid:durableId="2D4EC578"/>
  <w16cid:commentId w16cid:paraId="6F292924" w16cid:durableId="59DD9FEA"/>
  <w16cid:commentId w16cid:paraId="1F074002" w16cid:durableId="71885A21"/>
  <w16cid:commentId w16cid:paraId="6A3A6506" w16cid:durableId="7DF79F11"/>
  <w16cid:commentId w16cid:paraId="04039453" w16cid:durableId="6FD1104B"/>
  <w16cid:commentId w16cid:paraId="329B8691" w16cid:durableId="32997285"/>
  <w16cid:commentId w16cid:paraId="00BBF8F0" w16cid:durableId="5E19CD52"/>
  <w16cid:commentId w16cid:paraId="1DF1B44C" w16cid:durableId="6ADFB21A"/>
  <w16cid:commentId w16cid:paraId="4105EC4C" w16cid:durableId="0706608E"/>
  <w16cid:commentId w16cid:paraId="62998D1B" w16cid:durableId="1B2EC365"/>
  <w16cid:commentId w16cid:paraId="216396C7" w16cid:durableId="7BC343B4"/>
  <w16cid:commentId w16cid:paraId="5094F66C" w16cid:durableId="28A059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12DFE" w14:textId="77777777" w:rsidR="00890373" w:rsidRDefault="00890373" w:rsidP="008060D5">
      <w:pPr>
        <w:spacing w:after="0" w:line="240" w:lineRule="auto"/>
      </w:pPr>
      <w:r>
        <w:separator/>
      </w:r>
    </w:p>
  </w:endnote>
  <w:endnote w:type="continuationSeparator" w:id="0">
    <w:p w14:paraId="4D85D1F6" w14:textId="77777777" w:rsidR="00890373" w:rsidRDefault="00890373"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767557"/>
      <w:docPartObj>
        <w:docPartGallery w:val="Page Numbers (Bottom of Page)"/>
        <w:docPartUnique/>
      </w:docPartObj>
    </w:sdtPr>
    <w:sdtEndPr/>
    <w:sdtContent>
      <w:p w14:paraId="494069D9" w14:textId="602F70C6" w:rsidR="007C0ECC" w:rsidRDefault="007C0ECC">
        <w:pPr>
          <w:pStyle w:val="Footer"/>
          <w:jc w:val="center"/>
        </w:pPr>
        <w:r>
          <w:fldChar w:fldCharType="begin"/>
        </w:r>
        <w:r>
          <w:instrText>PAGE   \* MERGEFORMAT</w:instrText>
        </w:r>
        <w:r>
          <w:fldChar w:fldCharType="separate"/>
        </w:r>
        <w:r w:rsidR="00342299" w:rsidRPr="00342299">
          <w:rPr>
            <w:noProof/>
            <w:lang w:val="es-ES"/>
          </w:rPr>
          <w:t>20</w:t>
        </w:r>
        <w:r>
          <w:fldChar w:fldCharType="end"/>
        </w:r>
      </w:p>
    </w:sdtContent>
  </w:sdt>
  <w:p w14:paraId="27CFAAC6" w14:textId="77777777" w:rsidR="007C0ECC" w:rsidRDefault="007C0E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7A9B1" w14:textId="77777777" w:rsidR="00890373" w:rsidRDefault="00890373" w:rsidP="008060D5">
      <w:pPr>
        <w:spacing w:after="0" w:line="240" w:lineRule="auto"/>
      </w:pPr>
      <w:r>
        <w:separator/>
      </w:r>
    </w:p>
  </w:footnote>
  <w:footnote w:type="continuationSeparator" w:id="0">
    <w:p w14:paraId="6C7D31B6" w14:textId="77777777" w:rsidR="00890373" w:rsidRDefault="00890373" w:rsidP="00806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0"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5"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7"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19"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2"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0171168">
    <w:abstractNumId w:val="15"/>
  </w:num>
  <w:num w:numId="2" w16cid:durableId="755983792">
    <w:abstractNumId w:val="8"/>
  </w:num>
  <w:num w:numId="3" w16cid:durableId="975256845">
    <w:abstractNumId w:val="20"/>
  </w:num>
  <w:num w:numId="4" w16cid:durableId="316767415">
    <w:abstractNumId w:val="17"/>
  </w:num>
  <w:num w:numId="5" w16cid:durableId="209222800">
    <w:abstractNumId w:val="23"/>
  </w:num>
  <w:num w:numId="6" w16cid:durableId="794639397">
    <w:abstractNumId w:val="14"/>
  </w:num>
  <w:num w:numId="7" w16cid:durableId="2107262506">
    <w:abstractNumId w:val="18"/>
  </w:num>
  <w:num w:numId="8" w16cid:durableId="194271747">
    <w:abstractNumId w:val="6"/>
  </w:num>
  <w:num w:numId="9" w16cid:durableId="1367607331">
    <w:abstractNumId w:val="21"/>
  </w:num>
  <w:num w:numId="10" w16cid:durableId="1828590164">
    <w:abstractNumId w:val="16"/>
  </w:num>
  <w:num w:numId="11" w16cid:durableId="376583603">
    <w:abstractNumId w:val="13"/>
  </w:num>
  <w:num w:numId="12" w16cid:durableId="671760078">
    <w:abstractNumId w:val="1"/>
  </w:num>
  <w:num w:numId="13" w16cid:durableId="1994140616">
    <w:abstractNumId w:val="7"/>
  </w:num>
  <w:num w:numId="14" w16cid:durableId="113985231">
    <w:abstractNumId w:val="4"/>
  </w:num>
  <w:num w:numId="15" w16cid:durableId="1520194440">
    <w:abstractNumId w:val="26"/>
  </w:num>
  <w:num w:numId="16" w16cid:durableId="1301153941">
    <w:abstractNumId w:val="5"/>
  </w:num>
  <w:num w:numId="17" w16cid:durableId="635337280">
    <w:abstractNumId w:val="3"/>
  </w:num>
  <w:num w:numId="18" w16cid:durableId="711423010">
    <w:abstractNumId w:val="11"/>
  </w:num>
  <w:num w:numId="19" w16cid:durableId="1102798339">
    <w:abstractNumId w:val="12"/>
  </w:num>
  <w:num w:numId="20" w16cid:durableId="1402823819">
    <w:abstractNumId w:val="24"/>
  </w:num>
  <w:num w:numId="21" w16cid:durableId="570504874">
    <w:abstractNumId w:val="10"/>
  </w:num>
  <w:num w:numId="22" w16cid:durableId="1463815465">
    <w:abstractNumId w:val="2"/>
  </w:num>
  <w:num w:numId="23" w16cid:durableId="1529903669">
    <w:abstractNumId w:val="0"/>
  </w:num>
  <w:num w:numId="24" w16cid:durableId="1571115790">
    <w:abstractNumId w:val="19"/>
  </w:num>
  <w:num w:numId="25" w16cid:durableId="249243640">
    <w:abstractNumId w:val="25"/>
  </w:num>
  <w:num w:numId="26" w16cid:durableId="18750143">
    <w:abstractNumId w:val="22"/>
  </w:num>
  <w:num w:numId="27" w16cid:durableId="1132478639">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ISCO DE BORJA JIMENEZ-ALFARO GONZALEZ">
    <w15:presenceInfo w15:providerId="AD" w15:userId="S::jimenezalfaro@uniovi.es::7a07debb-7299-4e3a-b4e7-bb63edf1c6c5"/>
  </w15:person>
  <w15:person w15:author="Borja J-A">
    <w15:presenceInfo w15:providerId="Windows Live" w15:userId="f0a7a681c0fd0112"/>
  </w15:person>
  <w15:person w15:author="CLARA ESPINOSA DEL ALBA">
    <w15:presenceInfo w15:providerId="AD" w15:userId="S::espinosaclara@uniovi.es::56b0cbcd-66e9-4a2a-97b1-2aadcbcf6318"/>
  </w15:person>
  <w15:person w15:author="EDUARDO FERNANDEZ PASCUAL">
    <w15:presenceInfo w15:providerId="AD" w15:userId="S::fernandezpeduardo@uniovi.es::0e8328ed-56ff-4d0a-9c6e-ed6996099a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0BD"/>
    <w:rsid w:val="000002DB"/>
    <w:rsid w:val="00001051"/>
    <w:rsid w:val="0000185B"/>
    <w:rsid w:val="0000268A"/>
    <w:rsid w:val="0000283F"/>
    <w:rsid w:val="000032D9"/>
    <w:rsid w:val="00003A3C"/>
    <w:rsid w:val="00003CE2"/>
    <w:rsid w:val="00005C36"/>
    <w:rsid w:val="00005DD8"/>
    <w:rsid w:val="00006D5D"/>
    <w:rsid w:val="000072BD"/>
    <w:rsid w:val="00007BB3"/>
    <w:rsid w:val="000104DF"/>
    <w:rsid w:val="00010DB7"/>
    <w:rsid w:val="00010DC7"/>
    <w:rsid w:val="00010FF4"/>
    <w:rsid w:val="00011784"/>
    <w:rsid w:val="00011B7A"/>
    <w:rsid w:val="00011EB4"/>
    <w:rsid w:val="00011F6B"/>
    <w:rsid w:val="0001298C"/>
    <w:rsid w:val="00012B0C"/>
    <w:rsid w:val="000135FA"/>
    <w:rsid w:val="0001412F"/>
    <w:rsid w:val="000158CB"/>
    <w:rsid w:val="00015C1D"/>
    <w:rsid w:val="00015E56"/>
    <w:rsid w:val="00016AAD"/>
    <w:rsid w:val="00017199"/>
    <w:rsid w:val="0001778C"/>
    <w:rsid w:val="000177FA"/>
    <w:rsid w:val="0002012C"/>
    <w:rsid w:val="00020644"/>
    <w:rsid w:val="00020662"/>
    <w:rsid w:val="00021119"/>
    <w:rsid w:val="00023986"/>
    <w:rsid w:val="00024631"/>
    <w:rsid w:val="00024831"/>
    <w:rsid w:val="00024B86"/>
    <w:rsid w:val="00024C6A"/>
    <w:rsid w:val="00025337"/>
    <w:rsid w:val="00025759"/>
    <w:rsid w:val="00025C3E"/>
    <w:rsid w:val="0002638C"/>
    <w:rsid w:val="00026440"/>
    <w:rsid w:val="0002662F"/>
    <w:rsid w:val="0003077C"/>
    <w:rsid w:val="00030C0A"/>
    <w:rsid w:val="00031330"/>
    <w:rsid w:val="00031C99"/>
    <w:rsid w:val="00032160"/>
    <w:rsid w:val="00032288"/>
    <w:rsid w:val="000322F8"/>
    <w:rsid w:val="00032CE9"/>
    <w:rsid w:val="0003328D"/>
    <w:rsid w:val="00033348"/>
    <w:rsid w:val="00033516"/>
    <w:rsid w:val="00034511"/>
    <w:rsid w:val="000350B8"/>
    <w:rsid w:val="00035701"/>
    <w:rsid w:val="00035A45"/>
    <w:rsid w:val="00035E9F"/>
    <w:rsid w:val="0003614B"/>
    <w:rsid w:val="0003646E"/>
    <w:rsid w:val="0003756F"/>
    <w:rsid w:val="000377BE"/>
    <w:rsid w:val="00040020"/>
    <w:rsid w:val="0004035C"/>
    <w:rsid w:val="000403DC"/>
    <w:rsid w:val="00040485"/>
    <w:rsid w:val="00040BD4"/>
    <w:rsid w:val="0004120D"/>
    <w:rsid w:val="000415A4"/>
    <w:rsid w:val="00041651"/>
    <w:rsid w:val="00041738"/>
    <w:rsid w:val="000419FD"/>
    <w:rsid w:val="0004271E"/>
    <w:rsid w:val="00042F1A"/>
    <w:rsid w:val="00042F9A"/>
    <w:rsid w:val="00043089"/>
    <w:rsid w:val="0004372E"/>
    <w:rsid w:val="000442B6"/>
    <w:rsid w:val="000444C5"/>
    <w:rsid w:val="00044848"/>
    <w:rsid w:val="00044D8D"/>
    <w:rsid w:val="00044DB2"/>
    <w:rsid w:val="000456BC"/>
    <w:rsid w:val="000458D8"/>
    <w:rsid w:val="000459C7"/>
    <w:rsid w:val="00045C10"/>
    <w:rsid w:val="000465DF"/>
    <w:rsid w:val="0004694D"/>
    <w:rsid w:val="0004722A"/>
    <w:rsid w:val="00047810"/>
    <w:rsid w:val="00047A70"/>
    <w:rsid w:val="00047A7A"/>
    <w:rsid w:val="00047EBD"/>
    <w:rsid w:val="00047FE1"/>
    <w:rsid w:val="0005143D"/>
    <w:rsid w:val="0005209E"/>
    <w:rsid w:val="00052B8F"/>
    <w:rsid w:val="000534C3"/>
    <w:rsid w:val="00053907"/>
    <w:rsid w:val="00053DFB"/>
    <w:rsid w:val="000545C9"/>
    <w:rsid w:val="00054B13"/>
    <w:rsid w:val="00054EE7"/>
    <w:rsid w:val="000557CA"/>
    <w:rsid w:val="00055D7A"/>
    <w:rsid w:val="00056FFB"/>
    <w:rsid w:val="00057372"/>
    <w:rsid w:val="00060042"/>
    <w:rsid w:val="0006032C"/>
    <w:rsid w:val="0006144D"/>
    <w:rsid w:val="00061E61"/>
    <w:rsid w:val="00062534"/>
    <w:rsid w:val="00063104"/>
    <w:rsid w:val="00063898"/>
    <w:rsid w:val="000638D4"/>
    <w:rsid w:val="00063B81"/>
    <w:rsid w:val="00063DFE"/>
    <w:rsid w:val="000645E1"/>
    <w:rsid w:val="00064B26"/>
    <w:rsid w:val="00064BBE"/>
    <w:rsid w:val="000652E8"/>
    <w:rsid w:val="000653AD"/>
    <w:rsid w:val="000653B2"/>
    <w:rsid w:val="00065B45"/>
    <w:rsid w:val="00065C74"/>
    <w:rsid w:val="0006686C"/>
    <w:rsid w:val="000669B2"/>
    <w:rsid w:val="00066BB4"/>
    <w:rsid w:val="00066BDD"/>
    <w:rsid w:val="0006767A"/>
    <w:rsid w:val="000678E7"/>
    <w:rsid w:val="00070034"/>
    <w:rsid w:val="000705EB"/>
    <w:rsid w:val="000708B1"/>
    <w:rsid w:val="00070967"/>
    <w:rsid w:val="00070B08"/>
    <w:rsid w:val="000710EF"/>
    <w:rsid w:val="00072154"/>
    <w:rsid w:val="000721B2"/>
    <w:rsid w:val="00072246"/>
    <w:rsid w:val="000732D6"/>
    <w:rsid w:val="000733B5"/>
    <w:rsid w:val="0007379D"/>
    <w:rsid w:val="00073BAE"/>
    <w:rsid w:val="00073E97"/>
    <w:rsid w:val="00074242"/>
    <w:rsid w:val="000749B2"/>
    <w:rsid w:val="00074C70"/>
    <w:rsid w:val="00074E33"/>
    <w:rsid w:val="000756D3"/>
    <w:rsid w:val="0007630C"/>
    <w:rsid w:val="0007658F"/>
    <w:rsid w:val="00077752"/>
    <w:rsid w:val="00077A3D"/>
    <w:rsid w:val="00077B76"/>
    <w:rsid w:val="00077B9F"/>
    <w:rsid w:val="00080765"/>
    <w:rsid w:val="00080922"/>
    <w:rsid w:val="000818D6"/>
    <w:rsid w:val="00081B2A"/>
    <w:rsid w:val="00082C57"/>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3D8"/>
    <w:rsid w:val="000926E9"/>
    <w:rsid w:val="00092A0A"/>
    <w:rsid w:val="00092B1B"/>
    <w:rsid w:val="00092BA8"/>
    <w:rsid w:val="00092D23"/>
    <w:rsid w:val="00092EEE"/>
    <w:rsid w:val="000940C2"/>
    <w:rsid w:val="0009417D"/>
    <w:rsid w:val="000943F5"/>
    <w:rsid w:val="00094726"/>
    <w:rsid w:val="00094EDD"/>
    <w:rsid w:val="00094F79"/>
    <w:rsid w:val="00095241"/>
    <w:rsid w:val="00095305"/>
    <w:rsid w:val="0009530B"/>
    <w:rsid w:val="00095A07"/>
    <w:rsid w:val="00095F71"/>
    <w:rsid w:val="00096994"/>
    <w:rsid w:val="00096D12"/>
    <w:rsid w:val="00096D24"/>
    <w:rsid w:val="000971BE"/>
    <w:rsid w:val="0009738D"/>
    <w:rsid w:val="00097771"/>
    <w:rsid w:val="000A011C"/>
    <w:rsid w:val="000A024A"/>
    <w:rsid w:val="000A02E7"/>
    <w:rsid w:val="000A0622"/>
    <w:rsid w:val="000A06B5"/>
    <w:rsid w:val="000A11BF"/>
    <w:rsid w:val="000A19CF"/>
    <w:rsid w:val="000A2612"/>
    <w:rsid w:val="000A3207"/>
    <w:rsid w:val="000A3793"/>
    <w:rsid w:val="000A37BA"/>
    <w:rsid w:val="000A3A48"/>
    <w:rsid w:val="000A422E"/>
    <w:rsid w:val="000A4547"/>
    <w:rsid w:val="000A4CBF"/>
    <w:rsid w:val="000A575C"/>
    <w:rsid w:val="000A59F9"/>
    <w:rsid w:val="000A5B8D"/>
    <w:rsid w:val="000A5DCF"/>
    <w:rsid w:val="000A6EED"/>
    <w:rsid w:val="000A7145"/>
    <w:rsid w:val="000B038D"/>
    <w:rsid w:val="000B09F4"/>
    <w:rsid w:val="000B0BBE"/>
    <w:rsid w:val="000B197D"/>
    <w:rsid w:val="000B40E0"/>
    <w:rsid w:val="000B41AC"/>
    <w:rsid w:val="000B43C0"/>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B71C6"/>
    <w:rsid w:val="000B76E0"/>
    <w:rsid w:val="000C1380"/>
    <w:rsid w:val="000C1563"/>
    <w:rsid w:val="000C1630"/>
    <w:rsid w:val="000C1F97"/>
    <w:rsid w:val="000C2511"/>
    <w:rsid w:val="000C2D58"/>
    <w:rsid w:val="000C32B7"/>
    <w:rsid w:val="000C339B"/>
    <w:rsid w:val="000C391C"/>
    <w:rsid w:val="000C4151"/>
    <w:rsid w:val="000C4375"/>
    <w:rsid w:val="000C4A88"/>
    <w:rsid w:val="000C505C"/>
    <w:rsid w:val="000C511F"/>
    <w:rsid w:val="000C545A"/>
    <w:rsid w:val="000C570D"/>
    <w:rsid w:val="000C58E1"/>
    <w:rsid w:val="000C6D91"/>
    <w:rsid w:val="000C6EEE"/>
    <w:rsid w:val="000C6F56"/>
    <w:rsid w:val="000C71CE"/>
    <w:rsid w:val="000C7FBF"/>
    <w:rsid w:val="000D08C1"/>
    <w:rsid w:val="000D0EAC"/>
    <w:rsid w:val="000D2462"/>
    <w:rsid w:val="000D2916"/>
    <w:rsid w:val="000D2B48"/>
    <w:rsid w:val="000D3173"/>
    <w:rsid w:val="000D3946"/>
    <w:rsid w:val="000D3E95"/>
    <w:rsid w:val="000D4D84"/>
    <w:rsid w:val="000D5930"/>
    <w:rsid w:val="000D5B91"/>
    <w:rsid w:val="000D68EA"/>
    <w:rsid w:val="000D6E66"/>
    <w:rsid w:val="000D6EA4"/>
    <w:rsid w:val="000D6FE5"/>
    <w:rsid w:val="000D7049"/>
    <w:rsid w:val="000E06B7"/>
    <w:rsid w:val="000E1208"/>
    <w:rsid w:val="000E25BE"/>
    <w:rsid w:val="000E2CC0"/>
    <w:rsid w:val="000E35FD"/>
    <w:rsid w:val="000E3D97"/>
    <w:rsid w:val="000E3F23"/>
    <w:rsid w:val="000E3F33"/>
    <w:rsid w:val="000E4494"/>
    <w:rsid w:val="000E472B"/>
    <w:rsid w:val="000E5549"/>
    <w:rsid w:val="000E5637"/>
    <w:rsid w:val="000E5853"/>
    <w:rsid w:val="000E6BFD"/>
    <w:rsid w:val="000E6D9B"/>
    <w:rsid w:val="000E6E32"/>
    <w:rsid w:val="000E7007"/>
    <w:rsid w:val="000F07CD"/>
    <w:rsid w:val="000F0870"/>
    <w:rsid w:val="000F1264"/>
    <w:rsid w:val="000F18F3"/>
    <w:rsid w:val="000F30DC"/>
    <w:rsid w:val="000F31FA"/>
    <w:rsid w:val="000F3583"/>
    <w:rsid w:val="000F39BC"/>
    <w:rsid w:val="000F3AAE"/>
    <w:rsid w:val="000F4128"/>
    <w:rsid w:val="000F4A08"/>
    <w:rsid w:val="000F4E3E"/>
    <w:rsid w:val="000F52C9"/>
    <w:rsid w:val="000F5A10"/>
    <w:rsid w:val="000F5EB4"/>
    <w:rsid w:val="000F68E8"/>
    <w:rsid w:val="000F69F5"/>
    <w:rsid w:val="000F7043"/>
    <w:rsid w:val="000F73C6"/>
    <w:rsid w:val="000F7850"/>
    <w:rsid w:val="000F7D03"/>
    <w:rsid w:val="001003C6"/>
    <w:rsid w:val="00100713"/>
    <w:rsid w:val="0010168D"/>
    <w:rsid w:val="00101ACC"/>
    <w:rsid w:val="00101ADA"/>
    <w:rsid w:val="00101C0E"/>
    <w:rsid w:val="00101C21"/>
    <w:rsid w:val="00101D40"/>
    <w:rsid w:val="00102353"/>
    <w:rsid w:val="00102437"/>
    <w:rsid w:val="00103655"/>
    <w:rsid w:val="00104765"/>
    <w:rsid w:val="00105244"/>
    <w:rsid w:val="00105720"/>
    <w:rsid w:val="001058BC"/>
    <w:rsid w:val="001063AE"/>
    <w:rsid w:val="001070A3"/>
    <w:rsid w:val="001074AB"/>
    <w:rsid w:val="00107983"/>
    <w:rsid w:val="00107D4D"/>
    <w:rsid w:val="00107F1B"/>
    <w:rsid w:val="00110248"/>
    <w:rsid w:val="001108FE"/>
    <w:rsid w:val="001109AF"/>
    <w:rsid w:val="001109D9"/>
    <w:rsid w:val="001112EA"/>
    <w:rsid w:val="001118F4"/>
    <w:rsid w:val="00111D60"/>
    <w:rsid w:val="001120FB"/>
    <w:rsid w:val="0011235B"/>
    <w:rsid w:val="001129F3"/>
    <w:rsid w:val="00112C60"/>
    <w:rsid w:val="00113AA5"/>
    <w:rsid w:val="00114231"/>
    <w:rsid w:val="00114FE8"/>
    <w:rsid w:val="00115511"/>
    <w:rsid w:val="00115D90"/>
    <w:rsid w:val="00115FB6"/>
    <w:rsid w:val="00116E72"/>
    <w:rsid w:val="00117C8B"/>
    <w:rsid w:val="00117D9A"/>
    <w:rsid w:val="00117FD9"/>
    <w:rsid w:val="00120046"/>
    <w:rsid w:val="00120188"/>
    <w:rsid w:val="001204A0"/>
    <w:rsid w:val="00120672"/>
    <w:rsid w:val="0012081D"/>
    <w:rsid w:val="0012115D"/>
    <w:rsid w:val="00121A74"/>
    <w:rsid w:val="00121EA6"/>
    <w:rsid w:val="00123087"/>
    <w:rsid w:val="0012367D"/>
    <w:rsid w:val="001236AC"/>
    <w:rsid w:val="00123C88"/>
    <w:rsid w:val="00124B2D"/>
    <w:rsid w:val="0012582D"/>
    <w:rsid w:val="00125A76"/>
    <w:rsid w:val="00126B02"/>
    <w:rsid w:val="00127840"/>
    <w:rsid w:val="00127D55"/>
    <w:rsid w:val="001300CA"/>
    <w:rsid w:val="001300CB"/>
    <w:rsid w:val="00130222"/>
    <w:rsid w:val="001309B9"/>
    <w:rsid w:val="0013100B"/>
    <w:rsid w:val="00131049"/>
    <w:rsid w:val="00133831"/>
    <w:rsid w:val="00134736"/>
    <w:rsid w:val="00136566"/>
    <w:rsid w:val="00136B72"/>
    <w:rsid w:val="00137484"/>
    <w:rsid w:val="00140A81"/>
    <w:rsid w:val="00141163"/>
    <w:rsid w:val="00141DD9"/>
    <w:rsid w:val="001424C0"/>
    <w:rsid w:val="001427F4"/>
    <w:rsid w:val="00142A55"/>
    <w:rsid w:val="00144A9B"/>
    <w:rsid w:val="00144DEC"/>
    <w:rsid w:val="00144F95"/>
    <w:rsid w:val="00145410"/>
    <w:rsid w:val="001455D2"/>
    <w:rsid w:val="0014564F"/>
    <w:rsid w:val="0014572F"/>
    <w:rsid w:val="00145A86"/>
    <w:rsid w:val="00145DAA"/>
    <w:rsid w:val="00145FAC"/>
    <w:rsid w:val="00146212"/>
    <w:rsid w:val="001463B1"/>
    <w:rsid w:val="00146775"/>
    <w:rsid w:val="00146FE1"/>
    <w:rsid w:val="00147A9E"/>
    <w:rsid w:val="00147DAA"/>
    <w:rsid w:val="001500BD"/>
    <w:rsid w:val="001501CD"/>
    <w:rsid w:val="001504B6"/>
    <w:rsid w:val="00150AF1"/>
    <w:rsid w:val="00150CDD"/>
    <w:rsid w:val="00151519"/>
    <w:rsid w:val="001520EA"/>
    <w:rsid w:val="00152264"/>
    <w:rsid w:val="001522AA"/>
    <w:rsid w:val="001522E5"/>
    <w:rsid w:val="001529E4"/>
    <w:rsid w:val="00152AE0"/>
    <w:rsid w:val="00152D8C"/>
    <w:rsid w:val="00152E70"/>
    <w:rsid w:val="001535BB"/>
    <w:rsid w:val="00154B16"/>
    <w:rsid w:val="00154CE1"/>
    <w:rsid w:val="00154D57"/>
    <w:rsid w:val="00154DF4"/>
    <w:rsid w:val="001557A2"/>
    <w:rsid w:val="00155974"/>
    <w:rsid w:val="00155E0D"/>
    <w:rsid w:val="001603F8"/>
    <w:rsid w:val="00160E7F"/>
    <w:rsid w:val="0016196E"/>
    <w:rsid w:val="00162368"/>
    <w:rsid w:val="00162B39"/>
    <w:rsid w:val="00163180"/>
    <w:rsid w:val="00163C0D"/>
    <w:rsid w:val="00165535"/>
    <w:rsid w:val="001656BD"/>
    <w:rsid w:val="001656DF"/>
    <w:rsid w:val="00165712"/>
    <w:rsid w:val="00165C87"/>
    <w:rsid w:val="00165D08"/>
    <w:rsid w:val="001660FF"/>
    <w:rsid w:val="0016636C"/>
    <w:rsid w:val="00166AC2"/>
    <w:rsid w:val="00166C85"/>
    <w:rsid w:val="001678E4"/>
    <w:rsid w:val="00167CB2"/>
    <w:rsid w:val="001703B5"/>
    <w:rsid w:val="00170856"/>
    <w:rsid w:val="0017088A"/>
    <w:rsid w:val="00170F05"/>
    <w:rsid w:val="001717CA"/>
    <w:rsid w:val="00171B80"/>
    <w:rsid w:val="001720F5"/>
    <w:rsid w:val="00172941"/>
    <w:rsid w:val="00172B7B"/>
    <w:rsid w:val="00173823"/>
    <w:rsid w:val="0017392C"/>
    <w:rsid w:val="00173C0F"/>
    <w:rsid w:val="00173DBF"/>
    <w:rsid w:val="001741A7"/>
    <w:rsid w:val="00174D8C"/>
    <w:rsid w:val="00175BA8"/>
    <w:rsid w:val="00177167"/>
    <w:rsid w:val="001775A8"/>
    <w:rsid w:val="00177AAA"/>
    <w:rsid w:val="00181756"/>
    <w:rsid w:val="00181A61"/>
    <w:rsid w:val="001823BD"/>
    <w:rsid w:val="0018276C"/>
    <w:rsid w:val="001827C4"/>
    <w:rsid w:val="00182822"/>
    <w:rsid w:val="00183EAA"/>
    <w:rsid w:val="00184176"/>
    <w:rsid w:val="001843C4"/>
    <w:rsid w:val="0018457A"/>
    <w:rsid w:val="00184B53"/>
    <w:rsid w:val="00184DB9"/>
    <w:rsid w:val="001856FA"/>
    <w:rsid w:val="00185BDA"/>
    <w:rsid w:val="00186027"/>
    <w:rsid w:val="001865F5"/>
    <w:rsid w:val="00186DF3"/>
    <w:rsid w:val="00187ACE"/>
    <w:rsid w:val="00187BE7"/>
    <w:rsid w:val="00190155"/>
    <w:rsid w:val="00190D44"/>
    <w:rsid w:val="00191BD3"/>
    <w:rsid w:val="00191CA1"/>
    <w:rsid w:val="0019272D"/>
    <w:rsid w:val="00192BF9"/>
    <w:rsid w:val="00193128"/>
    <w:rsid w:val="001932CF"/>
    <w:rsid w:val="00193766"/>
    <w:rsid w:val="00193DC4"/>
    <w:rsid w:val="00193F82"/>
    <w:rsid w:val="001942FC"/>
    <w:rsid w:val="0019465D"/>
    <w:rsid w:val="00194865"/>
    <w:rsid w:val="00194A73"/>
    <w:rsid w:val="00196669"/>
    <w:rsid w:val="00196C72"/>
    <w:rsid w:val="00197C8E"/>
    <w:rsid w:val="001A0870"/>
    <w:rsid w:val="001A0B53"/>
    <w:rsid w:val="001A0C42"/>
    <w:rsid w:val="001A1B67"/>
    <w:rsid w:val="001A1F88"/>
    <w:rsid w:val="001A1FE6"/>
    <w:rsid w:val="001A2342"/>
    <w:rsid w:val="001A2F5A"/>
    <w:rsid w:val="001A30C0"/>
    <w:rsid w:val="001A30CC"/>
    <w:rsid w:val="001A36A9"/>
    <w:rsid w:val="001A41E8"/>
    <w:rsid w:val="001A4788"/>
    <w:rsid w:val="001A564A"/>
    <w:rsid w:val="001A598B"/>
    <w:rsid w:val="001A5E4B"/>
    <w:rsid w:val="001A6A94"/>
    <w:rsid w:val="001A7718"/>
    <w:rsid w:val="001A7F67"/>
    <w:rsid w:val="001A7F93"/>
    <w:rsid w:val="001B13E6"/>
    <w:rsid w:val="001B1DAB"/>
    <w:rsid w:val="001B264B"/>
    <w:rsid w:val="001B2867"/>
    <w:rsid w:val="001B2FAD"/>
    <w:rsid w:val="001B3188"/>
    <w:rsid w:val="001B3458"/>
    <w:rsid w:val="001B3670"/>
    <w:rsid w:val="001B37A4"/>
    <w:rsid w:val="001B475B"/>
    <w:rsid w:val="001B523B"/>
    <w:rsid w:val="001B5799"/>
    <w:rsid w:val="001B5EC3"/>
    <w:rsid w:val="001B60F9"/>
    <w:rsid w:val="001B64EF"/>
    <w:rsid w:val="001B6664"/>
    <w:rsid w:val="001B684A"/>
    <w:rsid w:val="001B6862"/>
    <w:rsid w:val="001B698E"/>
    <w:rsid w:val="001B6D71"/>
    <w:rsid w:val="001B79B7"/>
    <w:rsid w:val="001B7BFD"/>
    <w:rsid w:val="001B7D19"/>
    <w:rsid w:val="001C081C"/>
    <w:rsid w:val="001C09CF"/>
    <w:rsid w:val="001C0F85"/>
    <w:rsid w:val="001C1EC5"/>
    <w:rsid w:val="001C212B"/>
    <w:rsid w:val="001C28B6"/>
    <w:rsid w:val="001C28E8"/>
    <w:rsid w:val="001C35A5"/>
    <w:rsid w:val="001C3B44"/>
    <w:rsid w:val="001C3D59"/>
    <w:rsid w:val="001C3F0F"/>
    <w:rsid w:val="001C41AA"/>
    <w:rsid w:val="001C469F"/>
    <w:rsid w:val="001C486D"/>
    <w:rsid w:val="001C5481"/>
    <w:rsid w:val="001C63B0"/>
    <w:rsid w:val="001C65A0"/>
    <w:rsid w:val="001C6982"/>
    <w:rsid w:val="001C6A2A"/>
    <w:rsid w:val="001C72A4"/>
    <w:rsid w:val="001D0E73"/>
    <w:rsid w:val="001D12DF"/>
    <w:rsid w:val="001D216F"/>
    <w:rsid w:val="001D21D3"/>
    <w:rsid w:val="001D2AF4"/>
    <w:rsid w:val="001D321B"/>
    <w:rsid w:val="001D34CE"/>
    <w:rsid w:val="001D38F3"/>
    <w:rsid w:val="001D3F2B"/>
    <w:rsid w:val="001D463C"/>
    <w:rsid w:val="001D54BC"/>
    <w:rsid w:val="001D65A2"/>
    <w:rsid w:val="001D6707"/>
    <w:rsid w:val="001D7611"/>
    <w:rsid w:val="001D7853"/>
    <w:rsid w:val="001D79FF"/>
    <w:rsid w:val="001E0818"/>
    <w:rsid w:val="001E094E"/>
    <w:rsid w:val="001E0AFA"/>
    <w:rsid w:val="001E117D"/>
    <w:rsid w:val="001E1309"/>
    <w:rsid w:val="001E15D2"/>
    <w:rsid w:val="001E2170"/>
    <w:rsid w:val="001E23C9"/>
    <w:rsid w:val="001E33BF"/>
    <w:rsid w:val="001E4239"/>
    <w:rsid w:val="001E46C0"/>
    <w:rsid w:val="001E4A60"/>
    <w:rsid w:val="001E4FBD"/>
    <w:rsid w:val="001E57F8"/>
    <w:rsid w:val="001E5A2C"/>
    <w:rsid w:val="001E5B9A"/>
    <w:rsid w:val="001E66DE"/>
    <w:rsid w:val="001E6851"/>
    <w:rsid w:val="001E6D7A"/>
    <w:rsid w:val="001E722A"/>
    <w:rsid w:val="001E777A"/>
    <w:rsid w:val="001E77A4"/>
    <w:rsid w:val="001E79A5"/>
    <w:rsid w:val="001E7C0E"/>
    <w:rsid w:val="001F13C5"/>
    <w:rsid w:val="001F1C32"/>
    <w:rsid w:val="001F263A"/>
    <w:rsid w:val="001F2C24"/>
    <w:rsid w:val="001F39C7"/>
    <w:rsid w:val="001F3DE2"/>
    <w:rsid w:val="001F46BA"/>
    <w:rsid w:val="001F5A1C"/>
    <w:rsid w:val="001F5C36"/>
    <w:rsid w:val="001F5E5C"/>
    <w:rsid w:val="001F5EB9"/>
    <w:rsid w:val="001F63CD"/>
    <w:rsid w:val="001F6FFC"/>
    <w:rsid w:val="001F6FFD"/>
    <w:rsid w:val="001F7655"/>
    <w:rsid w:val="001F7959"/>
    <w:rsid w:val="001F7DC7"/>
    <w:rsid w:val="00200333"/>
    <w:rsid w:val="002003D0"/>
    <w:rsid w:val="002009B2"/>
    <w:rsid w:val="002009CD"/>
    <w:rsid w:val="002012BB"/>
    <w:rsid w:val="002013D7"/>
    <w:rsid w:val="00201B81"/>
    <w:rsid w:val="00202178"/>
    <w:rsid w:val="00202551"/>
    <w:rsid w:val="00202B3C"/>
    <w:rsid w:val="0020318F"/>
    <w:rsid w:val="00203712"/>
    <w:rsid w:val="002038BE"/>
    <w:rsid w:val="00203A2E"/>
    <w:rsid w:val="00203C56"/>
    <w:rsid w:val="00203E14"/>
    <w:rsid w:val="00204618"/>
    <w:rsid w:val="0020482E"/>
    <w:rsid w:val="00204A40"/>
    <w:rsid w:val="0020535E"/>
    <w:rsid w:val="00205BEE"/>
    <w:rsid w:val="00206F6F"/>
    <w:rsid w:val="002070DF"/>
    <w:rsid w:val="00207A61"/>
    <w:rsid w:val="00210116"/>
    <w:rsid w:val="00210A78"/>
    <w:rsid w:val="00210AC1"/>
    <w:rsid w:val="00210D25"/>
    <w:rsid w:val="00210E8F"/>
    <w:rsid w:val="0021137E"/>
    <w:rsid w:val="00211595"/>
    <w:rsid w:val="002121FA"/>
    <w:rsid w:val="00213B69"/>
    <w:rsid w:val="00213F89"/>
    <w:rsid w:val="00214B1F"/>
    <w:rsid w:val="00214E8E"/>
    <w:rsid w:val="00215BBA"/>
    <w:rsid w:val="002164D1"/>
    <w:rsid w:val="00217287"/>
    <w:rsid w:val="002174B2"/>
    <w:rsid w:val="002174F4"/>
    <w:rsid w:val="00217D6E"/>
    <w:rsid w:val="0022031C"/>
    <w:rsid w:val="00220DEF"/>
    <w:rsid w:val="00222D8A"/>
    <w:rsid w:val="00223310"/>
    <w:rsid w:val="0022361E"/>
    <w:rsid w:val="0022441C"/>
    <w:rsid w:val="00224764"/>
    <w:rsid w:val="002248C0"/>
    <w:rsid w:val="00224BB7"/>
    <w:rsid w:val="00225392"/>
    <w:rsid w:val="0022638E"/>
    <w:rsid w:val="00226AC3"/>
    <w:rsid w:val="00226B88"/>
    <w:rsid w:val="00227715"/>
    <w:rsid w:val="00227745"/>
    <w:rsid w:val="00227FCA"/>
    <w:rsid w:val="00230354"/>
    <w:rsid w:val="0023038C"/>
    <w:rsid w:val="00230D17"/>
    <w:rsid w:val="00230FCD"/>
    <w:rsid w:val="002316CB"/>
    <w:rsid w:val="002317D8"/>
    <w:rsid w:val="00231857"/>
    <w:rsid w:val="00231A1B"/>
    <w:rsid w:val="00231E87"/>
    <w:rsid w:val="00232445"/>
    <w:rsid w:val="00232D03"/>
    <w:rsid w:val="00232EE7"/>
    <w:rsid w:val="00232F5D"/>
    <w:rsid w:val="0023317A"/>
    <w:rsid w:val="002332D4"/>
    <w:rsid w:val="002335DE"/>
    <w:rsid w:val="00233909"/>
    <w:rsid w:val="0023390E"/>
    <w:rsid w:val="00233FA1"/>
    <w:rsid w:val="002343D1"/>
    <w:rsid w:val="0023532E"/>
    <w:rsid w:val="002353FA"/>
    <w:rsid w:val="002364DE"/>
    <w:rsid w:val="0023660E"/>
    <w:rsid w:val="002367E3"/>
    <w:rsid w:val="00236F8D"/>
    <w:rsid w:val="00237393"/>
    <w:rsid w:val="0023769A"/>
    <w:rsid w:val="00237AF9"/>
    <w:rsid w:val="0024087D"/>
    <w:rsid w:val="00240B83"/>
    <w:rsid w:val="00240F9B"/>
    <w:rsid w:val="002414ED"/>
    <w:rsid w:val="0024158D"/>
    <w:rsid w:val="00242164"/>
    <w:rsid w:val="0024278E"/>
    <w:rsid w:val="00242875"/>
    <w:rsid w:val="00242D4A"/>
    <w:rsid w:val="00244405"/>
    <w:rsid w:val="002447B6"/>
    <w:rsid w:val="002448C2"/>
    <w:rsid w:val="002452F0"/>
    <w:rsid w:val="00245324"/>
    <w:rsid w:val="00245333"/>
    <w:rsid w:val="002459F9"/>
    <w:rsid w:val="00245D41"/>
    <w:rsid w:val="00246491"/>
    <w:rsid w:val="00246A06"/>
    <w:rsid w:val="002473D6"/>
    <w:rsid w:val="00247B15"/>
    <w:rsid w:val="002503AD"/>
    <w:rsid w:val="00250A2E"/>
    <w:rsid w:val="0025110C"/>
    <w:rsid w:val="00251454"/>
    <w:rsid w:val="00251E18"/>
    <w:rsid w:val="002520F0"/>
    <w:rsid w:val="00252259"/>
    <w:rsid w:val="00252ECB"/>
    <w:rsid w:val="00253DAF"/>
    <w:rsid w:val="002540A2"/>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0D00"/>
    <w:rsid w:val="00261222"/>
    <w:rsid w:val="002619BD"/>
    <w:rsid w:val="00261AC7"/>
    <w:rsid w:val="00261D50"/>
    <w:rsid w:val="00261E0A"/>
    <w:rsid w:val="00261F55"/>
    <w:rsid w:val="00262B97"/>
    <w:rsid w:val="00263023"/>
    <w:rsid w:val="002640CE"/>
    <w:rsid w:val="002644A1"/>
    <w:rsid w:val="00264BB2"/>
    <w:rsid w:val="00264EA3"/>
    <w:rsid w:val="002652A9"/>
    <w:rsid w:val="00265888"/>
    <w:rsid w:val="00265F81"/>
    <w:rsid w:val="00266331"/>
    <w:rsid w:val="0026641F"/>
    <w:rsid w:val="002664F7"/>
    <w:rsid w:val="00266B8B"/>
    <w:rsid w:val="00266CF8"/>
    <w:rsid w:val="00266FD7"/>
    <w:rsid w:val="00267301"/>
    <w:rsid w:val="00267B5C"/>
    <w:rsid w:val="00267F64"/>
    <w:rsid w:val="002700E0"/>
    <w:rsid w:val="00270A67"/>
    <w:rsid w:val="0027174C"/>
    <w:rsid w:val="002719B8"/>
    <w:rsid w:val="00271C8A"/>
    <w:rsid w:val="00271E06"/>
    <w:rsid w:val="00271F1F"/>
    <w:rsid w:val="00272493"/>
    <w:rsid w:val="00272C6F"/>
    <w:rsid w:val="002732B8"/>
    <w:rsid w:val="00274BB4"/>
    <w:rsid w:val="00274F27"/>
    <w:rsid w:val="002752C3"/>
    <w:rsid w:val="0027573C"/>
    <w:rsid w:val="002758C8"/>
    <w:rsid w:val="002761A1"/>
    <w:rsid w:val="002771E1"/>
    <w:rsid w:val="002776D2"/>
    <w:rsid w:val="00277BF0"/>
    <w:rsid w:val="00277FA2"/>
    <w:rsid w:val="00280193"/>
    <w:rsid w:val="002805E4"/>
    <w:rsid w:val="00280610"/>
    <w:rsid w:val="00280D38"/>
    <w:rsid w:val="00281455"/>
    <w:rsid w:val="00281D51"/>
    <w:rsid w:val="0028302C"/>
    <w:rsid w:val="0028325B"/>
    <w:rsid w:val="002832A5"/>
    <w:rsid w:val="00283405"/>
    <w:rsid w:val="00283FED"/>
    <w:rsid w:val="00284771"/>
    <w:rsid w:val="0028512F"/>
    <w:rsid w:val="00285141"/>
    <w:rsid w:val="00285593"/>
    <w:rsid w:val="002856B4"/>
    <w:rsid w:val="00285EAD"/>
    <w:rsid w:val="002862AA"/>
    <w:rsid w:val="00290342"/>
    <w:rsid w:val="002903D6"/>
    <w:rsid w:val="002905EE"/>
    <w:rsid w:val="00291174"/>
    <w:rsid w:val="00291962"/>
    <w:rsid w:val="0029209E"/>
    <w:rsid w:val="00292167"/>
    <w:rsid w:val="00292905"/>
    <w:rsid w:val="00293245"/>
    <w:rsid w:val="002935C2"/>
    <w:rsid w:val="0029366E"/>
    <w:rsid w:val="00293C0D"/>
    <w:rsid w:val="0029417B"/>
    <w:rsid w:val="00294374"/>
    <w:rsid w:val="002948CF"/>
    <w:rsid w:val="00294C3C"/>
    <w:rsid w:val="0029584D"/>
    <w:rsid w:val="002959B8"/>
    <w:rsid w:val="00296681"/>
    <w:rsid w:val="0029747E"/>
    <w:rsid w:val="00297ECA"/>
    <w:rsid w:val="002A0029"/>
    <w:rsid w:val="002A0B75"/>
    <w:rsid w:val="002A0FA4"/>
    <w:rsid w:val="002A120C"/>
    <w:rsid w:val="002A19F6"/>
    <w:rsid w:val="002A1BCE"/>
    <w:rsid w:val="002A1CEC"/>
    <w:rsid w:val="002A1D44"/>
    <w:rsid w:val="002A22C0"/>
    <w:rsid w:val="002A2439"/>
    <w:rsid w:val="002A2705"/>
    <w:rsid w:val="002A2A65"/>
    <w:rsid w:val="002A2E4F"/>
    <w:rsid w:val="002A3CB0"/>
    <w:rsid w:val="002A4294"/>
    <w:rsid w:val="002A432C"/>
    <w:rsid w:val="002A5CA4"/>
    <w:rsid w:val="002A5FE6"/>
    <w:rsid w:val="002A60C6"/>
    <w:rsid w:val="002A60F0"/>
    <w:rsid w:val="002A73E8"/>
    <w:rsid w:val="002A75F2"/>
    <w:rsid w:val="002A7817"/>
    <w:rsid w:val="002A7951"/>
    <w:rsid w:val="002B0247"/>
    <w:rsid w:val="002B0436"/>
    <w:rsid w:val="002B04C0"/>
    <w:rsid w:val="002B0886"/>
    <w:rsid w:val="002B0FCA"/>
    <w:rsid w:val="002B108C"/>
    <w:rsid w:val="002B13B4"/>
    <w:rsid w:val="002B1504"/>
    <w:rsid w:val="002B18E2"/>
    <w:rsid w:val="002B1F46"/>
    <w:rsid w:val="002B2279"/>
    <w:rsid w:val="002B30AD"/>
    <w:rsid w:val="002B335E"/>
    <w:rsid w:val="002B3B51"/>
    <w:rsid w:val="002B3D55"/>
    <w:rsid w:val="002B4CFF"/>
    <w:rsid w:val="002B5733"/>
    <w:rsid w:val="002B5DE1"/>
    <w:rsid w:val="002B6DFD"/>
    <w:rsid w:val="002B70D8"/>
    <w:rsid w:val="002B712B"/>
    <w:rsid w:val="002B7931"/>
    <w:rsid w:val="002B7D94"/>
    <w:rsid w:val="002C03C1"/>
    <w:rsid w:val="002C0416"/>
    <w:rsid w:val="002C08BE"/>
    <w:rsid w:val="002C13B4"/>
    <w:rsid w:val="002C1826"/>
    <w:rsid w:val="002C374E"/>
    <w:rsid w:val="002C43AD"/>
    <w:rsid w:val="002C4CAC"/>
    <w:rsid w:val="002C5513"/>
    <w:rsid w:val="002C67DA"/>
    <w:rsid w:val="002C6824"/>
    <w:rsid w:val="002C6BB7"/>
    <w:rsid w:val="002C6E07"/>
    <w:rsid w:val="002C6FD7"/>
    <w:rsid w:val="002C7249"/>
    <w:rsid w:val="002C7A60"/>
    <w:rsid w:val="002D07DE"/>
    <w:rsid w:val="002D1119"/>
    <w:rsid w:val="002D113A"/>
    <w:rsid w:val="002D202E"/>
    <w:rsid w:val="002D30A5"/>
    <w:rsid w:val="002D3A01"/>
    <w:rsid w:val="002D3A0D"/>
    <w:rsid w:val="002D3A26"/>
    <w:rsid w:val="002D3D68"/>
    <w:rsid w:val="002D4789"/>
    <w:rsid w:val="002D48D3"/>
    <w:rsid w:val="002D4CFB"/>
    <w:rsid w:val="002D5AB3"/>
    <w:rsid w:val="002D7BD0"/>
    <w:rsid w:val="002D7E31"/>
    <w:rsid w:val="002E0FE8"/>
    <w:rsid w:val="002E11E5"/>
    <w:rsid w:val="002E1343"/>
    <w:rsid w:val="002E2098"/>
    <w:rsid w:val="002E315F"/>
    <w:rsid w:val="002E3DF8"/>
    <w:rsid w:val="002E3FBF"/>
    <w:rsid w:val="002E413E"/>
    <w:rsid w:val="002E589B"/>
    <w:rsid w:val="002E5943"/>
    <w:rsid w:val="002E5AB6"/>
    <w:rsid w:val="002E5BAD"/>
    <w:rsid w:val="002E64EC"/>
    <w:rsid w:val="002E7103"/>
    <w:rsid w:val="002E7BCB"/>
    <w:rsid w:val="002F0049"/>
    <w:rsid w:val="002F13D2"/>
    <w:rsid w:val="002F14B1"/>
    <w:rsid w:val="002F1B95"/>
    <w:rsid w:val="002F1EF5"/>
    <w:rsid w:val="002F2231"/>
    <w:rsid w:val="002F2A96"/>
    <w:rsid w:val="002F3196"/>
    <w:rsid w:val="002F3601"/>
    <w:rsid w:val="002F3EF9"/>
    <w:rsid w:val="002F46D7"/>
    <w:rsid w:val="002F4F11"/>
    <w:rsid w:val="002F4F85"/>
    <w:rsid w:val="002F5491"/>
    <w:rsid w:val="002F59C1"/>
    <w:rsid w:val="002F5C8B"/>
    <w:rsid w:val="002F5EBC"/>
    <w:rsid w:val="002F605B"/>
    <w:rsid w:val="002F6254"/>
    <w:rsid w:val="002F7D1F"/>
    <w:rsid w:val="002F7EF2"/>
    <w:rsid w:val="00300EAC"/>
    <w:rsid w:val="00301395"/>
    <w:rsid w:val="00301486"/>
    <w:rsid w:val="00302387"/>
    <w:rsid w:val="003026AD"/>
    <w:rsid w:val="00302D9F"/>
    <w:rsid w:val="00303AE3"/>
    <w:rsid w:val="00303BA1"/>
    <w:rsid w:val="0030479E"/>
    <w:rsid w:val="00304B96"/>
    <w:rsid w:val="0030573F"/>
    <w:rsid w:val="00305842"/>
    <w:rsid w:val="00305CB3"/>
    <w:rsid w:val="003063F1"/>
    <w:rsid w:val="00306829"/>
    <w:rsid w:val="0030724D"/>
    <w:rsid w:val="0030750B"/>
    <w:rsid w:val="0031217B"/>
    <w:rsid w:val="00312AD9"/>
    <w:rsid w:val="00312CA5"/>
    <w:rsid w:val="0031316F"/>
    <w:rsid w:val="00313D78"/>
    <w:rsid w:val="00314361"/>
    <w:rsid w:val="0031483F"/>
    <w:rsid w:val="00315324"/>
    <w:rsid w:val="00315A2C"/>
    <w:rsid w:val="00315CA6"/>
    <w:rsid w:val="00316793"/>
    <w:rsid w:val="00316844"/>
    <w:rsid w:val="003169ED"/>
    <w:rsid w:val="00317AD8"/>
    <w:rsid w:val="00317C5F"/>
    <w:rsid w:val="0032041D"/>
    <w:rsid w:val="00320647"/>
    <w:rsid w:val="0032080D"/>
    <w:rsid w:val="00320837"/>
    <w:rsid w:val="00320DA3"/>
    <w:rsid w:val="00321542"/>
    <w:rsid w:val="00322B02"/>
    <w:rsid w:val="003231DA"/>
    <w:rsid w:val="00323F1B"/>
    <w:rsid w:val="00323FE3"/>
    <w:rsid w:val="00324084"/>
    <w:rsid w:val="00324FC1"/>
    <w:rsid w:val="0032512C"/>
    <w:rsid w:val="0032535E"/>
    <w:rsid w:val="00325A4B"/>
    <w:rsid w:val="00325B7A"/>
    <w:rsid w:val="003264D9"/>
    <w:rsid w:val="00326C1C"/>
    <w:rsid w:val="0032708A"/>
    <w:rsid w:val="00327481"/>
    <w:rsid w:val="003275F0"/>
    <w:rsid w:val="003276E0"/>
    <w:rsid w:val="00327795"/>
    <w:rsid w:val="0032785A"/>
    <w:rsid w:val="00327941"/>
    <w:rsid w:val="003303F8"/>
    <w:rsid w:val="00330C2E"/>
    <w:rsid w:val="0033142B"/>
    <w:rsid w:val="00331CDE"/>
    <w:rsid w:val="00332326"/>
    <w:rsid w:val="0033338A"/>
    <w:rsid w:val="00333748"/>
    <w:rsid w:val="00333950"/>
    <w:rsid w:val="00333BEF"/>
    <w:rsid w:val="00333D93"/>
    <w:rsid w:val="00334DE7"/>
    <w:rsid w:val="00335686"/>
    <w:rsid w:val="00336209"/>
    <w:rsid w:val="00336A3D"/>
    <w:rsid w:val="00336B13"/>
    <w:rsid w:val="00337BC9"/>
    <w:rsid w:val="0034032C"/>
    <w:rsid w:val="00341D97"/>
    <w:rsid w:val="00342299"/>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64BC"/>
    <w:rsid w:val="003473DB"/>
    <w:rsid w:val="00347FF7"/>
    <w:rsid w:val="003503DE"/>
    <w:rsid w:val="00350FCA"/>
    <w:rsid w:val="00351087"/>
    <w:rsid w:val="00351342"/>
    <w:rsid w:val="003516A3"/>
    <w:rsid w:val="00351EA5"/>
    <w:rsid w:val="00352AC7"/>
    <w:rsid w:val="00352D52"/>
    <w:rsid w:val="00353744"/>
    <w:rsid w:val="0035416F"/>
    <w:rsid w:val="003541DC"/>
    <w:rsid w:val="00354220"/>
    <w:rsid w:val="00354EB2"/>
    <w:rsid w:val="00354FAB"/>
    <w:rsid w:val="00354FAE"/>
    <w:rsid w:val="00355A39"/>
    <w:rsid w:val="00356BC6"/>
    <w:rsid w:val="00357722"/>
    <w:rsid w:val="003579EF"/>
    <w:rsid w:val="003607D3"/>
    <w:rsid w:val="00360B57"/>
    <w:rsid w:val="00361DFD"/>
    <w:rsid w:val="00361E55"/>
    <w:rsid w:val="003625E8"/>
    <w:rsid w:val="00362CA5"/>
    <w:rsid w:val="00363E07"/>
    <w:rsid w:val="003644BB"/>
    <w:rsid w:val="00364769"/>
    <w:rsid w:val="003649EC"/>
    <w:rsid w:val="00364A1B"/>
    <w:rsid w:val="00364E9F"/>
    <w:rsid w:val="0036558D"/>
    <w:rsid w:val="00366273"/>
    <w:rsid w:val="00366315"/>
    <w:rsid w:val="003663D2"/>
    <w:rsid w:val="0036650F"/>
    <w:rsid w:val="003665BD"/>
    <w:rsid w:val="00366EAF"/>
    <w:rsid w:val="003673DF"/>
    <w:rsid w:val="00370061"/>
    <w:rsid w:val="0037012F"/>
    <w:rsid w:val="003701C9"/>
    <w:rsid w:val="00370312"/>
    <w:rsid w:val="00370CEA"/>
    <w:rsid w:val="00370D42"/>
    <w:rsid w:val="00370D4C"/>
    <w:rsid w:val="00370F42"/>
    <w:rsid w:val="00371EE1"/>
    <w:rsid w:val="00372628"/>
    <w:rsid w:val="0037264A"/>
    <w:rsid w:val="00372C77"/>
    <w:rsid w:val="0037354A"/>
    <w:rsid w:val="003736C9"/>
    <w:rsid w:val="003749B0"/>
    <w:rsid w:val="00374E8E"/>
    <w:rsid w:val="00375DE5"/>
    <w:rsid w:val="00375EEF"/>
    <w:rsid w:val="0037611F"/>
    <w:rsid w:val="0037626F"/>
    <w:rsid w:val="00376B3A"/>
    <w:rsid w:val="00376DCF"/>
    <w:rsid w:val="003804B1"/>
    <w:rsid w:val="00380673"/>
    <w:rsid w:val="003807F8"/>
    <w:rsid w:val="003808AB"/>
    <w:rsid w:val="00381A6F"/>
    <w:rsid w:val="00381B2D"/>
    <w:rsid w:val="00381E4F"/>
    <w:rsid w:val="0038265D"/>
    <w:rsid w:val="003834A0"/>
    <w:rsid w:val="00384033"/>
    <w:rsid w:val="00384E64"/>
    <w:rsid w:val="00385364"/>
    <w:rsid w:val="003854B1"/>
    <w:rsid w:val="0038605E"/>
    <w:rsid w:val="00386156"/>
    <w:rsid w:val="003862E4"/>
    <w:rsid w:val="003866A0"/>
    <w:rsid w:val="0038682B"/>
    <w:rsid w:val="00387003"/>
    <w:rsid w:val="003872C4"/>
    <w:rsid w:val="003876B2"/>
    <w:rsid w:val="003900EF"/>
    <w:rsid w:val="003903FE"/>
    <w:rsid w:val="003907B5"/>
    <w:rsid w:val="00390B5B"/>
    <w:rsid w:val="00391394"/>
    <w:rsid w:val="00392108"/>
    <w:rsid w:val="0039233A"/>
    <w:rsid w:val="0039239A"/>
    <w:rsid w:val="0039259D"/>
    <w:rsid w:val="00392673"/>
    <w:rsid w:val="00392745"/>
    <w:rsid w:val="00392994"/>
    <w:rsid w:val="00394318"/>
    <w:rsid w:val="003945F2"/>
    <w:rsid w:val="00394852"/>
    <w:rsid w:val="00394CCD"/>
    <w:rsid w:val="003956CA"/>
    <w:rsid w:val="00395982"/>
    <w:rsid w:val="003968A8"/>
    <w:rsid w:val="00396F3E"/>
    <w:rsid w:val="003975A9"/>
    <w:rsid w:val="00397610"/>
    <w:rsid w:val="003976A2"/>
    <w:rsid w:val="00397A7C"/>
    <w:rsid w:val="003A0677"/>
    <w:rsid w:val="003A0753"/>
    <w:rsid w:val="003A116D"/>
    <w:rsid w:val="003A149B"/>
    <w:rsid w:val="003A17E9"/>
    <w:rsid w:val="003A2646"/>
    <w:rsid w:val="003A2DD2"/>
    <w:rsid w:val="003A36CF"/>
    <w:rsid w:val="003A446D"/>
    <w:rsid w:val="003A57A4"/>
    <w:rsid w:val="003A5C14"/>
    <w:rsid w:val="003A64E7"/>
    <w:rsid w:val="003A6587"/>
    <w:rsid w:val="003A6A86"/>
    <w:rsid w:val="003A7035"/>
    <w:rsid w:val="003B0A32"/>
    <w:rsid w:val="003B13B6"/>
    <w:rsid w:val="003B16E4"/>
    <w:rsid w:val="003B1E6E"/>
    <w:rsid w:val="003B20A9"/>
    <w:rsid w:val="003B2258"/>
    <w:rsid w:val="003B25A5"/>
    <w:rsid w:val="003B264A"/>
    <w:rsid w:val="003B3E18"/>
    <w:rsid w:val="003B406A"/>
    <w:rsid w:val="003B41B8"/>
    <w:rsid w:val="003B42ED"/>
    <w:rsid w:val="003B435B"/>
    <w:rsid w:val="003B54BD"/>
    <w:rsid w:val="003B61A6"/>
    <w:rsid w:val="003B6B0A"/>
    <w:rsid w:val="003B6C57"/>
    <w:rsid w:val="003B70BD"/>
    <w:rsid w:val="003B70F5"/>
    <w:rsid w:val="003B757D"/>
    <w:rsid w:val="003C0AA3"/>
    <w:rsid w:val="003C0DBC"/>
    <w:rsid w:val="003C2732"/>
    <w:rsid w:val="003C2ECF"/>
    <w:rsid w:val="003C3405"/>
    <w:rsid w:val="003C362D"/>
    <w:rsid w:val="003C3D41"/>
    <w:rsid w:val="003C3DEA"/>
    <w:rsid w:val="003C5342"/>
    <w:rsid w:val="003C59D4"/>
    <w:rsid w:val="003C5AA6"/>
    <w:rsid w:val="003C625C"/>
    <w:rsid w:val="003C69FC"/>
    <w:rsid w:val="003C6A26"/>
    <w:rsid w:val="003C7465"/>
    <w:rsid w:val="003C7B4C"/>
    <w:rsid w:val="003D17D8"/>
    <w:rsid w:val="003D1C46"/>
    <w:rsid w:val="003D1DC9"/>
    <w:rsid w:val="003D2F71"/>
    <w:rsid w:val="003D3055"/>
    <w:rsid w:val="003D328D"/>
    <w:rsid w:val="003D3AD4"/>
    <w:rsid w:val="003D3F50"/>
    <w:rsid w:val="003D3F6E"/>
    <w:rsid w:val="003D4645"/>
    <w:rsid w:val="003D4BFD"/>
    <w:rsid w:val="003D54FE"/>
    <w:rsid w:val="003D5E81"/>
    <w:rsid w:val="003D6011"/>
    <w:rsid w:val="003D6423"/>
    <w:rsid w:val="003D6459"/>
    <w:rsid w:val="003D6904"/>
    <w:rsid w:val="003D69DB"/>
    <w:rsid w:val="003D7315"/>
    <w:rsid w:val="003D7FEA"/>
    <w:rsid w:val="003E09D5"/>
    <w:rsid w:val="003E0D52"/>
    <w:rsid w:val="003E16CC"/>
    <w:rsid w:val="003E18E8"/>
    <w:rsid w:val="003E237C"/>
    <w:rsid w:val="003E2BEF"/>
    <w:rsid w:val="003E3D20"/>
    <w:rsid w:val="003E44B3"/>
    <w:rsid w:val="003E4F2F"/>
    <w:rsid w:val="003E51FE"/>
    <w:rsid w:val="003E6CFF"/>
    <w:rsid w:val="003E6E8A"/>
    <w:rsid w:val="003E788B"/>
    <w:rsid w:val="003E7C0E"/>
    <w:rsid w:val="003E7E32"/>
    <w:rsid w:val="003E7E47"/>
    <w:rsid w:val="003F02DB"/>
    <w:rsid w:val="003F05F8"/>
    <w:rsid w:val="003F08DA"/>
    <w:rsid w:val="003F09A5"/>
    <w:rsid w:val="003F110F"/>
    <w:rsid w:val="003F1494"/>
    <w:rsid w:val="003F1560"/>
    <w:rsid w:val="003F15C1"/>
    <w:rsid w:val="003F16F4"/>
    <w:rsid w:val="003F1C05"/>
    <w:rsid w:val="003F3B05"/>
    <w:rsid w:val="003F4ACC"/>
    <w:rsid w:val="003F4DA7"/>
    <w:rsid w:val="003F5082"/>
    <w:rsid w:val="003F5202"/>
    <w:rsid w:val="003F56C7"/>
    <w:rsid w:val="003F6267"/>
    <w:rsid w:val="003F63E7"/>
    <w:rsid w:val="003F64DF"/>
    <w:rsid w:val="003F6B36"/>
    <w:rsid w:val="003F7170"/>
    <w:rsid w:val="003F72F8"/>
    <w:rsid w:val="004007B2"/>
    <w:rsid w:val="00400AAB"/>
    <w:rsid w:val="00400D6B"/>
    <w:rsid w:val="00400E19"/>
    <w:rsid w:val="00400FD1"/>
    <w:rsid w:val="0040102E"/>
    <w:rsid w:val="00401D3E"/>
    <w:rsid w:val="004025C1"/>
    <w:rsid w:val="004027A0"/>
    <w:rsid w:val="00402C77"/>
    <w:rsid w:val="00402CA0"/>
    <w:rsid w:val="00402EBD"/>
    <w:rsid w:val="00403423"/>
    <w:rsid w:val="00403E5B"/>
    <w:rsid w:val="0040441E"/>
    <w:rsid w:val="00404D25"/>
    <w:rsid w:val="004050EC"/>
    <w:rsid w:val="00405490"/>
    <w:rsid w:val="00405715"/>
    <w:rsid w:val="00405FC6"/>
    <w:rsid w:val="004061DB"/>
    <w:rsid w:val="004064D6"/>
    <w:rsid w:val="00407BE8"/>
    <w:rsid w:val="004103ED"/>
    <w:rsid w:val="0041127F"/>
    <w:rsid w:val="004113E8"/>
    <w:rsid w:val="00411888"/>
    <w:rsid w:val="00411D03"/>
    <w:rsid w:val="00411DE6"/>
    <w:rsid w:val="00411F74"/>
    <w:rsid w:val="0041292A"/>
    <w:rsid w:val="00412C68"/>
    <w:rsid w:val="004136D2"/>
    <w:rsid w:val="004137B6"/>
    <w:rsid w:val="00414A87"/>
    <w:rsid w:val="004150D3"/>
    <w:rsid w:val="004151EA"/>
    <w:rsid w:val="00416173"/>
    <w:rsid w:val="00417529"/>
    <w:rsid w:val="00417A0A"/>
    <w:rsid w:val="00417C4F"/>
    <w:rsid w:val="00417FF0"/>
    <w:rsid w:val="00420413"/>
    <w:rsid w:val="004210C6"/>
    <w:rsid w:val="00421553"/>
    <w:rsid w:val="00421677"/>
    <w:rsid w:val="004219F9"/>
    <w:rsid w:val="00421DCC"/>
    <w:rsid w:val="00422B94"/>
    <w:rsid w:val="00422F5B"/>
    <w:rsid w:val="004238D6"/>
    <w:rsid w:val="00423BF0"/>
    <w:rsid w:val="00423EC6"/>
    <w:rsid w:val="00424026"/>
    <w:rsid w:val="004241ED"/>
    <w:rsid w:val="0042422F"/>
    <w:rsid w:val="00424E2B"/>
    <w:rsid w:val="00425530"/>
    <w:rsid w:val="004256EC"/>
    <w:rsid w:val="004259FF"/>
    <w:rsid w:val="004267F4"/>
    <w:rsid w:val="0042735A"/>
    <w:rsid w:val="004301E9"/>
    <w:rsid w:val="0043039C"/>
    <w:rsid w:val="00430A83"/>
    <w:rsid w:val="00430D84"/>
    <w:rsid w:val="00431866"/>
    <w:rsid w:val="00431B2A"/>
    <w:rsid w:val="00431EEA"/>
    <w:rsid w:val="00431F8B"/>
    <w:rsid w:val="0043214E"/>
    <w:rsid w:val="00432388"/>
    <w:rsid w:val="00432CDE"/>
    <w:rsid w:val="00433115"/>
    <w:rsid w:val="00433B75"/>
    <w:rsid w:val="00433B97"/>
    <w:rsid w:val="00433DF7"/>
    <w:rsid w:val="004347A6"/>
    <w:rsid w:val="00434E26"/>
    <w:rsid w:val="00434F61"/>
    <w:rsid w:val="004353F9"/>
    <w:rsid w:val="00435AD2"/>
    <w:rsid w:val="0043610B"/>
    <w:rsid w:val="00436E25"/>
    <w:rsid w:val="004375D7"/>
    <w:rsid w:val="0043778E"/>
    <w:rsid w:val="004406DE"/>
    <w:rsid w:val="004409ED"/>
    <w:rsid w:val="00440F29"/>
    <w:rsid w:val="00441959"/>
    <w:rsid w:val="00441ACB"/>
    <w:rsid w:val="00441BB2"/>
    <w:rsid w:val="004430C6"/>
    <w:rsid w:val="004430C8"/>
    <w:rsid w:val="00443178"/>
    <w:rsid w:val="00443223"/>
    <w:rsid w:val="0044355E"/>
    <w:rsid w:val="004438E3"/>
    <w:rsid w:val="00443B3A"/>
    <w:rsid w:val="00443BDE"/>
    <w:rsid w:val="0044432C"/>
    <w:rsid w:val="004444F8"/>
    <w:rsid w:val="0044479F"/>
    <w:rsid w:val="00444CC1"/>
    <w:rsid w:val="00444D7D"/>
    <w:rsid w:val="0044539E"/>
    <w:rsid w:val="00446487"/>
    <w:rsid w:val="0044689F"/>
    <w:rsid w:val="00447893"/>
    <w:rsid w:val="004504AF"/>
    <w:rsid w:val="00450781"/>
    <w:rsid w:val="00450C77"/>
    <w:rsid w:val="00450D23"/>
    <w:rsid w:val="00451825"/>
    <w:rsid w:val="004519AE"/>
    <w:rsid w:val="00451B86"/>
    <w:rsid w:val="00451FC6"/>
    <w:rsid w:val="00452038"/>
    <w:rsid w:val="00452A0A"/>
    <w:rsid w:val="0045385B"/>
    <w:rsid w:val="00453EBA"/>
    <w:rsid w:val="00454935"/>
    <w:rsid w:val="00455127"/>
    <w:rsid w:val="004562B6"/>
    <w:rsid w:val="00456A3F"/>
    <w:rsid w:val="00456CD4"/>
    <w:rsid w:val="00456EB4"/>
    <w:rsid w:val="00457B9C"/>
    <w:rsid w:val="00460322"/>
    <w:rsid w:val="004603D3"/>
    <w:rsid w:val="00460775"/>
    <w:rsid w:val="00461028"/>
    <w:rsid w:val="004612B6"/>
    <w:rsid w:val="004625C8"/>
    <w:rsid w:val="004628B3"/>
    <w:rsid w:val="0046295F"/>
    <w:rsid w:val="00463238"/>
    <w:rsid w:val="0046537E"/>
    <w:rsid w:val="00465595"/>
    <w:rsid w:val="00465A84"/>
    <w:rsid w:val="00466492"/>
    <w:rsid w:val="0046654E"/>
    <w:rsid w:val="00466AC8"/>
    <w:rsid w:val="00466E3E"/>
    <w:rsid w:val="00470A5D"/>
    <w:rsid w:val="00470A6A"/>
    <w:rsid w:val="00470B60"/>
    <w:rsid w:val="0047166F"/>
    <w:rsid w:val="0047186E"/>
    <w:rsid w:val="004728FA"/>
    <w:rsid w:val="00473B9F"/>
    <w:rsid w:val="0047435E"/>
    <w:rsid w:val="00474BA5"/>
    <w:rsid w:val="0047559D"/>
    <w:rsid w:val="00475A6B"/>
    <w:rsid w:val="00475CCC"/>
    <w:rsid w:val="00475DA3"/>
    <w:rsid w:val="00475F20"/>
    <w:rsid w:val="00476089"/>
    <w:rsid w:val="004765B5"/>
    <w:rsid w:val="0047678A"/>
    <w:rsid w:val="004773E7"/>
    <w:rsid w:val="00477837"/>
    <w:rsid w:val="004802E2"/>
    <w:rsid w:val="0048053C"/>
    <w:rsid w:val="00480DD9"/>
    <w:rsid w:val="00483D06"/>
    <w:rsid w:val="00483F38"/>
    <w:rsid w:val="0048674E"/>
    <w:rsid w:val="004876E6"/>
    <w:rsid w:val="00490127"/>
    <w:rsid w:val="0049017C"/>
    <w:rsid w:val="00490273"/>
    <w:rsid w:val="00490861"/>
    <w:rsid w:val="00490962"/>
    <w:rsid w:val="00490DEB"/>
    <w:rsid w:val="00491042"/>
    <w:rsid w:val="004910E1"/>
    <w:rsid w:val="00491A6D"/>
    <w:rsid w:val="0049241A"/>
    <w:rsid w:val="00493E18"/>
    <w:rsid w:val="00494356"/>
    <w:rsid w:val="00494BCF"/>
    <w:rsid w:val="00495127"/>
    <w:rsid w:val="0049567F"/>
    <w:rsid w:val="00495DCA"/>
    <w:rsid w:val="00495F18"/>
    <w:rsid w:val="00496212"/>
    <w:rsid w:val="00497376"/>
    <w:rsid w:val="004974E1"/>
    <w:rsid w:val="00497676"/>
    <w:rsid w:val="00497D2D"/>
    <w:rsid w:val="004A039A"/>
    <w:rsid w:val="004A0CF5"/>
    <w:rsid w:val="004A0D9D"/>
    <w:rsid w:val="004A1276"/>
    <w:rsid w:val="004A12DE"/>
    <w:rsid w:val="004A14A6"/>
    <w:rsid w:val="004A182B"/>
    <w:rsid w:val="004A3182"/>
    <w:rsid w:val="004A4571"/>
    <w:rsid w:val="004A50A3"/>
    <w:rsid w:val="004A55F6"/>
    <w:rsid w:val="004A59F0"/>
    <w:rsid w:val="004A61BB"/>
    <w:rsid w:val="004A63B4"/>
    <w:rsid w:val="004A71CF"/>
    <w:rsid w:val="004B019D"/>
    <w:rsid w:val="004B105B"/>
    <w:rsid w:val="004B2C13"/>
    <w:rsid w:val="004B37F3"/>
    <w:rsid w:val="004B3A77"/>
    <w:rsid w:val="004B4434"/>
    <w:rsid w:val="004B48F0"/>
    <w:rsid w:val="004B5C24"/>
    <w:rsid w:val="004B5E3E"/>
    <w:rsid w:val="004B5F50"/>
    <w:rsid w:val="004B6230"/>
    <w:rsid w:val="004B64C3"/>
    <w:rsid w:val="004B6590"/>
    <w:rsid w:val="004B6BE9"/>
    <w:rsid w:val="004B6D4D"/>
    <w:rsid w:val="004B6F1C"/>
    <w:rsid w:val="004B6FA7"/>
    <w:rsid w:val="004B7040"/>
    <w:rsid w:val="004B7832"/>
    <w:rsid w:val="004C0512"/>
    <w:rsid w:val="004C0910"/>
    <w:rsid w:val="004C0C22"/>
    <w:rsid w:val="004C1941"/>
    <w:rsid w:val="004C1E30"/>
    <w:rsid w:val="004C27B5"/>
    <w:rsid w:val="004C2D04"/>
    <w:rsid w:val="004C3C7D"/>
    <w:rsid w:val="004C4703"/>
    <w:rsid w:val="004C5651"/>
    <w:rsid w:val="004C57C2"/>
    <w:rsid w:val="004C59A0"/>
    <w:rsid w:val="004C5E66"/>
    <w:rsid w:val="004C5EFF"/>
    <w:rsid w:val="004C6DB5"/>
    <w:rsid w:val="004C7741"/>
    <w:rsid w:val="004C7A28"/>
    <w:rsid w:val="004C7ECA"/>
    <w:rsid w:val="004D025E"/>
    <w:rsid w:val="004D0362"/>
    <w:rsid w:val="004D0E71"/>
    <w:rsid w:val="004D1600"/>
    <w:rsid w:val="004D1922"/>
    <w:rsid w:val="004D3208"/>
    <w:rsid w:val="004D56B5"/>
    <w:rsid w:val="004D5813"/>
    <w:rsid w:val="004D5E70"/>
    <w:rsid w:val="004D648F"/>
    <w:rsid w:val="004D6A48"/>
    <w:rsid w:val="004D6EB2"/>
    <w:rsid w:val="004D7C90"/>
    <w:rsid w:val="004E0889"/>
    <w:rsid w:val="004E1EFB"/>
    <w:rsid w:val="004E1F3F"/>
    <w:rsid w:val="004E2358"/>
    <w:rsid w:val="004E28DB"/>
    <w:rsid w:val="004E3172"/>
    <w:rsid w:val="004E3851"/>
    <w:rsid w:val="004E46A2"/>
    <w:rsid w:val="004E478E"/>
    <w:rsid w:val="004E486B"/>
    <w:rsid w:val="004E48AC"/>
    <w:rsid w:val="004E583B"/>
    <w:rsid w:val="004E59EC"/>
    <w:rsid w:val="004E5C9F"/>
    <w:rsid w:val="004E5CAB"/>
    <w:rsid w:val="004E5E1F"/>
    <w:rsid w:val="004E6085"/>
    <w:rsid w:val="004E64BD"/>
    <w:rsid w:val="004E65B5"/>
    <w:rsid w:val="004E6827"/>
    <w:rsid w:val="004E6B72"/>
    <w:rsid w:val="004E6D45"/>
    <w:rsid w:val="004E7290"/>
    <w:rsid w:val="004F0595"/>
    <w:rsid w:val="004F08DA"/>
    <w:rsid w:val="004F0962"/>
    <w:rsid w:val="004F0AD2"/>
    <w:rsid w:val="004F1781"/>
    <w:rsid w:val="004F1867"/>
    <w:rsid w:val="004F1EC6"/>
    <w:rsid w:val="004F2356"/>
    <w:rsid w:val="004F2557"/>
    <w:rsid w:val="004F2570"/>
    <w:rsid w:val="004F2D67"/>
    <w:rsid w:val="004F2E67"/>
    <w:rsid w:val="004F3FF7"/>
    <w:rsid w:val="004F406C"/>
    <w:rsid w:val="004F42C6"/>
    <w:rsid w:val="004F4D25"/>
    <w:rsid w:val="004F4D9B"/>
    <w:rsid w:val="004F69AA"/>
    <w:rsid w:val="004F7126"/>
    <w:rsid w:val="004F724B"/>
    <w:rsid w:val="004F7915"/>
    <w:rsid w:val="004F7E7A"/>
    <w:rsid w:val="004F7E94"/>
    <w:rsid w:val="005017FA"/>
    <w:rsid w:val="00502072"/>
    <w:rsid w:val="005020D1"/>
    <w:rsid w:val="0050212A"/>
    <w:rsid w:val="005021F4"/>
    <w:rsid w:val="005022FC"/>
    <w:rsid w:val="005023EB"/>
    <w:rsid w:val="00502423"/>
    <w:rsid w:val="0050384A"/>
    <w:rsid w:val="00503B58"/>
    <w:rsid w:val="00504190"/>
    <w:rsid w:val="00504432"/>
    <w:rsid w:val="005047BF"/>
    <w:rsid w:val="00504E2F"/>
    <w:rsid w:val="00505174"/>
    <w:rsid w:val="005064E5"/>
    <w:rsid w:val="00506B56"/>
    <w:rsid w:val="00507572"/>
    <w:rsid w:val="0051043F"/>
    <w:rsid w:val="00510B76"/>
    <w:rsid w:val="00510C27"/>
    <w:rsid w:val="005113E6"/>
    <w:rsid w:val="00511AB9"/>
    <w:rsid w:val="00511F7F"/>
    <w:rsid w:val="00512D9C"/>
    <w:rsid w:val="00512E30"/>
    <w:rsid w:val="00512F4B"/>
    <w:rsid w:val="005130CE"/>
    <w:rsid w:val="005132BA"/>
    <w:rsid w:val="00513CE6"/>
    <w:rsid w:val="005144CE"/>
    <w:rsid w:val="0051500F"/>
    <w:rsid w:val="005154D7"/>
    <w:rsid w:val="00515D8C"/>
    <w:rsid w:val="00515E27"/>
    <w:rsid w:val="00515FAC"/>
    <w:rsid w:val="005162ED"/>
    <w:rsid w:val="00516EAC"/>
    <w:rsid w:val="005176A4"/>
    <w:rsid w:val="005179F6"/>
    <w:rsid w:val="00517B75"/>
    <w:rsid w:val="00517CEC"/>
    <w:rsid w:val="00517D89"/>
    <w:rsid w:val="00517F29"/>
    <w:rsid w:val="0052121C"/>
    <w:rsid w:val="00523BFA"/>
    <w:rsid w:val="00523D10"/>
    <w:rsid w:val="00523F23"/>
    <w:rsid w:val="00524FCC"/>
    <w:rsid w:val="0052558C"/>
    <w:rsid w:val="005255E8"/>
    <w:rsid w:val="005258CB"/>
    <w:rsid w:val="00525C52"/>
    <w:rsid w:val="0052681E"/>
    <w:rsid w:val="00526858"/>
    <w:rsid w:val="00526BB2"/>
    <w:rsid w:val="00526D89"/>
    <w:rsid w:val="0052702E"/>
    <w:rsid w:val="00527534"/>
    <w:rsid w:val="00527CB0"/>
    <w:rsid w:val="00531768"/>
    <w:rsid w:val="00531A98"/>
    <w:rsid w:val="0053209B"/>
    <w:rsid w:val="005321B6"/>
    <w:rsid w:val="00532790"/>
    <w:rsid w:val="00532DCC"/>
    <w:rsid w:val="00533026"/>
    <w:rsid w:val="00533510"/>
    <w:rsid w:val="0053376D"/>
    <w:rsid w:val="00534039"/>
    <w:rsid w:val="00534482"/>
    <w:rsid w:val="005352E2"/>
    <w:rsid w:val="00535752"/>
    <w:rsid w:val="00535BD6"/>
    <w:rsid w:val="005364F9"/>
    <w:rsid w:val="005369EA"/>
    <w:rsid w:val="00536A07"/>
    <w:rsid w:val="00536A6C"/>
    <w:rsid w:val="00537C89"/>
    <w:rsid w:val="00537DF7"/>
    <w:rsid w:val="0054088B"/>
    <w:rsid w:val="005411D4"/>
    <w:rsid w:val="005413B3"/>
    <w:rsid w:val="00541961"/>
    <w:rsid w:val="00541B1F"/>
    <w:rsid w:val="0054306C"/>
    <w:rsid w:val="005431CB"/>
    <w:rsid w:val="005437C8"/>
    <w:rsid w:val="00543804"/>
    <w:rsid w:val="00543A56"/>
    <w:rsid w:val="00544054"/>
    <w:rsid w:val="005442A4"/>
    <w:rsid w:val="00545438"/>
    <w:rsid w:val="005464FD"/>
    <w:rsid w:val="00546860"/>
    <w:rsid w:val="00546A13"/>
    <w:rsid w:val="00546F61"/>
    <w:rsid w:val="005477C5"/>
    <w:rsid w:val="005477E0"/>
    <w:rsid w:val="00547988"/>
    <w:rsid w:val="00547A44"/>
    <w:rsid w:val="005512C5"/>
    <w:rsid w:val="00552A72"/>
    <w:rsid w:val="00552E28"/>
    <w:rsid w:val="005530A9"/>
    <w:rsid w:val="005542FF"/>
    <w:rsid w:val="005558C2"/>
    <w:rsid w:val="00555C89"/>
    <w:rsid w:val="00557039"/>
    <w:rsid w:val="00557376"/>
    <w:rsid w:val="00557D39"/>
    <w:rsid w:val="00560143"/>
    <w:rsid w:val="00560798"/>
    <w:rsid w:val="00560F8C"/>
    <w:rsid w:val="00561066"/>
    <w:rsid w:val="00561763"/>
    <w:rsid w:val="0056212F"/>
    <w:rsid w:val="00562197"/>
    <w:rsid w:val="00562249"/>
    <w:rsid w:val="00562346"/>
    <w:rsid w:val="005636D6"/>
    <w:rsid w:val="00563AB6"/>
    <w:rsid w:val="00563E45"/>
    <w:rsid w:val="0056412F"/>
    <w:rsid w:val="005641B1"/>
    <w:rsid w:val="005656AE"/>
    <w:rsid w:val="00565C53"/>
    <w:rsid w:val="00565E10"/>
    <w:rsid w:val="00566176"/>
    <w:rsid w:val="0056630A"/>
    <w:rsid w:val="00567B37"/>
    <w:rsid w:val="00571E7E"/>
    <w:rsid w:val="005720A6"/>
    <w:rsid w:val="00572507"/>
    <w:rsid w:val="0057285C"/>
    <w:rsid w:val="005733A6"/>
    <w:rsid w:val="00573D37"/>
    <w:rsid w:val="00574270"/>
    <w:rsid w:val="00574689"/>
    <w:rsid w:val="0057469A"/>
    <w:rsid w:val="00575098"/>
    <w:rsid w:val="00575677"/>
    <w:rsid w:val="0057679A"/>
    <w:rsid w:val="005767A3"/>
    <w:rsid w:val="00576B72"/>
    <w:rsid w:val="005771F9"/>
    <w:rsid w:val="00577D75"/>
    <w:rsid w:val="0058007C"/>
    <w:rsid w:val="00580A1F"/>
    <w:rsid w:val="00580F8C"/>
    <w:rsid w:val="0058190D"/>
    <w:rsid w:val="00581DAD"/>
    <w:rsid w:val="00581F0C"/>
    <w:rsid w:val="00582301"/>
    <w:rsid w:val="00582F47"/>
    <w:rsid w:val="0058376E"/>
    <w:rsid w:val="00584488"/>
    <w:rsid w:val="005845CF"/>
    <w:rsid w:val="0058473C"/>
    <w:rsid w:val="00584800"/>
    <w:rsid w:val="005854FF"/>
    <w:rsid w:val="005858C3"/>
    <w:rsid w:val="00585AB2"/>
    <w:rsid w:val="005861AC"/>
    <w:rsid w:val="0058633C"/>
    <w:rsid w:val="005863D0"/>
    <w:rsid w:val="005866F4"/>
    <w:rsid w:val="00586724"/>
    <w:rsid w:val="0058687D"/>
    <w:rsid w:val="00586B8E"/>
    <w:rsid w:val="00586BBB"/>
    <w:rsid w:val="00586E4B"/>
    <w:rsid w:val="0058733C"/>
    <w:rsid w:val="0058742F"/>
    <w:rsid w:val="00587A75"/>
    <w:rsid w:val="00587F53"/>
    <w:rsid w:val="005903A3"/>
    <w:rsid w:val="00590A87"/>
    <w:rsid w:val="00590C25"/>
    <w:rsid w:val="00591AB8"/>
    <w:rsid w:val="00591C90"/>
    <w:rsid w:val="0059224A"/>
    <w:rsid w:val="0059246C"/>
    <w:rsid w:val="00593B77"/>
    <w:rsid w:val="00594823"/>
    <w:rsid w:val="00594EC6"/>
    <w:rsid w:val="00594ED9"/>
    <w:rsid w:val="0059572A"/>
    <w:rsid w:val="005958B7"/>
    <w:rsid w:val="00595A01"/>
    <w:rsid w:val="00595FBD"/>
    <w:rsid w:val="0059665E"/>
    <w:rsid w:val="005969AB"/>
    <w:rsid w:val="00596A18"/>
    <w:rsid w:val="005A0219"/>
    <w:rsid w:val="005A032D"/>
    <w:rsid w:val="005A03A6"/>
    <w:rsid w:val="005A0AD3"/>
    <w:rsid w:val="005A120D"/>
    <w:rsid w:val="005A13C5"/>
    <w:rsid w:val="005A160F"/>
    <w:rsid w:val="005A1DC7"/>
    <w:rsid w:val="005A202F"/>
    <w:rsid w:val="005A2091"/>
    <w:rsid w:val="005A22D6"/>
    <w:rsid w:val="005A2A30"/>
    <w:rsid w:val="005A31CD"/>
    <w:rsid w:val="005A3E2F"/>
    <w:rsid w:val="005A3E65"/>
    <w:rsid w:val="005A40B2"/>
    <w:rsid w:val="005A4194"/>
    <w:rsid w:val="005A4DF8"/>
    <w:rsid w:val="005A5659"/>
    <w:rsid w:val="005A7529"/>
    <w:rsid w:val="005A7567"/>
    <w:rsid w:val="005A7876"/>
    <w:rsid w:val="005A7CBF"/>
    <w:rsid w:val="005B09F8"/>
    <w:rsid w:val="005B0E5D"/>
    <w:rsid w:val="005B0FA7"/>
    <w:rsid w:val="005B1C11"/>
    <w:rsid w:val="005B287F"/>
    <w:rsid w:val="005B2CEB"/>
    <w:rsid w:val="005B35EF"/>
    <w:rsid w:val="005B3690"/>
    <w:rsid w:val="005B3BD6"/>
    <w:rsid w:val="005B440A"/>
    <w:rsid w:val="005B5548"/>
    <w:rsid w:val="005B58E2"/>
    <w:rsid w:val="005B5B4D"/>
    <w:rsid w:val="005B6448"/>
    <w:rsid w:val="005B662E"/>
    <w:rsid w:val="005B73A1"/>
    <w:rsid w:val="005B7474"/>
    <w:rsid w:val="005B755C"/>
    <w:rsid w:val="005B7987"/>
    <w:rsid w:val="005B7F3F"/>
    <w:rsid w:val="005C00E4"/>
    <w:rsid w:val="005C04F8"/>
    <w:rsid w:val="005C0798"/>
    <w:rsid w:val="005C2CD3"/>
    <w:rsid w:val="005C32EF"/>
    <w:rsid w:val="005C37C3"/>
    <w:rsid w:val="005C3B34"/>
    <w:rsid w:val="005C3CA9"/>
    <w:rsid w:val="005C3DB2"/>
    <w:rsid w:val="005C3DB7"/>
    <w:rsid w:val="005C3F55"/>
    <w:rsid w:val="005C4368"/>
    <w:rsid w:val="005C4A61"/>
    <w:rsid w:val="005C4DCA"/>
    <w:rsid w:val="005C4DE0"/>
    <w:rsid w:val="005C5123"/>
    <w:rsid w:val="005C5AE1"/>
    <w:rsid w:val="005C67E1"/>
    <w:rsid w:val="005C737E"/>
    <w:rsid w:val="005C7669"/>
    <w:rsid w:val="005C7FA1"/>
    <w:rsid w:val="005D1518"/>
    <w:rsid w:val="005D2A7F"/>
    <w:rsid w:val="005D2CB3"/>
    <w:rsid w:val="005D3478"/>
    <w:rsid w:val="005D3ABE"/>
    <w:rsid w:val="005D42E3"/>
    <w:rsid w:val="005D492E"/>
    <w:rsid w:val="005D4C79"/>
    <w:rsid w:val="005D5411"/>
    <w:rsid w:val="005D5E5F"/>
    <w:rsid w:val="005D76F7"/>
    <w:rsid w:val="005D77B3"/>
    <w:rsid w:val="005E09CA"/>
    <w:rsid w:val="005E1516"/>
    <w:rsid w:val="005E1911"/>
    <w:rsid w:val="005E2C9A"/>
    <w:rsid w:val="005E3321"/>
    <w:rsid w:val="005E4818"/>
    <w:rsid w:val="005E49CA"/>
    <w:rsid w:val="005E4D89"/>
    <w:rsid w:val="005E4DEE"/>
    <w:rsid w:val="005E4F6B"/>
    <w:rsid w:val="005E5401"/>
    <w:rsid w:val="005E5829"/>
    <w:rsid w:val="005E5ACA"/>
    <w:rsid w:val="005E65B4"/>
    <w:rsid w:val="005E6AD4"/>
    <w:rsid w:val="005E6F56"/>
    <w:rsid w:val="005E7827"/>
    <w:rsid w:val="005F0777"/>
    <w:rsid w:val="005F12EA"/>
    <w:rsid w:val="005F2A17"/>
    <w:rsid w:val="005F3219"/>
    <w:rsid w:val="005F3531"/>
    <w:rsid w:val="005F394A"/>
    <w:rsid w:val="005F5CF8"/>
    <w:rsid w:val="005F6B3E"/>
    <w:rsid w:val="005F735B"/>
    <w:rsid w:val="005F7844"/>
    <w:rsid w:val="005F7DEF"/>
    <w:rsid w:val="005F7E11"/>
    <w:rsid w:val="00600F3F"/>
    <w:rsid w:val="00601113"/>
    <w:rsid w:val="0060181A"/>
    <w:rsid w:val="006022F3"/>
    <w:rsid w:val="00602FEB"/>
    <w:rsid w:val="0060301C"/>
    <w:rsid w:val="0060391F"/>
    <w:rsid w:val="00604104"/>
    <w:rsid w:val="0060424B"/>
    <w:rsid w:val="0060489A"/>
    <w:rsid w:val="00605150"/>
    <w:rsid w:val="00605723"/>
    <w:rsid w:val="0060574F"/>
    <w:rsid w:val="00605EC0"/>
    <w:rsid w:val="006060B3"/>
    <w:rsid w:val="006062F6"/>
    <w:rsid w:val="006069C4"/>
    <w:rsid w:val="00606A8E"/>
    <w:rsid w:val="006073EA"/>
    <w:rsid w:val="00607686"/>
    <w:rsid w:val="00607764"/>
    <w:rsid w:val="00607B9D"/>
    <w:rsid w:val="00607CCE"/>
    <w:rsid w:val="006108A9"/>
    <w:rsid w:val="006111F3"/>
    <w:rsid w:val="0061126F"/>
    <w:rsid w:val="0061143F"/>
    <w:rsid w:val="00611660"/>
    <w:rsid w:val="00611A97"/>
    <w:rsid w:val="00611E62"/>
    <w:rsid w:val="006124EE"/>
    <w:rsid w:val="0061319B"/>
    <w:rsid w:val="00613999"/>
    <w:rsid w:val="00613B79"/>
    <w:rsid w:val="00613BE4"/>
    <w:rsid w:val="00613E5F"/>
    <w:rsid w:val="0061498D"/>
    <w:rsid w:val="00614A02"/>
    <w:rsid w:val="006167C2"/>
    <w:rsid w:val="00617F86"/>
    <w:rsid w:val="00620751"/>
    <w:rsid w:val="006211F7"/>
    <w:rsid w:val="006213FA"/>
    <w:rsid w:val="00621DD7"/>
    <w:rsid w:val="00622261"/>
    <w:rsid w:val="006225F1"/>
    <w:rsid w:val="00622827"/>
    <w:rsid w:val="00622CA9"/>
    <w:rsid w:val="00623142"/>
    <w:rsid w:val="00623709"/>
    <w:rsid w:val="00623AA5"/>
    <w:rsid w:val="00623D66"/>
    <w:rsid w:val="006247F6"/>
    <w:rsid w:val="00624AFD"/>
    <w:rsid w:val="006254AB"/>
    <w:rsid w:val="00625876"/>
    <w:rsid w:val="00625B19"/>
    <w:rsid w:val="0062622A"/>
    <w:rsid w:val="0062654A"/>
    <w:rsid w:val="00627225"/>
    <w:rsid w:val="00630600"/>
    <w:rsid w:val="006310EB"/>
    <w:rsid w:val="006312C8"/>
    <w:rsid w:val="006317F7"/>
    <w:rsid w:val="006322FB"/>
    <w:rsid w:val="00632AD5"/>
    <w:rsid w:val="00632B5B"/>
    <w:rsid w:val="00633C64"/>
    <w:rsid w:val="00633FCD"/>
    <w:rsid w:val="006345E3"/>
    <w:rsid w:val="00634854"/>
    <w:rsid w:val="006348BE"/>
    <w:rsid w:val="00634ACE"/>
    <w:rsid w:val="00635716"/>
    <w:rsid w:val="006360CC"/>
    <w:rsid w:val="006365D5"/>
    <w:rsid w:val="00636EDC"/>
    <w:rsid w:val="006370B4"/>
    <w:rsid w:val="00637C83"/>
    <w:rsid w:val="00637CFC"/>
    <w:rsid w:val="00637F34"/>
    <w:rsid w:val="00640302"/>
    <w:rsid w:val="00640690"/>
    <w:rsid w:val="00640931"/>
    <w:rsid w:val="0064260F"/>
    <w:rsid w:val="00643647"/>
    <w:rsid w:val="0064391C"/>
    <w:rsid w:val="00643A4D"/>
    <w:rsid w:val="00643AD8"/>
    <w:rsid w:val="00645B57"/>
    <w:rsid w:val="00645EF2"/>
    <w:rsid w:val="00646602"/>
    <w:rsid w:val="006466EE"/>
    <w:rsid w:val="006467C8"/>
    <w:rsid w:val="00646AEF"/>
    <w:rsid w:val="006505C9"/>
    <w:rsid w:val="006506C8"/>
    <w:rsid w:val="00650CD7"/>
    <w:rsid w:val="00650F90"/>
    <w:rsid w:val="00651005"/>
    <w:rsid w:val="00651659"/>
    <w:rsid w:val="00651D61"/>
    <w:rsid w:val="00651E66"/>
    <w:rsid w:val="00652411"/>
    <w:rsid w:val="006528C4"/>
    <w:rsid w:val="00653C39"/>
    <w:rsid w:val="006543C1"/>
    <w:rsid w:val="00654C53"/>
    <w:rsid w:val="0065545D"/>
    <w:rsid w:val="00656812"/>
    <w:rsid w:val="00657273"/>
    <w:rsid w:val="006573FF"/>
    <w:rsid w:val="00657610"/>
    <w:rsid w:val="0065774F"/>
    <w:rsid w:val="00657960"/>
    <w:rsid w:val="00660141"/>
    <w:rsid w:val="00661CAA"/>
    <w:rsid w:val="006623E7"/>
    <w:rsid w:val="00662DDD"/>
    <w:rsid w:val="00662E7F"/>
    <w:rsid w:val="00663451"/>
    <w:rsid w:val="00663B5B"/>
    <w:rsid w:val="00665539"/>
    <w:rsid w:val="006657BB"/>
    <w:rsid w:val="0066587C"/>
    <w:rsid w:val="00666A4B"/>
    <w:rsid w:val="00666D95"/>
    <w:rsid w:val="00666DCE"/>
    <w:rsid w:val="006675CC"/>
    <w:rsid w:val="00667B20"/>
    <w:rsid w:val="00671F92"/>
    <w:rsid w:val="0067207A"/>
    <w:rsid w:val="00672231"/>
    <w:rsid w:val="00673307"/>
    <w:rsid w:val="00673EE9"/>
    <w:rsid w:val="00674116"/>
    <w:rsid w:val="00674174"/>
    <w:rsid w:val="00674759"/>
    <w:rsid w:val="00674A07"/>
    <w:rsid w:val="00674EC9"/>
    <w:rsid w:val="0067517B"/>
    <w:rsid w:val="00675488"/>
    <w:rsid w:val="00675757"/>
    <w:rsid w:val="00676103"/>
    <w:rsid w:val="006806DC"/>
    <w:rsid w:val="00680A7E"/>
    <w:rsid w:val="006817A7"/>
    <w:rsid w:val="00681A68"/>
    <w:rsid w:val="00681DD8"/>
    <w:rsid w:val="006829DC"/>
    <w:rsid w:val="00682B84"/>
    <w:rsid w:val="00682F2A"/>
    <w:rsid w:val="00683324"/>
    <w:rsid w:val="00683773"/>
    <w:rsid w:val="00683CE7"/>
    <w:rsid w:val="00684AA9"/>
    <w:rsid w:val="00684B63"/>
    <w:rsid w:val="00685269"/>
    <w:rsid w:val="006853AB"/>
    <w:rsid w:val="006853D0"/>
    <w:rsid w:val="00685E87"/>
    <w:rsid w:val="00685F89"/>
    <w:rsid w:val="006869CB"/>
    <w:rsid w:val="00686E51"/>
    <w:rsid w:val="00687284"/>
    <w:rsid w:val="006879AD"/>
    <w:rsid w:val="00687AC6"/>
    <w:rsid w:val="00687DCD"/>
    <w:rsid w:val="006908EC"/>
    <w:rsid w:val="00690BD9"/>
    <w:rsid w:val="006912F4"/>
    <w:rsid w:val="00692DEE"/>
    <w:rsid w:val="0069309C"/>
    <w:rsid w:val="006933EA"/>
    <w:rsid w:val="00693DCE"/>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3D3D"/>
    <w:rsid w:val="006A432B"/>
    <w:rsid w:val="006A4F36"/>
    <w:rsid w:val="006A644E"/>
    <w:rsid w:val="006A679D"/>
    <w:rsid w:val="006A6D9D"/>
    <w:rsid w:val="006A7B53"/>
    <w:rsid w:val="006B0602"/>
    <w:rsid w:val="006B081A"/>
    <w:rsid w:val="006B0A01"/>
    <w:rsid w:val="006B1946"/>
    <w:rsid w:val="006B382C"/>
    <w:rsid w:val="006B3A89"/>
    <w:rsid w:val="006B3F96"/>
    <w:rsid w:val="006B46E2"/>
    <w:rsid w:val="006B48E4"/>
    <w:rsid w:val="006B562B"/>
    <w:rsid w:val="006B5872"/>
    <w:rsid w:val="006B587A"/>
    <w:rsid w:val="006B644C"/>
    <w:rsid w:val="006B6A1E"/>
    <w:rsid w:val="006B6A9C"/>
    <w:rsid w:val="006B6A9D"/>
    <w:rsid w:val="006B70EC"/>
    <w:rsid w:val="006B71DF"/>
    <w:rsid w:val="006B751D"/>
    <w:rsid w:val="006B782A"/>
    <w:rsid w:val="006B78A6"/>
    <w:rsid w:val="006B78E3"/>
    <w:rsid w:val="006B7B52"/>
    <w:rsid w:val="006B7C76"/>
    <w:rsid w:val="006C04F9"/>
    <w:rsid w:val="006C107F"/>
    <w:rsid w:val="006C17C4"/>
    <w:rsid w:val="006C1C36"/>
    <w:rsid w:val="006C34C5"/>
    <w:rsid w:val="006C392A"/>
    <w:rsid w:val="006C3959"/>
    <w:rsid w:val="006C3CEC"/>
    <w:rsid w:val="006C4457"/>
    <w:rsid w:val="006C48F7"/>
    <w:rsid w:val="006C4A15"/>
    <w:rsid w:val="006C5187"/>
    <w:rsid w:val="006C6792"/>
    <w:rsid w:val="006C6A18"/>
    <w:rsid w:val="006C70E0"/>
    <w:rsid w:val="006C74BD"/>
    <w:rsid w:val="006C78D1"/>
    <w:rsid w:val="006C7999"/>
    <w:rsid w:val="006D0392"/>
    <w:rsid w:val="006D0A99"/>
    <w:rsid w:val="006D0C33"/>
    <w:rsid w:val="006D0DD0"/>
    <w:rsid w:val="006D1608"/>
    <w:rsid w:val="006D1A47"/>
    <w:rsid w:val="006D33F8"/>
    <w:rsid w:val="006D42D2"/>
    <w:rsid w:val="006D578B"/>
    <w:rsid w:val="006D5AED"/>
    <w:rsid w:val="006D66DB"/>
    <w:rsid w:val="006D6716"/>
    <w:rsid w:val="006D67A5"/>
    <w:rsid w:val="006D67CB"/>
    <w:rsid w:val="006D6BE7"/>
    <w:rsid w:val="006D7357"/>
    <w:rsid w:val="006D7797"/>
    <w:rsid w:val="006D7ACC"/>
    <w:rsid w:val="006D7B88"/>
    <w:rsid w:val="006D7DBC"/>
    <w:rsid w:val="006D7E97"/>
    <w:rsid w:val="006D7F70"/>
    <w:rsid w:val="006E00A3"/>
    <w:rsid w:val="006E00E5"/>
    <w:rsid w:val="006E042B"/>
    <w:rsid w:val="006E0CFF"/>
    <w:rsid w:val="006E2D3D"/>
    <w:rsid w:val="006E2D74"/>
    <w:rsid w:val="006E412A"/>
    <w:rsid w:val="006E44B6"/>
    <w:rsid w:val="006E45E3"/>
    <w:rsid w:val="006E5323"/>
    <w:rsid w:val="006E5BFC"/>
    <w:rsid w:val="006E5E0A"/>
    <w:rsid w:val="006E5F09"/>
    <w:rsid w:val="006E65EB"/>
    <w:rsid w:val="006E68B6"/>
    <w:rsid w:val="006E6C54"/>
    <w:rsid w:val="006E6F55"/>
    <w:rsid w:val="006E713A"/>
    <w:rsid w:val="006E76EF"/>
    <w:rsid w:val="006E783A"/>
    <w:rsid w:val="006F01DD"/>
    <w:rsid w:val="006F0C9D"/>
    <w:rsid w:val="006F0FE9"/>
    <w:rsid w:val="006F1A62"/>
    <w:rsid w:val="006F1CA1"/>
    <w:rsid w:val="006F1E10"/>
    <w:rsid w:val="006F2D37"/>
    <w:rsid w:val="006F3BCE"/>
    <w:rsid w:val="006F3C31"/>
    <w:rsid w:val="006F56D4"/>
    <w:rsid w:val="006F6093"/>
    <w:rsid w:val="006F7164"/>
    <w:rsid w:val="006F72CE"/>
    <w:rsid w:val="006F7DC6"/>
    <w:rsid w:val="00700861"/>
    <w:rsid w:val="00700D9A"/>
    <w:rsid w:val="00700F07"/>
    <w:rsid w:val="007011CB"/>
    <w:rsid w:val="007016B1"/>
    <w:rsid w:val="007018B7"/>
    <w:rsid w:val="00701B7A"/>
    <w:rsid w:val="007024F9"/>
    <w:rsid w:val="007026DD"/>
    <w:rsid w:val="00702B76"/>
    <w:rsid w:val="00704D9F"/>
    <w:rsid w:val="00704DA3"/>
    <w:rsid w:val="00704E28"/>
    <w:rsid w:val="00705911"/>
    <w:rsid w:val="00705A14"/>
    <w:rsid w:val="00705E7D"/>
    <w:rsid w:val="0070643B"/>
    <w:rsid w:val="00706B27"/>
    <w:rsid w:val="007074D0"/>
    <w:rsid w:val="0071052C"/>
    <w:rsid w:val="007108C1"/>
    <w:rsid w:val="00710E26"/>
    <w:rsid w:val="00710FC3"/>
    <w:rsid w:val="007114B3"/>
    <w:rsid w:val="007126BF"/>
    <w:rsid w:val="00712C78"/>
    <w:rsid w:val="00712F1E"/>
    <w:rsid w:val="00713218"/>
    <w:rsid w:val="00713CEB"/>
    <w:rsid w:val="00713D5E"/>
    <w:rsid w:val="0071494B"/>
    <w:rsid w:val="007149A6"/>
    <w:rsid w:val="007149C8"/>
    <w:rsid w:val="00715D53"/>
    <w:rsid w:val="00716DF5"/>
    <w:rsid w:val="007171E4"/>
    <w:rsid w:val="00717B6D"/>
    <w:rsid w:val="00717FEA"/>
    <w:rsid w:val="0071D2B5"/>
    <w:rsid w:val="0072036A"/>
    <w:rsid w:val="0072045D"/>
    <w:rsid w:val="0072111B"/>
    <w:rsid w:val="00721574"/>
    <w:rsid w:val="007222EA"/>
    <w:rsid w:val="007228D3"/>
    <w:rsid w:val="00722FF1"/>
    <w:rsid w:val="0072346B"/>
    <w:rsid w:val="00723555"/>
    <w:rsid w:val="0072400C"/>
    <w:rsid w:val="007245CB"/>
    <w:rsid w:val="0072494C"/>
    <w:rsid w:val="007251BB"/>
    <w:rsid w:val="007254A7"/>
    <w:rsid w:val="00725662"/>
    <w:rsid w:val="0072651C"/>
    <w:rsid w:val="007273D6"/>
    <w:rsid w:val="0072769E"/>
    <w:rsid w:val="00727759"/>
    <w:rsid w:val="0073030D"/>
    <w:rsid w:val="007305EB"/>
    <w:rsid w:val="0073219D"/>
    <w:rsid w:val="00732382"/>
    <w:rsid w:val="0073251E"/>
    <w:rsid w:val="00732589"/>
    <w:rsid w:val="00732819"/>
    <w:rsid w:val="00732C58"/>
    <w:rsid w:val="00732FC9"/>
    <w:rsid w:val="007333DA"/>
    <w:rsid w:val="007335CE"/>
    <w:rsid w:val="0073393B"/>
    <w:rsid w:val="00733DB4"/>
    <w:rsid w:val="0073404F"/>
    <w:rsid w:val="007349C5"/>
    <w:rsid w:val="0073599D"/>
    <w:rsid w:val="007365DA"/>
    <w:rsid w:val="00736A4D"/>
    <w:rsid w:val="0074166C"/>
    <w:rsid w:val="00741B45"/>
    <w:rsid w:val="00741C4B"/>
    <w:rsid w:val="00742F75"/>
    <w:rsid w:val="00743BAF"/>
    <w:rsid w:val="00743DE0"/>
    <w:rsid w:val="00744381"/>
    <w:rsid w:val="00744DFD"/>
    <w:rsid w:val="0074584F"/>
    <w:rsid w:val="00745F76"/>
    <w:rsid w:val="0074654B"/>
    <w:rsid w:val="007467C4"/>
    <w:rsid w:val="0074742C"/>
    <w:rsid w:val="00747B96"/>
    <w:rsid w:val="007501D4"/>
    <w:rsid w:val="007503FE"/>
    <w:rsid w:val="00750653"/>
    <w:rsid w:val="00750788"/>
    <w:rsid w:val="007518C7"/>
    <w:rsid w:val="00751E97"/>
    <w:rsid w:val="00751F72"/>
    <w:rsid w:val="007524E5"/>
    <w:rsid w:val="00752C54"/>
    <w:rsid w:val="007535A1"/>
    <w:rsid w:val="00753794"/>
    <w:rsid w:val="0075414D"/>
    <w:rsid w:val="007543A3"/>
    <w:rsid w:val="00754610"/>
    <w:rsid w:val="007548BE"/>
    <w:rsid w:val="00754D89"/>
    <w:rsid w:val="00754EB2"/>
    <w:rsid w:val="007567CC"/>
    <w:rsid w:val="00757052"/>
    <w:rsid w:val="00757819"/>
    <w:rsid w:val="00757D24"/>
    <w:rsid w:val="00760B44"/>
    <w:rsid w:val="0076100C"/>
    <w:rsid w:val="007611B6"/>
    <w:rsid w:val="00761415"/>
    <w:rsid w:val="00761961"/>
    <w:rsid w:val="007621B5"/>
    <w:rsid w:val="00762604"/>
    <w:rsid w:val="007628D5"/>
    <w:rsid w:val="00763951"/>
    <w:rsid w:val="00763C8C"/>
    <w:rsid w:val="00763CF7"/>
    <w:rsid w:val="00764986"/>
    <w:rsid w:val="00764AC3"/>
    <w:rsid w:val="00764ACF"/>
    <w:rsid w:val="007653D2"/>
    <w:rsid w:val="00765642"/>
    <w:rsid w:val="007657F6"/>
    <w:rsid w:val="00765B7E"/>
    <w:rsid w:val="00765BAA"/>
    <w:rsid w:val="007660B8"/>
    <w:rsid w:val="007661EA"/>
    <w:rsid w:val="007662AF"/>
    <w:rsid w:val="00766CC7"/>
    <w:rsid w:val="00766DC6"/>
    <w:rsid w:val="00766E7E"/>
    <w:rsid w:val="00767538"/>
    <w:rsid w:val="00767DAD"/>
    <w:rsid w:val="00770CD3"/>
    <w:rsid w:val="00770E5C"/>
    <w:rsid w:val="0077166B"/>
    <w:rsid w:val="00771EAE"/>
    <w:rsid w:val="007724EC"/>
    <w:rsid w:val="00773794"/>
    <w:rsid w:val="0077438B"/>
    <w:rsid w:val="00777012"/>
    <w:rsid w:val="007776B7"/>
    <w:rsid w:val="00777A06"/>
    <w:rsid w:val="00780A49"/>
    <w:rsid w:val="00780C03"/>
    <w:rsid w:val="00780F0B"/>
    <w:rsid w:val="0078197D"/>
    <w:rsid w:val="007826C4"/>
    <w:rsid w:val="007830A0"/>
    <w:rsid w:val="0078316F"/>
    <w:rsid w:val="00783211"/>
    <w:rsid w:val="00783439"/>
    <w:rsid w:val="007842C8"/>
    <w:rsid w:val="0078437D"/>
    <w:rsid w:val="00785428"/>
    <w:rsid w:val="0078547B"/>
    <w:rsid w:val="007856F3"/>
    <w:rsid w:val="00785F00"/>
    <w:rsid w:val="00786039"/>
    <w:rsid w:val="007868F0"/>
    <w:rsid w:val="00786C29"/>
    <w:rsid w:val="00787E61"/>
    <w:rsid w:val="0079015E"/>
    <w:rsid w:val="0079041C"/>
    <w:rsid w:val="00790674"/>
    <w:rsid w:val="007919F9"/>
    <w:rsid w:val="00791A79"/>
    <w:rsid w:val="00791C21"/>
    <w:rsid w:val="00791CEB"/>
    <w:rsid w:val="00791E89"/>
    <w:rsid w:val="00792AD7"/>
    <w:rsid w:val="007934A7"/>
    <w:rsid w:val="00793583"/>
    <w:rsid w:val="0079397F"/>
    <w:rsid w:val="007945F2"/>
    <w:rsid w:val="00794B0E"/>
    <w:rsid w:val="007954F7"/>
    <w:rsid w:val="00795794"/>
    <w:rsid w:val="0079652B"/>
    <w:rsid w:val="0079675A"/>
    <w:rsid w:val="00796EA4"/>
    <w:rsid w:val="00797002"/>
    <w:rsid w:val="007A0CC7"/>
    <w:rsid w:val="007A0EBD"/>
    <w:rsid w:val="007A1269"/>
    <w:rsid w:val="007A13F3"/>
    <w:rsid w:val="007A14C3"/>
    <w:rsid w:val="007A170D"/>
    <w:rsid w:val="007A184B"/>
    <w:rsid w:val="007A1B4C"/>
    <w:rsid w:val="007A1C09"/>
    <w:rsid w:val="007A20BF"/>
    <w:rsid w:val="007A256C"/>
    <w:rsid w:val="007A256E"/>
    <w:rsid w:val="007A29FF"/>
    <w:rsid w:val="007A2D85"/>
    <w:rsid w:val="007A3270"/>
    <w:rsid w:val="007A36C4"/>
    <w:rsid w:val="007A3B6F"/>
    <w:rsid w:val="007A440A"/>
    <w:rsid w:val="007A4AA5"/>
    <w:rsid w:val="007A4BA8"/>
    <w:rsid w:val="007A4F76"/>
    <w:rsid w:val="007A542E"/>
    <w:rsid w:val="007A5B8C"/>
    <w:rsid w:val="007A5F96"/>
    <w:rsid w:val="007A687F"/>
    <w:rsid w:val="007A6983"/>
    <w:rsid w:val="007A6B23"/>
    <w:rsid w:val="007A6D10"/>
    <w:rsid w:val="007A7CE8"/>
    <w:rsid w:val="007A7FC1"/>
    <w:rsid w:val="007B034D"/>
    <w:rsid w:val="007B13D8"/>
    <w:rsid w:val="007B204F"/>
    <w:rsid w:val="007B2087"/>
    <w:rsid w:val="007B30A0"/>
    <w:rsid w:val="007B343E"/>
    <w:rsid w:val="007B3744"/>
    <w:rsid w:val="007B3B87"/>
    <w:rsid w:val="007B3DF9"/>
    <w:rsid w:val="007B52A8"/>
    <w:rsid w:val="007B5763"/>
    <w:rsid w:val="007B669F"/>
    <w:rsid w:val="007B675D"/>
    <w:rsid w:val="007B68DF"/>
    <w:rsid w:val="007B6F6B"/>
    <w:rsid w:val="007B71CB"/>
    <w:rsid w:val="007B7735"/>
    <w:rsid w:val="007B7875"/>
    <w:rsid w:val="007C0ECC"/>
    <w:rsid w:val="007C10B3"/>
    <w:rsid w:val="007C15C2"/>
    <w:rsid w:val="007C1EFD"/>
    <w:rsid w:val="007C20E1"/>
    <w:rsid w:val="007C2161"/>
    <w:rsid w:val="007C2497"/>
    <w:rsid w:val="007C2C24"/>
    <w:rsid w:val="007C43D2"/>
    <w:rsid w:val="007C449E"/>
    <w:rsid w:val="007C4B20"/>
    <w:rsid w:val="007C4EBC"/>
    <w:rsid w:val="007C50A0"/>
    <w:rsid w:val="007C5B33"/>
    <w:rsid w:val="007C5F63"/>
    <w:rsid w:val="007C612E"/>
    <w:rsid w:val="007C644C"/>
    <w:rsid w:val="007C6D09"/>
    <w:rsid w:val="007C7412"/>
    <w:rsid w:val="007C764C"/>
    <w:rsid w:val="007D0D2A"/>
    <w:rsid w:val="007D1E43"/>
    <w:rsid w:val="007D2541"/>
    <w:rsid w:val="007D2AA4"/>
    <w:rsid w:val="007D2AE4"/>
    <w:rsid w:val="007D2D6B"/>
    <w:rsid w:val="007D35F8"/>
    <w:rsid w:val="007D362C"/>
    <w:rsid w:val="007D4881"/>
    <w:rsid w:val="007D4A47"/>
    <w:rsid w:val="007D4AB0"/>
    <w:rsid w:val="007D4C97"/>
    <w:rsid w:val="007D5351"/>
    <w:rsid w:val="007D537A"/>
    <w:rsid w:val="007D5C79"/>
    <w:rsid w:val="007D6536"/>
    <w:rsid w:val="007D776E"/>
    <w:rsid w:val="007D7BCF"/>
    <w:rsid w:val="007E0487"/>
    <w:rsid w:val="007E1E92"/>
    <w:rsid w:val="007E2414"/>
    <w:rsid w:val="007E2BE4"/>
    <w:rsid w:val="007E2ED8"/>
    <w:rsid w:val="007E30FA"/>
    <w:rsid w:val="007E36E0"/>
    <w:rsid w:val="007E412D"/>
    <w:rsid w:val="007E4577"/>
    <w:rsid w:val="007E49E4"/>
    <w:rsid w:val="007E4DAF"/>
    <w:rsid w:val="007E5009"/>
    <w:rsid w:val="007E52AC"/>
    <w:rsid w:val="007E551E"/>
    <w:rsid w:val="007E5874"/>
    <w:rsid w:val="007E5B99"/>
    <w:rsid w:val="007E5D75"/>
    <w:rsid w:val="007E6974"/>
    <w:rsid w:val="007E71AD"/>
    <w:rsid w:val="007E7892"/>
    <w:rsid w:val="007E7DD1"/>
    <w:rsid w:val="007F029D"/>
    <w:rsid w:val="007F0453"/>
    <w:rsid w:val="007F0E51"/>
    <w:rsid w:val="007F1407"/>
    <w:rsid w:val="007F1457"/>
    <w:rsid w:val="007F226F"/>
    <w:rsid w:val="007F22A0"/>
    <w:rsid w:val="007F2360"/>
    <w:rsid w:val="007F23B3"/>
    <w:rsid w:val="007F257F"/>
    <w:rsid w:val="007F2663"/>
    <w:rsid w:val="007F2CB1"/>
    <w:rsid w:val="007F2D36"/>
    <w:rsid w:val="007F2DAD"/>
    <w:rsid w:val="007F413E"/>
    <w:rsid w:val="007F4225"/>
    <w:rsid w:val="007F43D5"/>
    <w:rsid w:val="007F4C2B"/>
    <w:rsid w:val="007F5525"/>
    <w:rsid w:val="007F6686"/>
    <w:rsid w:val="007F67D2"/>
    <w:rsid w:val="007F68ED"/>
    <w:rsid w:val="007F7372"/>
    <w:rsid w:val="007F7586"/>
    <w:rsid w:val="00800611"/>
    <w:rsid w:val="00800A1E"/>
    <w:rsid w:val="00800BCE"/>
    <w:rsid w:val="00800E84"/>
    <w:rsid w:val="00802A0D"/>
    <w:rsid w:val="00802B45"/>
    <w:rsid w:val="00802EA9"/>
    <w:rsid w:val="00803279"/>
    <w:rsid w:val="00803698"/>
    <w:rsid w:val="008036E8"/>
    <w:rsid w:val="00803C74"/>
    <w:rsid w:val="00803DDC"/>
    <w:rsid w:val="00803E3E"/>
    <w:rsid w:val="00803FA1"/>
    <w:rsid w:val="008045EE"/>
    <w:rsid w:val="0080471E"/>
    <w:rsid w:val="00804AD1"/>
    <w:rsid w:val="00804EF2"/>
    <w:rsid w:val="00804F76"/>
    <w:rsid w:val="008051AD"/>
    <w:rsid w:val="0080540A"/>
    <w:rsid w:val="008054C3"/>
    <w:rsid w:val="00805F95"/>
    <w:rsid w:val="008060D5"/>
    <w:rsid w:val="00806170"/>
    <w:rsid w:val="0080752B"/>
    <w:rsid w:val="00810335"/>
    <w:rsid w:val="008105EC"/>
    <w:rsid w:val="00810AC5"/>
    <w:rsid w:val="00810C73"/>
    <w:rsid w:val="00811076"/>
    <w:rsid w:val="008112B8"/>
    <w:rsid w:val="00811518"/>
    <w:rsid w:val="00811779"/>
    <w:rsid w:val="008120A5"/>
    <w:rsid w:val="008124F4"/>
    <w:rsid w:val="008128F8"/>
    <w:rsid w:val="00812B77"/>
    <w:rsid w:val="008139FF"/>
    <w:rsid w:val="00813A63"/>
    <w:rsid w:val="0081444B"/>
    <w:rsid w:val="00814812"/>
    <w:rsid w:val="00814829"/>
    <w:rsid w:val="00814A42"/>
    <w:rsid w:val="00814D62"/>
    <w:rsid w:val="00815177"/>
    <w:rsid w:val="00815FE2"/>
    <w:rsid w:val="00816A9A"/>
    <w:rsid w:val="008174BA"/>
    <w:rsid w:val="00817778"/>
    <w:rsid w:val="0081794E"/>
    <w:rsid w:val="00817D1A"/>
    <w:rsid w:val="00817F81"/>
    <w:rsid w:val="00820357"/>
    <w:rsid w:val="00820470"/>
    <w:rsid w:val="008209B2"/>
    <w:rsid w:val="00820EAE"/>
    <w:rsid w:val="00820FDC"/>
    <w:rsid w:val="00821893"/>
    <w:rsid w:val="0082303A"/>
    <w:rsid w:val="00823DA4"/>
    <w:rsid w:val="00823DAD"/>
    <w:rsid w:val="00824B8D"/>
    <w:rsid w:val="00824FFA"/>
    <w:rsid w:val="0082552C"/>
    <w:rsid w:val="008256AC"/>
    <w:rsid w:val="0082595E"/>
    <w:rsid w:val="00826A74"/>
    <w:rsid w:val="00827348"/>
    <w:rsid w:val="0082748C"/>
    <w:rsid w:val="008274C8"/>
    <w:rsid w:val="0082791A"/>
    <w:rsid w:val="0083054E"/>
    <w:rsid w:val="00830A86"/>
    <w:rsid w:val="00831383"/>
    <w:rsid w:val="00831E8D"/>
    <w:rsid w:val="0083341B"/>
    <w:rsid w:val="00833A89"/>
    <w:rsid w:val="00833E48"/>
    <w:rsid w:val="00833ED4"/>
    <w:rsid w:val="0083407F"/>
    <w:rsid w:val="00834C70"/>
    <w:rsid w:val="008356C5"/>
    <w:rsid w:val="00836032"/>
    <w:rsid w:val="0083643A"/>
    <w:rsid w:val="00836A00"/>
    <w:rsid w:val="00837476"/>
    <w:rsid w:val="008374FC"/>
    <w:rsid w:val="0083790B"/>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472C"/>
    <w:rsid w:val="00845F6C"/>
    <w:rsid w:val="00846618"/>
    <w:rsid w:val="0084714F"/>
    <w:rsid w:val="00847464"/>
    <w:rsid w:val="00847871"/>
    <w:rsid w:val="00847951"/>
    <w:rsid w:val="00847B72"/>
    <w:rsid w:val="008502EE"/>
    <w:rsid w:val="00851482"/>
    <w:rsid w:val="00851636"/>
    <w:rsid w:val="00852323"/>
    <w:rsid w:val="00852A85"/>
    <w:rsid w:val="00853BA7"/>
    <w:rsid w:val="00853DA9"/>
    <w:rsid w:val="008546B9"/>
    <w:rsid w:val="00854BED"/>
    <w:rsid w:val="00854D68"/>
    <w:rsid w:val="0085521E"/>
    <w:rsid w:val="00855BB0"/>
    <w:rsid w:val="00855EC6"/>
    <w:rsid w:val="008562F2"/>
    <w:rsid w:val="00856404"/>
    <w:rsid w:val="00857365"/>
    <w:rsid w:val="00857A58"/>
    <w:rsid w:val="00860B97"/>
    <w:rsid w:val="0086109C"/>
    <w:rsid w:val="008613F2"/>
    <w:rsid w:val="00861517"/>
    <w:rsid w:val="00861682"/>
    <w:rsid w:val="00861C5A"/>
    <w:rsid w:val="00862D59"/>
    <w:rsid w:val="008634E1"/>
    <w:rsid w:val="00863AE8"/>
    <w:rsid w:val="00864940"/>
    <w:rsid w:val="00865069"/>
    <w:rsid w:val="00865B61"/>
    <w:rsid w:val="00865D6D"/>
    <w:rsid w:val="008666A6"/>
    <w:rsid w:val="00866D7E"/>
    <w:rsid w:val="0086735C"/>
    <w:rsid w:val="00867D8F"/>
    <w:rsid w:val="00867E19"/>
    <w:rsid w:val="008706C6"/>
    <w:rsid w:val="00870847"/>
    <w:rsid w:val="00870A83"/>
    <w:rsid w:val="00870F8D"/>
    <w:rsid w:val="008712B7"/>
    <w:rsid w:val="00871785"/>
    <w:rsid w:val="0087262B"/>
    <w:rsid w:val="00872BA3"/>
    <w:rsid w:val="00873227"/>
    <w:rsid w:val="008742F3"/>
    <w:rsid w:val="008746AC"/>
    <w:rsid w:val="008748D7"/>
    <w:rsid w:val="00874CA6"/>
    <w:rsid w:val="00874F80"/>
    <w:rsid w:val="00874F90"/>
    <w:rsid w:val="008755F5"/>
    <w:rsid w:val="008769C9"/>
    <w:rsid w:val="00876EDF"/>
    <w:rsid w:val="008776C6"/>
    <w:rsid w:val="0088016D"/>
    <w:rsid w:val="008803F6"/>
    <w:rsid w:val="0088106A"/>
    <w:rsid w:val="00881CBB"/>
    <w:rsid w:val="0088258D"/>
    <w:rsid w:val="00882BAC"/>
    <w:rsid w:val="00882CB8"/>
    <w:rsid w:val="00882D71"/>
    <w:rsid w:val="00882F9B"/>
    <w:rsid w:val="00883036"/>
    <w:rsid w:val="00883644"/>
    <w:rsid w:val="00883741"/>
    <w:rsid w:val="00883F7D"/>
    <w:rsid w:val="0088452F"/>
    <w:rsid w:val="00885209"/>
    <w:rsid w:val="00885A54"/>
    <w:rsid w:val="00885CE5"/>
    <w:rsid w:val="00885DCF"/>
    <w:rsid w:val="00885EAB"/>
    <w:rsid w:val="00886503"/>
    <w:rsid w:val="008867CD"/>
    <w:rsid w:val="00887337"/>
    <w:rsid w:val="008875AC"/>
    <w:rsid w:val="008877DB"/>
    <w:rsid w:val="00890099"/>
    <w:rsid w:val="0089031C"/>
    <w:rsid w:val="00890373"/>
    <w:rsid w:val="0089065A"/>
    <w:rsid w:val="0089074B"/>
    <w:rsid w:val="00890B43"/>
    <w:rsid w:val="00890F0C"/>
    <w:rsid w:val="008910DF"/>
    <w:rsid w:val="00891506"/>
    <w:rsid w:val="00892CA4"/>
    <w:rsid w:val="008932F2"/>
    <w:rsid w:val="00893A70"/>
    <w:rsid w:val="00893B62"/>
    <w:rsid w:val="00893C48"/>
    <w:rsid w:val="00893E7F"/>
    <w:rsid w:val="008949CA"/>
    <w:rsid w:val="008955FF"/>
    <w:rsid w:val="00895CFA"/>
    <w:rsid w:val="00895DE2"/>
    <w:rsid w:val="00896072"/>
    <w:rsid w:val="008960AB"/>
    <w:rsid w:val="00896293"/>
    <w:rsid w:val="00896A31"/>
    <w:rsid w:val="00896C46"/>
    <w:rsid w:val="00897F7B"/>
    <w:rsid w:val="008A02B1"/>
    <w:rsid w:val="008A0EF3"/>
    <w:rsid w:val="008A160C"/>
    <w:rsid w:val="008A1C19"/>
    <w:rsid w:val="008A1F18"/>
    <w:rsid w:val="008A274A"/>
    <w:rsid w:val="008A2F35"/>
    <w:rsid w:val="008A3295"/>
    <w:rsid w:val="008A3507"/>
    <w:rsid w:val="008A3BC9"/>
    <w:rsid w:val="008A3EBF"/>
    <w:rsid w:val="008A4072"/>
    <w:rsid w:val="008A45ED"/>
    <w:rsid w:val="008A4B30"/>
    <w:rsid w:val="008A618D"/>
    <w:rsid w:val="008A678E"/>
    <w:rsid w:val="008A707C"/>
    <w:rsid w:val="008A7AAF"/>
    <w:rsid w:val="008A7ABF"/>
    <w:rsid w:val="008B0588"/>
    <w:rsid w:val="008B0F0E"/>
    <w:rsid w:val="008B1BCC"/>
    <w:rsid w:val="008B1EA0"/>
    <w:rsid w:val="008B2039"/>
    <w:rsid w:val="008B27DE"/>
    <w:rsid w:val="008B2A3F"/>
    <w:rsid w:val="008B2AC5"/>
    <w:rsid w:val="008B2DB2"/>
    <w:rsid w:val="008B3078"/>
    <w:rsid w:val="008B37C5"/>
    <w:rsid w:val="008B3DB8"/>
    <w:rsid w:val="008B3F7D"/>
    <w:rsid w:val="008B4372"/>
    <w:rsid w:val="008B5346"/>
    <w:rsid w:val="008B560A"/>
    <w:rsid w:val="008B595C"/>
    <w:rsid w:val="008B5B26"/>
    <w:rsid w:val="008B6937"/>
    <w:rsid w:val="008B7519"/>
    <w:rsid w:val="008B790A"/>
    <w:rsid w:val="008B7BEF"/>
    <w:rsid w:val="008C0BE8"/>
    <w:rsid w:val="008C1908"/>
    <w:rsid w:val="008C192D"/>
    <w:rsid w:val="008C1D0C"/>
    <w:rsid w:val="008C3163"/>
    <w:rsid w:val="008C3696"/>
    <w:rsid w:val="008C3A6D"/>
    <w:rsid w:val="008C4369"/>
    <w:rsid w:val="008C43B7"/>
    <w:rsid w:val="008C496C"/>
    <w:rsid w:val="008C4B93"/>
    <w:rsid w:val="008C5971"/>
    <w:rsid w:val="008C5C9E"/>
    <w:rsid w:val="008C5CA0"/>
    <w:rsid w:val="008C5E2E"/>
    <w:rsid w:val="008C67BD"/>
    <w:rsid w:val="008C73F5"/>
    <w:rsid w:val="008C78EB"/>
    <w:rsid w:val="008C7DB9"/>
    <w:rsid w:val="008D0255"/>
    <w:rsid w:val="008D1933"/>
    <w:rsid w:val="008D1E45"/>
    <w:rsid w:val="008D1F1B"/>
    <w:rsid w:val="008D202F"/>
    <w:rsid w:val="008D28FD"/>
    <w:rsid w:val="008D2BBC"/>
    <w:rsid w:val="008D3097"/>
    <w:rsid w:val="008D3316"/>
    <w:rsid w:val="008D3DBC"/>
    <w:rsid w:val="008D4BAB"/>
    <w:rsid w:val="008D4BCF"/>
    <w:rsid w:val="008D4CF6"/>
    <w:rsid w:val="008D5E5F"/>
    <w:rsid w:val="008D688E"/>
    <w:rsid w:val="008D6DB4"/>
    <w:rsid w:val="008D74B0"/>
    <w:rsid w:val="008D74C4"/>
    <w:rsid w:val="008D7557"/>
    <w:rsid w:val="008D7A5F"/>
    <w:rsid w:val="008E02E5"/>
    <w:rsid w:val="008E0902"/>
    <w:rsid w:val="008E0FB9"/>
    <w:rsid w:val="008E0FBC"/>
    <w:rsid w:val="008E141F"/>
    <w:rsid w:val="008E29B1"/>
    <w:rsid w:val="008E2FC6"/>
    <w:rsid w:val="008E3B4D"/>
    <w:rsid w:val="008E3B7D"/>
    <w:rsid w:val="008E3C19"/>
    <w:rsid w:val="008E42ED"/>
    <w:rsid w:val="008E49DA"/>
    <w:rsid w:val="008E49EF"/>
    <w:rsid w:val="008E4A29"/>
    <w:rsid w:val="008E5085"/>
    <w:rsid w:val="008E51AA"/>
    <w:rsid w:val="008E523D"/>
    <w:rsid w:val="008E5B1C"/>
    <w:rsid w:val="008E5B20"/>
    <w:rsid w:val="008E5BE2"/>
    <w:rsid w:val="008E5C7E"/>
    <w:rsid w:val="008E60D3"/>
    <w:rsid w:val="008E7B53"/>
    <w:rsid w:val="008E7F7C"/>
    <w:rsid w:val="008F0084"/>
    <w:rsid w:val="008F0A1C"/>
    <w:rsid w:val="008F195A"/>
    <w:rsid w:val="008F22A1"/>
    <w:rsid w:val="008F3592"/>
    <w:rsid w:val="008F3D6C"/>
    <w:rsid w:val="008F4367"/>
    <w:rsid w:val="008F4439"/>
    <w:rsid w:val="008F4D65"/>
    <w:rsid w:val="008F4F32"/>
    <w:rsid w:val="008F58DA"/>
    <w:rsid w:val="008F5ADA"/>
    <w:rsid w:val="008F6F75"/>
    <w:rsid w:val="008F7677"/>
    <w:rsid w:val="008F7842"/>
    <w:rsid w:val="008F7E44"/>
    <w:rsid w:val="0090006B"/>
    <w:rsid w:val="009003F4"/>
    <w:rsid w:val="0090087E"/>
    <w:rsid w:val="00900AB3"/>
    <w:rsid w:val="00900E7E"/>
    <w:rsid w:val="009010CE"/>
    <w:rsid w:val="00901268"/>
    <w:rsid w:val="00901A82"/>
    <w:rsid w:val="00902276"/>
    <w:rsid w:val="0090317C"/>
    <w:rsid w:val="00903DB6"/>
    <w:rsid w:val="009045B5"/>
    <w:rsid w:val="009058CF"/>
    <w:rsid w:val="00905F33"/>
    <w:rsid w:val="00906855"/>
    <w:rsid w:val="00906A54"/>
    <w:rsid w:val="00906FC8"/>
    <w:rsid w:val="009072B0"/>
    <w:rsid w:val="00907E29"/>
    <w:rsid w:val="0091053A"/>
    <w:rsid w:val="009105F0"/>
    <w:rsid w:val="00911A0B"/>
    <w:rsid w:val="00911C15"/>
    <w:rsid w:val="00912052"/>
    <w:rsid w:val="00913501"/>
    <w:rsid w:val="00913901"/>
    <w:rsid w:val="00914C6B"/>
    <w:rsid w:val="00914EB7"/>
    <w:rsid w:val="00914FAE"/>
    <w:rsid w:val="009158F8"/>
    <w:rsid w:val="0091680D"/>
    <w:rsid w:val="009172F9"/>
    <w:rsid w:val="00917307"/>
    <w:rsid w:val="00917A47"/>
    <w:rsid w:val="00917FE6"/>
    <w:rsid w:val="00920803"/>
    <w:rsid w:val="00920CFD"/>
    <w:rsid w:val="0092100F"/>
    <w:rsid w:val="00921407"/>
    <w:rsid w:val="009214DE"/>
    <w:rsid w:val="00922598"/>
    <w:rsid w:val="00922758"/>
    <w:rsid w:val="00922E13"/>
    <w:rsid w:val="00922E59"/>
    <w:rsid w:val="009232B3"/>
    <w:rsid w:val="00923D39"/>
    <w:rsid w:val="0092414B"/>
    <w:rsid w:val="00926718"/>
    <w:rsid w:val="009267C0"/>
    <w:rsid w:val="009269D3"/>
    <w:rsid w:val="009275A1"/>
    <w:rsid w:val="009279C8"/>
    <w:rsid w:val="00932F8B"/>
    <w:rsid w:val="00933382"/>
    <w:rsid w:val="009337F0"/>
    <w:rsid w:val="00934C1B"/>
    <w:rsid w:val="009353B3"/>
    <w:rsid w:val="00935E3F"/>
    <w:rsid w:val="00935F61"/>
    <w:rsid w:val="00936714"/>
    <w:rsid w:val="00936BD1"/>
    <w:rsid w:val="0093750D"/>
    <w:rsid w:val="00937914"/>
    <w:rsid w:val="009409F2"/>
    <w:rsid w:val="0094126E"/>
    <w:rsid w:val="00941F88"/>
    <w:rsid w:val="009422E4"/>
    <w:rsid w:val="00942DBF"/>
    <w:rsid w:val="00944188"/>
    <w:rsid w:val="0094483B"/>
    <w:rsid w:val="00944DCA"/>
    <w:rsid w:val="00945599"/>
    <w:rsid w:val="00945B69"/>
    <w:rsid w:val="00945B73"/>
    <w:rsid w:val="00946450"/>
    <w:rsid w:val="00946606"/>
    <w:rsid w:val="0094671D"/>
    <w:rsid w:val="00946922"/>
    <w:rsid w:val="00946B24"/>
    <w:rsid w:val="00946BAE"/>
    <w:rsid w:val="009477C1"/>
    <w:rsid w:val="00947E92"/>
    <w:rsid w:val="009505E7"/>
    <w:rsid w:val="0095084B"/>
    <w:rsid w:val="00950E72"/>
    <w:rsid w:val="00950F8D"/>
    <w:rsid w:val="00950FF6"/>
    <w:rsid w:val="009514C9"/>
    <w:rsid w:val="009514DB"/>
    <w:rsid w:val="00951691"/>
    <w:rsid w:val="009516CD"/>
    <w:rsid w:val="009518F6"/>
    <w:rsid w:val="0095199A"/>
    <w:rsid w:val="00951F57"/>
    <w:rsid w:val="00952168"/>
    <w:rsid w:val="00952661"/>
    <w:rsid w:val="00953DD7"/>
    <w:rsid w:val="00954260"/>
    <w:rsid w:val="00954415"/>
    <w:rsid w:val="0095509B"/>
    <w:rsid w:val="00955498"/>
    <w:rsid w:val="00956123"/>
    <w:rsid w:val="009565B5"/>
    <w:rsid w:val="00956691"/>
    <w:rsid w:val="00956958"/>
    <w:rsid w:val="0095713F"/>
    <w:rsid w:val="00957459"/>
    <w:rsid w:val="0095777C"/>
    <w:rsid w:val="0096019B"/>
    <w:rsid w:val="009602F7"/>
    <w:rsid w:val="009603F0"/>
    <w:rsid w:val="009607D8"/>
    <w:rsid w:val="00960BB6"/>
    <w:rsid w:val="00960ED9"/>
    <w:rsid w:val="0096164A"/>
    <w:rsid w:val="00961ACA"/>
    <w:rsid w:val="00961D7A"/>
    <w:rsid w:val="00962933"/>
    <w:rsid w:val="0096382D"/>
    <w:rsid w:val="0096645A"/>
    <w:rsid w:val="009668CA"/>
    <w:rsid w:val="00966A09"/>
    <w:rsid w:val="00967373"/>
    <w:rsid w:val="009677D8"/>
    <w:rsid w:val="00967ADA"/>
    <w:rsid w:val="00967BAB"/>
    <w:rsid w:val="009700BD"/>
    <w:rsid w:val="009701AF"/>
    <w:rsid w:val="0097073C"/>
    <w:rsid w:val="009710AB"/>
    <w:rsid w:val="009719BE"/>
    <w:rsid w:val="00971B7E"/>
    <w:rsid w:val="00972B31"/>
    <w:rsid w:val="00973057"/>
    <w:rsid w:val="009734AD"/>
    <w:rsid w:val="00973881"/>
    <w:rsid w:val="00973FA8"/>
    <w:rsid w:val="00974172"/>
    <w:rsid w:val="009745E2"/>
    <w:rsid w:val="00974DBA"/>
    <w:rsid w:val="00975C8E"/>
    <w:rsid w:val="00975DE5"/>
    <w:rsid w:val="00976110"/>
    <w:rsid w:val="00976B83"/>
    <w:rsid w:val="00977EBA"/>
    <w:rsid w:val="009802C9"/>
    <w:rsid w:val="00980328"/>
    <w:rsid w:val="00980813"/>
    <w:rsid w:val="009809D8"/>
    <w:rsid w:val="00981412"/>
    <w:rsid w:val="00981F02"/>
    <w:rsid w:val="00981FCC"/>
    <w:rsid w:val="009820E3"/>
    <w:rsid w:val="009825C2"/>
    <w:rsid w:val="00982C5A"/>
    <w:rsid w:val="009831A1"/>
    <w:rsid w:val="00983DCA"/>
    <w:rsid w:val="00983EB8"/>
    <w:rsid w:val="00984208"/>
    <w:rsid w:val="0098464E"/>
    <w:rsid w:val="0098483D"/>
    <w:rsid w:val="00984ED6"/>
    <w:rsid w:val="009850D3"/>
    <w:rsid w:val="0098515F"/>
    <w:rsid w:val="009851A9"/>
    <w:rsid w:val="00985804"/>
    <w:rsid w:val="00985DC1"/>
    <w:rsid w:val="0098659B"/>
    <w:rsid w:val="00986AF2"/>
    <w:rsid w:val="00986CCF"/>
    <w:rsid w:val="00987074"/>
    <w:rsid w:val="00987307"/>
    <w:rsid w:val="009876BE"/>
    <w:rsid w:val="0099011A"/>
    <w:rsid w:val="009904BD"/>
    <w:rsid w:val="00990709"/>
    <w:rsid w:val="00991318"/>
    <w:rsid w:val="00991833"/>
    <w:rsid w:val="00991D00"/>
    <w:rsid w:val="0099244E"/>
    <w:rsid w:val="00992A1D"/>
    <w:rsid w:val="00993727"/>
    <w:rsid w:val="00994500"/>
    <w:rsid w:val="00996C76"/>
    <w:rsid w:val="009970B4"/>
    <w:rsid w:val="00997F69"/>
    <w:rsid w:val="009A005A"/>
    <w:rsid w:val="009A0E32"/>
    <w:rsid w:val="009A17C3"/>
    <w:rsid w:val="009A21BC"/>
    <w:rsid w:val="009A2F2D"/>
    <w:rsid w:val="009A305A"/>
    <w:rsid w:val="009A3121"/>
    <w:rsid w:val="009A3243"/>
    <w:rsid w:val="009A36BD"/>
    <w:rsid w:val="009A408A"/>
    <w:rsid w:val="009A4106"/>
    <w:rsid w:val="009A4282"/>
    <w:rsid w:val="009A4451"/>
    <w:rsid w:val="009A446C"/>
    <w:rsid w:val="009A4511"/>
    <w:rsid w:val="009A54E0"/>
    <w:rsid w:val="009A6882"/>
    <w:rsid w:val="009A69A4"/>
    <w:rsid w:val="009A6EA4"/>
    <w:rsid w:val="009A709E"/>
    <w:rsid w:val="009A72A7"/>
    <w:rsid w:val="009A74E1"/>
    <w:rsid w:val="009A75DD"/>
    <w:rsid w:val="009A7ED6"/>
    <w:rsid w:val="009B18DD"/>
    <w:rsid w:val="009B240F"/>
    <w:rsid w:val="009B2768"/>
    <w:rsid w:val="009B2F2F"/>
    <w:rsid w:val="009B41C4"/>
    <w:rsid w:val="009B4AE1"/>
    <w:rsid w:val="009B4BEB"/>
    <w:rsid w:val="009B5044"/>
    <w:rsid w:val="009B528B"/>
    <w:rsid w:val="009B5E64"/>
    <w:rsid w:val="009B62A4"/>
    <w:rsid w:val="009B6861"/>
    <w:rsid w:val="009B68A7"/>
    <w:rsid w:val="009B6912"/>
    <w:rsid w:val="009B6C61"/>
    <w:rsid w:val="009B6DF0"/>
    <w:rsid w:val="009B72A1"/>
    <w:rsid w:val="009B7C42"/>
    <w:rsid w:val="009C0A4C"/>
    <w:rsid w:val="009C0AC2"/>
    <w:rsid w:val="009C0C56"/>
    <w:rsid w:val="009C1902"/>
    <w:rsid w:val="009C26EE"/>
    <w:rsid w:val="009C2710"/>
    <w:rsid w:val="009C27C6"/>
    <w:rsid w:val="009C2D55"/>
    <w:rsid w:val="009C33F7"/>
    <w:rsid w:val="009C4680"/>
    <w:rsid w:val="009C5366"/>
    <w:rsid w:val="009C6616"/>
    <w:rsid w:val="009C72E4"/>
    <w:rsid w:val="009C7862"/>
    <w:rsid w:val="009D01D3"/>
    <w:rsid w:val="009D07F4"/>
    <w:rsid w:val="009D10AE"/>
    <w:rsid w:val="009D154D"/>
    <w:rsid w:val="009D15FB"/>
    <w:rsid w:val="009D2223"/>
    <w:rsid w:val="009D262F"/>
    <w:rsid w:val="009D3116"/>
    <w:rsid w:val="009D3524"/>
    <w:rsid w:val="009D3D71"/>
    <w:rsid w:val="009D44EF"/>
    <w:rsid w:val="009D5041"/>
    <w:rsid w:val="009D5042"/>
    <w:rsid w:val="009D5675"/>
    <w:rsid w:val="009D57FC"/>
    <w:rsid w:val="009D614D"/>
    <w:rsid w:val="009D61CC"/>
    <w:rsid w:val="009D6475"/>
    <w:rsid w:val="009D681E"/>
    <w:rsid w:val="009D6AAE"/>
    <w:rsid w:val="009D6D7F"/>
    <w:rsid w:val="009D795E"/>
    <w:rsid w:val="009D7B10"/>
    <w:rsid w:val="009D7DC7"/>
    <w:rsid w:val="009E0037"/>
    <w:rsid w:val="009E02F1"/>
    <w:rsid w:val="009E16F5"/>
    <w:rsid w:val="009E1750"/>
    <w:rsid w:val="009E1DDA"/>
    <w:rsid w:val="009E1E65"/>
    <w:rsid w:val="009E28F0"/>
    <w:rsid w:val="009E2B60"/>
    <w:rsid w:val="009E3B07"/>
    <w:rsid w:val="009E40F2"/>
    <w:rsid w:val="009E45E9"/>
    <w:rsid w:val="009E5087"/>
    <w:rsid w:val="009E598F"/>
    <w:rsid w:val="009E6AC4"/>
    <w:rsid w:val="009E706A"/>
    <w:rsid w:val="009E784D"/>
    <w:rsid w:val="009F02EB"/>
    <w:rsid w:val="009F19BC"/>
    <w:rsid w:val="009F1A2B"/>
    <w:rsid w:val="009F1EF2"/>
    <w:rsid w:val="009F31DE"/>
    <w:rsid w:val="009F340F"/>
    <w:rsid w:val="009F48E1"/>
    <w:rsid w:val="009F4C73"/>
    <w:rsid w:val="009F4D19"/>
    <w:rsid w:val="009F4ECB"/>
    <w:rsid w:val="009F4F45"/>
    <w:rsid w:val="009F5C81"/>
    <w:rsid w:val="009F61D7"/>
    <w:rsid w:val="009F6BA2"/>
    <w:rsid w:val="009F7064"/>
    <w:rsid w:val="009F7098"/>
    <w:rsid w:val="009F7436"/>
    <w:rsid w:val="009F7555"/>
    <w:rsid w:val="00A0012B"/>
    <w:rsid w:val="00A0077B"/>
    <w:rsid w:val="00A007E9"/>
    <w:rsid w:val="00A018A9"/>
    <w:rsid w:val="00A01AB9"/>
    <w:rsid w:val="00A0222A"/>
    <w:rsid w:val="00A0261E"/>
    <w:rsid w:val="00A02CE6"/>
    <w:rsid w:val="00A04482"/>
    <w:rsid w:val="00A0468A"/>
    <w:rsid w:val="00A04BB3"/>
    <w:rsid w:val="00A056B0"/>
    <w:rsid w:val="00A057D1"/>
    <w:rsid w:val="00A05941"/>
    <w:rsid w:val="00A05CD8"/>
    <w:rsid w:val="00A05F5E"/>
    <w:rsid w:val="00A0658D"/>
    <w:rsid w:val="00A06A8F"/>
    <w:rsid w:val="00A06C27"/>
    <w:rsid w:val="00A075C7"/>
    <w:rsid w:val="00A07B65"/>
    <w:rsid w:val="00A07BC0"/>
    <w:rsid w:val="00A1001E"/>
    <w:rsid w:val="00A105EE"/>
    <w:rsid w:val="00A117CB"/>
    <w:rsid w:val="00A11A65"/>
    <w:rsid w:val="00A12259"/>
    <w:rsid w:val="00A13C4D"/>
    <w:rsid w:val="00A13ED3"/>
    <w:rsid w:val="00A1479D"/>
    <w:rsid w:val="00A14F6C"/>
    <w:rsid w:val="00A16134"/>
    <w:rsid w:val="00A16747"/>
    <w:rsid w:val="00A1676D"/>
    <w:rsid w:val="00A16D0B"/>
    <w:rsid w:val="00A17381"/>
    <w:rsid w:val="00A17536"/>
    <w:rsid w:val="00A17AA4"/>
    <w:rsid w:val="00A17C93"/>
    <w:rsid w:val="00A2016E"/>
    <w:rsid w:val="00A20405"/>
    <w:rsid w:val="00A224B7"/>
    <w:rsid w:val="00A224B9"/>
    <w:rsid w:val="00A2289D"/>
    <w:rsid w:val="00A23245"/>
    <w:rsid w:val="00A2393F"/>
    <w:rsid w:val="00A23C49"/>
    <w:rsid w:val="00A24AA8"/>
    <w:rsid w:val="00A250BD"/>
    <w:rsid w:val="00A2527D"/>
    <w:rsid w:val="00A2560A"/>
    <w:rsid w:val="00A2574C"/>
    <w:rsid w:val="00A25E31"/>
    <w:rsid w:val="00A25F9C"/>
    <w:rsid w:val="00A26582"/>
    <w:rsid w:val="00A265CC"/>
    <w:rsid w:val="00A26AE1"/>
    <w:rsid w:val="00A274C3"/>
    <w:rsid w:val="00A30796"/>
    <w:rsid w:val="00A30BAF"/>
    <w:rsid w:val="00A320BB"/>
    <w:rsid w:val="00A32193"/>
    <w:rsid w:val="00A32CB2"/>
    <w:rsid w:val="00A32DA1"/>
    <w:rsid w:val="00A33380"/>
    <w:rsid w:val="00A35425"/>
    <w:rsid w:val="00A355B9"/>
    <w:rsid w:val="00A35A1C"/>
    <w:rsid w:val="00A35B5C"/>
    <w:rsid w:val="00A36BB3"/>
    <w:rsid w:val="00A37550"/>
    <w:rsid w:val="00A37ADE"/>
    <w:rsid w:val="00A37BE5"/>
    <w:rsid w:val="00A40D47"/>
    <w:rsid w:val="00A41AE8"/>
    <w:rsid w:val="00A41F28"/>
    <w:rsid w:val="00A42650"/>
    <w:rsid w:val="00A428DE"/>
    <w:rsid w:val="00A42F2A"/>
    <w:rsid w:val="00A43B66"/>
    <w:rsid w:val="00A43C4F"/>
    <w:rsid w:val="00A43E4C"/>
    <w:rsid w:val="00A4468A"/>
    <w:rsid w:val="00A46476"/>
    <w:rsid w:val="00A465C1"/>
    <w:rsid w:val="00A46B00"/>
    <w:rsid w:val="00A470A3"/>
    <w:rsid w:val="00A47401"/>
    <w:rsid w:val="00A47551"/>
    <w:rsid w:val="00A51C54"/>
    <w:rsid w:val="00A528B4"/>
    <w:rsid w:val="00A5291A"/>
    <w:rsid w:val="00A52EA4"/>
    <w:rsid w:val="00A531A6"/>
    <w:rsid w:val="00A539D3"/>
    <w:rsid w:val="00A53ED2"/>
    <w:rsid w:val="00A555CA"/>
    <w:rsid w:val="00A55976"/>
    <w:rsid w:val="00A56651"/>
    <w:rsid w:val="00A56AE2"/>
    <w:rsid w:val="00A60714"/>
    <w:rsid w:val="00A60E61"/>
    <w:rsid w:val="00A60F15"/>
    <w:rsid w:val="00A61291"/>
    <w:rsid w:val="00A6135E"/>
    <w:rsid w:val="00A621DB"/>
    <w:rsid w:val="00A62FA4"/>
    <w:rsid w:val="00A6313C"/>
    <w:rsid w:val="00A63455"/>
    <w:rsid w:val="00A635F5"/>
    <w:rsid w:val="00A63B94"/>
    <w:rsid w:val="00A649D3"/>
    <w:rsid w:val="00A652A2"/>
    <w:rsid w:val="00A656CB"/>
    <w:rsid w:val="00A658A2"/>
    <w:rsid w:val="00A66752"/>
    <w:rsid w:val="00A66EC4"/>
    <w:rsid w:val="00A672D8"/>
    <w:rsid w:val="00A71C4A"/>
    <w:rsid w:val="00A72126"/>
    <w:rsid w:val="00A7219C"/>
    <w:rsid w:val="00A722A4"/>
    <w:rsid w:val="00A730B7"/>
    <w:rsid w:val="00A7416B"/>
    <w:rsid w:val="00A744D5"/>
    <w:rsid w:val="00A7495B"/>
    <w:rsid w:val="00A75164"/>
    <w:rsid w:val="00A758F8"/>
    <w:rsid w:val="00A75A3E"/>
    <w:rsid w:val="00A75AC5"/>
    <w:rsid w:val="00A75C02"/>
    <w:rsid w:val="00A75CF1"/>
    <w:rsid w:val="00A760B6"/>
    <w:rsid w:val="00A76157"/>
    <w:rsid w:val="00A761C4"/>
    <w:rsid w:val="00A76540"/>
    <w:rsid w:val="00A765B3"/>
    <w:rsid w:val="00A77F11"/>
    <w:rsid w:val="00A80514"/>
    <w:rsid w:val="00A8053D"/>
    <w:rsid w:val="00A80FC4"/>
    <w:rsid w:val="00A81E5B"/>
    <w:rsid w:val="00A820F7"/>
    <w:rsid w:val="00A82687"/>
    <w:rsid w:val="00A82973"/>
    <w:rsid w:val="00A8352F"/>
    <w:rsid w:val="00A843D3"/>
    <w:rsid w:val="00A850FD"/>
    <w:rsid w:val="00A85349"/>
    <w:rsid w:val="00A86507"/>
    <w:rsid w:val="00A86DCC"/>
    <w:rsid w:val="00A87110"/>
    <w:rsid w:val="00A878F5"/>
    <w:rsid w:val="00A879BC"/>
    <w:rsid w:val="00A87F47"/>
    <w:rsid w:val="00A90C12"/>
    <w:rsid w:val="00A90E5A"/>
    <w:rsid w:val="00A91812"/>
    <w:rsid w:val="00A91C4E"/>
    <w:rsid w:val="00A92116"/>
    <w:rsid w:val="00A92ED4"/>
    <w:rsid w:val="00A92F58"/>
    <w:rsid w:val="00A93287"/>
    <w:rsid w:val="00A93515"/>
    <w:rsid w:val="00A9357C"/>
    <w:rsid w:val="00A938FD"/>
    <w:rsid w:val="00A94736"/>
    <w:rsid w:val="00A948BC"/>
    <w:rsid w:val="00A94E38"/>
    <w:rsid w:val="00A94E42"/>
    <w:rsid w:val="00A95040"/>
    <w:rsid w:val="00A95D86"/>
    <w:rsid w:val="00A95E08"/>
    <w:rsid w:val="00A95F25"/>
    <w:rsid w:val="00A972FB"/>
    <w:rsid w:val="00A976CE"/>
    <w:rsid w:val="00A97B34"/>
    <w:rsid w:val="00A97D97"/>
    <w:rsid w:val="00AA02DF"/>
    <w:rsid w:val="00AA0892"/>
    <w:rsid w:val="00AA0A3F"/>
    <w:rsid w:val="00AA0E12"/>
    <w:rsid w:val="00AA0EF2"/>
    <w:rsid w:val="00AA1FB4"/>
    <w:rsid w:val="00AA3219"/>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5C5"/>
    <w:rsid w:val="00AB2C69"/>
    <w:rsid w:val="00AB2F1B"/>
    <w:rsid w:val="00AB3350"/>
    <w:rsid w:val="00AB40FA"/>
    <w:rsid w:val="00AB420C"/>
    <w:rsid w:val="00AB491E"/>
    <w:rsid w:val="00AB5548"/>
    <w:rsid w:val="00AB565D"/>
    <w:rsid w:val="00AB56B2"/>
    <w:rsid w:val="00AB5B9A"/>
    <w:rsid w:val="00AB64AD"/>
    <w:rsid w:val="00AB66EB"/>
    <w:rsid w:val="00AB753F"/>
    <w:rsid w:val="00AB7FAD"/>
    <w:rsid w:val="00AC07E7"/>
    <w:rsid w:val="00AC1179"/>
    <w:rsid w:val="00AC1722"/>
    <w:rsid w:val="00AC1795"/>
    <w:rsid w:val="00AC20FD"/>
    <w:rsid w:val="00AC238F"/>
    <w:rsid w:val="00AC2AC8"/>
    <w:rsid w:val="00AC2C7E"/>
    <w:rsid w:val="00AC2D3B"/>
    <w:rsid w:val="00AC319B"/>
    <w:rsid w:val="00AC340D"/>
    <w:rsid w:val="00AC3506"/>
    <w:rsid w:val="00AC420E"/>
    <w:rsid w:val="00AC4D93"/>
    <w:rsid w:val="00AC52EE"/>
    <w:rsid w:val="00AC586A"/>
    <w:rsid w:val="00AC67EA"/>
    <w:rsid w:val="00AC6C90"/>
    <w:rsid w:val="00AC752D"/>
    <w:rsid w:val="00AD0B95"/>
    <w:rsid w:val="00AD0BBE"/>
    <w:rsid w:val="00AD1712"/>
    <w:rsid w:val="00AD1C82"/>
    <w:rsid w:val="00AD2375"/>
    <w:rsid w:val="00AD2643"/>
    <w:rsid w:val="00AD2703"/>
    <w:rsid w:val="00AD29A7"/>
    <w:rsid w:val="00AD38D7"/>
    <w:rsid w:val="00AD3D2E"/>
    <w:rsid w:val="00AD4801"/>
    <w:rsid w:val="00AD5070"/>
    <w:rsid w:val="00AD5C36"/>
    <w:rsid w:val="00AD6069"/>
    <w:rsid w:val="00AD6874"/>
    <w:rsid w:val="00AD6B20"/>
    <w:rsid w:val="00AD71E8"/>
    <w:rsid w:val="00AD7240"/>
    <w:rsid w:val="00AD7395"/>
    <w:rsid w:val="00AD79C3"/>
    <w:rsid w:val="00AE0048"/>
    <w:rsid w:val="00AE03B4"/>
    <w:rsid w:val="00AE28C2"/>
    <w:rsid w:val="00AE28CC"/>
    <w:rsid w:val="00AE42CB"/>
    <w:rsid w:val="00AE43BC"/>
    <w:rsid w:val="00AE5413"/>
    <w:rsid w:val="00AE673A"/>
    <w:rsid w:val="00AE6B26"/>
    <w:rsid w:val="00AF0686"/>
    <w:rsid w:val="00AF17CD"/>
    <w:rsid w:val="00AF2091"/>
    <w:rsid w:val="00AF222D"/>
    <w:rsid w:val="00AF24CB"/>
    <w:rsid w:val="00AF34B1"/>
    <w:rsid w:val="00AF3C8D"/>
    <w:rsid w:val="00AF5047"/>
    <w:rsid w:val="00AF5059"/>
    <w:rsid w:val="00AF6150"/>
    <w:rsid w:val="00AF694C"/>
    <w:rsid w:val="00AF6EEB"/>
    <w:rsid w:val="00AF7669"/>
    <w:rsid w:val="00AF7B44"/>
    <w:rsid w:val="00AF7EC4"/>
    <w:rsid w:val="00AF7EFD"/>
    <w:rsid w:val="00B010DC"/>
    <w:rsid w:val="00B011FB"/>
    <w:rsid w:val="00B01403"/>
    <w:rsid w:val="00B02169"/>
    <w:rsid w:val="00B0240F"/>
    <w:rsid w:val="00B025C5"/>
    <w:rsid w:val="00B02B4D"/>
    <w:rsid w:val="00B03E17"/>
    <w:rsid w:val="00B03E99"/>
    <w:rsid w:val="00B044BD"/>
    <w:rsid w:val="00B04C7C"/>
    <w:rsid w:val="00B04E25"/>
    <w:rsid w:val="00B04E5A"/>
    <w:rsid w:val="00B0501F"/>
    <w:rsid w:val="00B050CC"/>
    <w:rsid w:val="00B055F6"/>
    <w:rsid w:val="00B057E1"/>
    <w:rsid w:val="00B05DB5"/>
    <w:rsid w:val="00B06898"/>
    <w:rsid w:val="00B06A51"/>
    <w:rsid w:val="00B06ED9"/>
    <w:rsid w:val="00B0758B"/>
    <w:rsid w:val="00B07672"/>
    <w:rsid w:val="00B07711"/>
    <w:rsid w:val="00B07A2A"/>
    <w:rsid w:val="00B11515"/>
    <w:rsid w:val="00B11581"/>
    <w:rsid w:val="00B11F59"/>
    <w:rsid w:val="00B12236"/>
    <w:rsid w:val="00B1325C"/>
    <w:rsid w:val="00B137F8"/>
    <w:rsid w:val="00B139C5"/>
    <w:rsid w:val="00B13C3B"/>
    <w:rsid w:val="00B1405B"/>
    <w:rsid w:val="00B14650"/>
    <w:rsid w:val="00B14DBE"/>
    <w:rsid w:val="00B15464"/>
    <w:rsid w:val="00B16321"/>
    <w:rsid w:val="00B17893"/>
    <w:rsid w:val="00B17ADB"/>
    <w:rsid w:val="00B17E5D"/>
    <w:rsid w:val="00B20274"/>
    <w:rsid w:val="00B202E0"/>
    <w:rsid w:val="00B20A80"/>
    <w:rsid w:val="00B20C67"/>
    <w:rsid w:val="00B21142"/>
    <w:rsid w:val="00B215C8"/>
    <w:rsid w:val="00B21CEF"/>
    <w:rsid w:val="00B21D15"/>
    <w:rsid w:val="00B223CD"/>
    <w:rsid w:val="00B224A3"/>
    <w:rsid w:val="00B22776"/>
    <w:rsid w:val="00B229CA"/>
    <w:rsid w:val="00B24167"/>
    <w:rsid w:val="00B241FE"/>
    <w:rsid w:val="00B25229"/>
    <w:rsid w:val="00B25B71"/>
    <w:rsid w:val="00B25D0B"/>
    <w:rsid w:val="00B27485"/>
    <w:rsid w:val="00B3038D"/>
    <w:rsid w:val="00B304EE"/>
    <w:rsid w:val="00B30719"/>
    <w:rsid w:val="00B30AD0"/>
    <w:rsid w:val="00B30B3A"/>
    <w:rsid w:val="00B326DD"/>
    <w:rsid w:val="00B3274C"/>
    <w:rsid w:val="00B330A1"/>
    <w:rsid w:val="00B34012"/>
    <w:rsid w:val="00B3421C"/>
    <w:rsid w:val="00B34913"/>
    <w:rsid w:val="00B34BC5"/>
    <w:rsid w:val="00B35037"/>
    <w:rsid w:val="00B35EDF"/>
    <w:rsid w:val="00B3671B"/>
    <w:rsid w:val="00B36ED7"/>
    <w:rsid w:val="00B37358"/>
    <w:rsid w:val="00B40780"/>
    <w:rsid w:val="00B40877"/>
    <w:rsid w:val="00B40DFE"/>
    <w:rsid w:val="00B40F1F"/>
    <w:rsid w:val="00B41597"/>
    <w:rsid w:val="00B42B0A"/>
    <w:rsid w:val="00B430ED"/>
    <w:rsid w:val="00B43353"/>
    <w:rsid w:val="00B4356B"/>
    <w:rsid w:val="00B439A8"/>
    <w:rsid w:val="00B44733"/>
    <w:rsid w:val="00B44B44"/>
    <w:rsid w:val="00B44BBC"/>
    <w:rsid w:val="00B45980"/>
    <w:rsid w:val="00B45A2F"/>
    <w:rsid w:val="00B45EA5"/>
    <w:rsid w:val="00B46509"/>
    <w:rsid w:val="00B46BB7"/>
    <w:rsid w:val="00B476F6"/>
    <w:rsid w:val="00B47A5A"/>
    <w:rsid w:val="00B47ABD"/>
    <w:rsid w:val="00B47FE6"/>
    <w:rsid w:val="00B500EC"/>
    <w:rsid w:val="00B504F7"/>
    <w:rsid w:val="00B51100"/>
    <w:rsid w:val="00B51213"/>
    <w:rsid w:val="00B515E9"/>
    <w:rsid w:val="00B51B01"/>
    <w:rsid w:val="00B52082"/>
    <w:rsid w:val="00B52DE9"/>
    <w:rsid w:val="00B52E48"/>
    <w:rsid w:val="00B52FC4"/>
    <w:rsid w:val="00B53108"/>
    <w:rsid w:val="00B531DD"/>
    <w:rsid w:val="00B53D62"/>
    <w:rsid w:val="00B546D2"/>
    <w:rsid w:val="00B54A6D"/>
    <w:rsid w:val="00B54D32"/>
    <w:rsid w:val="00B55D0A"/>
    <w:rsid w:val="00B55F51"/>
    <w:rsid w:val="00B56677"/>
    <w:rsid w:val="00B56CB0"/>
    <w:rsid w:val="00B5781D"/>
    <w:rsid w:val="00B57AC3"/>
    <w:rsid w:val="00B6141B"/>
    <w:rsid w:val="00B62160"/>
    <w:rsid w:val="00B621DC"/>
    <w:rsid w:val="00B62B0A"/>
    <w:rsid w:val="00B62E1F"/>
    <w:rsid w:val="00B62F88"/>
    <w:rsid w:val="00B6322A"/>
    <w:rsid w:val="00B6345D"/>
    <w:rsid w:val="00B64893"/>
    <w:rsid w:val="00B648AC"/>
    <w:rsid w:val="00B649D5"/>
    <w:rsid w:val="00B64A65"/>
    <w:rsid w:val="00B64BA8"/>
    <w:rsid w:val="00B65393"/>
    <w:rsid w:val="00B656F7"/>
    <w:rsid w:val="00B65ACD"/>
    <w:rsid w:val="00B65FB2"/>
    <w:rsid w:val="00B663AD"/>
    <w:rsid w:val="00B67691"/>
    <w:rsid w:val="00B6769F"/>
    <w:rsid w:val="00B67A46"/>
    <w:rsid w:val="00B7091B"/>
    <w:rsid w:val="00B7099E"/>
    <w:rsid w:val="00B70A78"/>
    <w:rsid w:val="00B70B50"/>
    <w:rsid w:val="00B7175E"/>
    <w:rsid w:val="00B7210A"/>
    <w:rsid w:val="00B7286E"/>
    <w:rsid w:val="00B72F73"/>
    <w:rsid w:val="00B73435"/>
    <w:rsid w:val="00B74286"/>
    <w:rsid w:val="00B74822"/>
    <w:rsid w:val="00B74E3A"/>
    <w:rsid w:val="00B74EB0"/>
    <w:rsid w:val="00B7500F"/>
    <w:rsid w:val="00B75760"/>
    <w:rsid w:val="00B75EED"/>
    <w:rsid w:val="00B76018"/>
    <w:rsid w:val="00B762CE"/>
    <w:rsid w:val="00B7727E"/>
    <w:rsid w:val="00B77720"/>
    <w:rsid w:val="00B779B7"/>
    <w:rsid w:val="00B80C22"/>
    <w:rsid w:val="00B80D39"/>
    <w:rsid w:val="00B80D4B"/>
    <w:rsid w:val="00B80F55"/>
    <w:rsid w:val="00B81EC5"/>
    <w:rsid w:val="00B82E23"/>
    <w:rsid w:val="00B82F28"/>
    <w:rsid w:val="00B830F7"/>
    <w:rsid w:val="00B83A3F"/>
    <w:rsid w:val="00B83F10"/>
    <w:rsid w:val="00B846B0"/>
    <w:rsid w:val="00B85707"/>
    <w:rsid w:val="00B85A1B"/>
    <w:rsid w:val="00B85E9C"/>
    <w:rsid w:val="00B86995"/>
    <w:rsid w:val="00B86B2A"/>
    <w:rsid w:val="00B8722B"/>
    <w:rsid w:val="00B872CA"/>
    <w:rsid w:val="00B9090C"/>
    <w:rsid w:val="00B90E31"/>
    <w:rsid w:val="00B91961"/>
    <w:rsid w:val="00B91BDC"/>
    <w:rsid w:val="00B925AE"/>
    <w:rsid w:val="00B92909"/>
    <w:rsid w:val="00B92C33"/>
    <w:rsid w:val="00B934FA"/>
    <w:rsid w:val="00B9572D"/>
    <w:rsid w:val="00B95D81"/>
    <w:rsid w:val="00B95E94"/>
    <w:rsid w:val="00B961A0"/>
    <w:rsid w:val="00B9644F"/>
    <w:rsid w:val="00B96D5C"/>
    <w:rsid w:val="00B96EF2"/>
    <w:rsid w:val="00BA016C"/>
    <w:rsid w:val="00BA03F3"/>
    <w:rsid w:val="00BA043B"/>
    <w:rsid w:val="00BA0AE5"/>
    <w:rsid w:val="00BA0D7A"/>
    <w:rsid w:val="00BA0FBF"/>
    <w:rsid w:val="00BA170C"/>
    <w:rsid w:val="00BA2AF2"/>
    <w:rsid w:val="00BA3495"/>
    <w:rsid w:val="00BA4A0E"/>
    <w:rsid w:val="00BA4AC8"/>
    <w:rsid w:val="00BA52B0"/>
    <w:rsid w:val="00BA6059"/>
    <w:rsid w:val="00BA60A1"/>
    <w:rsid w:val="00BA614D"/>
    <w:rsid w:val="00BA77EB"/>
    <w:rsid w:val="00BB046B"/>
    <w:rsid w:val="00BB04AF"/>
    <w:rsid w:val="00BB0506"/>
    <w:rsid w:val="00BB0E1F"/>
    <w:rsid w:val="00BB1B87"/>
    <w:rsid w:val="00BB2C27"/>
    <w:rsid w:val="00BB2E40"/>
    <w:rsid w:val="00BB3BB8"/>
    <w:rsid w:val="00BB3C9D"/>
    <w:rsid w:val="00BB4D4C"/>
    <w:rsid w:val="00BB517E"/>
    <w:rsid w:val="00BB5E78"/>
    <w:rsid w:val="00BB5E87"/>
    <w:rsid w:val="00BB63F7"/>
    <w:rsid w:val="00BB7235"/>
    <w:rsid w:val="00BB76E3"/>
    <w:rsid w:val="00BB7DCD"/>
    <w:rsid w:val="00BC04E3"/>
    <w:rsid w:val="00BC14EE"/>
    <w:rsid w:val="00BC15BF"/>
    <w:rsid w:val="00BC1B57"/>
    <w:rsid w:val="00BC1D6D"/>
    <w:rsid w:val="00BC2073"/>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22B"/>
    <w:rsid w:val="00BD0B6D"/>
    <w:rsid w:val="00BD0CD8"/>
    <w:rsid w:val="00BD0E73"/>
    <w:rsid w:val="00BD132C"/>
    <w:rsid w:val="00BD186F"/>
    <w:rsid w:val="00BD18A3"/>
    <w:rsid w:val="00BD218C"/>
    <w:rsid w:val="00BD2735"/>
    <w:rsid w:val="00BD28F3"/>
    <w:rsid w:val="00BD35A8"/>
    <w:rsid w:val="00BD41EC"/>
    <w:rsid w:val="00BD5EA2"/>
    <w:rsid w:val="00BD5F18"/>
    <w:rsid w:val="00BD68B1"/>
    <w:rsid w:val="00BD73BF"/>
    <w:rsid w:val="00BD786C"/>
    <w:rsid w:val="00BD7996"/>
    <w:rsid w:val="00BD7998"/>
    <w:rsid w:val="00BD7A1C"/>
    <w:rsid w:val="00BD7FA7"/>
    <w:rsid w:val="00BE165D"/>
    <w:rsid w:val="00BE1660"/>
    <w:rsid w:val="00BE19A0"/>
    <w:rsid w:val="00BE1BCB"/>
    <w:rsid w:val="00BE2000"/>
    <w:rsid w:val="00BE2F51"/>
    <w:rsid w:val="00BE34F9"/>
    <w:rsid w:val="00BE36DF"/>
    <w:rsid w:val="00BE4294"/>
    <w:rsid w:val="00BE4532"/>
    <w:rsid w:val="00BE5CD9"/>
    <w:rsid w:val="00BE7383"/>
    <w:rsid w:val="00BE7972"/>
    <w:rsid w:val="00BE7BB3"/>
    <w:rsid w:val="00BF09D2"/>
    <w:rsid w:val="00BF0AFF"/>
    <w:rsid w:val="00BF1630"/>
    <w:rsid w:val="00BF243A"/>
    <w:rsid w:val="00BF249B"/>
    <w:rsid w:val="00BF26FB"/>
    <w:rsid w:val="00BF2766"/>
    <w:rsid w:val="00BF4BF7"/>
    <w:rsid w:val="00BF518C"/>
    <w:rsid w:val="00BF5849"/>
    <w:rsid w:val="00BF6B4A"/>
    <w:rsid w:val="00BF6D72"/>
    <w:rsid w:val="00BF6DC2"/>
    <w:rsid w:val="00BF79F0"/>
    <w:rsid w:val="00C002F2"/>
    <w:rsid w:val="00C00480"/>
    <w:rsid w:val="00C00CDD"/>
    <w:rsid w:val="00C01B30"/>
    <w:rsid w:val="00C01E9B"/>
    <w:rsid w:val="00C02C36"/>
    <w:rsid w:val="00C03767"/>
    <w:rsid w:val="00C03B6A"/>
    <w:rsid w:val="00C046B8"/>
    <w:rsid w:val="00C04DF4"/>
    <w:rsid w:val="00C0509E"/>
    <w:rsid w:val="00C05369"/>
    <w:rsid w:val="00C05445"/>
    <w:rsid w:val="00C0546D"/>
    <w:rsid w:val="00C05E31"/>
    <w:rsid w:val="00C06983"/>
    <w:rsid w:val="00C071C0"/>
    <w:rsid w:val="00C076C1"/>
    <w:rsid w:val="00C0778B"/>
    <w:rsid w:val="00C078AE"/>
    <w:rsid w:val="00C1139C"/>
    <w:rsid w:val="00C11CAF"/>
    <w:rsid w:val="00C11FA6"/>
    <w:rsid w:val="00C12EB6"/>
    <w:rsid w:val="00C12F7B"/>
    <w:rsid w:val="00C13276"/>
    <w:rsid w:val="00C137AF"/>
    <w:rsid w:val="00C13903"/>
    <w:rsid w:val="00C13967"/>
    <w:rsid w:val="00C13C91"/>
    <w:rsid w:val="00C13EBE"/>
    <w:rsid w:val="00C13FFC"/>
    <w:rsid w:val="00C1408F"/>
    <w:rsid w:val="00C141B2"/>
    <w:rsid w:val="00C14882"/>
    <w:rsid w:val="00C14B74"/>
    <w:rsid w:val="00C151E0"/>
    <w:rsid w:val="00C156F9"/>
    <w:rsid w:val="00C15B63"/>
    <w:rsid w:val="00C1606D"/>
    <w:rsid w:val="00C16F78"/>
    <w:rsid w:val="00C20413"/>
    <w:rsid w:val="00C2075D"/>
    <w:rsid w:val="00C20DF8"/>
    <w:rsid w:val="00C20E35"/>
    <w:rsid w:val="00C210FC"/>
    <w:rsid w:val="00C21295"/>
    <w:rsid w:val="00C217B2"/>
    <w:rsid w:val="00C224D8"/>
    <w:rsid w:val="00C229F9"/>
    <w:rsid w:val="00C23086"/>
    <w:rsid w:val="00C23229"/>
    <w:rsid w:val="00C237FB"/>
    <w:rsid w:val="00C23F24"/>
    <w:rsid w:val="00C24292"/>
    <w:rsid w:val="00C25ABC"/>
    <w:rsid w:val="00C25B7B"/>
    <w:rsid w:val="00C26850"/>
    <w:rsid w:val="00C26DED"/>
    <w:rsid w:val="00C26EA4"/>
    <w:rsid w:val="00C271F0"/>
    <w:rsid w:val="00C27316"/>
    <w:rsid w:val="00C2762C"/>
    <w:rsid w:val="00C30B6E"/>
    <w:rsid w:val="00C30F79"/>
    <w:rsid w:val="00C31B32"/>
    <w:rsid w:val="00C31D75"/>
    <w:rsid w:val="00C330DB"/>
    <w:rsid w:val="00C33410"/>
    <w:rsid w:val="00C337FC"/>
    <w:rsid w:val="00C33CAF"/>
    <w:rsid w:val="00C34409"/>
    <w:rsid w:val="00C345F3"/>
    <w:rsid w:val="00C346DE"/>
    <w:rsid w:val="00C34905"/>
    <w:rsid w:val="00C352A0"/>
    <w:rsid w:val="00C36FB2"/>
    <w:rsid w:val="00C374D7"/>
    <w:rsid w:val="00C377A0"/>
    <w:rsid w:val="00C402FD"/>
    <w:rsid w:val="00C404A9"/>
    <w:rsid w:val="00C404F4"/>
    <w:rsid w:val="00C40646"/>
    <w:rsid w:val="00C40AFD"/>
    <w:rsid w:val="00C40B64"/>
    <w:rsid w:val="00C4115C"/>
    <w:rsid w:val="00C413C2"/>
    <w:rsid w:val="00C41727"/>
    <w:rsid w:val="00C417DD"/>
    <w:rsid w:val="00C420AF"/>
    <w:rsid w:val="00C42C5F"/>
    <w:rsid w:val="00C42EC9"/>
    <w:rsid w:val="00C4329E"/>
    <w:rsid w:val="00C43378"/>
    <w:rsid w:val="00C433E9"/>
    <w:rsid w:val="00C43E4E"/>
    <w:rsid w:val="00C44E14"/>
    <w:rsid w:val="00C45135"/>
    <w:rsid w:val="00C452CB"/>
    <w:rsid w:val="00C45673"/>
    <w:rsid w:val="00C457D5"/>
    <w:rsid w:val="00C4585B"/>
    <w:rsid w:val="00C4599A"/>
    <w:rsid w:val="00C474F9"/>
    <w:rsid w:val="00C47C57"/>
    <w:rsid w:val="00C47D44"/>
    <w:rsid w:val="00C50505"/>
    <w:rsid w:val="00C50A64"/>
    <w:rsid w:val="00C51490"/>
    <w:rsid w:val="00C51495"/>
    <w:rsid w:val="00C52260"/>
    <w:rsid w:val="00C5267D"/>
    <w:rsid w:val="00C52854"/>
    <w:rsid w:val="00C52B1D"/>
    <w:rsid w:val="00C52B54"/>
    <w:rsid w:val="00C53091"/>
    <w:rsid w:val="00C530FB"/>
    <w:rsid w:val="00C53D8D"/>
    <w:rsid w:val="00C540F1"/>
    <w:rsid w:val="00C5423F"/>
    <w:rsid w:val="00C5491C"/>
    <w:rsid w:val="00C54A82"/>
    <w:rsid w:val="00C54E03"/>
    <w:rsid w:val="00C55320"/>
    <w:rsid w:val="00C55A28"/>
    <w:rsid w:val="00C562E5"/>
    <w:rsid w:val="00C563D6"/>
    <w:rsid w:val="00C5659A"/>
    <w:rsid w:val="00C56817"/>
    <w:rsid w:val="00C57C18"/>
    <w:rsid w:val="00C6015F"/>
    <w:rsid w:val="00C6017B"/>
    <w:rsid w:val="00C6076C"/>
    <w:rsid w:val="00C60A1F"/>
    <w:rsid w:val="00C60D87"/>
    <w:rsid w:val="00C61467"/>
    <w:rsid w:val="00C61AD5"/>
    <w:rsid w:val="00C6239F"/>
    <w:rsid w:val="00C6240B"/>
    <w:rsid w:val="00C62B30"/>
    <w:rsid w:val="00C634F6"/>
    <w:rsid w:val="00C6372C"/>
    <w:rsid w:val="00C64C28"/>
    <w:rsid w:val="00C65EE4"/>
    <w:rsid w:val="00C665E3"/>
    <w:rsid w:val="00C66C93"/>
    <w:rsid w:val="00C705EB"/>
    <w:rsid w:val="00C7080F"/>
    <w:rsid w:val="00C70961"/>
    <w:rsid w:val="00C70DEF"/>
    <w:rsid w:val="00C710B0"/>
    <w:rsid w:val="00C71212"/>
    <w:rsid w:val="00C71730"/>
    <w:rsid w:val="00C724DE"/>
    <w:rsid w:val="00C72556"/>
    <w:rsid w:val="00C72774"/>
    <w:rsid w:val="00C7288A"/>
    <w:rsid w:val="00C74222"/>
    <w:rsid w:val="00C74352"/>
    <w:rsid w:val="00C75010"/>
    <w:rsid w:val="00C7573F"/>
    <w:rsid w:val="00C7597F"/>
    <w:rsid w:val="00C75BE6"/>
    <w:rsid w:val="00C75F4F"/>
    <w:rsid w:val="00C76057"/>
    <w:rsid w:val="00C762EB"/>
    <w:rsid w:val="00C76A4B"/>
    <w:rsid w:val="00C773F5"/>
    <w:rsid w:val="00C77B88"/>
    <w:rsid w:val="00C82F11"/>
    <w:rsid w:val="00C831BD"/>
    <w:rsid w:val="00C83682"/>
    <w:rsid w:val="00C83998"/>
    <w:rsid w:val="00C8410C"/>
    <w:rsid w:val="00C842C1"/>
    <w:rsid w:val="00C84380"/>
    <w:rsid w:val="00C8528C"/>
    <w:rsid w:val="00C856F5"/>
    <w:rsid w:val="00C859B6"/>
    <w:rsid w:val="00C85A16"/>
    <w:rsid w:val="00C87662"/>
    <w:rsid w:val="00C90B92"/>
    <w:rsid w:val="00C90E97"/>
    <w:rsid w:val="00C91CE7"/>
    <w:rsid w:val="00C91E7D"/>
    <w:rsid w:val="00C92C0E"/>
    <w:rsid w:val="00C93432"/>
    <w:rsid w:val="00C93816"/>
    <w:rsid w:val="00C93CA6"/>
    <w:rsid w:val="00C93D0F"/>
    <w:rsid w:val="00C93F8F"/>
    <w:rsid w:val="00C941AA"/>
    <w:rsid w:val="00C94415"/>
    <w:rsid w:val="00C94856"/>
    <w:rsid w:val="00C94DF9"/>
    <w:rsid w:val="00C9500D"/>
    <w:rsid w:val="00C958FC"/>
    <w:rsid w:val="00C95B10"/>
    <w:rsid w:val="00C95C86"/>
    <w:rsid w:val="00C962AA"/>
    <w:rsid w:val="00C96D9F"/>
    <w:rsid w:val="00C9726D"/>
    <w:rsid w:val="00C97C23"/>
    <w:rsid w:val="00C97CE6"/>
    <w:rsid w:val="00CA0404"/>
    <w:rsid w:val="00CA0405"/>
    <w:rsid w:val="00CA0503"/>
    <w:rsid w:val="00CA0F5B"/>
    <w:rsid w:val="00CA1118"/>
    <w:rsid w:val="00CA1498"/>
    <w:rsid w:val="00CA1FD7"/>
    <w:rsid w:val="00CA2707"/>
    <w:rsid w:val="00CA277B"/>
    <w:rsid w:val="00CA27E5"/>
    <w:rsid w:val="00CA2A5E"/>
    <w:rsid w:val="00CA3182"/>
    <w:rsid w:val="00CA3408"/>
    <w:rsid w:val="00CA3563"/>
    <w:rsid w:val="00CA3E7B"/>
    <w:rsid w:val="00CA4A31"/>
    <w:rsid w:val="00CA509C"/>
    <w:rsid w:val="00CA577A"/>
    <w:rsid w:val="00CA5C0C"/>
    <w:rsid w:val="00CA5CF8"/>
    <w:rsid w:val="00CA5E47"/>
    <w:rsid w:val="00CA5FE9"/>
    <w:rsid w:val="00CA60A3"/>
    <w:rsid w:val="00CA789F"/>
    <w:rsid w:val="00CB067A"/>
    <w:rsid w:val="00CB082A"/>
    <w:rsid w:val="00CB0F0A"/>
    <w:rsid w:val="00CB12DE"/>
    <w:rsid w:val="00CB1423"/>
    <w:rsid w:val="00CB1D99"/>
    <w:rsid w:val="00CB251A"/>
    <w:rsid w:val="00CB27C8"/>
    <w:rsid w:val="00CB2823"/>
    <w:rsid w:val="00CB2D9F"/>
    <w:rsid w:val="00CB31CC"/>
    <w:rsid w:val="00CB384C"/>
    <w:rsid w:val="00CB3C22"/>
    <w:rsid w:val="00CB4074"/>
    <w:rsid w:val="00CB40D3"/>
    <w:rsid w:val="00CB43D7"/>
    <w:rsid w:val="00CB4728"/>
    <w:rsid w:val="00CB4859"/>
    <w:rsid w:val="00CB4CDD"/>
    <w:rsid w:val="00CB517C"/>
    <w:rsid w:val="00CB5CE6"/>
    <w:rsid w:val="00CB5DF7"/>
    <w:rsid w:val="00CB64A1"/>
    <w:rsid w:val="00CB6BFA"/>
    <w:rsid w:val="00CB7386"/>
    <w:rsid w:val="00CB795A"/>
    <w:rsid w:val="00CB7D4D"/>
    <w:rsid w:val="00CC0138"/>
    <w:rsid w:val="00CC06E6"/>
    <w:rsid w:val="00CC0D98"/>
    <w:rsid w:val="00CC0E44"/>
    <w:rsid w:val="00CC13BE"/>
    <w:rsid w:val="00CC1FAA"/>
    <w:rsid w:val="00CC2613"/>
    <w:rsid w:val="00CC280E"/>
    <w:rsid w:val="00CC373B"/>
    <w:rsid w:val="00CC3A12"/>
    <w:rsid w:val="00CC3ACD"/>
    <w:rsid w:val="00CC3CFB"/>
    <w:rsid w:val="00CC42F4"/>
    <w:rsid w:val="00CC50DB"/>
    <w:rsid w:val="00CC5754"/>
    <w:rsid w:val="00CC69E8"/>
    <w:rsid w:val="00CC69EF"/>
    <w:rsid w:val="00CC6FC7"/>
    <w:rsid w:val="00CC721E"/>
    <w:rsid w:val="00CC7279"/>
    <w:rsid w:val="00CC79C6"/>
    <w:rsid w:val="00CC7A8A"/>
    <w:rsid w:val="00CD00F7"/>
    <w:rsid w:val="00CD042F"/>
    <w:rsid w:val="00CD0447"/>
    <w:rsid w:val="00CD0975"/>
    <w:rsid w:val="00CD0CE4"/>
    <w:rsid w:val="00CD0E5E"/>
    <w:rsid w:val="00CD1A5A"/>
    <w:rsid w:val="00CD2011"/>
    <w:rsid w:val="00CD279A"/>
    <w:rsid w:val="00CD27EB"/>
    <w:rsid w:val="00CD2F06"/>
    <w:rsid w:val="00CD336A"/>
    <w:rsid w:val="00CD3875"/>
    <w:rsid w:val="00CD406F"/>
    <w:rsid w:val="00CD41C8"/>
    <w:rsid w:val="00CD43F0"/>
    <w:rsid w:val="00CD480E"/>
    <w:rsid w:val="00CD5C02"/>
    <w:rsid w:val="00CD6451"/>
    <w:rsid w:val="00CD737C"/>
    <w:rsid w:val="00CD737E"/>
    <w:rsid w:val="00CE02B8"/>
    <w:rsid w:val="00CE0934"/>
    <w:rsid w:val="00CE13CC"/>
    <w:rsid w:val="00CE1C69"/>
    <w:rsid w:val="00CE1CA6"/>
    <w:rsid w:val="00CE21B5"/>
    <w:rsid w:val="00CE27CE"/>
    <w:rsid w:val="00CE2F5A"/>
    <w:rsid w:val="00CE37A6"/>
    <w:rsid w:val="00CE385E"/>
    <w:rsid w:val="00CE3A57"/>
    <w:rsid w:val="00CE3E84"/>
    <w:rsid w:val="00CE42F4"/>
    <w:rsid w:val="00CE452B"/>
    <w:rsid w:val="00CE4C94"/>
    <w:rsid w:val="00CE57CD"/>
    <w:rsid w:val="00CE6590"/>
    <w:rsid w:val="00CE72E7"/>
    <w:rsid w:val="00CE765F"/>
    <w:rsid w:val="00CE7676"/>
    <w:rsid w:val="00CE78B8"/>
    <w:rsid w:val="00CF04D6"/>
    <w:rsid w:val="00CF1A55"/>
    <w:rsid w:val="00CF1B3F"/>
    <w:rsid w:val="00CF2173"/>
    <w:rsid w:val="00CF245E"/>
    <w:rsid w:val="00CF2DB1"/>
    <w:rsid w:val="00CF2F7A"/>
    <w:rsid w:val="00CF302C"/>
    <w:rsid w:val="00CF32FB"/>
    <w:rsid w:val="00CF3749"/>
    <w:rsid w:val="00CF4526"/>
    <w:rsid w:val="00CF489A"/>
    <w:rsid w:val="00CF4FB3"/>
    <w:rsid w:val="00CF52A1"/>
    <w:rsid w:val="00CF5527"/>
    <w:rsid w:val="00CF57B0"/>
    <w:rsid w:val="00CF592C"/>
    <w:rsid w:val="00CF5C65"/>
    <w:rsid w:val="00CF62BC"/>
    <w:rsid w:val="00CF68CB"/>
    <w:rsid w:val="00CF730D"/>
    <w:rsid w:val="00CF7390"/>
    <w:rsid w:val="00D0026B"/>
    <w:rsid w:val="00D005D4"/>
    <w:rsid w:val="00D0091B"/>
    <w:rsid w:val="00D00D5A"/>
    <w:rsid w:val="00D01505"/>
    <w:rsid w:val="00D02064"/>
    <w:rsid w:val="00D03ECC"/>
    <w:rsid w:val="00D0418D"/>
    <w:rsid w:val="00D04EE6"/>
    <w:rsid w:val="00D052EE"/>
    <w:rsid w:val="00D059BB"/>
    <w:rsid w:val="00D06266"/>
    <w:rsid w:val="00D06816"/>
    <w:rsid w:val="00D0727A"/>
    <w:rsid w:val="00D07978"/>
    <w:rsid w:val="00D07E7B"/>
    <w:rsid w:val="00D10366"/>
    <w:rsid w:val="00D10834"/>
    <w:rsid w:val="00D11325"/>
    <w:rsid w:val="00D11BC1"/>
    <w:rsid w:val="00D12CA7"/>
    <w:rsid w:val="00D14142"/>
    <w:rsid w:val="00D1477F"/>
    <w:rsid w:val="00D148CE"/>
    <w:rsid w:val="00D14C97"/>
    <w:rsid w:val="00D14D97"/>
    <w:rsid w:val="00D15F2B"/>
    <w:rsid w:val="00D16E75"/>
    <w:rsid w:val="00D1732C"/>
    <w:rsid w:val="00D17491"/>
    <w:rsid w:val="00D17624"/>
    <w:rsid w:val="00D17C58"/>
    <w:rsid w:val="00D21765"/>
    <w:rsid w:val="00D2199B"/>
    <w:rsid w:val="00D22055"/>
    <w:rsid w:val="00D22262"/>
    <w:rsid w:val="00D2258F"/>
    <w:rsid w:val="00D2267C"/>
    <w:rsid w:val="00D2270A"/>
    <w:rsid w:val="00D22EC9"/>
    <w:rsid w:val="00D231BE"/>
    <w:rsid w:val="00D23661"/>
    <w:rsid w:val="00D24117"/>
    <w:rsid w:val="00D24317"/>
    <w:rsid w:val="00D2454A"/>
    <w:rsid w:val="00D24914"/>
    <w:rsid w:val="00D252F7"/>
    <w:rsid w:val="00D25CEF"/>
    <w:rsid w:val="00D2618C"/>
    <w:rsid w:val="00D26242"/>
    <w:rsid w:val="00D27372"/>
    <w:rsid w:val="00D27614"/>
    <w:rsid w:val="00D278B7"/>
    <w:rsid w:val="00D306DE"/>
    <w:rsid w:val="00D30AFF"/>
    <w:rsid w:val="00D31231"/>
    <w:rsid w:val="00D31395"/>
    <w:rsid w:val="00D313F3"/>
    <w:rsid w:val="00D324CC"/>
    <w:rsid w:val="00D3268D"/>
    <w:rsid w:val="00D327A8"/>
    <w:rsid w:val="00D32959"/>
    <w:rsid w:val="00D32C56"/>
    <w:rsid w:val="00D3335C"/>
    <w:rsid w:val="00D33BDD"/>
    <w:rsid w:val="00D34F39"/>
    <w:rsid w:val="00D350F1"/>
    <w:rsid w:val="00D3557B"/>
    <w:rsid w:val="00D35782"/>
    <w:rsid w:val="00D35987"/>
    <w:rsid w:val="00D36404"/>
    <w:rsid w:val="00D3677C"/>
    <w:rsid w:val="00D36A05"/>
    <w:rsid w:val="00D36EC0"/>
    <w:rsid w:val="00D36EC9"/>
    <w:rsid w:val="00D37232"/>
    <w:rsid w:val="00D37BBB"/>
    <w:rsid w:val="00D40C48"/>
    <w:rsid w:val="00D41BD9"/>
    <w:rsid w:val="00D41DDF"/>
    <w:rsid w:val="00D4375A"/>
    <w:rsid w:val="00D44A6F"/>
    <w:rsid w:val="00D44C68"/>
    <w:rsid w:val="00D44C74"/>
    <w:rsid w:val="00D45687"/>
    <w:rsid w:val="00D459F7"/>
    <w:rsid w:val="00D467B6"/>
    <w:rsid w:val="00D50997"/>
    <w:rsid w:val="00D5151C"/>
    <w:rsid w:val="00D51C22"/>
    <w:rsid w:val="00D51CDE"/>
    <w:rsid w:val="00D5228C"/>
    <w:rsid w:val="00D5356D"/>
    <w:rsid w:val="00D53CAF"/>
    <w:rsid w:val="00D53D90"/>
    <w:rsid w:val="00D53DCE"/>
    <w:rsid w:val="00D544B4"/>
    <w:rsid w:val="00D548CC"/>
    <w:rsid w:val="00D54BD9"/>
    <w:rsid w:val="00D55557"/>
    <w:rsid w:val="00D557F5"/>
    <w:rsid w:val="00D56565"/>
    <w:rsid w:val="00D56736"/>
    <w:rsid w:val="00D6037B"/>
    <w:rsid w:val="00D6054A"/>
    <w:rsid w:val="00D6278A"/>
    <w:rsid w:val="00D62968"/>
    <w:rsid w:val="00D629D7"/>
    <w:rsid w:val="00D6344C"/>
    <w:rsid w:val="00D64034"/>
    <w:rsid w:val="00D649EA"/>
    <w:rsid w:val="00D6523A"/>
    <w:rsid w:val="00D65578"/>
    <w:rsid w:val="00D65674"/>
    <w:rsid w:val="00D65677"/>
    <w:rsid w:val="00D664D5"/>
    <w:rsid w:val="00D66607"/>
    <w:rsid w:val="00D66FBF"/>
    <w:rsid w:val="00D67002"/>
    <w:rsid w:val="00D67996"/>
    <w:rsid w:val="00D67BF0"/>
    <w:rsid w:val="00D67DDD"/>
    <w:rsid w:val="00D71238"/>
    <w:rsid w:val="00D71C93"/>
    <w:rsid w:val="00D724A2"/>
    <w:rsid w:val="00D7264C"/>
    <w:rsid w:val="00D73DFD"/>
    <w:rsid w:val="00D7413A"/>
    <w:rsid w:val="00D74B90"/>
    <w:rsid w:val="00D77A60"/>
    <w:rsid w:val="00D77B61"/>
    <w:rsid w:val="00D77F33"/>
    <w:rsid w:val="00D81061"/>
    <w:rsid w:val="00D819CE"/>
    <w:rsid w:val="00D8415B"/>
    <w:rsid w:val="00D848E3"/>
    <w:rsid w:val="00D84955"/>
    <w:rsid w:val="00D84F44"/>
    <w:rsid w:val="00D85082"/>
    <w:rsid w:val="00D85769"/>
    <w:rsid w:val="00D85B37"/>
    <w:rsid w:val="00D8616E"/>
    <w:rsid w:val="00D863E3"/>
    <w:rsid w:val="00D86415"/>
    <w:rsid w:val="00D87D53"/>
    <w:rsid w:val="00D9175A"/>
    <w:rsid w:val="00D92025"/>
    <w:rsid w:val="00D920AE"/>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97F44"/>
    <w:rsid w:val="00DA0FB1"/>
    <w:rsid w:val="00DA20E5"/>
    <w:rsid w:val="00DA339B"/>
    <w:rsid w:val="00DA4E34"/>
    <w:rsid w:val="00DA5FAF"/>
    <w:rsid w:val="00DA615C"/>
    <w:rsid w:val="00DA6551"/>
    <w:rsid w:val="00DA659E"/>
    <w:rsid w:val="00DA685A"/>
    <w:rsid w:val="00DA6ACC"/>
    <w:rsid w:val="00DA7B74"/>
    <w:rsid w:val="00DA7DDF"/>
    <w:rsid w:val="00DB02F0"/>
    <w:rsid w:val="00DB0632"/>
    <w:rsid w:val="00DB0930"/>
    <w:rsid w:val="00DB0B4A"/>
    <w:rsid w:val="00DB10B5"/>
    <w:rsid w:val="00DB19DB"/>
    <w:rsid w:val="00DB2F11"/>
    <w:rsid w:val="00DB3242"/>
    <w:rsid w:val="00DB331D"/>
    <w:rsid w:val="00DB38A4"/>
    <w:rsid w:val="00DB3B22"/>
    <w:rsid w:val="00DB4789"/>
    <w:rsid w:val="00DB4A56"/>
    <w:rsid w:val="00DB4EB1"/>
    <w:rsid w:val="00DB5D4C"/>
    <w:rsid w:val="00DB62A6"/>
    <w:rsid w:val="00DB690C"/>
    <w:rsid w:val="00DB7648"/>
    <w:rsid w:val="00DB792A"/>
    <w:rsid w:val="00DC04CD"/>
    <w:rsid w:val="00DC099F"/>
    <w:rsid w:val="00DC0DDC"/>
    <w:rsid w:val="00DC1736"/>
    <w:rsid w:val="00DC1D31"/>
    <w:rsid w:val="00DC1F09"/>
    <w:rsid w:val="00DC2344"/>
    <w:rsid w:val="00DC25ED"/>
    <w:rsid w:val="00DC2F06"/>
    <w:rsid w:val="00DC2F27"/>
    <w:rsid w:val="00DC3741"/>
    <w:rsid w:val="00DC3883"/>
    <w:rsid w:val="00DC3ABB"/>
    <w:rsid w:val="00DC3B14"/>
    <w:rsid w:val="00DC3C35"/>
    <w:rsid w:val="00DC3F4B"/>
    <w:rsid w:val="00DC3F58"/>
    <w:rsid w:val="00DC44C4"/>
    <w:rsid w:val="00DC4D2F"/>
    <w:rsid w:val="00DC5077"/>
    <w:rsid w:val="00DC6501"/>
    <w:rsid w:val="00DC69E8"/>
    <w:rsid w:val="00DC6BE8"/>
    <w:rsid w:val="00DC6EF4"/>
    <w:rsid w:val="00DC7B56"/>
    <w:rsid w:val="00DD10C1"/>
    <w:rsid w:val="00DD1848"/>
    <w:rsid w:val="00DD1B74"/>
    <w:rsid w:val="00DD29D3"/>
    <w:rsid w:val="00DD41BF"/>
    <w:rsid w:val="00DD4202"/>
    <w:rsid w:val="00DD585B"/>
    <w:rsid w:val="00DD5921"/>
    <w:rsid w:val="00DD5BD2"/>
    <w:rsid w:val="00DD5DC2"/>
    <w:rsid w:val="00DD69E1"/>
    <w:rsid w:val="00DD76C7"/>
    <w:rsid w:val="00DD7775"/>
    <w:rsid w:val="00DE071A"/>
    <w:rsid w:val="00DE0827"/>
    <w:rsid w:val="00DE10DC"/>
    <w:rsid w:val="00DE262F"/>
    <w:rsid w:val="00DE2779"/>
    <w:rsid w:val="00DE2E8A"/>
    <w:rsid w:val="00DE310A"/>
    <w:rsid w:val="00DE3A50"/>
    <w:rsid w:val="00DE4058"/>
    <w:rsid w:val="00DE4376"/>
    <w:rsid w:val="00DE56E4"/>
    <w:rsid w:val="00DE5F05"/>
    <w:rsid w:val="00DE6D3A"/>
    <w:rsid w:val="00DE6F40"/>
    <w:rsid w:val="00DE7540"/>
    <w:rsid w:val="00DE792D"/>
    <w:rsid w:val="00DE7930"/>
    <w:rsid w:val="00DE7FD0"/>
    <w:rsid w:val="00DF055A"/>
    <w:rsid w:val="00DF0CEB"/>
    <w:rsid w:val="00DF12F8"/>
    <w:rsid w:val="00DF1455"/>
    <w:rsid w:val="00DF2C03"/>
    <w:rsid w:val="00DF2C93"/>
    <w:rsid w:val="00DF30E1"/>
    <w:rsid w:val="00DF3571"/>
    <w:rsid w:val="00DF3A69"/>
    <w:rsid w:val="00DF3CB1"/>
    <w:rsid w:val="00DF3F70"/>
    <w:rsid w:val="00DF4016"/>
    <w:rsid w:val="00DF49F9"/>
    <w:rsid w:val="00DF4A4E"/>
    <w:rsid w:val="00DF4B8E"/>
    <w:rsid w:val="00DF4C33"/>
    <w:rsid w:val="00DF4DBC"/>
    <w:rsid w:val="00DF4ECF"/>
    <w:rsid w:val="00DF58F5"/>
    <w:rsid w:val="00DF5ED6"/>
    <w:rsid w:val="00DF5FB2"/>
    <w:rsid w:val="00DF651B"/>
    <w:rsid w:val="00DF77DD"/>
    <w:rsid w:val="00E00B96"/>
    <w:rsid w:val="00E0127B"/>
    <w:rsid w:val="00E012F5"/>
    <w:rsid w:val="00E0139B"/>
    <w:rsid w:val="00E01438"/>
    <w:rsid w:val="00E015FC"/>
    <w:rsid w:val="00E01665"/>
    <w:rsid w:val="00E02CB5"/>
    <w:rsid w:val="00E03D0B"/>
    <w:rsid w:val="00E0430D"/>
    <w:rsid w:val="00E04535"/>
    <w:rsid w:val="00E04B2E"/>
    <w:rsid w:val="00E04B31"/>
    <w:rsid w:val="00E04E1D"/>
    <w:rsid w:val="00E05668"/>
    <w:rsid w:val="00E05988"/>
    <w:rsid w:val="00E05CCB"/>
    <w:rsid w:val="00E05D94"/>
    <w:rsid w:val="00E078AB"/>
    <w:rsid w:val="00E100E8"/>
    <w:rsid w:val="00E10354"/>
    <w:rsid w:val="00E104FE"/>
    <w:rsid w:val="00E114B6"/>
    <w:rsid w:val="00E11823"/>
    <w:rsid w:val="00E11DFB"/>
    <w:rsid w:val="00E12815"/>
    <w:rsid w:val="00E132F0"/>
    <w:rsid w:val="00E1355F"/>
    <w:rsid w:val="00E13B04"/>
    <w:rsid w:val="00E1405A"/>
    <w:rsid w:val="00E142B6"/>
    <w:rsid w:val="00E14D0D"/>
    <w:rsid w:val="00E14E88"/>
    <w:rsid w:val="00E158F0"/>
    <w:rsid w:val="00E17233"/>
    <w:rsid w:val="00E17267"/>
    <w:rsid w:val="00E17385"/>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F9F"/>
    <w:rsid w:val="00E2607D"/>
    <w:rsid w:val="00E268D6"/>
    <w:rsid w:val="00E26B6F"/>
    <w:rsid w:val="00E27053"/>
    <w:rsid w:val="00E274B2"/>
    <w:rsid w:val="00E30872"/>
    <w:rsid w:val="00E30AF9"/>
    <w:rsid w:val="00E30E3B"/>
    <w:rsid w:val="00E31687"/>
    <w:rsid w:val="00E31E28"/>
    <w:rsid w:val="00E32266"/>
    <w:rsid w:val="00E322E9"/>
    <w:rsid w:val="00E3254E"/>
    <w:rsid w:val="00E326D4"/>
    <w:rsid w:val="00E32C76"/>
    <w:rsid w:val="00E32CB1"/>
    <w:rsid w:val="00E32E91"/>
    <w:rsid w:val="00E330C5"/>
    <w:rsid w:val="00E330F4"/>
    <w:rsid w:val="00E3349D"/>
    <w:rsid w:val="00E3385A"/>
    <w:rsid w:val="00E33F4C"/>
    <w:rsid w:val="00E34B6C"/>
    <w:rsid w:val="00E34EDB"/>
    <w:rsid w:val="00E35147"/>
    <w:rsid w:val="00E3526B"/>
    <w:rsid w:val="00E36E3E"/>
    <w:rsid w:val="00E3719A"/>
    <w:rsid w:val="00E37A0E"/>
    <w:rsid w:val="00E37EFD"/>
    <w:rsid w:val="00E42BC6"/>
    <w:rsid w:val="00E42D57"/>
    <w:rsid w:val="00E43154"/>
    <w:rsid w:val="00E43155"/>
    <w:rsid w:val="00E43522"/>
    <w:rsid w:val="00E43A24"/>
    <w:rsid w:val="00E44D47"/>
    <w:rsid w:val="00E45706"/>
    <w:rsid w:val="00E46404"/>
    <w:rsid w:val="00E46574"/>
    <w:rsid w:val="00E46651"/>
    <w:rsid w:val="00E47A17"/>
    <w:rsid w:val="00E5094C"/>
    <w:rsid w:val="00E514D9"/>
    <w:rsid w:val="00E5185F"/>
    <w:rsid w:val="00E51C66"/>
    <w:rsid w:val="00E52054"/>
    <w:rsid w:val="00E521D0"/>
    <w:rsid w:val="00E525B3"/>
    <w:rsid w:val="00E527A3"/>
    <w:rsid w:val="00E536F9"/>
    <w:rsid w:val="00E543BC"/>
    <w:rsid w:val="00E5474A"/>
    <w:rsid w:val="00E54844"/>
    <w:rsid w:val="00E54895"/>
    <w:rsid w:val="00E54A27"/>
    <w:rsid w:val="00E554B0"/>
    <w:rsid w:val="00E559BD"/>
    <w:rsid w:val="00E566B9"/>
    <w:rsid w:val="00E56D0C"/>
    <w:rsid w:val="00E56D73"/>
    <w:rsid w:val="00E5776D"/>
    <w:rsid w:val="00E57DE6"/>
    <w:rsid w:val="00E57DF9"/>
    <w:rsid w:val="00E604ED"/>
    <w:rsid w:val="00E60619"/>
    <w:rsid w:val="00E6103B"/>
    <w:rsid w:val="00E61223"/>
    <w:rsid w:val="00E61802"/>
    <w:rsid w:val="00E61AF4"/>
    <w:rsid w:val="00E61BC6"/>
    <w:rsid w:val="00E62301"/>
    <w:rsid w:val="00E632EB"/>
    <w:rsid w:val="00E63AC7"/>
    <w:rsid w:val="00E63C0F"/>
    <w:rsid w:val="00E6489B"/>
    <w:rsid w:val="00E656EE"/>
    <w:rsid w:val="00E657F6"/>
    <w:rsid w:val="00E65A3C"/>
    <w:rsid w:val="00E67561"/>
    <w:rsid w:val="00E67C0A"/>
    <w:rsid w:val="00E67CFA"/>
    <w:rsid w:val="00E70C6D"/>
    <w:rsid w:val="00E7158D"/>
    <w:rsid w:val="00E7290F"/>
    <w:rsid w:val="00E73152"/>
    <w:rsid w:val="00E7348F"/>
    <w:rsid w:val="00E73D51"/>
    <w:rsid w:val="00E7480E"/>
    <w:rsid w:val="00E75502"/>
    <w:rsid w:val="00E75EC1"/>
    <w:rsid w:val="00E76041"/>
    <w:rsid w:val="00E77077"/>
    <w:rsid w:val="00E7726A"/>
    <w:rsid w:val="00E80BFA"/>
    <w:rsid w:val="00E80C03"/>
    <w:rsid w:val="00E80D6E"/>
    <w:rsid w:val="00E81480"/>
    <w:rsid w:val="00E8176B"/>
    <w:rsid w:val="00E8186D"/>
    <w:rsid w:val="00E81DFA"/>
    <w:rsid w:val="00E823D5"/>
    <w:rsid w:val="00E82696"/>
    <w:rsid w:val="00E82CC7"/>
    <w:rsid w:val="00E830BA"/>
    <w:rsid w:val="00E83301"/>
    <w:rsid w:val="00E8331F"/>
    <w:rsid w:val="00E8333F"/>
    <w:rsid w:val="00E83FA5"/>
    <w:rsid w:val="00E84660"/>
    <w:rsid w:val="00E85307"/>
    <w:rsid w:val="00E85378"/>
    <w:rsid w:val="00E856DF"/>
    <w:rsid w:val="00E85ABA"/>
    <w:rsid w:val="00E86801"/>
    <w:rsid w:val="00E86840"/>
    <w:rsid w:val="00E868AE"/>
    <w:rsid w:val="00E869D4"/>
    <w:rsid w:val="00E86F32"/>
    <w:rsid w:val="00E87555"/>
    <w:rsid w:val="00E876B6"/>
    <w:rsid w:val="00E8786D"/>
    <w:rsid w:val="00E87F93"/>
    <w:rsid w:val="00E907A1"/>
    <w:rsid w:val="00E90A30"/>
    <w:rsid w:val="00E90F8D"/>
    <w:rsid w:val="00E9118C"/>
    <w:rsid w:val="00E913B8"/>
    <w:rsid w:val="00E915C0"/>
    <w:rsid w:val="00E922F8"/>
    <w:rsid w:val="00E925D7"/>
    <w:rsid w:val="00E9265B"/>
    <w:rsid w:val="00E927B0"/>
    <w:rsid w:val="00E92DA8"/>
    <w:rsid w:val="00E92E0F"/>
    <w:rsid w:val="00E931C8"/>
    <w:rsid w:val="00E933ED"/>
    <w:rsid w:val="00E93A36"/>
    <w:rsid w:val="00E93F63"/>
    <w:rsid w:val="00E93FE0"/>
    <w:rsid w:val="00E94738"/>
    <w:rsid w:val="00E967E7"/>
    <w:rsid w:val="00E96AC4"/>
    <w:rsid w:val="00E970D5"/>
    <w:rsid w:val="00E97AFA"/>
    <w:rsid w:val="00E97C6A"/>
    <w:rsid w:val="00EA0759"/>
    <w:rsid w:val="00EA07CF"/>
    <w:rsid w:val="00EA113A"/>
    <w:rsid w:val="00EA1147"/>
    <w:rsid w:val="00EA2C10"/>
    <w:rsid w:val="00EA2E81"/>
    <w:rsid w:val="00EA2EA9"/>
    <w:rsid w:val="00EA2FC5"/>
    <w:rsid w:val="00EA3062"/>
    <w:rsid w:val="00EA3AEA"/>
    <w:rsid w:val="00EA3C56"/>
    <w:rsid w:val="00EA446A"/>
    <w:rsid w:val="00EA469F"/>
    <w:rsid w:val="00EA46E1"/>
    <w:rsid w:val="00EA5217"/>
    <w:rsid w:val="00EA53B2"/>
    <w:rsid w:val="00EA5451"/>
    <w:rsid w:val="00EA57E5"/>
    <w:rsid w:val="00EA5A93"/>
    <w:rsid w:val="00EA5F58"/>
    <w:rsid w:val="00EA6632"/>
    <w:rsid w:val="00EA6997"/>
    <w:rsid w:val="00EA7053"/>
    <w:rsid w:val="00EA710E"/>
    <w:rsid w:val="00EA73A1"/>
    <w:rsid w:val="00EA7830"/>
    <w:rsid w:val="00EA78F8"/>
    <w:rsid w:val="00EA79E1"/>
    <w:rsid w:val="00EB0AA9"/>
    <w:rsid w:val="00EB1039"/>
    <w:rsid w:val="00EB104C"/>
    <w:rsid w:val="00EB1DB7"/>
    <w:rsid w:val="00EB2079"/>
    <w:rsid w:val="00EB26C5"/>
    <w:rsid w:val="00EB306B"/>
    <w:rsid w:val="00EB338B"/>
    <w:rsid w:val="00EB340C"/>
    <w:rsid w:val="00EB393A"/>
    <w:rsid w:val="00EB4AFB"/>
    <w:rsid w:val="00EB4CBB"/>
    <w:rsid w:val="00EB518E"/>
    <w:rsid w:val="00EB5460"/>
    <w:rsid w:val="00EB6CA3"/>
    <w:rsid w:val="00EB6EAB"/>
    <w:rsid w:val="00EB77D9"/>
    <w:rsid w:val="00EB7C71"/>
    <w:rsid w:val="00EC04CD"/>
    <w:rsid w:val="00EC09B9"/>
    <w:rsid w:val="00EC10E1"/>
    <w:rsid w:val="00EC160E"/>
    <w:rsid w:val="00EC188D"/>
    <w:rsid w:val="00EC1D6B"/>
    <w:rsid w:val="00EC244F"/>
    <w:rsid w:val="00EC2812"/>
    <w:rsid w:val="00EC2A67"/>
    <w:rsid w:val="00EC2D66"/>
    <w:rsid w:val="00EC2F4B"/>
    <w:rsid w:val="00EC3A40"/>
    <w:rsid w:val="00EC3B60"/>
    <w:rsid w:val="00EC4192"/>
    <w:rsid w:val="00EC6600"/>
    <w:rsid w:val="00EC7798"/>
    <w:rsid w:val="00EC7B89"/>
    <w:rsid w:val="00ED00FA"/>
    <w:rsid w:val="00ED0A8D"/>
    <w:rsid w:val="00ED13C7"/>
    <w:rsid w:val="00ED167A"/>
    <w:rsid w:val="00ED1ADF"/>
    <w:rsid w:val="00ED2345"/>
    <w:rsid w:val="00ED2896"/>
    <w:rsid w:val="00ED2F7B"/>
    <w:rsid w:val="00ED326A"/>
    <w:rsid w:val="00ED3451"/>
    <w:rsid w:val="00ED361E"/>
    <w:rsid w:val="00ED43F7"/>
    <w:rsid w:val="00ED46FC"/>
    <w:rsid w:val="00ED4BFF"/>
    <w:rsid w:val="00ED4D6B"/>
    <w:rsid w:val="00ED5EF8"/>
    <w:rsid w:val="00ED632E"/>
    <w:rsid w:val="00ED67B3"/>
    <w:rsid w:val="00ED72E7"/>
    <w:rsid w:val="00ED73EC"/>
    <w:rsid w:val="00ED749E"/>
    <w:rsid w:val="00ED758F"/>
    <w:rsid w:val="00ED7641"/>
    <w:rsid w:val="00EE030A"/>
    <w:rsid w:val="00EE1582"/>
    <w:rsid w:val="00EE1FDD"/>
    <w:rsid w:val="00EE227E"/>
    <w:rsid w:val="00EE2676"/>
    <w:rsid w:val="00EE275C"/>
    <w:rsid w:val="00EE2EFB"/>
    <w:rsid w:val="00EE3094"/>
    <w:rsid w:val="00EE3456"/>
    <w:rsid w:val="00EE403A"/>
    <w:rsid w:val="00EE4D24"/>
    <w:rsid w:val="00EE5862"/>
    <w:rsid w:val="00EE5D05"/>
    <w:rsid w:val="00EE6161"/>
    <w:rsid w:val="00EE6214"/>
    <w:rsid w:val="00EE670F"/>
    <w:rsid w:val="00EE74F3"/>
    <w:rsid w:val="00EE78A5"/>
    <w:rsid w:val="00EF00DA"/>
    <w:rsid w:val="00EF052D"/>
    <w:rsid w:val="00EF1714"/>
    <w:rsid w:val="00EF18A1"/>
    <w:rsid w:val="00EF1BC6"/>
    <w:rsid w:val="00EF2084"/>
    <w:rsid w:val="00EF21E9"/>
    <w:rsid w:val="00EF23E2"/>
    <w:rsid w:val="00EF2412"/>
    <w:rsid w:val="00EF2706"/>
    <w:rsid w:val="00EF276E"/>
    <w:rsid w:val="00EF2808"/>
    <w:rsid w:val="00EF285B"/>
    <w:rsid w:val="00EF4038"/>
    <w:rsid w:val="00EF450D"/>
    <w:rsid w:val="00EF4B2C"/>
    <w:rsid w:val="00EF4F22"/>
    <w:rsid w:val="00EF521D"/>
    <w:rsid w:val="00EF54D4"/>
    <w:rsid w:val="00EF5618"/>
    <w:rsid w:val="00EF5F38"/>
    <w:rsid w:val="00EF652B"/>
    <w:rsid w:val="00EF772A"/>
    <w:rsid w:val="00EF7E5B"/>
    <w:rsid w:val="00EF7E5E"/>
    <w:rsid w:val="00F000C7"/>
    <w:rsid w:val="00F00124"/>
    <w:rsid w:val="00F0075C"/>
    <w:rsid w:val="00F00ADB"/>
    <w:rsid w:val="00F00BBE"/>
    <w:rsid w:val="00F01267"/>
    <w:rsid w:val="00F01354"/>
    <w:rsid w:val="00F01489"/>
    <w:rsid w:val="00F0192B"/>
    <w:rsid w:val="00F02384"/>
    <w:rsid w:val="00F023F7"/>
    <w:rsid w:val="00F02A50"/>
    <w:rsid w:val="00F02E5C"/>
    <w:rsid w:val="00F0312B"/>
    <w:rsid w:val="00F03E0C"/>
    <w:rsid w:val="00F04318"/>
    <w:rsid w:val="00F04FA0"/>
    <w:rsid w:val="00F055A7"/>
    <w:rsid w:val="00F05936"/>
    <w:rsid w:val="00F05A4E"/>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6F1"/>
    <w:rsid w:val="00F13ACD"/>
    <w:rsid w:val="00F15053"/>
    <w:rsid w:val="00F153FE"/>
    <w:rsid w:val="00F1623E"/>
    <w:rsid w:val="00F1630B"/>
    <w:rsid w:val="00F16A88"/>
    <w:rsid w:val="00F16C3A"/>
    <w:rsid w:val="00F16D10"/>
    <w:rsid w:val="00F17D3A"/>
    <w:rsid w:val="00F17DC2"/>
    <w:rsid w:val="00F17F9A"/>
    <w:rsid w:val="00F20910"/>
    <w:rsid w:val="00F20D11"/>
    <w:rsid w:val="00F2142F"/>
    <w:rsid w:val="00F21FFE"/>
    <w:rsid w:val="00F220FD"/>
    <w:rsid w:val="00F22770"/>
    <w:rsid w:val="00F22988"/>
    <w:rsid w:val="00F231EF"/>
    <w:rsid w:val="00F23652"/>
    <w:rsid w:val="00F2368C"/>
    <w:rsid w:val="00F23840"/>
    <w:rsid w:val="00F25CBA"/>
    <w:rsid w:val="00F26245"/>
    <w:rsid w:val="00F26727"/>
    <w:rsid w:val="00F267CF"/>
    <w:rsid w:val="00F26E3D"/>
    <w:rsid w:val="00F27CE3"/>
    <w:rsid w:val="00F30089"/>
    <w:rsid w:val="00F302CC"/>
    <w:rsid w:val="00F30D4C"/>
    <w:rsid w:val="00F311AE"/>
    <w:rsid w:val="00F3122B"/>
    <w:rsid w:val="00F31C0D"/>
    <w:rsid w:val="00F31CEB"/>
    <w:rsid w:val="00F32B8C"/>
    <w:rsid w:val="00F3307B"/>
    <w:rsid w:val="00F330CB"/>
    <w:rsid w:val="00F337BB"/>
    <w:rsid w:val="00F340D1"/>
    <w:rsid w:val="00F34259"/>
    <w:rsid w:val="00F345E8"/>
    <w:rsid w:val="00F34A5E"/>
    <w:rsid w:val="00F35312"/>
    <w:rsid w:val="00F35396"/>
    <w:rsid w:val="00F354B0"/>
    <w:rsid w:val="00F355D2"/>
    <w:rsid w:val="00F36E0D"/>
    <w:rsid w:val="00F36E10"/>
    <w:rsid w:val="00F37967"/>
    <w:rsid w:val="00F37973"/>
    <w:rsid w:val="00F37E09"/>
    <w:rsid w:val="00F424F0"/>
    <w:rsid w:val="00F427AD"/>
    <w:rsid w:val="00F42EE0"/>
    <w:rsid w:val="00F435A0"/>
    <w:rsid w:val="00F4379D"/>
    <w:rsid w:val="00F43BE4"/>
    <w:rsid w:val="00F443AD"/>
    <w:rsid w:val="00F44DA4"/>
    <w:rsid w:val="00F45A03"/>
    <w:rsid w:val="00F45CDC"/>
    <w:rsid w:val="00F46B38"/>
    <w:rsid w:val="00F47AD4"/>
    <w:rsid w:val="00F50446"/>
    <w:rsid w:val="00F50A45"/>
    <w:rsid w:val="00F51F10"/>
    <w:rsid w:val="00F5304F"/>
    <w:rsid w:val="00F53E5C"/>
    <w:rsid w:val="00F54B7B"/>
    <w:rsid w:val="00F54BA8"/>
    <w:rsid w:val="00F556D6"/>
    <w:rsid w:val="00F55936"/>
    <w:rsid w:val="00F55A6A"/>
    <w:rsid w:val="00F55B40"/>
    <w:rsid w:val="00F561E7"/>
    <w:rsid w:val="00F5622B"/>
    <w:rsid w:val="00F56557"/>
    <w:rsid w:val="00F566E3"/>
    <w:rsid w:val="00F56961"/>
    <w:rsid w:val="00F56B52"/>
    <w:rsid w:val="00F57052"/>
    <w:rsid w:val="00F57423"/>
    <w:rsid w:val="00F575A2"/>
    <w:rsid w:val="00F57778"/>
    <w:rsid w:val="00F5794B"/>
    <w:rsid w:val="00F57DC5"/>
    <w:rsid w:val="00F60515"/>
    <w:rsid w:val="00F60678"/>
    <w:rsid w:val="00F607B5"/>
    <w:rsid w:val="00F610B2"/>
    <w:rsid w:val="00F62339"/>
    <w:rsid w:val="00F62C31"/>
    <w:rsid w:val="00F63306"/>
    <w:rsid w:val="00F63513"/>
    <w:rsid w:val="00F6365B"/>
    <w:rsid w:val="00F63ADE"/>
    <w:rsid w:val="00F645AC"/>
    <w:rsid w:val="00F6619E"/>
    <w:rsid w:val="00F66496"/>
    <w:rsid w:val="00F66789"/>
    <w:rsid w:val="00F67499"/>
    <w:rsid w:val="00F70744"/>
    <w:rsid w:val="00F70895"/>
    <w:rsid w:val="00F70B91"/>
    <w:rsid w:val="00F70BAC"/>
    <w:rsid w:val="00F712DB"/>
    <w:rsid w:val="00F712FE"/>
    <w:rsid w:val="00F71C72"/>
    <w:rsid w:val="00F71D0D"/>
    <w:rsid w:val="00F71E82"/>
    <w:rsid w:val="00F720B5"/>
    <w:rsid w:val="00F722BB"/>
    <w:rsid w:val="00F72CF0"/>
    <w:rsid w:val="00F72FCA"/>
    <w:rsid w:val="00F732B5"/>
    <w:rsid w:val="00F74A10"/>
    <w:rsid w:val="00F74B09"/>
    <w:rsid w:val="00F761BD"/>
    <w:rsid w:val="00F76AB2"/>
    <w:rsid w:val="00F76E17"/>
    <w:rsid w:val="00F77E83"/>
    <w:rsid w:val="00F80504"/>
    <w:rsid w:val="00F806DC"/>
    <w:rsid w:val="00F80E66"/>
    <w:rsid w:val="00F82493"/>
    <w:rsid w:val="00F82FD4"/>
    <w:rsid w:val="00F833ED"/>
    <w:rsid w:val="00F83FA9"/>
    <w:rsid w:val="00F84732"/>
    <w:rsid w:val="00F85BED"/>
    <w:rsid w:val="00F85BF9"/>
    <w:rsid w:val="00F868F3"/>
    <w:rsid w:val="00F86922"/>
    <w:rsid w:val="00F86B2D"/>
    <w:rsid w:val="00F90038"/>
    <w:rsid w:val="00F90843"/>
    <w:rsid w:val="00F90FFB"/>
    <w:rsid w:val="00F91273"/>
    <w:rsid w:val="00F9156F"/>
    <w:rsid w:val="00F91A52"/>
    <w:rsid w:val="00F91E0F"/>
    <w:rsid w:val="00F91EAA"/>
    <w:rsid w:val="00F930CC"/>
    <w:rsid w:val="00F93F63"/>
    <w:rsid w:val="00F93FE7"/>
    <w:rsid w:val="00F946B0"/>
    <w:rsid w:val="00F94B95"/>
    <w:rsid w:val="00F95197"/>
    <w:rsid w:val="00F95F23"/>
    <w:rsid w:val="00F97598"/>
    <w:rsid w:val="00FA012B"/>
    <w:rsid w:val="00FA0D2F"/>
    <w:rsid w:val="00FA1711"/>
    <w:rsid w:val="00FA1B22"/>
    <w:rsid w:val="00FA272B"/>
    <w:rsid w:val="00FA2A50"/>
    <w:rsid w:val="00FA2CF7"/>
    <w:rsid w:val="00FA3242"/>
    <w:rsid w:val="00FA3DA2"/>
    <w:rsid w:val="00FA3EC2"/>
    <w:rsid w:val="00FA558B"/>
    <w:rsid w:val="00FA6017"/>
    <w:rsid w:val="00FB034A"/>
    <w:rsid w:val="00FB0AED"/>
    <w:rsid w:val="00FB0C8A"/>
    <w:rsid w:val="00FB11AC"/>
    <w:rsid w:val="00FB1C21"/>
    <w:rsid w:val="00FB2408"/>
    <w:rsid w:val="00FB36D7"/>
    <w:rsid w:val="00FB4372"/>
    <w:rsid w:val="00FB43BF"/>
    <w:rsid w:val="00FB4A63"/>
    <w:rsid w:val="00FB54FC"/>
    <w:rsid w:val="00FB5D70"/>
    <w:rsid w:val="00FB646A"/>
    <w:rsid w:val="00FB68FA"/>
    <w:rsid w:val="00FB76AF"/>
    <w:rsid w:val="00FB7E10"/>
    <w:rsid w:val="00FB7FE7"/>
    <w:rsid w:val="00FC00DA"/>
    <w:rsid w:val="00FC08D3"/>
    <w:rsid w:val="00FC0BE8"/>
    <w:rsid w:val="00FC0C02"/>
    <w:rsid w:val="00FC0C40"/>
    <w:rsid w:val="00FC1BEB"/>
    <w:rsid w:val="00FC2793"/>
    <w:rsid w:val="00FC2984"/>
    <w:rsid w:val="00FC2DBE"/>
    <w:rsid w:val="00FC32F6"/>
    <w:rsid w:val="00FC399D"/>
    <w:rsid w:val="00FC3DC8"/>
    <w:rsid w:val="00FC3E7D"/>
    <w:rsid w:val="00FC558D"/>
    <w:rsid w:val="00FC58DF"/>
    <w:rsid w:val="00FC6269"/>
    <w:rsid w:val="00FC6764"/>
    <w:rsid w:val="00FC6DF1"/>
    <w:rsid w:val="00FC6F9D"/>
    <w:rsid w:val="00FC6FAC"/>
    <w:rsid w:val="00FC784D"/>
    <w:rsid w:val="00FC7D23"/>
    <w:rsid w:val="00FD062B"/>
    <w:rsid w:val="00FD11D6"/>
    <w:rsid w:val="00FD121C"/>
    <w:rsid w:val="00FD1750"/>
    <w:rsid w:val="00FD1996"/>
    <w:rsid w:val="00FD1A04"/>
    <w:rsid w:val="00FD204B"/>
    <w:rsid w:val="00FD224A"/>
    <w:rsid w:val="00FD2371"/>
    <w:rsid w:val="00FD24F5"/>
    <w:rsid w:val="00FD4025"/>
    <w:rsid w:val="00FD467B"/>
    <w:rsid w:val="00FD4871"/>
    <w:rsid w:val="00FD4B5B"/>
    <w:rsid w:val="00FD4E91"/>
    <w:rsid w:val="00FD511A"/>
    <w:rsid w:val="00FD53A9"/>
    <w:rsid w:val="00FD5DAC"/>
    <w:rsid w:val="00FD5E2E"/>
    <w:rsid w:val="00FD5F37"/>
    <w:rsid w:val="00FD62AC"/>
    <w:rsid w:val="00FD756D"/>
    <w:rsid w:val="00FD7B4D"/>
    <w:rsid w:val="00FD7B90"/>
    <w:rsid w:val="00FE02AA"/>
    <w:rsid w:val="00FE0432"/>
    <w:rsid w:val="00FE0852"/>
    <w:rsid w:val="00FE0D12"/>
    <w:rsid w:val="00FE2260"/>
    <w:rsid w:val="00FE25CA"/>
    <w:rsid w:val="00FE370C"/>
    <w:rsid w:val="00FE3E78"/>
    <w:rsid w:val="00FE3F2A"/>
    <w:rsid w:val="00FE4321"/>
    <w:rsid w:val="00FE5785"/>
    <w:rsid w:val="00FE5979"/>
    <w:rsid w:val="00FE5A5D"/>
    <w:rsid w:val="00FE5C5F"/>
    <w:rsid w:val="00FE6A40"/>
    <w:rsid w:val="00FE6C2E"/>
    <w:rsid w:val="00FE6D61"/>
    <w:rsid w:val="00FE7D52"/>
    <w:rsid w:val="00FF0182"/>
    <w:rsid w:val="00FF03CE"/>
    <w:rsid w:val="00FF0466"/>
    <w:rsid w:val="00FF0E0D"/>
    <w:rsid w:val="00FF0F4F"/>
    <w:rsid w:val="00FF0F5A"/>
    <w:rsid w:val="00FF1434"/>
    <w:rsid w:val="00FF1656"/>
    <w:rsid w:val="00FF2695"/>
    <w:rsid w:val="00FF2E8B"/>
    <w:rsid w:val="00FF3012"/>
    <w:rsid w:val="00FF327E"/>
    <w:rsid w:val="00FF43B5"/>
    <w:rsid w:val="00FF4B3B"/>
    <w:rsid w:val="00FF6DAF"/>
    <w:rsid w:val="00FF709C"/>
    <w:rsid w:val="00FF7C7A"/>
    <w:rsid w:val="03A2BE95"/>
    <w:rsid w:val="044E2627"/>
    <w:rsid w:val="04DF9ADA"/>
    <w:rsid w:val="04E60AA6"/>
    <w:rsid w:val="073AAC07"/>
    <w:rsid w:val="077DFA3B"/>
    <w:rsid w:val="079B1FC9"/>
    <w:rsid w:val="09E17486"/>
    <w:rsid w:val="0B7BFE58"/>
    <w:rsid w:val="0CFEA65C"/>
    <w:rsid w:val="0D22D3B1"/>
    <w:rsid w:val="0FE627F5"/>
    <w:rsid w:val="104F6F7B"/>
    <w:rsid w:val="11F9A20D"/>
    <w:rsid w:val="12183506"/>
    <w:rsid w:val="127DC433"/>
    <w:rsid w:val="12BD3D39"/>
    <w:rsid w:val="1405BC90"/>
    <w:rsid w:val="140F4676"/>
    <w:rsid w:val="148CC0A9"/>
    <w:rsid w:val="156B889A"/>
    <w:rsid w:val="15944584"/>
    <w:rsid w:val="16ACA033"/>
    <w:rsid w:val="170058D2"/>
    <w:rsid w:val="173BD394"/>
    <w:rsid w:val="18E5443A"/>
    <w:rsid w:val="1B946AA6"/>
    <w:rsid w:val="1BA4C368"/>
    <w:rsid w:val="1D677017"/>
    <w:rsid w:val="1E2821CC"/>
    <w:rsid w:val="1E41BC85"/>
    <w:rsid w:val="1EB1DC9C"/>
    <w:rsid w:val="1F034078"/>
    <w:rsid w:val="1F477077"/>
    <w:rsid w:val="1F85F363"/>
    <w:rsid w:val="1FA45D7A"/>
    <w:rsid w:val="2167CBC8"/>
    <w:rsid w:val="218B5254"/>
    <w:rsid w:val="228D145F"/>
    <w:rsid w:val="2345DF8C"/>
    <w:rsid w:val="23FDE2EA"/>
    <w:rsid w:val="24A010AB"/>
    <w:rsid w:val="24B55782"/>
    <w:rsid w:val="2587D249"/>
    <w:rsid w:val="25B4CB7D"/>
    <w:rsid w:val="25BAA90F"/>
    <w:rsid w:val="27F5344D"/>
    <w:rsid w:val="28CA70B8"/>
    <w:rsid w:val="2907ED46"/>
    <w:rsid w:val="2A466183"/>
    <w:rsid w:val="2A7B158E"/>
    <w:rsid w:val="2ACF336F"/>
    <w:rsid w:val="2AE71021"/>
    <w:rsid w:val="2B1E175D"/>
    <w:rsid w:val="2C8C6175"/>
    <w:rsid w:val="2CABF11D"/>
    <w:rsid w:val="2D11B45B"/>
    <w:rsid w:val="2D9C00EC"/>
    <w:rsid w:val="2DDB59F7"/>
    <w:rsid w:val="2FFEE411"/>
    <w:rsid w:val="31238C7D"/>
    <w:rsid w:val="32FA0F8C"/>
    <w:rsid w:val="332B9F9A"/>
    <w:rsid w:val="35050858"/>
    <w:rsid w:val="35D205BC"/>
    <w:rsid w:val="394A93E0"/>
    <w:rsid w:val="396AFF0D"/>
    <w:rsid w:val="39BC6695"/>
    <w:rsid w:val="3A5070AB"/>
    <w:rsid w:val="3ACA37B8"/>
    <w:rsid w:val="3AF9FA68"/>
    <w:rsid w:val="3B18C6A6"/>
    <w:rsid w:val="3B2611EF"/>
    <w:rsid w:val="3B3DA217"/>
    <w:rsid w:val="3B4EEAF6"/>
    <w:rsid w:val="3D83F81A"/>
    <w:rsid w:val="3DEBE7D0"/>
    <w:rsid w:val="3E347645"/>
    <w:rsid w:val="3E35DC22"/>
    <w:rsid w:val="3F3D779B"/>
    <w:rsid w:val="3FDAA707"/>
    <w:rsid w:val="41467C2E"/>
    <w:rsid w:val="414BF7FF"/>
    <w:rsid w:val="4203936C"/>
    <w:rsid w:val="424DB77F"/>
    <w:rsid w:val="42A1A94F"/>
    <w:rsid w:val="4606681C"/>
    <w:rsid w:val="474A3BDE"/>
    <w:rsid w:val="48173577"/>
    <w:rsid w:val="486628DE"/>
    <w:rsid w:val="4905F807"/>
    <w:rsid w:val="49B6E64A"/>
    <w:rsid w:val="49B80039"/>
    <w:rsid w:val="49B8F26E"/>
    <w:rsid w:val="4A38961F"/>
    <w:rsid w:val="4A52AC36"/>
    <w:rsid w:val="4B80B801"/>
    <w:rsid w:val="4BCBA4C4"/>
    <w:rsid w:val="4C2B3569"/>
    <w:rsid w:val="4C754DF0"/>
    <w:rsid w:val="4CC5A25B"/>
    <w:rsid w:val="4E265B21"/>
    <w:rsid w:val="4E8C6391"/>
    <w:rsid w:val="4ED53DB1"/>
    <w:rsid w:val="4F1AE447"/>
    <w:rsid w:val="500F0B95"/>
    <w:rsid w:val="506B0CA5"/>
    <w:rsid w:val="5150DC08"/>
    <w:rsid w:val="51786A84"/>
    <w:rsid w:val="51CBF14F"/>
    <w:rsid w:val="527BAD67"/>
    <w:rsid w:val="52DFAE46"/>
    <w:rsid w:val="53FFE844"/>
    <w:rsid w:val="54B42F14"/>
    <w:rsid w:val="54F55DF3"/>
    <w:rsid w:val="54FD4889"/>
    <w:rsid w:val="558399BA"/>
    <w:rsid w:val="560A061D"/>
    <w:rsid w:val="56A0A1BD"/>
    <w:rsid w:val="56BBFFF5"/>
    <w:rsid w:val="572CF58A"/>
    <w:rsid w:val="57E541F2"/>
    <w:rsid w:val="58556AB8"/>
    <w:rsid w:val="587C0B2A"/>
    <w:rsid w:val="59455B1E"/>
    <w:rsid w:val="595DF33F"/>
    <w:rsid w:val="5A123918"/>
    <w:rsid w:val="5A45E01F"/>
    <w:rsid w:val="5A570ADD"/>
    <w:rsid w:val="5BC3A56C"/>
    <w:rsid w:val="5C6FAEB5"/>
    <w:rsid w:val="5D39E8C8"/>
    <w:rsid w:val="5D6B606D"/>
    <w:rsid w:val="5DB4F7AD"/>
    <w:rsid w:val="5DD41EC9"/>
    <w:rsid w:val="5EF6F1F6"/>
    <w:rsid w:val="5F9392C1"/>
    <w:rsid w:val="6061BD58"/>
    <w:rsid w:val="6077FCBA"/>
    <w:rsid w:val="62690A90"/>
    <w:rsid w:val="630F5B25"/>
    <w:rsid w:val="635C662A"/>
    <w:rsid w:val="637EC6FE"/>
    <w:rsid w:val="63B13B91"/>
    <w:rsid w:val="63D9BE9E"/>
    <w:rsid w:val="63E3A87A"/>
    <w:rsid w:val="64666961"/>
    <w:rsid w:val="64A0BABA"/>
    <w:rsid w:val="64FA7EE3"/>
    <w:rsid w:val="65D483FF"/>
    <w:rsid w:val="65DAF2DB"/>
    <w:rsid w:val="66ABA5AD"/>
    <w:rsid w:val="672DE713"/>
    <w:rsid w:val="67555AC7"/>
    <w:rsid w:val="67C0D08C"/>
    <w:rsid w:val="68CFECD4"/>
    <w:rsid w:val="68E0BE45"/>
    <w:rsid w:val="6910825F"/>
    <w:rsid w:val="698AA701"/>
    <w:rsid w:val="69A187BD"/>
    <w:rsid w:val="69FCE684"/>
    <w:rsid w:val="6A6683D8"/>
    <w:rsid w:val="6C657098"/>
    <w:rsid w:val="6C9C4309"/>
    <w:rsid w:val="6D18EB74"/>
    <w:rsid w:val="6D55C1EB"/>
    <w:rsid w:val="6D83F333"/>
    <w:rsid w:val="6E6D57BB"/>
    <w:rsid w:val="6F948AC3"/>
    <w:rsid w:val="70E45DB1"/>
    <w:rsid w:val="72187DCD"/>
    <w:rsid w:val="726F3847"/>
    <w:rsid w:val="72BB7459"/>
    <w:rsid w:val="736E09AF"/>
    <w:rsid w:val="738ABAB4"/>
    <w:rsid w:val="745F974C"/>
    <w:rsid w:val="74E5F01E"/>
    <w:rsid w:val="752595D5"/>
    <w:rsid w:val="7569EC1E"/>
    <w:rsid w:val="76D2A609"/>
    <w:rsid w:val="774C26EF"/>
    <w:rsid w:val="784CE8A9"/>
    <w:rsid w:val="787CFBFA"/>
    <w:rsid w:val="78A5F614"/>
    <w:rsid w:val="78E4C66B"/>
    <w:rsid w:val="797DE1C9"/>
    <w:rsid w:val="7A2672DC"/>
    <w:rsid w:val="7A97D560"/>
    <w:rsid w:val="7B10386E"/>
    <w:rsid w:val="7C5D90F5"/>
    <w:rsid w:val="7C9142E8"/>
    <w:rsid w:val="7CF004BB"/>
    <w:rsid w:val="7D37E077"/>
    <w:rsid w:val="7DE5F6B4"/>
    <w:rsid w:val="7E77E26C"/>
    <w:rsid w:val="7F2E64AE"/>
    <w:rsid w:val="7F5D2EE4"/>
    <w:rsid w:val="7F982E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Heading1">
    <w:name w:val="heading 1"/>
    <w:basedOn w:val="Normal"/>
    <w:next w:val="Normal"/>
    <w:link w:val="Heading1Ch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Strong">
    <w:name w:val="Strong"/>
    <w:basedOn w:val="DefaultParagraphFont"/>
    <w:uiPriority w:val="22"/>
    <w:qFormat/>
    <w:rsid w:val="00A250BD"/>
    <w:rPr>
      <w:b/>
      <w:bCs/>
    </w:rPr>
  </w:style>
  <w:style w:type="paragraph" w:styleId="ListParagraph">
    <w:name w:val="List Paragraph"/>
    <w:basedOn w:val="Normal"/>
    <w:uiPriority w:val="34"/>
    <w:qFormat/>
    <w:rsid w:val="00A250BD"/>
    <w:pPr>
      <w:ind w:left="720"/>
      <w:contextualSpacing/>
    </w:pPr>
  </w:style>
  <w:style w:type="character" w:styleId="Hyperlink">
    <w:name w:val="Hyperlink"/>
    <w:basedOn w:val="DefaultParagraphFont"/>
    <w:uiPriority w:val="99"/>
    <w:unhideWhenUsed/>
    <w:rsid w:val="00A250BD"/>
    <w:rPr>
      <w:color w:val="0563C1" w:themeColor="hyperlink"/>
      <w:u w:val="single"/>
    </w:rPr>
  </w:style>
  <w:style w:type="character" w:styleId="CommentReference">
    <w:name w:val="annotation reference"/>
    <w:basedOn w:val="DefaultParagraphFont"/>
    <w:uiPriority w:val="99"/>
    <w:semiHidden/>
    <w:unhideWhenUsed/>
    <w:rsid w:val="00A250BD"/>
    <w:rPr>
      <w:sz w:val="16"/>
      <w:szCs w:val="16"/>
    </w:rPr>
  </w:style>
  <w:style w:type="paragraph" w:styleId="CommentText">
    <w:name w:val="annotation text"/>
    <w:basedOn w:val="Normal"/>
    <w:link w:val="CommentTextChar"/>
    <w:uiPriority w:val="99"/>
    <w:unhideWhenUsed/>
    <w:rsid w:val="00A250BD"/>
    <w:pPr>
      <w:spacing w:after="200" w:line="240" w:lineRule="auto"/>
    </w:pPr>
    <w:rPr>
      <w:rFonts w:ascii="Calibri" w:eastAsia="Calibri" w:hAnsi="Calibri" w:cs="Calibri"/>
      <w:sz w:val="20"/>
      <w:szCs w:val="20"/>
    </w:rPr>
  </w:style>
  <w:style w:type="character" w:customStyle="1" w:styleId="CommentTextChar">
    <w:name w:val="Comment Text Char"/>
    <w:basedOn w:val="DefaultParagraphFont"/>
    <w:link w:val="CommentText"/>
    <w:uiPriority w:val="99"/>
    <w:rsid w:val="00A250BD"/>
    <w:rPr>
      <w:rFonts w:ascii="Calibri" w:eastAsia="Calibri" w:hAnsi="Calibri" w:cs="Calibri"/>
      <w:sz w:val="20"/>
      <w:szCs w:val="20"/>
      <w:lang w:val="en-GB"/>
    </w:rPr>
  </w:style>
  <w:style w:type="paragraph" w:styleId="CommentSubject">
    <w:name w:val="annotation subject"/>
    <w:basedOn w:val="CommentText"/>
    <w:next w:val="CommentText"/>
    <w:link w:val="CommentSubjectChar"/>
    <w:uiPriority w:val="99"/>
    <w:semiHidden/>
    <w:unhideWhenUsed/>
    <w:rsid w:val="00A250BD"/>
    <w:pPr>
      <w:spacing w:after="16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A250BD"/>
    <w:rPr>
      <w:rFonts w:ascii="Calibri" w:eastAsia="Calibri" w:hAnsi="Calibri" w:cs="Calibri"/>
      <w:b/>
      <w:bCs/>
      <w:sz w:val="20"/>
      <w:szCs w:val="20"/>
      <w:lang w:val="en-GB"/>
    </w:rPr>
  </w:style>
  <w:style w:type="character" w:customStyle="1" w:styleId="s1ppyq">
    <w:name w:val="s1ppyq"/>
    <w:basedOn w:val="DefaultParagraphFont"/>
    <w:rsid w:val="00A250BD"/>
  </w:style>
  <w:style w:type="table" w:styleId="TableGrid">
    <w:name w:val="Table Grid"/>
    <w:basedOn w:val="Table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A250BD"/>
    <w:pPr>
      <w:spacing w:after="0" w:line="240" w:lineRule="auto"/>
    </w:pPr>
    <w:rPr>
      <w:lang w:val="en-GB"/>
    </w:rPr>
  </w:style>
  <w:style w:type="paragraph" w:styleId="BalloonText">
    <w:name w:val="Balloon Text"/>
    <w:basedOn w:val="Normal"/>
    <w:link w:val="BalloonTextChar"/>
    <w:uiPriority w:val="99"/>
    <w:semiHidden/>
    <w:unhideWhenUsed/>
    <w:rsid w:val="00A250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50BD"/>
    <w:rPr>
      <w:rFonts w:ascii="Segoe UI" w:hAnsi="Segoe UI" w:cs="Segoe UI"/>
      <w:sz w:val="18"/>
      <w:szCs w:val="18"/>
      <w:lang w:val="en-GB"/>
    </w:rPr>
  </w:style>
  <w:style w:type="table" w:styleId="PlainTable5">
    <w:name w:val="Plain Table 5"/>
    <w:basedOn w:val="Table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neNumber">
    <w:name w:val="line number"/>
    <w:basedOn w:val="DefaultParagraphFont"/>
    <w:uiPriority w:val="99"/>
    <w:semiHidden/>
    <w:unhideWhenUsed/>
    <w:rsid w:val="002248C0"/>
  </w:style>
  <w:style w:type="character" w:customStyle="1" w:styleId="Mencinsinresolver1">
    <w:name w:val="Mención sin resolver1"/>
    <w:basedOn w:val="DefaultParagraphFont"/>
    <w:uiPriority w:val="99"/>
    <w:semiHidden/>
    <w:unhideWhenUsed/>
    <w:rsid w:val="000D3173"/>
    <w:rPr>
      <w:color w:val="605E5C"/>
      <w:shd w:val="clear" w:color="auto" w:fill="E1DFDD"/>
    </w:rPr>
  </w:style>
  <w:style w:type="character" w:styleId="FollowedHyperlink">
    <w:name w:val="FollowedHyperlink"/>
    <w:basedOn w:val="DefaultParagraphFont"/>
    <w:uiPriority w:val="99"/>
    <w:semiHidden/>
    <w:unhideWhenUsed/>
    <w:rsid w:val="006B7C76"/>
    <w:rPr>
      <w:color w:val="954F72" w:themeColor="followedHyperlink"/>
      <w:u w:val="single"/>
    </w:rPr>
  </w:style>
  <w:style w:type="character" w:customStyle="1" w:styleId="Heading1Char">
    <w:name w:val="Heading 1 Char"/>
    <w:basedOn w:val="DefaultParagraphFont"/>
    <w:link w:val="Heading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DefaultParagraphFont"/>
    <w:rsid w:val="00810335"/>
    <w:rPr>
      <w:rFonts w:ascii="Segoe UI" w:hAnsi="Segoe UI" w:cs="Segoe UI" w:hint="default"/>
      <w:sz w:val="18"/>
      <w:szCs w:val="18"/>
    </w:rPr>
  </w:style>
  <w:style w:type="character" w:customStyle="1" w:styleId="Heading4Char">
    <w:name w:val="Heading 4 Char"/>
    <w:basedOn w:val="DefaultParagraphFont"/>
    <w:link w:val="Heading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NoSpacing">
    <w:name w:val="No Spacing"/>
    <w:uiPriority w:val="1"/>
    <w:qFormat/>
    <w:rsid w:val="009C26EE"/>
    <w:pPr>
      <w:spacing w:after="0" w:line="240" w:lineRule="auto"/>
    </w:pPr>
    <w:rPr>
      <w:lang w:val="en-GB"/>
    </w:rPr>
  </w:style>
  <w:style w:type="paragraph" w:styleId="Header">
    <w:name w:val="header"/>
    <w:basedOn w:val="Normal"/>
    <w:link w:val="HeaderChar"/>
    <w:uiPriority w:val="99"/>
    <w:unhideWhenUsed/>
    <w:rsid w:val="008060D5"/>
    <w:pPr>
      <w:tabs>
        <w:tab w:val="center" w:pos="4252"/>
        <w:tab w:val="right" w:pos="8504"/>
      </w:tabs>
      <w:spacing w:after="0" w:line="240" w:lineRule="auto"/>
    </w:pPr>
  </w:style>
  <w:style w:type="character" w:customStyle="1" w:styleId="HeaderChar">
    <w:name w:val="Header Char"/>
    <w:basedOn w:val="DefaultParagraphFont"/>
    <w:link w:val="Header"/>
    <w:uiPriority w:val="99"/>
    <w:rsid w:val="008060D5"/>
    <w:rPr>
      <w:lang w:val="en-GB"/>
    </w:rPr>
  </w:style>
  <w:style w:type="paragraph" w:styleId="Footer">
    <w:name w:val="footer"/>
    <w:basedOn w:val="Normal"/>
    <w:link w:val="FooterChar"/>
    <w:uiPriority w:val="99"/>
    <w:unhideWhenUsed/>
    <w:rsid w:val="008060D5"/>
    <w:pPr>
      <w:tabs>
        <w:tab w:val="center" w:pos="4252"/>
        <w:tab w:val="right" w:pos="8504"/>
      </w:tabs>
      <w:spacing w:after="0" w:line="240" w:lineRule="auto"/>
    </w:pPr>
  </w:style>
  <w:style w:type="character" w:customStyle="1" w:styleId="FooterChar">
    <w:name w:val="Footer Char"/>
    <w:basedOn w:val="DefaultParagraphFont"/>
    <w:link w:val="Footer"/>
    <w:uiPriority w:val="99"/>
    <w:rsid w:val="008060D5"/>
    <w:rPr>
      <w:lang w:val="en-GB"/>
    </w:rPr>
  </w:style>
  <w:style w:type="paragraph" w:customStyle="1" w:styleId="FirstParagraph">
    <w:name w:val="First Paragraph"/>
    <w:basedOn w:val="BodyText"/>
    <w:next w:val="BodyText"/>
    <w:qFormat/>
    <w:rsid w:val="00246A06"/>
    <w:pPr>
      <w:spacing w:before="180" w:after="180" w:line="360" w:lineRule="auto"/>
      <w:jc w:val="both"/>
    </w:pPr>
    <w:rPr>
      <w:rFonts w:ascii="Arial" w:hAnsi="Arial" w:cs="Arial"/>
      <w:sz w:val="24"/>
      <w:szCs w:val="24"/>
      <w:lang w:val="en-US"/>
    </w:rPr>
  </w:style>
  <w:style w:type="paragraph" w:styleId="BodyText">
    <w:name w:val="Body Text"/>
    <w:basedOn w:val="Normal"/>
    <w:link w:val="BodyTextChar"/>
    <w:uiPriority w:val="99"/>
    <w:unhideWhenUsed/>
    <w:rsid w:val="00246A06"/>
    <w:pPr>
      <w:spacing w:after="120"/>
    </w:pPr>
  </w:style>
  <w:style w:type="character" w:customStyle="1" w:styleId="BodyTextChar">
    <w:name w:val="Body Text Char"/>
    <w:basedOn w:val="DefaultParagraphFont"/>
    <w:link w:val="BodyText"/>
    <w:uiPriority w:val="99"/>
    <w:rsid w:val="00246A06"/>
    <w:rPr>
      <w:lang w:val="en-GB"/>
    </w:rPr>
  </w:style>
  <w:style w:type="character" w:styleId="UnresolvedMention">
    <w:name w:val="Unresolved Mention"/>
    <w:basedOn w:val="DefaultParagraphFont"/>
    <w:uiPriority w:val="99"/>
    <w:semiHidden/>
    <w:unhideWhenUsed/>
    <w:rsid w:val="007E2E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342467632">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4963641">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795244288">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 w:id="19638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onlinelibrary.wiley.com/doi/abs/10.1111/j.1365-2486.2010.02368.x" TargetMode="External"/><Relationship Id="rId1" Type="http://schemas.openxmlformats.org/officeDocument/2006/relationships/hyperlink" Target="https://www.pnas.org/doi/full/10.1073/pnas.1711221114"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CCF95-82F6-440F-AC65-80905722C014}">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Normal.dotm</Template>
  <TotalTime>80</TotalTime>
  <Pages>29</Pages>
  <Words>8223</Words>
  <Characters>282446</Characters>
  <Application>Microsoft Office Word</Application>
  <DocSecurity>0</DocSecurity>
  <Lines>2353</Lines>
  <Paragraphs>580</Paragraphs>
  <ScaleCrop>false</ScaleCrop>
  <Company/>
  <LinksUpToDate>false</LinksUpToDate>
  <CharactersWithSpaces>290089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Borja J-A</cp:lastModifiedBy>
  <cp:revision>950</cp:revision>
  <cp:lastPrinted>2023-10-30T10:58:00Z</cp:lastPrinted>
  <dcterms:created xsi:type="dcterms:W3CDTF">2023-12-14T08:04:00Z</dcterms:created>
  <dcterms:modified xsi:type="dcterms:W3CDTF">2024-02-16T12:17:00Z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http://www.zotero.org/styles/harvard-cite-them-right</vt:lpwstr>
  </property>
  <property fmtid="{D5CDD505-2E9C-101B-9397-08002B2CF9AE}" pid="25" name="GrammarlyDocumentId">
    <vt:lpwstr>5d9862aa6d810034052b7d01a28ccbd100ca327b590668174d466b3d52db2405</vt:lpwstr>
  </property>
</Properties>
</file>