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FA5E4" w14:textId="06E3BD8C" w:rsidR="00466AC8" w:rsidRPr="00B45EA5" w:rsidRDefault="00C14882" w:rsidP="00C14882">
      <w:pPr>
        <w:pStyle w:val="Ttulo1"/>
        <w:rPr>
          <w:rFonts w:eastAsia="Times New Roman"/>
          <w:bdr w:val="none" w:sz="0" w:space="0" w:color="auto" w:frame="1"/>
          <w:lang w:eastAsia="ca-ES"/>
        </w:rPr>
      </w:pPr>
      <w:r>
        <w:rPr>
          <w:rFonts w:eastAsia="Times New Roman"/>
          <w:bdr w:val="none" w:sz="0" w:space="0" w:color="auto" w:frame="1"/>
          <w:lang w:eastAsia="ca-ES"/>
        </w:rPr>
        <w:t>Microclimate</w:t>
      </w:r>
      <w:r w:rsidR="006A2613">
        <w:rPr>
          <w:rFonts w:eastAsia="Times New Roman"/>
          <w:bdr w:val="none" w:sz="0" w:space="0" w:color="auto" w:frame="1"/>
          <w:lang w:eastAsia="ca-ES"/>
        </w:rPr>
        <w:t xml:space="preserve"> regulates</w:t>
      </w:r>
      <w:r w:rsidR="00466AC8">
        <w:rPr>
          <w:rFonts w:eastAsia="Times New Roman"/>
          <w:bdr w:val="none" w:sz="0" w:space="0" w:color="auto" w:frame="1"/>
          <w:lang w:eastAsia="ca-ES"/>
        </w:rPr>
        <w:t xml:space="preserve"> seed germination </w:t>
      </w:r>
      <w:r w:rsidR="00EA73A1">
        <w:rPr>
          <w:rFonts w:eastAsia="Times New Roman"/>
          <w:bdr w:val="none" w:sz="0" w:space="0" w:color="auto" w:frame="1"/>
          <w:lang w:eastAsia="ca-ES"/>
        </w:rPr>
        <w:t>timing</w:t>
      </w:r>
      <w:r w:rsidR="00466AC8">
        <w:rPr>
          <w:rFonts w:eastAsia="Times New Roman"/>
          <w:bdr w:val="none" w:sz="0" w:space="0" w:color="auto" w:frame="1"/>
          <w:lang w:eastAsia="ca-ES"/>
        </w:rPr>
        <w:t xml:space="preserve"> in </w:t>
      </w:r>
      <w:r w:rsidR="008429D7">
        <w:rPr>
          <w:rFonts w:eastAsia="Times New Roman"/>
          <w:bdr w:val="none" w:sz="0" w:space="0" w:color="auto" w:frame="1"/>
          <w:lang w:eastAsia="ca-ES"/>
        </w:rPr>
        <w:t>T</w:t>
      </w:r>
      <w:r w:rsidR="00466AC8">
        <w:rPr>
          <w:rFonts w:eastAsia="Times New Roman"/>
          <w:bdr w:val="none" w:sz="0" w:space="0" w:color="auto" w:frame="1"/>
          <w:lang w:eastAsia="ca-ES"/>
        </w:rPr>
        <w:t xml:space="preserve">emperate and </w:t>
      </w:r>
      <w:r w:rsidR="008429D7">
        <w:rPr>
          <w:rFonts w:eastAsia="Times New Roman"/>
          <w:bdr w:val="none" w:sz="0" w:space="0" w:color="auto" w:frame="1"/>
          <w:lang w:eastAsia="ca-ES"/>
        </w:rPr>
        <w:t>Mediterranean</w:t>
      </w:r>
      <w:r w:rsidR="00466AC8">
        <w:rPr>
          <w:rFonts w:eastAsia="Times New Roman"/>
          <w:bdr w:val="none" w:sz="0" w:space="0" w:color="auto" w:frame="1"/>
          <w:lang w:eastAsia="ca-ES"/>
        </w:rPr>
        <w:t xml:space="preserve"> </w:t>
      </w:r>
      <w:r w:rsidR="00483D06">
        <w:rPr>
          <w:rFonts w:eastAsia="Times New Roman"/>
          <w:bdr w:val="none" w:sz="0" w:space="0" w:color="auto" w:frame="1"/>
          <w:lang w:eastAsia="ca-ES"/>
        </w:rPr>
        <w:t>alpine</w:t>
      </w:r>
      <w:r w:rsidR="00466AC8">
        <w:rPr>
          <w:rFonts w:eastAsia="Times New Roman"/>
          <w:bdr w:val="none" w:sz="0" w:space="0" w:color="auto" w:frame="1"/>
          <w:lang w:eastAsia="ca-ES"/>
        </w:rPr>
        <w:t xml:space="preserve"> </w:t>
      </w:r>
      <w:r w:rsidR="003A2646">
        <w:rPr>
          <w:rFonts w:eastAsia="Times New Roman"/>
          <w:bdr w:val="none" w:sz="0" w:space="0" w:color="auto" w:frame="1"/>
          <w:lang w:eastAsia="ca-ES"/>
        </w:rPr>
        <w:t>communities.</w:t>
      </w:r>
    </w:p>
    <w:p w14:paraId="71F8B503" w14:textId="77777777" w:rsidR="007A440A" w:rsidRPr="00B45EA5" w:rsidRDefault="007A440A" w:rsidP="007A440A">
      <w:pPr>
        <w:spacing w:after="0" w:line="360" w:lineRule="auto"/>
        <w:textAlignment w:val="baseline"/>
        <w:rPr>
          <w:rFonts w:eastAsia="Times New Roman" w:cstheme="minorHAnsi"/>
          <w:color w:val="000000"/>
          <w:lang w:eastAsia="ca-ES"/>
        </w:rPr>
      </w:pPr>
    </w:p>
    <w:p w14:paraId="6D453749" w14:textId="77777777" w:rsidR="007A440A" w:rsidRPr="00B45EA5"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B45EA5">
        <w:rPr>
          <w:rFonts w:eastAsia="Times New Roman" w:cstheme="minorHAnsi"/>
          <w:b/>
          <w:bCs/>
          <w:color w:val="000000"/>
          <w:bdr w:val="none" w:sz="0" w:space="0" w:color="auto" w:frame="1"/>
          <w:lang w:val="es-ES" w:eastAsia="ca-ES"/>
        </w:rPr>
        <w:t>AUTHORS</w:t>
      </w:r>
    </w:p>
    <w:p w14:paraId="1366EDD3" w14:textId="187C5426" w:rsidR="007A440A" w:rsidRPr="00B45EA5"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B45EA5">
        <w:rPr>
          <w:rFonts w:eastAsia="Times New Roman" w:cstheme="minorHAnsi"/>
          <w:bCs/>
          <w:color w:val="000000"/>
          <w:u w:val="single"/>
          <w:bdr w:val="none" w:sz="0" w:space="0" w:color="auto" w:frame="1"/>
          <w:lang w:val="es-ES" w:eastAsia="ca-ES"/>
        </w:rPr>
        <w:t>Espinosa del Alba, C.,</w:t>
      </w:r>
      <w:r w:rsidRPr="00B45EA5">
        <w:rPr>
          <w:rFonts w:eastAsia="Times New Roman" w:cstheme="minorHAnsi"/>
          <w:bCs/>
          <w:color w:val="000000"/>
          <w:bdr w:val="none" w:sz="0" w:space="0" w:color="auto" w:frame="1"/>
          <w:lang w:val="es-ES" w:eastAsia="ca-ES"/>
        </w:rPr>
        <w:t xml:space="preserve"> Fernández</w:t>
      </w:r>
      <w:r w:rsidR="004E1EFB" w:rsidRPr="00B45EA5">
        <w:rPr>
          <w:rFonts w:eastAsia="Times New Roman" w:cstheme="minorHAnsi"/>
          <w:bCs/>
          <w:color w:val="000000"/>
          <w:bdr w:val="none" w:sz="0" w:space="0" w:color="auto" w:frame="1"/>
          <w:lang w:val="es-ES" w:eastAsia="ca-ES"/>
        </w:rPr>
        <w:t>-Pascual</w:t>
      </w:r>
      <w:r w:rsidRPr="00B45EA5">
        <w:rPr>
          <w:rFonts w:eastAsia="Times New Roman" w:cstheme="minorHAnsi"/>
          <w:bCs/>
          <w:color w:val="000000"/>
          <w:bdr w:val="none" w:sz="0" w:space="0" w:color="auto" w:frame="1"/>
          <w:lang w:val="es-ES" w:eastAsia="ca-ES"/>
        </w:rPr>
        <w:t>, E. &amp; Jiménez-Alfaro, B.</w:t>
      </w:r>
    </w:p>
    <w:p w14:paraId="6EBE6655" w14:textId="77777777" w:rsidR="007A440A" w:rsidRPr="00B45EA5"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B45EA5"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B45EA5">
        <w:rPr>
          <w:rFonts w:eastAsia="Times New Roman" w:cstheme="minorHAnsi"/>
          <w:b/>
          <w:bCs/>
          <w:color w:val="000000"/>
          <w:bdr w:val="none" w:sz="0" w:space="0" w:color="auto" w:frame="1"/>
          <w:lang w:val="en-US" w:eastAsia="ca-ES"/>
        </w:rPr>
        <w:t>AFFILIATIONS</w:t>
      </w:r>
    </w:p>
    <w:p w14:paraId="70801EEB" w14:textId="7A300463" w:rsidR="00680A7E" w:rsidRPr="00B45EA5" w:rsidRDefault="00680A7E" w:rsidP="007A440A">
      <w:pPr>
        <w:spacing w:after="0" w:line="360" w:lineRule="auto"/>
        <w:textAlignment w:val="baseline"/>
        <w:rPr>
          <w:rFonts w:eastAsia="Times New Roman" w:cstheme="minorHAnsi"/>
          <w:color w:val="000000"/>
          <w:lang w:val="en-US" w:eastAsia="ca-ES"/>
        </w:rPr>
      </w:pPr>
      <w:r w:rsidRPr="00B45EA5">
        <w:rPr>
          <w:rFonts w:eastAsia="Times New Roman" w:cstheme="minorHAnsi"/>
          <w:color w:val="000000"/>
          <w:lang w:val="en-US" w:eastAsia="ca-ES"/>
        </w:rPr>
        <w:t>Biodiversity Research Institute</w:t>
      </w:r>
      <w:r w:rsidR="000B5878" w:rsidRPr="00B45EA5">
        <w:rPr>
          <w:rFonts w:eastAsia="Times New Roman" w:cstheme="minorHAnsi"/>
          <w:color w:val="000000"/>
          <w:lang w:val="en-US" w:eastAsia="ca-ES"/>
        </w:rPr>
        <w:t>, IMIB</w:t>
      </w:r>
      <w:r w:rsidRPr="00B45EA5">
        <w:rPr>
          <w:rFonts w:eastAsia="Times New Roman" w:cstheme="minorHAnsi"/>
          <w:color w:val="000000"/>
          <w:lang w:val="en-US" w:eastAsia="ca-ES"/>
        </w:rPr>
        <w:t xml:space="preserve"> (</w:t>
      </w:r>
      <w:proofErr w:type="spellStart"/>
      <w:r w:rsidRPr="00B45EA5">
        <w:rPr>
          <w:rFonts w:eastAsia="Times New Roman" w:cstheme="minorHAnsi"/>
          <w:color w:val="000000"/>
          <w:lang w:val="en-US" w:eastAsia="ca-ES"/>
        </w:rPr>
        <w:t>Univ.Oviedo</w:t>
      </w:r>
      <w:proofErr w:type="spellEnd"/>
      <w:r w:rsidRPr="00B45EA5">
        <w:rPr>
          <w:rFonts w:eastAsia="Times New Roman" w:cstheme="minorHAnsi"/>
          <w:color w:val="000000"/>
          <w:lang w:val="en-US" w:eastAsia="ca-ES"/>
        </w:rPr>
        <w:t>-CSIC-</w:t>
      </w:r>
      <w:proofErr w:type="spellStart"/>
      <w:r w:rsidRPr="00B45EA5">
        <w:rPr>
          <w:rFonts w:eastAsia="Times New Roman" w:cstheme="minorHAnsi"/>
          <w:color w:val="000000"/>
          <w:lang w:val="en-US" w:eastAsia="ca-ES"/>
        </w:rPr>
        <w:t>Princ.Asturias</w:t>
      </w:r>
      <w:proofErr w:type="spellEnd"/>
      <w:r w:rsidRPr="00B45EA5">
        <w:rPr>
          <w:rFonts w:eastAsia="Times New Roman" w:cstheme="minorHAnsi"/>
          <w:color w:val="000000"/>
          <w:lang w:val="en-US" w:eastAsia="ca-ES"/>
        </w:rPr>
        <w:t xml:space="preserve">), </w:t>
      </w:r>
      <w:r w:rsidR="000B5878" w:rsidRPr="00B45EA5">
        <w:rPr>
          <w:rFonts w:eastAsia="Times New Roman" w:cstheme="minorHAnsi"/>
          <w:color w:val="000000"/>
          <w:lang w:val="en-US" w:eastAsia="ca-ES"/>
        </w:rPr>
        <w:t xml:space="preserve">33600 </w:t>
      </w:r>
      <w:r w:rsidRPr="00B45EA5">
        <w:rPr>
          <w:rFonts w:eastAsia="Times New Roman" w:cstheme="minorHAnsi"/>
          <w:color w:val="000000"/>
          <w:lang w:val="en-US" w:eastAsia="ca-ES"/>
        </w:rPr>
        <w:t>Mieres, Spain</w:t>
      </w:r>
    </w:p>
    <w:p w14:paraId="58C744F3" w14:textId="77777777" w:rsidR="007A440A" w:rsidRPr="00B45EA5" w:rsidRDefault="007A440A" w:rsidP="007A440A">
      <w:pPr>
        <w:spacing w:after="0" w:line="360" w:lineRule="auto"/>
        <w:textAlignment w:val="baseline"/>
        <w:rPr>
          <w:rFonts w:eastAsia="Times New Roman" w:cstheme="minorHAnsi"/>
          <w:color w:val="000000"/>
          <w:lang w:val="en-US" w:eastAsia="ca-ES"/>
        </w:rPr>
      </w:pPr>
    </w:p>
    <w:p w14:paraId="5787207E" w14:textId="77777777" w:rsidR="006C48F7" w:rsidRPr="00B45EA5" w:rsidRDefault="006C48F7" w:rsidP="00171B80">
      <w:pPr>
        <w:pStyle w:val="Ttulo2"/>
        <w:rPr>
          <w:rFonts w:eastAsia="Times New Roman"/>
          <w:lang w:eastAsia="ca-ES"/>
        </w:rPr>
      </w:pPr>
      <w:r w:rsidRPr="00B45EA5">
        <w:rPr>
          <w:rFonts w:eastAsia="Times New Roman"/>
          <w:bdr w:val="none" w:sz="0" w:space="0" w:color="auto" w:frame="1"/>
          <w:lang w:eastAsia="ca-ES"/>
        </w:rPr>
        <w:t>Abstract (max 250 words)</w:t>
      </w:r>
    </w:p>
    <w:p w14:paraId="5092C4CF" w14:textId="7BC19D1D" w:rsidR="00504E2F" w:rsidRDefault="00504E2F" w:rsidP="00504E2F">
      <w:pPr>
        <w:spacing w:line="360" w:lineRule="auto"/>
        <w:jc w:val="both"/>
        <w:rPr>
          <w:rFonts w:eastAsia="Times New Roman" w:cstheme="minorHAnsi"/>
          <w:lang w:eastAsia="ca-ES"/>
        </w:rPr>
      </w:pPr>
      <w:r w:rsidRPr="00B45EA5">
        <w:rPr>
          <w:rFonts w:eastAsia="Times New Roman" w:cstheme="minorHAnsi"/>
          <w:color w:val="000000" w:themeColor="text1"/>
          <w:lang w:eastAsia="ca-ES"/>
        </w:rPr>
        <w:t xml:space="preserve">Understanding the plasticity of seed germination </w:t>
      </w:r>
      <w:r w:rsidR="00883036">
        <w:rPr>
          <w:rFonts w:eastAsia="Times New Roman" w:cstheme="minorHAnsi"/>
          <w:color w:val="000000" w:themeColor="text1"/>
          <w:lang w:eastAsia="ca-ES"/>
        </w:rPr>
        <w:t>timing</w:t>
      </w:r>
      <w:r w:rsidR="00883036"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is important to predict the resilience of plant communities to climat</w:t>
      </w:r>
      <w:r w:rsidR="007A6983">
        <w:rPr>
          <w:rFonts w:eastAsia="Times New Roman" w:cstheme="minorHAnsi"/>
          <w:color w:val="000000" w:themeColor="text1"/>
          <w:lang w:eastAsia="ca-ES"/>
        </w:rPr>
        <w:t>e</w:t>
      </w:r>
      <w:r w:rsidRPr="00B45EA5">
        <w:rPr>
          <w:rFonts w:eastAsia="Times New Roman" w:cstheme="minorHAnsi"/>
          <w:color w:val="000000" w:themeColor="text1"/>
          <w:lang w:eastAsia="ca-ES"/>
        </w:rPr>
        <w:t xml:space="preserve"> change, yet we know very little about the influence of alpine microclimates on germination </w:t>
      </w:r>
      <w:r w:rsidR="00883036">
        <w:rPr>
          <w:rFonts w:eastAsia="Times New Roman" w:cstheme="minorHAnsi"/>
          <w:color w:val="000000" w:themeColor="text1"/>
          <w:lang w:eastAsia="ca-ES"/>
        </w:rPr>
        <w:t>timing</w:t>
      </w:r>
      <w:r w:rsidRPr="00B45EA5">
        <w:rPr>
          <w:rFonts w:eastAsia="Times New Roman" w:cstheme="minorHAnsi"/>
          <w:color w:val="000000" w:themeColor="text1"/>
          <w:lang w:eastAsia="ca-ES"/>
        </w:rPr>
        <w:t xml:space="preserve">. Mirroring </w:t>
      </w:r>
      <w:r w:rsidR="00483D06">
        <w:rPr>
          <w:rFonts w:eastAsia="Times New Roman" w:cstheme="minorHAnsi"/>
          <w:color w:val="000000" w:themeColor="text1"/>
          <w:lang w:eastAsia="ca-ES"/>
        </w:rPr>
        <w:t xml:space="preserve">yearly </w:t>
      </w:r>
      <w:r w:rsidRPr="00B45EA5">
        <w:rPr>
          <w:rFonts w:eastAsia="Times New Roman" w:cstheme="minorHAnsi"/>
          <w:color w:val="000000" w:themeColor="text1"/>
          <w:lang w:eastAsia="ca-ES"/>
        </w:rPr>
        <w:t>temperature data series recorded in alpine soils, we conducted a</w:t>
      </w:r>
      <w:r w:rsidR="00DF77DD">
        <w:rPr>
          <w:rFonts w:eastAsia="Times New Roman" w:cstheme="minorHAnsi"/>
          <w:color w:val="000000" w:themeColor="text1"/>
          <w:lang w:eastAsia="ca-ES"/>
        </w:rPr>
        <w:t xml:space="preserve"> continuous</w:t>
      </w:r>
      <w:r w:rsidR="00483D06">
        <w:rPr>
          <w:rFonts w:eastAsia="Times New Roman" w:cstheme="minorHAnsi"/>
          <w:color w:val="000000" w:themeColor="text1"/>
          <w:lang w:eastAsia="ca-ES"/>
        </w:rPr>
        <w:t xml:space="preserve"> </w:t>
      </w:r>
      <w:r w:rsidR="00885DCF">
        <w:rPr>
          <w:rFonts w:eastAsia="Times New Roman" w:cstheme="minorHAnsi"/>
          <w:color w:val="000000" w:themeColor="text1"/>
          <w:lang w:eastAsia="ca-ES"/>
        </w:rPr>
        <w:t>seasonal</w:t>
      </w:r>
      <w:r w:rsidRPr="00B45EA5">
        <w:rPr>
          <w:rFonts w:eastAsia="Times New Roman" w:cstheme="minorHAnsi"/>
          <w:color w:val="000000" w:themeColor="text1"/>
          <w:lang w:eastAsia="ca-ES"/>
        </w:rPr>
        <w:t xml:space="preserve"> </w:t>
      </w:r>
      <w:r w:rsidR="007D2AA4">
        <w:rPr>
          <w:rFonts w:eastAsia="Times New Roman" w:cstheme="minorHAnsi"/>
          <w:color w:val="000000" w:themeColor="text1"/>
          <w:lang w:eastAsia="ca-ES"/>
        </w:rPr>
        <w:t xml:space="preserve">temperature </w:t>
      </w:r>
      <w:r w:rsidRPr="00B45EA5">
        <w:rPr>
          <w:rFonts w:eastAsia="Times New Roman" w:cstheme="minorHAnsi"/>
          <w:color w:val="000000" w:themeColor="text1"/>
          <w:lang w:eastAsia="ca-ES"/>
        </w:rPr>
        <w:t xml:space="preserve">experiment with </w:t>
      </w:r>
      <w:r w:rsidR="00483D06">
        <w:rPr>
          <w:rFonts w:eastAsia="Times New Roman" w:cstheme="minorHAnsi"/>
          <w:color w:val="000000" w:themeColor="text1"/>
          <w:lang w:eastAsia="ca-ES"/>
        </w:rPr>
        <w:t>fresh</w:t>
      </w:r>
      <w:r w:rsidRPr="00B45EA5">
        <w:rPr>
          <w:rFonts w:eastAsia="Times New Roman" w:cstheme="minorHAnsi"/>
          <w:color w:val="000000" w:themeColor="text1"/>
          <w:lang w:eastAsia="ca-ES"/>
        </w:rPr>
        <w:t xml:space="preserve"> seeds to investigate germination </w:t>
      </w:r>
      <w:r w:rsidR="00AB1E93">
        <w:rPr>
          <w:rFonts w:eastAsia="Times New Roman" w:cstheme="minorHAnsi"/>
          <w:color w:val="000000" w:themeColor="text1"/>
          <w:lang w:eastAsia="ca-ES"/>
        </w:rPr>
        <w:t>timing</w:t>
      </w:r>
      <w:r w:rsidRPr="00B45EA5" w:rsidDel="007D5D0C">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in </w:t>
      </w:r>
      <w:r w:rsidR="001D21D3">
        <w:rPr>
          <w:rFonts w:eastAsia="Times New Roman" w:cstheme="minorHAnsi"/>
          <w:color w:val="000000" w:themeColor="text1"/>
          <w:lang w:eastAsia="ca-ES"/>
        </w:rPr>
        <w:t xml:space="preserve">two </w:t>
      </w:r>
      <w:r w:rsidR="00483D06">
        <w:rPr>
          <w:rFonts w:eastAsia="Times New Roman" w:cstheme="minorHAnsi"/>
          <w:color w:val="000000" w:themeColor="text1"/>
          <w:lang w:eastAsia="ca-ES"/>
        </w:rPr>
        <w:t>contrasting</w:t>
      </w:r>
      <w:r w:rsidR="00257544">
        <w:rPr>
          <w:rFonts w:eastAsia="Times New Roman" w:cstheme="minorHAnsi"/>
          <w:color w:val="000000" w:themeColor="text1"/>
          <w:lang w:eastAsia="ca-ES"/>
        </w:rPr>
        <w:t xml:space="preserve"> climatic conditions:</w:t>
      </w:r>
      <w:r w:rsidR="00483D06">
        <w:rPr>
          <w:rFonts w:eastAsia="Times New Roman" w:cstheme="minorHAnsi"/>
          <w:color w:val="000000" w:themeColor="text1"/>
          <w:lang w:eastAsia="ca-ES"/>
        </w:rPr>
        <w:t xml:space="preserve"> fellfie</w:t>
      </w:r>
      <w:r w:rsidR="00A274C3">
        <w:rPr>
          <w:rFonts w:eastAsia="Times New Roman" w:cstheme="minorHAnsi"/>
          <w:color w:val="000000" w:themeColor="text1"/>
          <w:lang w:eastAsia="ca-ES"/>
        </w:rPr>
        <w:t>l</w:t>
      </w:r>
      <w:r w:rsidR="00483D06">
        <w:rPr>
          <w:rFonts w:eastAsia="Times New Roman" w:cstheme="minorHAnsi"/>
          <w:color w:val="000000" w:themeColor="text1"/>
          <w:lang w:eastAsia="ca-ES"/>
        </w:rPr>
        <w:t>d (</w:t>
      </w:r>
      <w:r w:rsidRPr="00B45EA5">
        <w:rPr>
          <w:rFonts w:eastAsia="Times New Roman" w:cstheme="minorHAnsi"/>
          <w:color w:val="000000" w:themeColor="text1"/>
          <w:lang w:eastAsia="ca-ES"/>
        </w:rPr>
        <w:t xml:space="preserve">warmer </w:t>
      </w:r>
      <w:r w:rsidR="008F195A" w:rsidRPr="00B45EA5">
        <w:rPr>
          <w:rFonts w:eastAsia="Times New Roman" w:cstheme="minorHAnsi"/>
          <w:color w:val="000000" w:themeColor="text1"/>
          <w:lang w:eastAsia="ca-ES"/>
        </w:rPr>
        <w:t>temperatures</w:t>
      </w:r>
      <w:r w:rsidRPr="00B45EA5">
        <w:rPr>
          <w:rFonts w:eastAsia="Times New Roman" w:cstheme="minorHAnsi"/>
          <w:color w:val="000000" w:themeColor="text1"/>
          <w:lang w:eastAsia="ca-ES"/>
        </w:rPr>
        <w:t xml:space="preserve"> and </w:t>
      </w:r>
      <w:r w:rsidR="006657BB">
        <w:rPr>
          <w:rFonts w:eastAsia="Times New Roman" w:cstheme="minorHAnsi"/>
          <w:color w:val="000000" w:themeColor="text1"/>
          <w:lang w:eastAsia="ca-ES"/>
        </w:rPr>
        <w:t xml:space="preserve">no </w:t>
      </w:r>
      <w:r w:rsidRPr="00B45EA5">
        <w:rPr>
          <w:rFonts w:eastAsia="Times New Roman" w:cstheme="minorHAnsi"/>
          <w:color w:val="000000" w:themeColor="text1"/>
          <w:lang w:eastAsia="ca-ES"/>
        </w:rPr>
        <w:t xml:space="preserve">snow </w:t>
      </w:r>
      <w:r w:rsidR="008D1E45">
        <w:rPr>
          <w:rFonts w:eastAsia="Times New Roman" w:cstheme="minorHAnsi"/>
          <w:color w:val="000000" w:themeColor="text1"/>
          <w:lang w:eastAsia="ca-ES"/>
        </w:rPr>
        <w:t>period</w:t>
      </w:r>
      <w:r w:rsidR="00483D06">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w:t>
      </w:r>
      <w:r w:rsidR="00483D06">
        <w:rPr>
          <w:rFonts w:eastAsia="Times New Roman" w:cstheme="minorHAnsi"/>
          <w:color w:val="000000" w:themeColor="text1"/>
          <w:lang w:eastAsia="ca-ES"/>
        </w:rPr>
        <w:t>and</w:t>
      </w:r>
      <w:r w:rsidRPr="00B45EA5">
        <w:rPr>
          <w:rFonts w:eastAsia="Times New Roman" w:cstheme="minorHAnsi"/>
          <w:color w:val="000000" w:themeColor="text1"/>
          <w:lang w:eastAsia="ca-ES"/>
        </w:rPr>
        <w:t xml:space="preserve"> </w:t>
      </w:r>
      <w:r w:rsidR="00483D06">
        <w:rPr>
          <w:rFonts w:eastAsia="Times New Roman" w:cstheme="minorHAnsi"/>
          <w:color w:val="000000" w:themeColor="text1"/>
          <w:lang w:eastAsia="ca-ES"/>
        </w:rPr>
        <w:t>snowbed (</w:t>
      </w:r>
      <w:r w:rsidRPr="00B45EA5">
        <w:rPr>
          <w:rFonts w:eastAsia="Times New Roman" w:cstheme="minorHAnsi"/>
          <w:color w:val="000000" w:themeColor="text1"/>
          <w:lang w:eastAsia="ca-ES"/>
        </w:rPr>
        <w:t xml:space="preserve">cooler </w:t>
      </w:r>
      <w:r w:rsidR="008F195A" w:rsidRPr="00B45EA5">
        <w:rPr>
          <w:rFonts w:eastAsia="Times New Roman" w:cstheme="minorHAnsi"/>
          <w:color w:val="000000" w:themeColor="text1"/>
          <w:lang w:eastAsia="ca-ES"/>
        </w:rPr>
        <w:t xml:space="preserve">temperatures </w:t>
      </w:r>
      <w:r w:rsidRPr="00B45EA5">
        <w:rPr>
          <w:rFonts w:eastAsia="Times New Roman" w:cstheme="minorHAnsi"/>
          <w:color w:val="000000" w:themeColor="text1"/>
          <w:lang w:eastAsia="ca-ES"/>
        </w:rPr>
        <w:t xml:space="preserve">and lengthy snow </w:t>
      </w:r>
      <w:r w:rsidR="008D1E45">
        <w:rPr>
          <w:rFonts w:eastAsia="Times New Roman" w:cstheme="minorHAnsi"/>
          <w:color w:val="000000" w:themeColor="text1"/>
          <w:lang w:eastAsia="ca-ES"/>
        </w:rPr>
        <w:t>period</w:t>
      </w:r>
      <w:r w:rsidR="00483D06">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We replicated the experiment </w:t>
      </w:r>
      <w:r w:rsidR="00533510">
        <w:rPr>
          <w:rFonts w:eastAsia="Times New Roman" w:cstheme="minorHAnsi"/>
          <w:color w:val="000000" w:themeColor="text1"/>
          <w:lang w:eastAsia="ca-ES"/>
        </w:rPr>
        <w:t>in</w:t>
      </w:r>
      <w:r w:rsidR="00A53ED2">
        <w:rPr>
          <w:rFonts w:eastAsia="Times New Roman" w:cstheme="minorHAnsi"/>
          <w:color w:val="000000" w:themeColor="text1"/>
          <w:lang w:eastAsia="ca-ES"/>
        </w:rPr>
        <w:t xml:space="preserve"> incubator chambers for</w:t>
      </w:r>
      <w:r w:rsidRPr="00B45EA5">
        <w:rPr>
          <w:rFonts w:eastAsia="Times New Roman" w:cstheme="minorHAnsi"/>
          <w:color w:val="000000" w:themeColor="text1"/>
          <w:lang w:eastAsia="ca-ES"/>
        </w:rPr>
        <w:t xml:space="preserve"> </w:t>
      </w:r>
      <w:r w:rsidR="00A53ED2">
        <w:rPr>
          <w:rFonts w:eastAsia="Times New Roman" w:cstheme="minorHAnsi"/>
          <w:color w:val="000000" w:themeColor="text1"/>
          <w:lang w:eastAsia="ca-ES"/>
        </w:rPr>
        <w:t xml:space="preserve">species </w:t>
      </w:r>
      <w:r w:rsidR="00B30AD0">
        <w:rPr>
          <w:rFonts w:eastAsia="Times New Roman" w:cstheme="minorHAnsi"/>
          <w:color w:val="000000" w:themeColor="text1"/>
          <w:lang w:eastAsia="ca-ES"/>
        </w:rPr>
        <w:t xml:space="preserve">sampled </w:t>
      </w:r>
      <w:r w:rsidR="00BA4A0E">
        <w:rPr>
          <w:rFonts w:eastAsia="Times New Roman" w:cstheme="minorHAnsi"/>
          <w:color w:val="000000" w:themeColor="text1"/>
          <w:lang w:eastAsia="ca-ES"/>
        </w:rPr>
        <w:t xml:space="preserve">in </w:t>
      </w:r>
      <w:r w:rsidR="008429D7">
        <w:rPr>
          <w:rFonts w:eastAsia="Times New Roman" w:cstheme="minorHAnsi"/>
          <w:color w:val="000000" w:themeColor="text1"/>
          <w:lang w:eastAsia="ca-ES"/>
        </w:rPr>
        <w:t>Mediterranean</w:t>
      </w:r>
      <w:r w:rsidRPr="00B45EA5">
        <w:rPr>
          <w:rFonts w:eastAsia="Times New Roman" w:cstheme="minorHAnsi"/>
          <w:color w:val="000000" w:themeColor="text1"/>
          <w:lang w:eastAsia="ca-ES"/>
        </w:rPr>
        <w:t xml:space="preserve"> (</w:t>
      </w:r>
      <w:r w:rsidR="00A53ED2">
        <w:rPr>
          <w:rFonts w:eastAsia="Times New Roman" w:cstheme="minorHAnsi"/>
          <w:color w:val="000000" w:themeColor="text1"/>
          <w:lang w:eastAsia="ca-ES"/>
        </w:rPr>
        <w:t xml:space="preserve">N = </w:t>
      </w:r>
      <w:r w:rsidRPr="00B45EA5">
        <w:rPr>
          <w:rFonts w:eastAsia="Times New Roman" w:cstheme="minorHAnsi"/>
          <w:color w:val="000000" w:themeColor="text1"/>
          <w:lang w:eastAsia="ca-ES"/>
        </w:rPr>
        <w:t>21) and</w:t>
      </w:r>
      <w:r w:rsidR="00431B2A"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temperate (</w:t>
      </w:r>
      <w:r w:rsidR="00A53ED2">
        <w:rPr>
          <w:rFonts w:eastAsia="Times New Roman" w:cstheme="minorHAnsi"/>
          <w:color w:val="000000" w:themeColor="text1"/>
          <w:lang w:eastAsia="ca-ES"/>
        </w:rPr>
        <w:t xml:space="preserve">N = </w:t>
      </w:r>
      <w:r w:rsidRPr="00B45EA5">
        <w:rPr>
          <w:rFonts w:eastAsia="Times New Roman" w:cstheme="minorHAnsi"/>
          <w:color w:val="000000" w:themeColor="text1"/>
          <w:lang w:eastAsia="ca-ES"/>
        </w:rPr>
        <w:t>38) alpine communities from the same biogeographical region</w:t>
      </w:r>
      <w:r w:rsidR="00483D06">
        <w:rPr>
          <w:rFonts w:eastAsia="Times New Roman" w:cstheme="minorHAnsi"/>
          <w:color w:val="000000" w:themeColor="text1"/>
          <w:lang w:eastAsia="ca-ES"/>
        </w:rPr>
        <w:t xml:space="preserve"> in</w:t>
      </w:r>
      <w:r w:rsidR="00483D06"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 xml:space="preserve">the Cantabrian Mountains </w:t>
      </w:r>
      <w:r w:rsidR="00431B2A" w:rsidRPr="00B45EA5">
        <w:rPr>
          <w:rFonts w:eastAsia="Times New Roman" w:cstheme="minorHAnsi"/>
          <w:color w:val="000000" w:themeColor="text1"/>
          <w:lang w:eastAsia="ca-ES"/>
        </w:rPr>
        <w:t xml:space="preserve">(northern </w:t>
      </w:r>
      <w:r w:rsidRPr="00B45EA5">
        <w:rPr>
          <w:rFonts w:eastAsia="Times New Roman" w:cstheme="minorHAnsi"/>
          <w:color w:val="000000" w:themeColor="text1"/>
          <w:lang w:eastAsia="ca-ES"/>
        </w:rPr>
        <w:t>Spain</w:t>
      </w:r>
      <w:r w:rsidR="00431B2A" w:rsidRPr="00B45EA5">
        <w:rPr>
          <w:rFonts w:eastAsia="Times New Roman" w:cstheme="minorHAnsi"/>
          <w:color w:val="000000" w:themeColor="text1"/>
          <w:lang w:eastAsia="ca-ES"/>
        </w:rPr>
        <w:t>)</w:t>
      </w:r>
      <w:r w:rsidRPr="00B45EA5">
        <w:rPr>
          <w:rFonts w:eastAsia="Times New Roman" w:cstheme="minorHAnsi"/>
          <w:color w:val="000000" w:themeColor="text1"/>
          <w:lang w:eastAsia="ca-ES"/>
        </w:rPr>
        <w:t xml:space="preserve">. </w:t>
      </w:r>
      <w:r w:rsidR="00F04318">
        <w:rPr>
          <w:rFonts w:eastAsia="Times New Roman" w:cstheme="minorHAnsi"/>
          <w:color w:val="000000" w:themeColor="text1"/>
          <w:lang w:eastAsia="ca-ES"/>
        </w:rPr>
        <w:t>By defining</w:t>
      </w:r>
      <w:r w:rsidRPr="00B45EA5">
        <w:rPr>
          <w:rFonts w:eastAsia="Times New Roman" w:cstheme="minorHAnsi"/>
          <w:color w:val="000000" w:themeColor="text1"/>
          <w:lang w:eastAsia="ca-ES"/>
        </w:rPr>
        <w:t xml:space="preserve"> </w:t>
      </w:r>
      <w:commentRangeStart w:id="0"/>
      <w:r w:rsidRPr="00B45EA5">
        <w:rPr>
          <w:rFonts w:eastAsia="Times New Roman" w:cstheme="minorHAnsi"/>
          <w:color w:val="000000" w:themeColor="text1"/>
          <w:lang w:eastAsia="ca-ES"/>
        </w:rPr>
        <w:t>eight</w:t>
      </w:r>
      <w:commentRangeEnd w:id="0"/>
      <w:r w:rsidR="008B3DB8">
        <w:rPr>
          <w:rStyle w:val="Refdecomentario"/>
          <w:rFonts w:ascii="Calibri" w:eastAsia="Calibri" w:hAnsi="Calibri" w:cs="Calibri"/>
        </w:rPr>
        <w:commentReference w:id="0"/>
      </w:r>
      <w:r w:rsidRPr="00B45EA5">
        <w:rPr>
          <w:rFonts w:eastAsia="Times New Roman" w:cstheme="minorHAnsi"/>
          <w:color w:val="000000" w:themeColor="text1"/>
          <w:lang w:eastAsia="ca-ES"/>
        </w:rPr>
        <w:t xml:space="preserve"> traits related to germination </w:t>
      </w:r>
      <w:r w:rsidR="00883036">
        <w:rPr>
          <w:rFonts w:eastAsia="Times New Roman" w:cstheme="minorHAnsi"/>
          <w:color w:val="000000" w:themeColor="text1"/>
          <w:lang w:eastAsia="ca-ES"/>
        </w:rPr>
        <w:t>timing</w:t>
      </w:r>
      <w:r w:rsidR="00F04318">
        <w:rPr>
          <w:rFonts w:eastAsia="Times New Roman" w:cstheme="minorHAnsi"/>
          <w:color w:val="000000" w:themeColor="text1"/>
          <w:lang w:eastAsia="ca-ES"/>
        </w:rPr>
        <w:t>, we</w:t>
      </w:r>
      <w:r w:rsidRPr="00B45EA5">
        <w:rPr>
          <w:rFonts w:eastAsia="Times New Roman" w:cstheme="minorHAnsi"/>
          <w:color w:val="000000" w:themeColor="text1"/>
          <w:lang w:eastAsia="ca-ES"/>
        </w:rPr>
        <w:t xml:space="preserve"> found </w:t>
      </w:r>
      <w:r w:rsidR="006A2613">
        <w:rPr>
          <w:rFonts w:eastAsia="Times New Roman" w:cstheme="minorHAnsi"/>
          <w:color w:val="000000" w:themeColor="text1"/>
          <w:lang w:eastAsia="ca-ES"/>
        </w:rPr>
        <w:t xml:space="preserve">consistent effects of </w:t>
      </w:r>
      <w:r w:rsidR="00A53ED2">
        <w:rPr>
          <w:rFonts w:eastAsia="Times New Roman" w:cstheme="minorHAnsi"/>
          <w:color w:val="000000" w:themeColor="text1"/>
          <w:lang w:eastAsia="ca-ES"/>
        </w:rPr>
        <w:t>fellfield and snowbed</w:t>
      </w:r>
      <w:r w:rsidR="006A2613">
        <w:rPr>
          <w:rFonts w:eastAsia="Times New Roman" w:cstheme="minorHAnsi"/>
          <w:color w:val="000000" w:themeColor="text1"/>
          <w:lang w:eastAsia="ca-ES"/>
        </w:rPr>
        <w:t xml:space="preserve"> conditions </w:t>
      </w:r>
      <w:r w:rsidR="00F04318">
        <w:rPr>
          <w:rFonts w:eastAsia="Times New Roman" w:cstheme="minorHAnsi"/>
          <w:color w:val="000000" w:themeColor="text1"/>
          <w:lang w:eastAsia="ca-ES"/>
        </w:rPr>
        <w:t>in the two communities</w:t>
      </w:r>
      <w:r w:rsidRPr="00B45EA5">
        <w:rPr>
          <w:rFonts w:eastAsia="Times New Roman" w:cstheme="minorHAnsi"/>
          <w:color w:val="000000" w:themeColor="text1"/>
          <w:lang w:eastAsia="ca-ES"/>
        </w:rPr>
        <w:t>. In autumn, species germinated more and faster in fellfield conditions</w:t>
      </w:r>
      <w:r w:rsidR="00F04318">
        <w:rPr>
          <w:rFonts w:eastAsia="Times New Roman" w:cstheme="minorHAnsi"/>
          <w:color w:val="000000" w:themeColor="text1"/>
          <w:lang w:eastAsia="ca-ES"/>
        </w:rPr>
        <w:t>, while t</w:t>
      </w:r>
      <w:r w:rsidRPr="00B45EA5">
        <w:rPr>
          <w:rFonts w:eastAsia="Times New Roman" w:cstheme="minorHAnsi"/>
          <w:color w:val="000000" w:themeColor="text1"/>
          <w:lang w:eastAsia="ca-ES"/>
        </w:rPr>
        <w:t xml:space="preserve">he opposite trend was observed during winter and summer, with higher germination in snowbed conditions. </w:t>
      </w:r>
      <w:r w:rsidR="006A2613">
        <w:rPr>
          <w:rFonts w:eastAsia="Times New Roman" w:cstheme="minorHAnsi"/>
          <w:color w:val="000000" w:themeColor="text1"/>
          <w:lang w:eastAsia="ca-ES"/>
        </w:rPr>
        <w:t xml:space="preserve">These responses were </w:t>
      </w:r>
      <w:r w:rsidR="003B0A32">
        <w:rPr>
          <w:rFonts w:eastAsia="Times New Roman" w:cstheme="minorHAnsi"/>
          <w:color w:val="000000" w:themeColor="text1"/>
          <w:lang w:eastAsia="ca-ES"/>
        </w:rPr>
        <w:t>consistent with</w:t>
      </w:r>
      <w:r w:rsidR="006A2613">
        <w:rPr>
          <w:rFonts w:eastAsia="Times New Roman" w:cstheme="minorHAnsi"/>
          <w:color w:val="000000" w:themeColor="text1"/>
          <w:lang w:eastAsia="ca-ES"/>
        </w:rPr>
        <w:t xml:space="preserve"> the expected germination syndromes of</w:t>
      </w:r>
      <w:r w:rsidR="00F04318">
        <w:rPr>
          <w:rFonts w:eastAsia="Times New Roman" w:cstheme="minorHAnsi"/>
          <w:color w:val="000000" w:themeColor="text1"/>
          <w:lang w:eastAsia="ca-ES"/>
        </w:rPr>
        <w:t xml:space="preserve"> </w:t>
      </w:r>
      <w:r w:rsidR="006A2613">
        <w:rPr>
          <w:rFonts w:eastAsia="Times New Roman" w:cstheme="minorHAnsi"/>
          <w:color w:val="000000" w:themeColor="text1"/>
          <w:lang w:eastAsia="ca-ES"/>
        </w:rPr>
        <w:t>both communities, with</w:t>
      </w:r>
      <w:r w:rsidR="00F04318">
        <w:rPr>
          <w:rFonts w:eastAsia="Times New Roman" w:cstheme="minorHAnsi"/>
          <w:color w:val="000000" w:themeColor="text1"/>
          <w:lang w:eastAsia="ca-ES"/>
        </w:rPr>
        <w:t xml:space="preserve"> </w:t>
      </w:r>
      <w:r w:rsidR="006A2613">
        <w:rPr>
          <w:rFonts w:eastAsia="Times New Roman" w:cstheme="minorHAnsi"/>
          <w:color w:val="000000" w:themeColor="text1"/>
          <w:lang w:eastAsia="ca-ES"/>
        </w:rPr>
        <w:t xml:space="preserve">lower dormancy and higher autumn germination in </w:t>
      </w:r>
      <w:r w:rsidR="008429D7">
        <w:rPr>
          <w:rFonts w:eastAsia="Times New Roman" w:cstheme="minorHAnsi"/>
          <w:color w:val="000000" w:themeColor="text1"/>
          <w:lang w:eastAsia="ca-ES"/>
        </w:rPr>
        <w:t>Mediterranean</w:t>
      </w:r>
      <w:r w:rsidRPr="00B45EA5">
        <w:rPr>
          <w:rFonts w:eastAsia="Times New Roman" w:cstheme="minorHAnsi"/>
          <w:color w:val="000000" w:themeColor="text1"/>
          <w:lang w:eastAsia="ca-ES"/>
        </w:rPr>
        <w:t xml:space="preserve"> </w:t>
      </w:r>
      <w:r w:rsidR="006A2613">
        <w:rPr>
          <w:rFonts w:eastAsia="Times New Roman" w:cstheme="minorHAnsi"/>
          <w:color w:val="000000" w:themeColor="text1"/>
          <w:lang w:eastAsia="ca-ES"/>
        </w:rPr>
        <w:t>rather than temperate</w:t>
      </w:r>
      <w:r w:rsidR="001D2AF4">
        <w:rPr>
          <w:rFonts w:eastAsia="Times New Roman" w:cstheme="minorHAnsi"/>
          <w:color w:val="000000" w:themeColor="text1"/>
          <w:lang w:eastAsia="ca-ES"/>
        </w:rPr>
        <w:t xml:space="preserve"> community</w:t>
      </w:r>
      <w:r w:rsidRPr="00B45EA5">
        <w:rPr>
          <w:rFonts w:eastAsia="Times New Roman" w:cstheme="minorHAnsi"/>
          <w:color w:val="000000" w:themeColor="text1"/>
          <w:lang w:eastAsia="ca-ES"/>
        </w:rPr>
        <w:t xml:space="preserve">. </w:t>
      </w:r>
      <w:r w:rsidRPr="00B45EA5">
        <w:rPr>
          <w:rFonts w:eastAsia="Times New Roman" w:cstheme="minorHAnsi"/>
          <w:lang w:eastAsia="ca-ES"/>
        </w:rPr>
        <w:t xml:space="preserve">Our results suggest that a warming scenario with reduced snow cover and higher temperatures will lead to accelerated germination rates and </w:t>
      </w:r>
      <w:r w:rsidRPr="00B45EA5">
        <w:rPr>
          <w:rFonts w:eastAsia="Times New Roman" w:cstheme="minorHAnsi"/>
          <w:color w:val="000000" w:themeColor="text1"/>
          <w:lang w:eastAsia="ca-ES"/>
        </w:rPr>
        <w:t xml:space="preserve">will likely have </w:t>
      </w:r>
      <w:r w:rsidR="006A2613">
        <w:rPr>
          <w:rFonts w:eastAsia="Times New Roman" w:cstheme="minorHAnsi"/>
          <w:color w:val="000000" w:themeColor="text1"/>
          <w:lang w:eastAsia="ca-ES"/>
        </w:rPr>
        <w:t>disrupting</w:t>
      </w:r>
      <w:r w:rsidR="006A2613" w:rsidRPr="00B45EA5">
        <w:rPr>
          <w:rFonts w:eastAsia="Times New Roman" w:cstheme="minorHAnsi"/>
          <w:color w:val="000000" w:themeColor="text1"/>
          <w:lang w:eastAsia="ca-ES"/>
        </w:rPr>
        <w:t xml:space="preserve"> </w:t>
      </w:r>
      <w:r w:rsidRPr="00B45EA5">
        <w:rPr>
          <w:rFonts w:eastAsia="Times New Roman" w:cstheme="minorHAnsi"/>
          <w:color w:val="000000" w:themeColor="text1"/>
          <w:lang w:eastAsia="ca-ES"/>
        </w:rPr>
        <w:t>effects on species with strict cold germination requirements, especially in temperate alpine communities</w:t>
      </w:r>
      <w:r w:rsidRPr="00B45EA5">
        <w:rPr>
          <w:rFonts w:eastAsia="Times New Roman" w:cstheme="minorHAnsi"/>
          <w:lang w:eastAsia="ca-ES"/>
        </w:rPr>
        <w:t>.</w:t>
      </w:r>
    </w:p>
    <w:p w14:paraId="4D222CCA" w14:textId="12B88A9E" w:rsidR="00271C8A" w:rsidRDefault="00171B80" w:rsidP="00171B80">
      <w:pPr>
        <w:pStyle w:val="Ttulo2"/>
      </w:pPr>
      <w:r w:rsidRPr="00171B80">
        <w:t>1.</w:t>
      </w:r>
      <w:r>
        <w:t xml:space="preserve"> </w:t>
      </w:r>
      <w:r w:rsidR="00B17E5D" w:rsidRPr="00271C8A">
        <w:t>Introduction</w:t>
      </w:r>
    </w:p>
    <w:p w14:paraId="751184B1" w14:textId="6ACD705D" w:rsidR="00B03E99" w:rsidRPr="001C65A0" w:rsidRDefault="009214DE" w:rsidP="001C65A0">
      <w:pPr>
        <w:spacing w:line="360" w:lineRule="auto"/>
        <w:jc w:val="both"/>
        <w:rPr>
          <w:rFonts w:cstheme="minorHAnsi"/>
          <w:bCs/>
        </w:rPr>
      </w:pPr>
      <w:r w:rsidRPr="00DB62A6">
        <w:rPr>
          <w:rFonts w:cstheme="minorHAnsi"/>
          <w:bCs/>
        </w:rPr>
        <w:t>The r</w:t>
      </w:r>
      <w:r w:rsidR="003425B8" w:rsidRPr="00DB62A6">
        <w:rPr>
          <w:rFonts w:cstheme="minorHAnsi"/>
          <w:bCs/>
        </w:rPr>
        <w:t xml:space="preserve">egeneration niche </w:t>
      </w:r>
      <w:r w:rsidR="00101C0E" w:rsidRPr="00DB62A6">
        <w:rPr>
          <w:rFonts w:cstheme="minorHAnsi"/>
          <w:bCs/>
        </w:rPr>
        <w:t>d</w:t>
      </w:r>
      <w:r w:rsidR="00C93CA6" w:rsidRPr="00DB62A6">
        <w:rPr>
          <w:rFonts w:cstheme="minorHAnsi"/>
          <w:bCs/>
        </w:rPr>
        <w:t>efined as</w:t>
      </w:r>
      <w:r w:rsidR="00101C0E" w:rsidRPr="00DB62A6">
        <w:rPr>
          <w:rFonts w:cstheme="minorHAnsi"/>
          <w:bCs/>
        </w:rPr>
        <w:t xml:space="preserve"> the </w:t>
      </w:r>
      <w:r w:rsidR="0083341B" w:rsidRPr="00DB62A6">
        <w:rPr>
          <w:rFonts w:cstheme="minorHAnsi"/>
          <w:bCs/>
        </w:rPr>
        <w:t xml:space="preserve">requirements for a successful </w:t>
      </w:r>
      <w:r w:rsidR="00D005D4" w:rsidRPr="00DB62A6">
        <w:rPr>
          <w:rFonts w:cstheme="minorHAnsi"/>
          <w:bCs/>
        </w:rPr>
        <w:t xml:space="preserve"> </w:t>
      </w:r>
      <w:r w:rsidR="00101C0E" w:rsidRPr="00DB62A6">
        <w:rPr>
          <w:rFonts w:cstheme="minorHAnsi"/>
          <w:bCs/>
        </w:rPr>
        <w:t xml:space="preserve">replacement </w:t>
      </w:r>
      <w:r w:rsidR="00B53108" w:rsidRPr="00DB62A6">
        <w:rPr>
          <w:rFonts w:cstheme="minorHAnsi"/>
          <w:bCs/>
        </w:rPr>
        <w:t>within communities</w:t>
      </w:r>
      <w:r w:rsidR="00D005D4" w:rsidRPr="00DB62A6">
        <w:rPr>
          <w:rFonts w:cstheme="minorHAnsi"/>
          <w:bCs/>
        </w:rPr>
        <w:t xml:space="preserve"> and </w:t>
      </w:r>
      <w:r w:rsidR="00563AB6" w:rsidRPr="00DB62A6">
        <w:rPr>
          <w:rFonts w:cstheme="minorHAnsi"/>
          <w:bCs/>
        </w:rPr>
        <w:t xml:space="preserve"> </w:t>
      </w:r>
      <w:r w:rsidR="00A37550" w:rsidRPr="00DB62A6">
        <w:rPr>
          <w:rFonts w:cstheme="minorHAnsi"/>
          <w:bCs/>
        </w:rPr>
        <w:t xml:space="preserve">is of great importance for understanding community ecology </w:t>
      </w:r>
      <w:r w:rsidR="00A04BB3" w:rsidRPr="00DB62A6">
        <w:rPr>
          <w:rFonts w:cstheme="minorHAnsi"/>
          <w:bCs/>
        </w:rPr>
        <w:fldChar w:fldCharType="begin" w:fldLock="1"/>
      </w:r>
      <w:r w:rsidR="00FD5F37">
        <w:rPr>
          <w:rFonts w:cstheme="minorHAnsi"/>
          <w:bCs/>
        </w:rPr>
        <w:instrText>ADDIN CSL_CITATION {"citationItems":[{"id":"ITEM-1","itemData":{"DOI":"10.1111/j.1469-185x.1977.tb01347.x","ISSN":"1464-7931","abstract":"No abstract presented. Here is summary from sections of the Introduction: Levins (1979) showed that the number of species that could stably coexist in a homogeneous equilibrial habitat was less than or equal to the number of limiting resource plus the number of contraining physical factors. We discuss the effect on biodiversity of making this model more complex by relaxing is simplifying assumptions, one assumption at a time. In so doing, we summarize a vast literature. We present the conclusions of the mathematics, and offer intuitive or graphic explanations for these conclusions, but do not present the underlying mathematical details.","author":[{"dropping-particle":"","family":"Grubb","given":"P. J.","non-dropping-particle":"","parse-names":false,"suffix":""}],"container-title":"Biological Reviews","id":"ITEM-1","issue":"1","issued":{"date-parts":[["1977"]]},"page":"107-145","title":"the Maintenance of Species-Richness in Plant Communities: the Importance of the Regeneration Niche","type":"article-journal","volume":"52"},"uris":["http://www.mendeley.com/documents/?uuid=b36b4fe7-8e9f-46da-8d8f-4924af4018ff"]}],"mendeley":{"formattedCitation":"(Grubb, 1977)","plainTextFormattedCitation":"(Grubb, 1977)","previouslyFormattedCitation":"(Grubb, 1977)"},"properties":{"noteIndex":0},"schema":"https://github.com/citation-style-language/schema/raw/master/csl-citation.json"}</w:instrText>
      </w:r>
      <w:r w:rsidR="00A04BB3" w:rsidRPr="00DB62A6">
        <w:rPr>
          <w:rFonts w:cstheme="minorHAnsi"/>
          <w:bCs/>
        </w:rPr>
        <w:fldChar w:fldCharType="separate"/>
      </w:r>
      <w:r w:rsidR="00252259" w:rsidRPr="00DB62A6">
        <w:rPr>
          <w:rFonts w:cstheme="minorHAnsi"/>
          <w:bCs/>
          <w:noProof/>
        </w:rPr>
        <w:t>(Grubb, 1977)</w:t>
      </w:r>
      <w:r w:rsidR="00A04BB3" w:rsidRPr="00DB62A6">
        <w:rPr>
          <w:rFonts w:cstheme="minorHAnsi"/>
          <w:bCs/>
        </w:rPr>
        <w:fldChar w:fldCharType="end"/>
      </w:r>
      <w:r w:rsidR="00252259" w:rsidRPr="00DB62A6">
        <w:rPr>
          <w:rFonts w:cstheme="minorHAnsi"/>
          <w:bCs/>
        </w:rPr>
        <w:t xml:space="preserve">. </w:t>
      </w:r>
      <w:r w:rsidR="006A432B" w:rsidRPr="00DB62A6">
        <w:rPr>
          <w:rFonts w:cstheme="minorHAnsi"/>
          <w:bCs/>
        </w:rPr>
        <w:t xml:space="preserve"> </w:t>
      </w:r>
      <w:r w:rsidR="00F00BBE" w:rsidRPr="00DB62A6">
        <w:rPr>
          <w:rFonts w:cstheme="minorHAnsi"/>
          <w:bCs/>
        </w:rPr>
        <w:t xml:space="preserve">Despite being </w:t>
      </w:r>
      <w:r w:rsidR="00C03B6A" w:rsidRPr="00DB62A6">
        <w:rPr>
          <w:rFonts w:cstheme="minorHAnsi"/>
          <w:bCs/>
        </w:rPr>
        <w:t>overlooked for the past decades</w:t>
      </w:r>
      <w:r w:rsidR="00732589" w:rsidRPr="00DB62A6">
        <w:rPr>
          <w:rFonts w:cstheme="minorHAnsi"/>
          <w:bCs/>
        </w:rPr>
        <w:t xml:space="preserve"> (</w:t>
      </w:r>
      <w:commentRangeStart w:id="1"/>
      <w:r w:rsidR="00732589" w:rsidRPr="00DB62A6">
        <w:rPr>
          <w:rFonts w:cstheme="minorHAnsi"/>
          <w:bCs/>
        </w:rPr>
        <w:t>REF</w:t>
      </w:r>
      <w:commentRangeEnd w:id="1"/>
      <w:r w:rsidR="00FC6F9D">
        <w:rPr>
          <w:rStyle w:val="Refdecomentario"/>
          <w:rFonts w:ascii="Calibri" w:eastAsia="Calibri" w:hAnsi="Calibri" w:cs="Calibri"/>
        </w:rPr>
        <w:commentReference w:id="1"/>
      </w:r>
      <w:r w:rsidR="00732589" w:rsidRPr="00DB62A6">
        <w:rPr>
          <w:rFonts w:cstheme="minorHAnsi"/>
          <w:bCs/>
        </w:rPr>
        <w:t>)</w:t>
      </w:r>
      <w:r w:rsidR="00F00BBE" w:rsidRPr="00DB62A6">
        <w:rPr>
          <w:rFonts w:cstheme="minorHAnsi"/>
          <w:bCs/>
        </w:rPr>
        <w:t xml:space="preserve">, </w:t>
      </w:r>
      <w:r w:rsidR="00C93CA6" w:rsidRPr="00DB62A6">
        <w:rPr>
          <w:rFonts w:cstheme="minorHAnsi"/>
          <w:bCs/>
        </w:rPr>
        <w:t>a current</w:t>
      </w:r>
      <w:r w:rsidR="00C03B6A" w:rsidRPr="00DB62A6">
        <w:rPr>
          <w:rFonts w:cstheme="minorHAnsi"/>
          <w:bCs/>
        </w:rPr>
        <w:t xml:space="preserve"> </w:t>
      </w:r>
      <w:r w:rsidR="00C93CA6" w:rsidRPr="00DB62A6">
        <w:rPr>
          <w:rFonts w:cstheme="minorHAnsi"/>
          <w:bCs/>
        </w:rPr>
        <w:t xml:space="preserve">change in paradigm has renewed the interest and research focus on this complex and essential </w:t>
      </w:r>
      <w:r w:rsidR="00BB4D4C">
        <w:rPr>
          <w:rFonts w:cstheme="minorHAnsi"/>
          <w:bCs/>
        </w:rPr>
        <w:t>plant</w:t>
      </w:r>
      <w:r w:rsidR="00C93CA6" w:rsidRPr="00DB62A6">
        <w:rPr>
          <w:rFonts w:cstheme="minorHAnsi"/>
          <w:bCs/>
        </w:rPr>
        <w:t xml:space="preserve"> stag</w:t>
      </w:r>
      <w:r w:rsidR="00D6344C" w:rsidRPr="00DB62A6">
        <w:rPr>
          <w:rFonts w:cstheme="minorHAnsi"/>
          <w:bCs/>
        </w:rPr>
        <w:t>e</w:t>
      </w:r>
      <w:r w:rsidR="00732589" w:rsidRPr="00DB62A6">
        <w:rPr>
          <w:rFonts w:cstheme="minorHAnsi"/>
          <w:bCs/>
        </w:rPr>
        <w:t xml:space="preserve"> (</w:t>
      </w:r>
      <w:commentRangeStart w:id="2"/>
      <w:r w:rsidR="00732589" w:rsidRPr="00DB62A6">
        <w:rPr>
          <w:rFonts w:cstheme="minorHAnsi"/>
          <w:bCs/>
        </w:rPr>
        <w:t>REF</w:t>
      </w:r>
      <w:commentRangeEnd w:id="2"/>
      <w:r w:rsidR="00A057D1" w:rsidRPr="00DB62A6">
        <w:rPr>
          <w:rFonts w:cstheme="minorHAnsi"/>
          <w:bCs/>
        </w:rPr>
        <w:commentReference w:id="2"/>
      </w:r>
      <w:r w:rsidR="00732589" w:rsidRPr="00DB62A6">
        <w:rPr>
          <w:rFonts w:cstheme="minorHAnsi"/>
          <w:bCs/>
        </w:rPr>
        <w:t>)</w:t>
      </w:r>
      <w:r w:rsidR="00C93CA6" w:rsidRPr="00DB62A6">
        <w:rPr>
          <w:rFonts w:cstheme="minorHAnsi"/>
          <w:bCs/>
        </w:rPr>
        <w:t xml:space="preserve">. </w:t>
      </w:r>
      <w:r w:rsidR="001C65A0" w:rsidRPr="00B17E5D">
        <w:rPr>
          <w:rFonts w:cstheme="minorHAnsi"/>
        </w:rPr>
        <w:t xml:space="preserve">Recent studies highlight the importance of integrating these regeneration traits in plant community ecology </w:t>
      </w:r>
      <w:r w:rsidR="001C65A0" w:rsidRPr="00B17E5D">
        <w:rPr>
          <w:rFonts w:cstheme="minorHAnsi"/>
        </w:rPr>
        <w:lastRenderedPageBreak/>
        <w:t>(</w:t>
      </w:r>
      <w:r w:rsidR="001C65A0" w:rsidRPr="00882BAC">
        <w:rPr>
          <w:rFonts w:cstheme="minorHAnsi"/>
          <w:highlight w:val="yellow"/>
        </w:rPr>
        <w:t>Jiménez-Alfaro et al. 2016) and Hoyle et al. (2015</w:t>
      </w:r>
      <w:r w:rsidR="001C65A0" w:rsidRPr="00B17E5D">
        <w:rPr>
          <w:rFonts w:cstheme="minorHAnsi"/>
        </w:rPr>
        <w:t xml:space="preserve">) found that </w:t>
      </w:r>
      <w:r w:rsidR="00C6239F">
        <w:rPr>
          <w:rFonts w:cstheme="minorHAnsi"/>
        </w:rPr>
        <w:t>regeneration</w:t>
      </w:r>
      <w:r w:rsidR="001C65A0" w:rsidRPr="00B17E5D">
        <w:rPr>
          <w:rFonts w:cstheme="minorHAnsi"/>
        </w:rPr>
        <w:t xml:space="preserve"> strategies add an independent axis of variation relative to vegetation traits.</w:t>
      </w:r>
      <w:r w:rsidR="00C6239F">
        <w:rPr>
          <w:rFonts w:cstheme="minorHAnsi"/>
        </w:rPr>
        <w:t xml:space="preserve"> </w:t>
      </w:r>
      <w:r w:rsidR="00D77B61">
        <w:rPr>
          <w:rFonts w:cstheme="minorHAnsi"/>
          <w:bCs/>
        </w:rPr>
        <w:t xml:space="preserve">One of the phases of </w:t>
      </w:r>
      <w:r w:rsidR="00780C03">
        <w:rPr>
          <w:rFonts w:cstheme="minorHAnsi"/>
          <w:bCs/>
        </w:rPr>
        <w:t xml:space="preserve">plant </w:t>
      </w:r>
      <w:r w:rsidR="00364A1B">
        <w:rPr>
          <w:rFonts w:cstheme="minorHAnsi"/>
          <w:bCs/>
        </w:rPr>
        <w:t xml:space="preserve">regeneration </w:t>
      </w:r>
      <w:r w:rsidR="00D77B61">
        <w:rPr>
          <w:rFonts w:cstheme="minorHAnsi"/>
          <w:bCs/>
        </w:rPr>
        <w:t xml:space="preserve">is </w:t>
      </w:r>
      <w:r w:rsidR="004025C1">
        <w:rPr>
          <w:rFonts w:cstheme="minorHAnsi"/>
          <w:bCs/>
        </w:rPr>
        <w:t xml:space="preserve">seed </w:t>
      </w:r>
      <w:r w:rsidR="00E015FC" w:rsidRPr="00D86415">
        <w:rPr>
          <w:rFonts w:cstheme="minorHAnsi"/>
          <w:bCs/>
        </w:rPr>
        <w:t>germination</w:t>
      </w:r>
      <w:r w:rsidR="004025C1" w:rsidRPr="00D86415">
        <w:rPr>
          <w:rFonts w:cstheme="minorHAnsi"/>
          <w:bCs/>
        </w:rPr>
        <w:t>;</w:t>
      </w:r>
      <w:r w:rsidR="004025C1">
        <w:rPr>
          <w:rFonts w:cstheme="minorHAnsi"/>
          <w:b/>
        </w:rPr>
        <w:t xml:space="preserve"> </w:t>
      </w:r>
      <w:r w:rsidR="000C1563" w:rsidRPr="00B17E5D">
        <w:rPr>
          <w:rFonts w:cstheme="minorHAnsi"/>
        </w:rPr>
        <w:t xml:space="preserve">a sensitive (Hoyle et al. 2015) and irreversible process that precedes </w:t>
      </w:r>
      <w:r w:rsidR="004025C1">
        <w:rPr>
          <w:rFonts w:cstheme="minorHAnsi"/>
        </w:rPr>
        <w:t xml:space="preserve">one of </w:t>
      </w:r>
      <w:r w:rsidR="000C1563" w:rsidRPr="00B17E5D">
        <w:rPr>
          <w:rFonts w:cstheme="minorHAnsi"/>
        </w:rPr>
        <w:t>the most vulnerable stages of plant life (</w:t>
      </w:r>
      <w:r w:rsidR="000C1563" w:rsidRPr="004025C1">
        <w:rPr>
          <w:rFonts w:cstheme="minorHAnsi"/>
          <w:highlight w:val="yellow"/>
        </w:rPr>
        <w:t>REF</w:t>
      </w:r>
      <w:r w:rsidR="000C1563" w:rsidRPr="00B17E5D">
        <w:rPr>
          <w:rFonts w:cstheme="minorHAnsi"/>
        </w:rPr>
        <w:t xml:space="preserve">), thus detecting the best possible conditions to initiate is key </w:t>
      </w:r>
      <w:proofErr w:type="gramStart"/>
      <w:r w:rsidR="000C1563" w:rsidRPr="00B17E5D">
        <w:rPr>
          <w:rFonts w:cstheme="minorHAnsi"/>
        </w:rPr>
        <w:t>in order to</w:t>
      </w:r>
      <w:proofErr w:type="gramEnd"/>
      <w:r w:rsidR="000C1563" w:rsidRPr="00B17E5D">
        <w:rPr>
          <w:rFonts w:cstheme="minorHAnsi"/>
        </w:rPr>
        <w:t xml:space="preserve"> successfully regenerate (</w:t>
      </w:r>
      <w:r w:rsidR="000C1563" w:rsidRPr="004025C1">
        <w:rPr>
          <w:rFonts w:cstheme="minorHAnsi"/>
          <w:highlight w:val="yellow"/>
        </w:rPr>
        <w:t>REF</w:t>
      </w:r>
      <w:r w:rsidR="000C1563" w:rsidRPr="00B17E5D">
        <w:rPr>
          <w:rFonts w:cstheme="minorHAnsi"/>
        </w:rPr>
        <w:t xml:space="preserve">). </w:t>
      </w:r>
      <w:r w:rsidR="004025C1">
        <w:rPr>
          <w:rFonts w:cstheme="minorHAnsi"/>
        </w:rPr>
        <w:t>Th</w:t>
      </w:r>
      <w:r w:rsidR="00934C1B">
        <w:rPr>
          <w:rFonts w:cstheme="minorHAnsi"/>
        </w:rPr>
        <w:t xml:space="preserve">erefore, </w:t>
      </w:r>
      <w:r w:rsidR="004025C1">
        <w:rPr>
          <w:rFonts w:cstheme="minorHAnsi"/>
        </w:rPr>
        <w:t>g</w:t>
      </w:r>
      <w:r w:rsidR="000C1563" w:rsidRPr="00B17E5D">
        <w:rPr>
          <w:rFonts w:cstheme="minorHAnsi"/>
        </w:rPr>
        <w:t>ermination strategies have strong fitness implications</w:t>
      </w:r>
      <w:r w:rsidR="004025C1">
        <w:rPr>
          <w:rFonts w:cstheme="minorHAnsi"/>
        </w:rPr>
        <w:t xml:space="preserve"> in plant development</w:t>
      </w:r>
      <w:r w:rsidR="000C1563" w:rsidRPr="00B17E5D">
        <w:rPr>
          <w:rFonts w:cstheme="minorHAnsi"/>
        </w:rPr>
        <w:t xml:space="preserve"> (</w:t>
      </w:r>
      <w:r w:rsidR="000C1563" w:rsidRPr="00B17E5D">
        <w:rPr>
          <w:rFonts w:cstheme="minorHAnsi"/>
          <w:highlight w:val="yellow"/>
        </w:rPr>
        <w:t>Donohue 2005</w:t>
      </w:r>
      <w:r w:rsidR="000C1563" w:rsidRPr="00B17E5D">
        <w:rPr>
          <w:rFonts w:cstheme="minorHAnsi"/>
        </w:rPr>
        <w:t>)</w:t>
      </w:r>
      <w:r w:rsidR="00CD0447">
        <w:rPr>
          <w:rFonts w:cstheme="minorHAnsi"/>
        </w:rPr>
        <w:t xml:space="preserve"> and </w:t>
      </w:r>
      <w:r w:rsidR="00C6239F">
        <w:rPr>
          <w:rFonts w:cstheme="minorHAnsi"/>
        </w:rPr>
        <w:t>are</w:t>
      </w:r>
      <w:r w:rsidR="00CD0447">
        <w:rPr>
          <w:rFonts w:cstheme="minorHAnsi"/>
        </w:rPr>
        <w:t xml:space="preserve"> </w:t>
      </w:r>
      <w:r w:rsidR="007E5B99">
        <w:rPr>
          <w:rFonts w:cstheme="minorHAnsi"/>
        </w:rPr>
        <w:t xml:space="preserve">primarily regulated by </w:t>
      </w:r>
      <w:r w:rsidR="00854D68">
        <w:rPr>
          <w:rFonts w:cstheme="minorHAnsi"/>
        </w:rPr>
        <w:t xml:space="preserve">intrinsic </w:t>
      </w:r>
      <w:r w:rsidR="007E5B99">
        <w:rPr>
          <w:rFonts w:cstheme="minorHAnsi"/>
        </w:rPr>
        <w:t>physiological</w:t>
      </w:r>
      <w:r w:rsidR="00854D68">
        <w:rPr>
          <w:rFonts w:cstheme="minorHAnsi"/>
        </w:rPr>
        <w:t xml:space="preserve"> factors</w:t>
      </w:r>
      <w:r w:rsidR="007E5B99">
        <w:rPr>
          <w:rFonts w:cstheme="minorHAnsi"/>
        </w:rPr>
        <w:t xml:space="preserve"> and </w:t>
      </w:r>
      <w:r w:rsidR="00854D68">
        <w:rPr>
          <w:rFonts w:cstheme="minorHAnsi"/>
        </w:rPr>
        <w:t xml:space="preserve">extrinsic </w:t>
      </w:r>
      <w:r w:rsidR="007E5B99">
        <w:rPr>
          <w:rFonts w:cstheme="minorHAnsi"/>
        </w:rPr>
        <w:t>environmental factors</w:t>
      </w:r>
      <w:r w:rsidR="0073404F">
        <w:rPr>
          <w:rFonts w:cstheme="minorHAnsi"/>
        </w:rPr>
        <w:t xml:space="preserve"> (</w:t>
      </w:r>
      <w:r w:rsidR="0073404F" w:rsidRPr="00FC6F9D">
        <w:rPr>
          <w:rFonts w:cstheme="minorHAnsi"/>
          <w:highlight w:val="yellow"/>
        </w:rPr>
        <w:t>REF</w:t>
      </w:r>
      <w:r w:rsidR="0073404F">
        <w:rPr>
          <w:rFonts w:cstheme="minorHAnsi"/>
        </w:rPr>
        <w:t>)</w:t>
      </w:r>
      <w:r w:rsidR="004025C1">
        <w:rPr>
          <w:rFonts w:cstheme="minorHAnsi"/>
        </w:rPr>
        <w:t xml:space="preserve">. </w:t>
      </w:r>
    </w:p>
    <w:p w14:paraId="1C2646A4" w14:textId="4D8BB329" w:rsidR="004025C1" w:rsidRDefault="00531A98" w:rsidP="000C1563">
      <w:pPr>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 xml:space="preserve">A perfect study </w:t>
      </w:r>
      <w:r w:rsidR="000B40E0">
        <w:rPr>
          <w:rFonts w:eastAsia="Times New Roman" w:cstheme="minorHAnsi"/>
          <w:color w:val="000000"/>
          <w:lang w:eastAsia="ca-ES"/>
        </w:rPr>
        <w:t>site for contrasting</w:t>
      </w:r>
      <w:r w:rsidR="002905EE">
        <w:rPr>
          <w:rFonts w:eastAsia="Times New Roman" w:cstheme="minorHAnsi"/>
          <w:color w:val="000000"/>
          <w:lang w:eastAsia="ca-ES"/>
        </w:rPr>
        <w:t xml:space="preserve"> </w:t>
      </w:r>
      <w:r w:rsidR="000B40E0">
        <w:rPr>
          <w:rFonts w:eastAsia="Times New Roman" w:cstheme="minorHAnsi"/>
          <w:color w:val="000000"/>
          <w:lang w:eastAsia="ca-ES"/>
        </w:rPr>
        <w:t xml:space="preserve">environmental factors is </w:t>
      </w:r>
      <w:r w:rsidR="00E80D6E">
        <w:rPr>
          <w:rFonts w:eastAsia="Times New Roman" w:cstheme="minorHAnsi"/>
          <w:color w:val="000000"/>
          <w:lang w:eastAsia="ca-ES"/>
        </w:rPr>
        <w:t>t</w:t>
      </w:r>
      <w:r w:rsidR="000C1563" w:rsidRPr="00B17E5D">
        <w:rPr>
          <w:rFonts w:eastAsia="Times New Roman" w:cstheme="minorHAnsi"/>
          <w:color w:val="000000"/>
          <w:lang w:eastAsia="ca-ES"/>
        </w:rPr>
        <w:t xml:space="preserve">he </w:t>
      </w:r>
      <w:r w:rsidR="000C1563" w:rsidRPr="00E80D6E">
        <w:rPr>
          <w:rFonts w:eastAsia="Times New Roman" w:cstheme="minorHAnsi"/>
          <w:bCs/>
          <w:color w:val="000000"/>
          <w:lang w:eastAsia="ca-ES"/>
        </w:rPr>
        <w:t xml:space="preserve">alpine </w:t>
      </w:r>
      <w:r w:rsidR="003804B1">
        <w:rPr>
          <w:rFonts w:eastAsia="Times New Roman" w:cstheme="minorHAnsi"/>
          <w:bCs/>
          <w:color w:val="000000"/>
          <w:lang w:eastAsia="ca-ES"/>
        </w:rPr>
        <w:t>biome</w:t>
      </w:r>
      <w:r w:rsidR="002905EE">
        <w:rPr>
          <w:rFonts w:eastAsia="Times New Roman" w:cstheme="minorHAnsi"/>
          <w:color w:val="000000"/>
          <w:lang w:eastAsia="ca-ES"/>
        </w:rPr>
        <w:t xml:space="preserve">, </w:t>
      </w:r>
      <w:r w:rsidR="000C1563" w:rsidRPr="00B17E5D">
        <w:rPr>
          <w:rFonts w:eastAsia="Times New Roman" w:cstheme="minorHAnsi"/>
          <w:color w:val="000000"/>
          <w:lang w:eastAsia="ca-ES"/>
        </w:rPr>
        <w:t>characterized by extreme weather conditions</w:t>
      </w:r>
      <w:r w:rsidR="00643A4D">
        <w:rPr>
          <w:rFonts w:eastAsia="Times New Roman" w:cstheme="minorHAnsi"/>
          <w:color w:val="000000"/>
          <w:lang w:eastAsia="ca-ES"/>
        </w:rPr>
        <w:t xml:space="preserve">, short growing </w:t>
      </w:r>
      <w:proofErr w:type="gramStart"/>
      <w:r w:rsidR="00643A4D">
        <w:rPr>
          <w:rFonts w:eastAsia="Times New Roman" w:cstheme="minorHAnsi"/>
          <w:color w:val="000000"/>
          <w:lang w:eastAsia="ca-ES"/>
        </w:rPr>
        <w:t>season</w:t>
      </w:r>
      <w:proofErr w:type="gramEnd"/>
      <w:r w:rsidR="000C1563" w:rsidRPr="00B17E5D">
        <w:rPr>
          <w:rFonts w:eastAsia="Times New Roman" w:cstheme="minorHAnsi"/>
          <w:color w:val="000000"/>
          <w:lang w:eastAsia="ca-ES"/>
        </w:rPr>
        <w:t xml:space="preserve"> and high topographic roughness (Körner 2021)</w:t>
      </w:r>
      <w:r w:rsidR="00B7091B">
        <w:rPr>
          <w:rFonts w:eastAsia="Times New Roman" w:cstheme="minorHAnsi"/>
          <w:color w:val="000000"/>
          <w:lang w:eastAsia="ca-ES"/>
        </w:rPr>
        <w:t xml:space="preserve">. </w:t>
      </w:r>
      <w:r w:rsidR="00FC399D">
        <w:rPr>
          <w:rFonts w:eastAsia="Times New Roman" w:cstheme="minorHAnsi"/>
          <w:color w:val="000000"/>
          <w:lang w:eastAsia="ca-ES"/>
        </w:rPr>
        <w:t xml:space="preserve">These particularities </w:t>
      </w:r>
      <w:r w:rsidR="008F4D65">
        <w:rPr>
          <w:rFonts w:eastAsia="Times New Roman" w:cstheme="minorHAnsi"/>
          <w:color w:val="000000"/>
          <w:lang w:eastAsia="ca-ES"/>
        </w:rPr>
        <w:t xml:space="preserve">also </w:t>
      </w:r>
      <w:r w:rsidR="00FC399D">
        <w:rPr>
          <w:rFonts w:eastAsia="Times New Roman" w:cstheme="minorHAnsi"/>
          <w:color w:val="000000"/>
          <w:lang w:eastAsia="ca-ES"/>
        </w:rPr>
        <w:t xml:space="preserve">explain </w:t>
      </w:r>
      <w:r w:rsidR="00035E9F">
        <w:rPr>
          <w:rFonts w:eastAsia="Times New Roman" w:cstheme="minorHAnsi"/>
          <w:color w:val="000000"/>
          <w:lang w:eastAsia="ca-ES"/>
        </w:rPr>
        <w:t xml:space="preserve">why this environment </w:t>
      </w:r>
      <w:r w:rsidR="003516A3">
        <w:rPr>
          <w:rFonts w:eastAsia="Times New Roman" w:cstheme="minorHAnsi"/>
          <w:color w:val="000000"/>
          <w:lang w:eastAsia="ca-ES"/>
        </w:rPr>
        <w:t>has been difficult to prospect and investigate</w:t>
      </w:r>
      <w:r w:rsidR="000C1563" w:rsidRPr="00B17E5D">
        <w:rPr>
          <w:rFonts w:eastAsia="Times New Roman" w:cstheme="minorHAnsi"/>
          <w:color w:val="000000"/>
          <w:lang w:eastAsia="ca-ES"/>
        </w:rPr>
        <w:t xml:space="preserve">. </w:t>
      </w:r>
      <w:r w:rsidR="00926718">
        <w:rPr>
          <w:rFonts w:eastAsia="Times New Roman" w:cstheme="minorHAnsi"/>
          <w:color w:val="000000"/>
          <w:lang w:eastAsia="ca-ES"/>
        </w:rPr>
        <w:t xml:space="preserve">At fine scales topographic </w:t>
      </w:r>
      <w:r w:rsidR="00F35396">
        <w:rPr>
          <w:rFonts w:eastAsia="Times New Roman" w:cstheme="minorHAnsi"/>
          <w:color w:val="000000"/>
          <w:lang w:eastAsia="ca-ES"/>
        </w:rPr>
        <w:t xml:space="preserve">roughness </w:t>
      </w:r>
      <w:r w:rsidR="000C1563" w:rsidRPr="00B17E5D">
        <w:rPr>
          <w:rFonts w:eastAsia="Times New Roman" w:cstheme="minorHAnsi"/>
          <w:color w:val="000000"/>
          <w:lang w:eastAsia="ca-ES"/>
        </w:rPr>
        <w:t>translate into</w:t>
      </w:r>
      <w:r w:rsidR="00926718">
        <w:rPr>
          <w:rFonts w:eastAsia="Times New Roman" w:cstheme="minorHAnsi"/>
          <w:color w:val="000000"/>
          <w:lang w:eastAsia="ca-ES"/>
        </w:rPr>
        <w:t xml:space="preserve"> a mosaic</w:t>
      </w:r>
      <w:r w:rsidR="008B3F7D">
        <w:rPr>
          <w:rFonts w:eastAsia="Times New Roman" w:cstheme="minorHAnsi"/>
          <w:color w:val="000000"/>
          <w:lang w:eastAsia="ca-ES"/>
        </w:rPr>
        <w:t xml:space="preserve"> of</w:t>
      </w:r>
      <w:r w:rsidR="00926718">
        <w:rPr>
          <w:rFonts w:eastAsia="Times New Roman" w:cstheme="minorHAnsi"/>
          <w:color w:val="000000"/>
          <w:lang w:eastAsia="ca-ES"/>
        </w:rPr>
        <w:t xml:space="preserve"> </w:t>
      </w:r>
      <w:r w:rsidR="002640CE" w:rsidRPr="00A9357C">
        <w:rPr>
          <w:rFonts w:eastAsia="Times New Roman" w:cstheme="minorHAnsi"/>
          <w:color w:val="000000"/>
          <w:lang w:eastAsia="ca-ES"/>
        </w:rPr>
        <w:t xml:space="preserve">microclimatic conditions </w:t>
      </w:r>
      <w:r w:rsidR="002640CE" w:rsidRPr="00A9357C">
        <w:rPr>
          <w:rFonts w:eastAsia="Times New Roman" w:cstheme="minorHAnsi"/>
          <w:color w:val="000000"/>
          <w:lang w:eastAsia="ca-ES"/>
        </w:rPr>
        <w:fldChar w:fldCharType="begin" w:fldLock="1"/>
      </w:r>
      <w:r w:rsidR="002640CE" w:rsidRPr="00A9357C">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 D. and 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D. and Körner, 2011)","plainTextFormattedCitation":"(Scherrer, D. and Körner, 2011)","previouslyFormattedCitation":"(Scherrer, D. and Körner, 2011)"},"properties":{"noteIndex":0},"schema":"https://github.com/citation-style-language/schema/raw/master/csl-citation.json"}</w:instrText>
      </w:r>
      <w:r w:rsidR="002640CE" w:rsidRPr="00A9357C">
        <w:rPr>
          <w:rFonts w:eastAsia="Times New Roman" w:cstheme="minorHAnsi"/>
          <w:color w:val="000000"/>
          <w:lang w:eastAsia="ca-ES"/>
        </w:rPr>
        <w:fldChar w:fldCharType="separate"/>
      </w:r>
      <w:r w:rsidR="002640CE" w:rsidRPr="00A9357C">
        <w:rPr>
          <w:rFonts w:eastAsia="Times New Roman" w:cstheme="minorHAnsi"/>
          <w:noProof/>
          <w:color w:val="000000"/>
          <w:lang w:eastAsia="ca-ES"/>
        </w:rPr>
        <w:t>(Scherrer, D. and Körner, 2011)</w:t>
      </w:r>
      <w:r w:rsidR="002640CE" w:rsidRPr="00A9357C">
        <w:rPr>
          <w:rFonts w:eastAsia="Times New Roman" w:cstheme="minorHAnsi"/>
          <w:color w:val="000000"/>
          <w:lang w:eastAsia="ca-ES"/>
        </w:rPr>
        <w:fldChar w:fldCharType="end"/>
      </w:r>
      <w:r w:rsidR="006E6F55">
        <w:rPr>
          <w:rFonts w:eastAsia="Times New Roman" w:cstheme="minorHAnsi"/>
          <w:color w:val="000000"/>
          <w:lang w:eastAsia="ca-ES"/>
        </w:rPr>
        <w:t xml:space="preserve">, </w:t>
      </w:r>
      <w:r w:rsidR="00222D8A">
        <w:rPr>
          <w:rFonts w:eastAsia="Times New Roman" w:cstheme="minorHAnsi"/>
          <w:color w:val="000000"/>
          <w:lang w:eastAsia="ca-ES"/>
        </w:rPr>
        <w:t>especially</w:t>
      </w:r>
      <w:r w:rsidR="006E6F55">
        <w:rPr>
          <w:rFonts w:eastAsia="Times New Roman" w:cstheme="minorHAnsi"/>
          <w:color w:val="000000"/>
          <w:lang w:eastAsia="ca-ES"/>
        </w:rPr>
        <w:t xml:space="preserve"> incident in </w:t>
      </w:r>
      <w:r w:rsidR="000C1563" w:rsidRPr="00B17E5D">
        <w:rPr>
          <w:rFonts w:eastAsia="Times New Roman" w:cstheme="minorHAnsi"/>
          <w:color w:val="000000"/>
          <w:lang w:eastAsia="ca-ES"/>
        </w:rPr>
        <w:t>the snow-melting and temperature regimes (Körner 1999)</w:t>
      </w:r>
      <w:r w:rsidR="006D33F8">
        <w:rPr>
          <w:rFonts w:eastAsia="Times New Roman" w:cstheme="minorHAnsi"/>
          <w:color w:val="000000"/>
          <w:lang w:eastAsia="ca-ES"/>
        </w:rPr>
        <w:t xml:space="preserve">. </w:t>
      </w:r>
      <w:r w:rsidR="001C65A0" w:rsidRPr="00B17E5D">
        <w:rPr>
          <w:rFonts w:eastAsia="Times New Roman" w:cstheme="minorHAnsi"/>
          <w:color w:val="000000"/>
          <w:lang w:eastAsia="ca-ES"/>
        </w:rPr>
        <w:t xml:space="preserve">Different microclimatic conditions likely modify plant community assembly processes (Körner 2003) and favour the development of adaptations to </w:t>
      </w:r>
      <w:r w:rsidR="001C65A0">
        <w:rPr>
          <w:rFonts w:eastAsia="Times New Roman" w:cstheme="minorHAnsi"/>
          <w:color w:val="000000"/>
          <w:lang w:eastAsia="ca-ES"/>
        </w:rPr>
        <w:t xml:space="preserve">a </w:t>
      </w:r>
      <w:r w:rsidR="001C65A0" w:rsidRPr="00B17E5D">
        <w:rPr>
          <w:rFonts w:eastAsia="Times New Roman" w:cstheme="minorHAnsi"/>
          <w:color w:val="000000"/>
          <w:lang w:eastAsia="ca-ES"/>
        </w:rPr>
        <w:t>specific microhabitat (</w:t>
      </w:r>
      <w:r w:rsidR="001C65A0" w:rsidRPr="00B17E5D">
        <w:rPr>
          <w:rFonts w:eastAsia="Times New Roman" w:cstheme="minorHAnsi"/>
          <w:color w:val="000000"/>
          <w:highlight w:val="yellow"/>
          <w:lang w:eastAsia="ca-ES"/>
        </w:rPr>
        <w:t>Graham et al 2012</w:t>
      </w:r>
      <w:r w:rsidR="001C65A0" w:rsidRPr="00B17E5D">
        <w:rPr>
          <w:rFonts w:eastAsia="Times New Roman" w:cstheme="minorHAnsi"/>
          <w:color w:val="000000"/>
          <w:lang w:eastAsia="ca-ES"/>
        </w:rPr>
        <w:t>)</w:t>
      </w:r>
      <w:r w:rsidR="001C65A0">
        <w:rPr>
          <w:rFonts w:eastAsia="Times New Roman" w:cstheme="minorHAnsi"/>
          <w:color w:val="000000"/>
          <w:lang w:eastAsia="ca-ES"/>
        </w:rPr>
        <w:t>.</w:t>
      </w:r>
      <w:r w:rsidR="000C1563" w:rsidRPr="00B17E5D">
        <w:rPr>
          <w:rFonts w:eastAsia="Times New Roman" w:cstheme="minorHAnsi"/>
          <w:color w:val="000000"/>
          <w:lang w:eastAsia="ca-ES"/>
        </w:rPr>
        <w:t xml:space="preserve"> </w:t>
      </w:r>
      <w:r w:rsidR="006D33F8" w:rsidRPr="00B17E5D">
        <w:rPr>
          <w:rFonts w:cstheme="minorHAnsi"/>
        </w:rPr>
        <w:t xml:space="preserve">Concordantly recent studies found that </w:t>
      </w:r>
      <w:r w:rsidR="006D33F8">
        <w:rPr>
          <w:rFonts w:eastAsia="Times New Roman" w:cstheme="minorHAnsi"/>
          <w:color w:val="000000"/>
          <w:lang w:eastAsia="ca-ES"/>
        </w:rPr>
        <w:t xml:space="preserve">it can </w:t>
      </w:r>
      <w:r w:rsidR="000C1563" w:rsidRPr="00B17E5D">
        <w:rPr>
          <w:rFonts w:eastAsia="Times New Roman" w:cstheme="minorHAnsi"/>
          <w:color w:val="000000"/>
          <w:lang w:eastAsia="ca-ES"/>
        </w:rPr>
        <w:t>determine local alpine plant diversity (</w:t>
      </w:r>
      <w:proofErr w:type="spellStart"/>
      <w:r w:rsidR="000C1563" w:rsidRPr="00B17E5D">
        <w:rPr>
          <w:rFonts w:eastAsia="Times New Roman" w:cstheme="minorHAnsi"/>
          <w:color w:val="000000"/>
          <w:highlight w:val="yellow"/>
          <w:lang w:eastAsia="ca-ES"/>
        </w:rPr>
        <w:t>Schöb</w:t>
      </w:r>
      <w:proofErr w:type="spellEnd"/>
      <w:r w:rsidR="000C1563" w:rsidRPr="00B17E5D">
        <w:rPr>
          <w:rFonts w:eastAsia="Times New Roman" w:cstheme="minorHAnsi"/>
          <w:color w:val="000000"/>
          <w:highlight w:val="yellow"/>
          <w:lang w:eastAsia="ca-ES"/>
        </w:rPr>
        <w:t xml:space="preserve"> 2009</w:t>
      </w:r>
      <w:r w:rsidR="000C1563" w:rsidRPr="00B17E5D">
        <w:rPr>
          <w:rFonts w:eastAsia="Times New Roman" w:cstheme="minorHAnsi"/>
          <w:color w:val="000000"/>
          <w:lang w:eastAsia="ca-ES"/>
        </w:rPr>
        <w:t>)</w:t>
      </w:r>
      <w:r w:rsidR="006D33F8">
        <w:rPr>
          <w:rFonts w:eastAsia="Times New Roman" w:cstheme="minorHAnsi"/>
          <w:color w:val="000000"/>
          <w:lang w:eastAsia="ca-ES"/>
        </w:rPr>
        <w:t>,</w:t>
      </w:r>
      <w:r w:rsidR="0079397F">
        <w:rPr>
          <w:rFonts w:eastAsia="Times New Roman" w:cstheme="minorHAnsi"/>
          <w:color w:val="000000"/>
          <w:lang w:eastAsia="ca-ES"/>
        </w:rPr>
        <w:t xml:space="preserve"> </w:t>
      </w:r>
      <w:r w:rsidR="008051AD" w:rsidRPr="00A9357C">
        <w:rPr>
          <w:rFonts w:eastAsia="Times New Roman" w:cstheme="minorHAnsi"/>
          <w:color w:val="000000"/>
          <w:lang w:eastAsia="ca-ES"/>
        </w:rPr>
        <w:t xml:space="preserve">changes in compositional </w:t>
      </w:r>
      <w:r w:rsidR="008051AD" w:rsidRPr="00A9357C">
        <w:rPr>
          <w:rFonts w:eastAsia="Times New Roman" w:cstheme="minorHAnsi"/>
          <w:color w:val="000000"/>
          <w:lang w:eastAsia="ca-ES"/>
        </w:rPr>
        <w:fldChar w:fldCharType="begin" w:fldLock="1"/>
      </w:r>
      <w:r w:rsidR="008051AD" w:rsidRPr="00A9357C">
        <w:rPr>
          <w:rFonts w:eastAsia="Times New Roman" w:cstheme="minorHAnsi"/>
          <w:color w:val="000000"/>
          <w:lang w:eastAsia="ca-E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051AD" w:rsidRPr="00A9357C">
        <w:rPr>
          <w:rFonts w:eastAsia="Times New Roman" w:cstheme="minorHAnsi"/>
          <w:color w:val="000000"/>
          <w:lang w:eastAsia="ca-ES"/>
        </w:rPr>
        <w:fldChar w:fldCharType="separate"/>
      </w:r>
      <w:r w:rsidR="008051AD" w:rsidRPr="00A9357C">
        <w:rPr>
          <w:rFonts w:eastAsia="Times New Roman" w:cstheme="minorHAnsi"/>
          <w:noProof/>
          <w:color w:val="000000"/>
          <w:lang w:eastAsia="ca-ES"/>
        </w:rPr>
        <w:t>(Jiménez-Alfaro et al., 2014)</w:t>
      </w:r>
      <w:r w:rsidR="008051AD" w:rsidRPr="00A9357C">
        <w:rPr>
          <w:rFonts w:eastAsia="Times New Roman" w:cstheme="minorHAnsi"/>
          <w:color w:val="000000"/>
          <w:lang w:eastAsia="ca-ES"/>
        </w:rPr>
        <w:fldChar w:fldCharType="end"/>
      </w:r>
      <w:r w:rsidR="008051AD" w:rsidRPr="00A9357C">
        <w:rPr>
          <w:rFonts w:eastAsia="Times New Roman" w:cstheme="minorHAnsi"/>
          <w:color w:val="000000"/>
          <w:lang w:eastAsia="ca-ES"/>
        </w:rPr>
        <w:t xml:space="preserve"> and functional diversity </w:t>
      </w:r>
      <w:r w:rsidR="008051AD" w:rsidRPr="00A9357C">
        <w:rPr>
          <w:rFonts w:eastAsia="Times New Roman" w:cstheme="minorHAnsi"/>
          <w:color w:val="000000"/>
          <w:lang w:eastAsia="ca-ES"/>
        </w:rPr>
        <w:fldChar w:fldCharType="begin" w:fldLock="1"/>
      </w:r>
      <w:r w:rsidR="008051AD" w:rsidRPr="00A9357C">
        <w:rPr>
          <w:rFonts w:eastAsia="Times New Roman" w:cstheme="minorHAnsi"/>
          <w:color w:val="000000"/>
          <w:lang w:eastAsia="ca-E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8051AD" w:rsidRPr="00A9357C">
        <w:rPr>
          <w:rFonts w:eastAsia="Times New Roman" w:cstheme="minorHAnsi"/>
          <w:color w:val="000000"/>
          <w:lang w:eastAsia="ca-ES"/>
        </w:rPr>
        <w:fldChar w:fldCharType="separate"/>
      </w:r>
      <w:r w:rsidR="008051AD" w:rsidRPr="00A9357C">
        <w:rPr>
          <w:rFonts w:eastAsia="Times New Roman" w:cstheme="minorHAnsi"/>
          <w:noProof/>
          <w:color w:val="000000"/>
          <w:lang w:eastAsia="ca-ES"/>
        </w:rPr>
        <w:t>(García-Gutiérrez et al., 2018)</w:t>
      </w:r>
      <w:r w:rsidR="008051AD" w:rsidRPr="00A9357C">
        <w:rPr>
          <w:rFonts w:eastAsia="Times New Roman" w:cstheme="minorHAnsi"/>
          <w:color w:val="000000"/>
          <w:lang w:eastAsia="ca-ES"/>
        </w:rPr>
        <w:fldChar w:fldCharType="end"/>
      </w:r>
      <w:r w:rsidR="008051AD" w:rsidRPr="00A9357C">
        <w:rPr>
          <w:rFonts w:eastAsia="Times New Roman" w:cstheme="minorHAnsi"/>
          <w:color w:val="000000"/>
          <w:lang w:eastAsia="ca-ES"/>
        </w:rPr>
        <w:t>.</w:t>
      </w:r>
      <w:r w:rsidR="001C65A0">
        <w:rPr>
          <w:rFonts w:eastAsia="Times New Roman" w:cstheme="minorHAnsi"/>
          <w:color w:val="000000"/>
          <w:lang w:eastAsia="ca-ES"/>
        </w:rPr>
        <w:t xml:space="preserve"> </w:t>
      </w:r>
      <w:r w:rsidR="008F4D65" w:rsidRPr="00B17E5D">
        <w:rPr>
          <w:rFonts w:eastAsia="Times New Roman" w:cstheme="minorHAnsi"/>
          <w:color w:val="000000"/>
          <w:lang w:eastAsia="ca-ES"/>
        </w:rPr>
        <w:t xml:space="preserve">Thus, seems logical to think that </w:t>
      </w:r>
      <w:r w:rsidR="008F4D65" w:rsidRPr="00C1139C">
        <w:rPr>
          <w:rFonts w:eastAsia="Times New Roman" w:cstheme="minorHAnsi"/>
          <w:bCs/>
          <w:color w:val="000000"/>
          <w:lang w:eastAsia="ca-ES"/>
        </w:rPr>
        <w:t>regeneration traits</w:t>
      </w:r>
      <w:r w:rsidR="008F4D65" w:rsidRPr="00B17E5D">
        <w:rPr>
          <w:rFonts w:eastAsia="Times New Roman" w:cstheme="minorHAnsi"/>
          <w:color w:val="000000"/>
          <w:lang w:eastAsia="ca-ES"/>
        </w:rPr>
        <w:t xml:space="preserve"> (</w:t>
      </w:r>
      <w:r w:rsidR="008F4D65" w:rsidRPr="00882BAC">
        <w:rPr>
          <w:rFonts w:eastAsia="Times New Roman" w:cstheme="minorHAnsi"/>
          <w:color w:val="000000"/>
          <w:highlight w:val="yellow"/>
          <w:lang w:eastAsia="ca-ES"/>
        </w:rPr>
        <w:t>Grubb 1977</w:t>
      </w:r>
      <w:r w:rsidR="008F4D65" w:rsidRPr="00B17E5D">
        <w:rPr>
          <w:rFonts w:eastAsia="Times New Roman" w:cstheme="minorHAnsi"/>
          <w:color w:val="000000"/>
          <w:lang w:eastAsia="ca-ES"/>
        </w:rPr>
        <w:t xml:space="preserve">), like dormancy and germination </w:t>
      </w:r>
      <w:r w:rsidR="001C65A0">
        <w:rPr>
          <w:rFonts w:eastAsia="Times New Roman" w:cstheme="minorHAnsi"/>
          <w:color w:val="000000"/>
          <w:lang w:eastAsia="ca-ES"/>
        </w:rPr>
        <w:t>strategies</w:t>
      </w:r>
      <w:r w:rsidR="008F4D65" w:rsidRPr="00B17E5D">
        <w:rPr>
          <w:rFonts w:eastAsia="Times New Roman" w:cstheme="minorHAnsi"/>
          <w:color w:val="000000"/>
          <w:lang w:eastAsia="ca-ES"/>
        </w:rPr>
        <w:t>, may differ according to this micro-topographic gradient.</w:t>
      </w:r>
      <w:r w:rsidR="00A5291A" w:rsidRPr="00A5291A">
        <w:rPr>
          <w:rFonts w:cstheme="minorHAnsi"/>
        </w:rPr>
        <w:t xml:space="preserve"> </w:t>
      </w:r>
    </w:p>
    <w:p w14:paraId="32BF8B15" w14:textId="2F6FAAD4" w:rsidR="00C1139C" w:rsidRDefault="00780C03" w:rsidP="00C1139C">
      <w:pPr>
        <w:spacing w:after="0" w:line="360" w:lineRule="auto"/>
        <w:jc w:val="both"/>
        <w:textAlignment w:val="baseline"/>
        <w:rPr>
          <w:rFonts w:cstheme="minorHAnsi"/>
        </w:rPr>
      </w:pPr>
      <w:r w:rsidRPr="00B17E5D">
        <w:rPr>
          <w:rFonts w:eastAsia="Times New Roman" w:cstheme="minorHAnsi"/>
          <w:color w:val="000000"/>
          <w:lang w:eastAsia="ca-ES"/>
        </w:rPr>
        <w:t xml:space="preserve">Globally, </w:t>
      </w:r>
      <w:r w:rsidR="005E4DEE">
        <w:rPr>
          <w:rFonts w:eastAsia="Times New Roman" w:cstheme="minorHAnsi"/>
          <w:color w:val="000000"/>
          <w:lang w:eastAsia="ca-ES"/>
        </w:rPr>
        <w:t>it</w:t>
      </w:r>
      <w:r>
        <w:rPr>
          <w:rFonts w:eastAsia="Times New Roman" w:cstheme="minorHAnsi"/>
          <w:color w:val="000000"/>
          <w:lang w:eastAsia="ca-ES"/>
        </w:rPr>
        <w:t xml:space="preserve"> has been defined an alpine germination syndrome, characterized by </w:t>
      </w:r>
      <w:r w:rsidR="00E17F71">
        <w:rPr>
          <w:rFonts w:eastAsia="Times New Roman" w:cstheme="minorHAnsi"/>
          <w:color w:val="000000"/>
          <w:lang w:eastAsia="ca-ES"/>
        </w:rPr>
        <w:t xml:space="preserve">the requirement of </w:t>
      </w:r>
      <w:r w:rsidRPr="00B17E5D">
        <w:rPr>
          <w:rFonts w:eastAsia="Times New Roman" w:cstheme="minorHAnsi"/>
          <w:color w:val="000000"/>
          <w:lang w:eastAsia="ca-ES"/>
        </w:rPr>
        <w:t xml:space="preserve">a period of cold stratification </w:t>
      </w:r>
      <w:r w:rsidR="007A29FF">
        <w:rPr>
          <w:rFonts w:eastAsia="Times New Roman" w:cstheme="minorHAnsi"/>
          <w:color w:val="000000"/>
          <w:lang w:eastAsia="ca-ES"/>
        </w:rPr>
        <w:t>followed by</w:t>
      </w:r>
      <w:r w:rsidRPr="00B17E5D">
        <w:rPr>
          <w:rFonts w:eastAsia="Times New Roman" w:cstheme="minorHAnsi"/>
          <w:color w:val="000000"/>
          <w:lang w:eastAsia="ca-ES"/>
        </w:rPr>
        <w:t xml:space="preserve"> warm </w:t>
      </w:r>
      <w:r w:rsidR="007A29FF">
        <w:rPr>
          <w:rFonts w:eastAsia="Times New Roman" w:cstheme="minorHAnsi"/>
          <w:color w:val="000000"/>
          <w:lang w:eastAsia="ca-ES"/>
        </w:rPr>
        <w:t>temperatures</w:t>
      </w:r>
      <w:r w:rsidRPr="00B17E5D">
        <w:rPr>
          <w:rFonts w:eastAsia="Times New Roman" w:cstheme="minorHAnsi"/>
          <w:color w:val="000000"/>
          <w:lang w:eastAsia="ca-ES"/>
        </w:rPr>
        <w:t xml:space="preserve"> to initiate the germination process (</w:t>
      </w:r>
      <w:r w:rsidRPr="005E4DEE">
        <w:rPr>
          <w:rFonts w:eastAsia="Times New Roman" w:cstheme="minorHAnsi"/>
          <w:color w:val="000000"/>
          <w:highlight w:val="yellow"/>
          <w:lang w:eastAsia="ca-ES"/>
        </w:rPr>
        <w:t>Baskin and Baskin 2014, Fernández-Pascual 20</w:t>
      </w:r>
      <w:r w:rsidRPr="003C3D41">
        <w:rPr>
          <w:rFonts w:eastAsia="Times New Roman" w:cstheme="minorHAnsi"/>
          <w:color w:val="000000"/>
          <w:highlight w:val="yellow"/>
          <w:lang w:eastAsia="ca-ES"/>
        </w:rPr>
        <w:t>2</w:t>
      </w:r>
      <w:r w:rsidR="00062534" w:rsidRPr="003C3D41">
        <w:rPr>
          <w:rFonts w:eastAsia="Times New Roman" w:cstheme="minorHAnsi"/>
          <w:color w:val="000000"/>
          <w:highlight w:val="yellow"/>
          <w:lang w:eastAsia="ca-ES"/>
        </w:rPr>
        <w:t>1</w:t>
      </w:r>
      <w:r w:rsidRPr="00B17E5D">
        <w:rPr>
          <w:rFonts w:eastAsia="Times New Roman" w:cstheme="minorHAnsi"/>
          <w:color w:val="000000"/>
          <w:lang w:eastAsia="ca-ES"/>
        </w:rPr>
        <w:t>)</w:t>
      </w:r>
      <w:r w:rsidR="00E17F71">
        <w:rPr>
          <w:rFonts w:eastAsia="Times New Roman" w:cstheme="minorHAnsi"/>
          <w:color w:val="000000"/>
          <w:lang w:eastAsia="ca-ES"/>
        </w:rPr>
        <w:t xml:space="preserve"> likely </w:t>
      </w:r>
      <w:r w:rsidR="007A29FF">
        <w:rPr>
          <w:rFonts w:eastAsia="Times New Roman" w:cstheme="minorHAnsi"/>
          <w:color w:val="000000"/>
          <w:lang w:eastAsia="ca-ES"/>
        </w:rPr>
        <w:t>t</w:t>
      </w:r>
      <w:r w:rsidR="00F51F10">
        <w:rPr>
          <w:rFonts w:eastAsia="Times New Roman" w:cstheme="minorHAnsi"/>
          <w:color w:val="000000"/>
          <w:lang w:eastAsia="ca-ES"/>
        </w:rPr>
        <w:t xml:space="preserve">o </w:t>
      </w:r>
      <w:r w:rsidR="006C3959">
        <w:rPr>
          <w:rFonts w:eastAsia="Times New Roman" w:cstheme="minorHAnsi"/>
          <w:color w:val="000000"/>
          <w:lang w:eastAsia="ca-ES"/>
        </w:rPr>
        <w:t>avoid unfavourable</w:t>
      </w:r>
      <w:r w:rsidR="00621DD7">
        <w:rPr>
          <w:rFonts w:eastAsia="Times New Roman" w:cstheme="minorHAnsi"/>
          <w:color w:val="000000"/>
          <w:lang w:eastAsia="ca-ES"/>
        </w:rPr>
        <w:t xml:space="preserve"> periods and ensure germination at the beginning of growing season</w:t>
      </w:r>
      <w:r w:rsidR="00EA113A">
        <w:rPr>
          <w:rFonts w:eastAsia="Times New Roman" w:cstheme="minorHAnsi"/>
          <w:color w:val="000000"/>
          <w:lang w:eastAsia="ca-ES"/>
        </w:rPr>
        <w:t>, when water is available and seedlings have time to develop a root system befo</w:t>
      </w:r>
      <w:r w:rsidR="00327941">
        <w:rPr>
          <w:rFonts w:eastAsia="Times New Roman" w:cstheme="minorHAnsi"/>
          <w:color w:val="000000"/>
          <w:lang w:eastAsia="ca-ES"/>
        </w:rPr>
        <w:t xml:space="preserve">re </w:t>
      </w:r>
      <w:r w:rsidR="00411F74">
        <w:rPr>
          <w:rFonts w:eastAsia="Times New Roman" w:cstheme="minorHAnsi"/>
          <w:color w:val="000000"/>
          <w:lang w:eastAsia="ca-ES"/>
        </w:rPr>
        <w:t>summer dry periods</w:t>
      </w:r>
      <w:r w:rsidR="003C3D41">
        <w:rPr>
          <w:rFonts w:eastAsia="Times New Roman" w:cstheme="minorHAnsi"/>
          <w:color w:val="000000"/>
          <w:lang w:eastAsia="ca-ES"/>
        </w:rPr>
        <w:t xml:space="preserve"> (</w:t>
      </w:r>
      <w:r w:rsidR="003C3D41" w:rsidRPr="003C3D41">
        <w:rPr>
          <w:rFonts w:eastAsia="Times New Roman" w:cstheme="minorHAnsi"/>
          <w:color w:val="000000"/>
          <w:highlight w:val="yellow"/>
          <w:lang w:eastAsia="ca-ES"/>
        </w:rPr>
        <w:t>REF</w:t>
      </w:r>
      <w:r w:rsidR="003C3D41">
        <w:rPr>
          <w:rFonts w:eastAsia="Times New Roman" w:cstheme="minorHAnsi"/>
          <w:color w:val="000000"/>
          <w:lang w:eastAsia="ca-ES"/>
        </w:rPr>
        <w:t>)</w:t>
      </w:r>
      <w:r w:rsidRPr="00B17E5D">
        <w:rPr>
          <w:rFonts w:eastAsia="Times New Roman" w:cstheme="minorHAnsi"/>
          <w:color w:val="000000"/>
          <w:lang w:eastAsia="ca-ES"/>
        </w:rPr>
        <w:t xml:space="preserve">. </w:t>
      </w:r>
      <w:r w:rsidR="00E525B3">
        <w:rPr>
          <w:rFonts w:eastAsia="Times New Roman" w:cstheme="minorHAnsi"/>
          <w:color w:val="000000"/>
          <w:lang w:eastAsia="ca-ES"/>
        </w:rPr>
        <w:t xml:space="preserve">A special case has been proposed for </w:t>
      </w:r>
      <w:r w:rsidRPr="00B17E5D">
        <w:rPr>
          <w:rFonts w:eastAsia="Times New Roman" w:cstheme="minorHAnsi"/>
          <w:color w:val="000000"/>
          <w:lang w:eastAsia="ca-ES"/>
        </w:rPr>
        <w:t xml:space="preserve">high mountains with </w:t>
      </w:r>
      <w:r w:rsidR="008429D7">
        <w:rPr>
          <w:rFonts w:eastAsia="Times New Roman" w:cstheme="minorHAnsi"/>
          <w:color w:val="000000"/>
          <w:lang w:eastAsia="ca-ES"/>
        </w:rPr>
        <w:t>Mediterranean</w:t>
      </w:r>
      <w:r w:rsidRPr="00B17E5D">
        <w:rPr>
          <w:rFonts w:eastAsia="Times New Roman" w:cstheme="minorHAnsi"/>
          <w:color w:val="000000"/>
          <w:lang w:eastAsia="ca-ES"/>
        </w:rPr>
        <w:t xml:space="preserve"> climate</w:t>
      </w:r>
      <w:r w:rsidR="00E525B3">
        <w:rPr>
          <w:rFonts w:eastAsia="Times New Roman" w:cstheme="minorHAnsi"/>
          <w:color w:val="000000"/>
          <w:lang w:eastAsia="ca-ES"/>
        </w:rPr>
        <w:t xml:space="preserve"> where</w:t>
      </w:r>
      <w:r>
        <w:rPr>
          <w:rFonts w:eastAsia="Times New Roman" w:cstheme="minorHAnsi"/>
          <w:color w:val="000000"/>
          <w:lang w:eastAsia="ca-ES"/>
        </w:rPr>
        <w:t xml:space="preserve"> </w:t>
      </w:r>
      <w:r w:rsidRPr="00B17E5D">
        <w:rPr>
          <w:rFonts w:eastAsia="Times New Roman" w:cstheme="minorHAnsi"/>
          <w:color w:val="000000"/>
          <w:lang w:eastAsia="ca-ES"/>
        </w:rPr>
        <w:t xml:space="preserve">species are able to germinate immediately after dispersal if water is </w:t>
      </w:r>
      <w:r w:rsidR="004F1EC6" w:rsidRPr="00B17E5D">
        <w:rPr>
          <w:rFonts w:eastAsia="Times New Roman" w:cstheme="minorHAnsi"/>
          <w:color w:val="000000"/>
          <w:lang w:eastAsia="ca-ES"/>
        </w:rPr>
        <w:t>available,</w:t>
      </w:r>
      <w:r w:rsidRPr="00B17E5D">
        <w:rPr>
          <w:rFonts w:eastAsia="Times New Roman" w:cstheme="minorHAnsi"/>
          <w:color w:val="000000"/>
          <w:lang w:eastAsia="ca-ES"/>
        </w:rPr>
        <w:t xml:space="preserve"> but </w:t>
      </w:r>
      <w:r>
        <w:rPr>
          <w:rFonts w:eastAsia="Times New Roman" w:cstheme="minorHAnsi"/>
          <w:color w:val="000000"/>
          <w:lang w:eastAsia="ca-ES"/>
        </w:rPr>
        <w:t>they also show</w:t>
      </w:r>
      <w:r w:rsidRPr="00B17E5D">
        <w:rPr>
          <w:rFonts w:eastAsia="Times New Roman" w:cstheme="minorHAnsi"/>
          <w:color w:val="000000"/>
          <w:lang w:eastAsia="ca-ES"/>
        </w:rPr>
        <w:t xml:space="preserve"> improved germination after a period of cold stratification</w:t>
      </w:r>
      <w:r w:rsidR="00562249">
        <w:rPr>
          <w:rFonts w:eastAsia="Times New Roman" w:cstheme="minorHAnsi"/>
          <w:color w:val="000000"/>
          <w:lang w:eastAsia="ca-ES"/>
        </w:rPr>
        <w:t xml:space="preserve">, referred to as </w:t>
      </w:r>
      <w:r w:rsidR="008429D7">
        <w:rPr>
          <w:rFonts w:eastAsia="Times New Roman" w:cstheme="minorHAnsi"/>
          <w:color w:val="000000"/>
          <w:lang w:eastAsia="ca-ES"/>
        </w:rPr>
        <w:t>Mediterranean</w:t>
      </w:r>
      <w:r w:rsidR="00DB7648">
        <w:rPr>
          <w:rFonts w:eastAsia="Times New Roman" w:cstheme="minorHAnsi"/>
          <w:color w:val="000000"/>
          <w:lang w:eastAsia="ca-ES"/>
        </w:rPr>
        <w:t xml:space="preserve"> germination syndrome</w:t>
      </w:r>
      <w:r w:rsidRPr="00B17E5D">
        <w:rPr>
          <w:rFonts w:eastAsia="Times New Roman" w:cstheme="minorHAnsi"/>
          <w:color w:val="000000"/>
          <w:lang w:eastAsia="ca-ES"/>
        </w:rPr>
        <w:t xml:space="preserve"> (</w:t>
      </w:r>
      <w:r w:rsidRPr="00882BAC">
        <w:rPr>
          <w:rFonts w:eastAsia="Times New Roman" w:cstheme="minorHAnsi"/>
          <w:color w:val="000000"/>
          <w:highlight w:val="yellow"/>
          <w:lang w:eastAsia="ca-ES"/>
        </w:rPr>
        <w:t>Jiménez-Benavides 2005</w:t>
      </w:r>
      <w:r w:rsidRPr="00B17E5D">
        <w:rPr>
          <w:rFonts w:eastAsia="Times New Roman" w:cstheme="minorHAnsi"/>
          <w:color w:val="000000"/>
          <w:lang w:eastAsia="ca-ES"/>
        </w:rPr>
        <w:t>).</w:t>
      </w:r>
      <w:r w:rsidRPr="00780C03">
        <w:rPr>
          <w:rFonts w:cstheme="minorHAnsi"/>
        </w:rPr>
        <w:t xml:space="preserve"> </w:t>
      </w:r>
    </w:p>
    <w:p w14:paraId="026829EF" w14:textId="7F487687" w:rsidR="00C1139C" w:rsidRPr="00B17E5D" w:rsidRDefault="00A5291A" w:rsidP="00237AF9">
      <w:pPr>
        <w:shd w:val="clear" w:color="auto" w:fill="FFFFFF"/>
        <w:spacing w:after="0" w:line="360" w:lineRule="auto"/>
        <w:jc w:val="both"/>
        <w:textAlignment w:val="baseline"/>
        <w:rPr>
          <w:rFonts w:eastAsia="Times New Roman" w:cstheme="minorHAnsi"/>
          <w:color w:val="000000"/>
          <w:lang w:eastAsia="ca-ES"/>
        </w:rPr>
      </w:pPr>
      <w:r>
        <w:rPr>
          <w:rFonts w:cstheme="minorHAnsi"/>
        </w:rPr>
        <w:t>Even though these syndromes have been defined, germination strategies</w:t>
      </w:r>
      <w:r w:rsidRPr="00B17E5D">
        <w:rPr>
          <w:rFonts w:cstheme="minorHAnsi"/>
        </w:rPr>
        <w:t xml:space="preserve"> ha</w:t>
      </w:r>
      <w:r>
        <w:rPr>
          <w:rFonts w:cstheme="minorHAnsi"/>
        </w:rPr>
        <w:t>ve</w:t>
      </w:r>
      <w:r w:rsidRPr="00B17E5D">
        <w:rPr>
          <w:rFonts w:cstheme="minorHAnsi"/>
        </w:rPr>
        <w:t xml:space="preserve"> been observed to be highly variable especially in alpine plant communities (</w:t>
      </w:r>
      <w:r w:rsidRPr="00B17E5D">
        <w:rPr>
          <w:rFonts w:cstheme="minorHAnsi"/>
          <w:highlight w:val="yellow"/>
        </w:rPr>
        <w:t>Wagner and Simons 2009</w:t>
      </w:r>
      <w:r w:rsidRPr="00B17E5D">
        <w:rPr>
          <w:rFonts w:cstheme="minorHAnsi"/>
        </w:rPr>
        <w:t>)</w:t>
      </w:r>
      <w:r>
        <w:rPr>
          <w:rFonts w:cstheme="minorHAnsi"/>
        </w:rPr>
        <w:t xml:space="preserve"> and one of the potential causes are the mosaic of microclimatic conditions</w:t>
      </w:r>
      <w:r w:rsidRPr="00B17E5D">
        <w:rPr>
          <w:rFonts w:cstheme="minorHAnsi"/>
        </w:rPr>
        <w:t>.</w:t>
      </w:r>
      <w:r w:rsidR="00C70961">
        <w:rPr>
          <w:rFonts w:cstheme="minorHAnsi"/>
        </w:rPr>
        <w:t xml:space="preserve"> </w:t>
      </w:r>
      <w:r w:rsidR="00C1139C" w:rsidRPr="00B17E5D">
        <w:rPr>
          <w:rFonts w:cstheme="minorHAnsi"/>
        </w:rPr>
        <w:t>H</w:t>
      </w:r>
      <w:r w:rsidR="00C1139C" w:rsidRPr="00B17E5D">
        <w:rPr>
          <w:rFonts w:eastAsia="Times New Roman" w:cstheme="minorHAnsi"/>
          <w:color w:val="000000"/>
          <w:lang w:eastAsia="ca-ES"/>
        </w:rPr>
        <w:t xml:space="preserve">owever, the few studies that </w:t>
      </w:r>
      <w:proofErr w:type="gramStart"/>
      <w:r w:rsidR="00C1139C" w:rsidRPr="00B17E5D">
        <w:rPr>
          <w:rFonts w:eastAsia="Times New Roman" w:cstheme="minorHAnsi"/>
          <w:color w:val="000000"/>
          <w:lang w:eastAsia="ca-ES"/>
        </w:rPr>
        <w:t>take into account</w:t>
      </w:r>
      <w:proofErr w:type="gramEnd"/>
      <w:r w:rsidR="00C1139C" w:rsidRPr="00B17E5D">
        <w:rPr>
          <w:rFonts w:eastAsia="Times New Roman" w:cstheme="minorHAnsi"/>
          <w:color w:val="000000"/>
          <w:lang w:eastAsia="ca-ES"/>
        </w:rPr>
        <w:t xml:space="preserve"> microclimatic variability found no differing traits between fellfield </w:t>
      </w:r>
      <w:proofErr w:type="spellStart"/>
      <w:r w:rsidR="00C1139C" w:rsidRPr="00B17E5D">
        <w:rPr>
          <w:rFonts w:eastAsia="Times New Roman" w:cstheme="minorHAnsi"/>
          <w:color w:val="000000"/>
          <w:lang w:eastAsia="ca-ES"/>
        </w:rPr>
        <w:t>sloper</w:t>
      </w:r>
      <w:proofErr w:type="spellEnd"/>
      <w:r w:rsidR="00C1139C" w:rsidRPr="00B17E5D">
        <w:rPr>
          <w:rFonts w:eastAsia="Times New Roman" w:cstheme="minorHAnsi"/>
          <w:color w:val="000000"/>
          <w:lang w:eastAsia="ca-ES"/>
        </w:rPr>
        <w:t xml:space="preserve"> and snowbed communities (Shimono and Kudo 2005, </w:t>
      </w:r>
      <w:r w:rsidR="00C1139C" w:rsidRPr="00B17E5D">
        <w:rPr>
          <w:rFonts w:eastAsia="Times New Roman" w:cstheme="minorHAnsi"/>
          <w:color w:val="000000"/>
          <w:highlight w:val="yellow"/>
          <w:lang w:eastAsia="ca-ES"/>
        </w:rPr>
        <w:t>Sergey??).</w:t>
      </w:r>
      <w:r w:rsidR="00C1139C" w:rsidRPr="00B17E5D">
        <w:rPr>
          <w:rFonts w:eastAsia="Times New Roman" w:cstheme="minorHAnsi"/>
          <w:color w:val="000000"/>
          <w:lang w:eastAsia="ca-ES"/>
        </w:rPr>
        <w:t xml:space="preserve"> </w:t>
      </w:r>
      <w:r w:rsidR="00C70961">
        <w:rPr>
          <w:rFonts w:eastAsia="Times New Roman" w:cstheme="minorHAnsi"/>
          <w:color w:val="000000"/>
          <w:lang w:eastAsia="ca-ES"/>
        </w:rPr>
        <w:t xml:space="preserve">Nevertheless, these studies </w:t>
      </w:r>
      <w:r w:rsidR="00237AF9">
        <w:rPr>
          <w:rFonts w:eastAsia="Times New Roman" w:cstheme="minorHAnsi"/>
          <w:color w:val="000000"/>
          <w:lang w:eastAsia="ca-ES"/>
        </w:rPr>
        <w:lastRenderedPageBreak/>
        <w:t>rarely mimic</w:t>
      </w:r>
      <w:r w:rsidR="00C70961">
        <w:rPr>
          <w:rFonts w:eastAsia="Times New Roman" w:cstheme="minorHAnsi"/>
          <w:color w:val="000000"/>
          <w:lang w:eastAsia="ca-ES"/>
        </w:rPr>
        <w:t xml:space="preserve"> real </w:t>
      </w:r>
      <w:r w:rsidR="00237AF9">
        <w:rPr>
          <w:rFonts w:eastAsia="Times New Roman" w:cstheme="minorHAnsi"/>
          <w:color w:val="000000"/>
          <w:lang w:eastAsia="ca-ES"/>
        </w:rPr>
        <w:t xml:space="preserve">field conditions </w:t>
      </w:r>
      <w:r w:rsidR="00C70961">
        <w:rPr>
          <w:rFonts w:eastAsia="Times New Roman" w:cstheme="minorHAnsi"/>
          <w:color w:val="000000"/>
          <w:lang w:eastAsia="ca-ES"/>
        </w:rPr>
        <w:t xml:space="preserve">fluctuations </w:t>
      </w:r>
      <w:r w:rsidR="00237AF9">
        <w:rPr>
          <w:rFonts w:eastAsia="Times New Roman" w:cstheme="minorHAnsi"/>
          <w:color w:val="000000"/>
          <w:lang w:eastAsia="ca-ES"/>
        </w:rPr>
        <w:t>and are</w:t>
      </w:r>
      <w:r w:rsidR="00C70961">
        <w:rPr>
          <w:rFonts w:eastAsia="Times New Roman" w:cstheme="minorHAnsi"/>
          <w:color w:val="000000"/>
          <w:lang w:eastAsia="ca-ES"/>
        </w:rPr>
        <w:t xml:space="preserve"> </w:t>
      </w:r>
      <w:r w:rsidR="00CB12DE">
        <w:rPr>
          <w:rFonts w:eastAsia="Times New Roman" w:cstheme="minorHAnsi"/>
          <w:color w:val="000000"/>
          <w:lang w:eastAsia="ca-ES"/>
        </w:rPr>
        <w:t>“</w:t>
      </w:r>
      <w:r w:rsidR="00C70961" w:rsidRPr="00B17E5D">
        <w:rPr>
          <w:rFonts w:eastAsia="Times New Roman" w:cstheme="minorHAnsi"/>
          <w:color w:val="000000"/>
          <w:highlight w:val="yellow"/>
          <w:lang w:eastAsia="ca-ES"/>
        </w:rPr>
        <w:t>needed in order to understand the habitat-specific germination strategy (Shimono and Kudo 2005)”</w:t>
      </w:r>
      <w:r w:rsidR="00C70961" w:rsidRPr="00B17E5D">
        <w:rPr>
          <w:rFonts w:eastAsia="Times New Roman" w:cstheme="minorHAnsi"/>
          <w:color w:val="000000"/>
          <w:lang w:eastAsia="ca-ES"/>
        </w:rPr>
        <w:t xml:space="preserve">. </w:t>
      </w:r>
    </w:p>
    <w:p w14:paraId="0C701EF4" w14:textId="2710AD4F" w:rsidR="00E525B3" w:rsidRDefault="00C1139C" w:rsidP="000C1563">
      <w:pPr>
        <w:spacing w:after="0" w:line="360" w:lineRule="auto"/>
        <w:jc w:val="both"/>
        <w:textAlignment w:val="baseline"/>
        <w:rPr>
          <w:rFonts w:cstheme="minorHAnsi"/>
        </w:rPr>
      </w:pPr>
      <w:r w:rsidRPr="00B17E5D">
        <w:rPr>
          <w:rFonts w:eastAsia="Times New Roman" w:cstheme="minorHAnsi"/>
          <w:color w:val="000000"/>
          <w:lang w:eastAsia="ca-ES"/>
        </w:rPr>
        <w:t xml:space="preserve">This seemingly contradictory results could be explained by the fact que we don’t fully understand </w:t>
      </w:r>
      <w:r w:rsidRPr="00B17E5D">
        <w:rPr>
          <w:rFonts w:cstheme="minorHAnsi"/>
        </w:rPr>
        <w:t>the underlying causes of the variation observed and the complexity of processes involved in regeneration traits.</w:t>
      </w:r>
    </w:p>
    <w:p w14:paraId="0F8CCBA5" w14:textId="41F82017" w:rsidR="00E01438" w:rsidRDefault="00F37967" w:rsidP="000C1563">
      <w:pPr>
        <w:spacing w:after="0" w:line="360" w:lineRule="auto"/>
        <w:jc w:val="both"/>
        <w:textAlignment w:val="baseline"/>
        <w:rPr>
          <w:rFonts w:cstheme="minorHAnsi"/>
        </w:rPr>
      </w:pPr>
      <w:r>
        <w:rPr>
          <w:rFonts w:cstheme="minorHAnsi"/>
        </w:rPr>
        <w:t>Filling this knowledge gaps will help us understand</w:t>
      </w:r>
      <w:r w:rsidR="00EC2D66">
        <w:rPr>
          <w:rFonts w:cstheme="minorHAnsi"/>
        </w:rPr>
        <w:t xml:space="preserve"> and/or predict community responses to future climate scenarios. </w:t>
      </w:r>
    </w:p>
    <w:p w14:paraId="63D32B4E" w14:textId="77777777" w:rsidR="001B698E" w:rsidRDefault="001B698E" w:rsidP="001B698E">
      <w:pPr>
        <w:pStyle w:val="Ttulo3"/>
        <w:rPr>
          <w:rFonts w:eastAsia="Times New Roman"/>
          <w:lang w:eastAsia="ca-ES"/>
        </w:rPr>
      </w:pPr>
      <w:r>
        <w:rPr>
          <w:rFonts w:eastAsia="Times New Roman"/>
          <w:lang w:eastAsia="ca-ES"/>
        </w:rPr>
        <w:t xml:space="preserve">Present OUR </w:t>
      </w:r>
      <w:proofErr w:type="gramStart"/>
      <w:r>
        <w:rPr>
          <w:rFonts w:eastAsia="Times New Roman"/>
          <w:lang w:eastAsia="ca-ES"/>
        </w:rPr>
        <w:t>study</w:t>
      </w:r>
      <w:proofErr w:type="gramEnd"/>
    </w:p>
    <w:p w14:paraId="794C783C" w14:textId="35718581" w:rsidR="001B698E" w:rsidRPr="00B17E5D" w:rsidRDefault="00D0091B" w:rsidP="00EC2D66">
      <w:pPr>
        <w:shd w:val="clear" w:color="auto" w:fill="FFFFFF"/>
        <w:spacing w:after="0" w:line="360" w:lineRule="auto"/>
        <w:jc w:val="both"/>
        <w:textAlignment w:val="baseline"/>
        <w:rPr>
          <w:rFonts w:cstheme="minorHAnsi"/>
        </w:rPr>
      </w:pPr>
      <w:r>
        <w:rPr>
          <w:rFonts w:eastAsia="Times New Roman" w:cstheme="minorHAnsi"/>
          <w:color w:val="000000"/>
          <w:lang w:eastAsia="ca-ES"/>
        </w:rPr>
        <w:t>The</w:t>
      </w:r>
      <w:r w:rsidR="001B698E" w:rsidRPr="00B17E5D">
        <w:rPr>
          <w:rFonts w:eastAsia="Times New Roman" w:cstheme="minorHAnsi"/>
          <w:color w:val="000000"/>
          <w:lang w:eastAsia="ca-ES"/>
        </w:rPr>
        <w:t xml:space="preserve"> approach </w:t>
      </w:r>
      <w:r>
        <w:rPr>
          <w:rFonts w:eastAsia="Times New Roman" w:cstheme="minorHAnsi"/>
          <w:color w:val="000000"/>
          <w:lang w:eastAsia="ca-ES"/>
        </w:rPr>
        <w:t xml:space="preserve">we present </w:t>
      </w:r>
      <w:r w:rsidR="001B698E">
        <w:rPr>
          <w:rFonts w:eastAsia="Times New Roman" w:cstheme="minorHAnsi"/>
          <w:color w:val="000000"/>
          <w:lang w:eastAsia="ca-ES"/>
        </w:rPr>
        <w:t xml:space="preserve">here is </w:t>
      </w:r>
      <w:r w:rsidR="001B698E" w:rsidRPr="00B17E5D">
        <w:rPr>
          <w:rFonts w:eastAsia="Times New Roman" w:cstheme="minorHAnsi"/>
          <w:color w:val="000000"/>
          <w:lang w:eastAsia="ca-ES"/>
        </w:rPr>
        <w:t xml:space="preserve">to study germination </w:t>
      </w:r>
      <w:r w:rsidR="0032708A">
        <w:rPr>
          <w:rFonts w:eastAsia="Times New Roman" w:cstheme="minorHAnsi"/>
          <w:color w:val="000000"/>
          <w:lang w:eastAsia="ca-ES"/>
        </w:rPr>
        <w:t>timing</w:t>
      </w:r>
      <w:r w:rsidR="001B698E" w:rsidRPr="00B17E5D">
        <w:rPr>
          <w:rFonts w:eastAsia="Times New Roman" w:cstheme="minorHAnsi"/>
          <w:color w:val="000000"/>
          <w:lang w:eastAsia="ca-ES"/>
        </w:rPr>
        <w:t xml:space="preserve"> </w:t>
      </w:r>
      <w:r w:rsidR="00E01438">
        <w:rPr>
          <w:rFonts w:eastAsia="Times New Roman" w:cstheme="minorHAnsi"/>
          <w:color w:val="000000"/>
          <w:lang w:eastAsia="ca-ES"/>
        </w:rPr>
        <w:t xml:space="preserve">across a whole year </w:t>
      </w:r>
      <w:r w:rsidR="001B698E" w:rsidRPr="00B17E5D">
        <w:rPr>
          <w:rFonts w:eastAsia="Times New Roman" w:cstheme="minorHAnsi"/>
          <w:color w:val="000000"/>
          <w:lang w:eastAsia="ca-ES"/>
        </w:rPr>
        <w:t xml:space="preserve">in </w:t>
      </w:r>
      <w:r>
        <w:rPr>
          <w:rFonts w:eastAsia="Times New Roman" w:cstheme="minorHAnsi"/>
          <w:color w:val="000000"/>
          <w:lang w:eastAsia="ca-ES"/>
        </w:rPr>
        <w:t>two contrasting micro</w:t>
      </w:r>
      <w:r w:rsidR="005733A6">
        <w:rPr>
          <w:rFonts w:eastAsia="Times New Roman" w:cstheme="minorHAnsi"/>
          <w:color w:val="000000"/>
          <w:lang w:eastAsia="ca-ES"/>
        </w:rPr>
        <w:t xml:space="preserve">climatic conditions measured in </w:t>
      </w:r>
      <w:r w:rsidR="001B698E" w:rsidRPr="00B17E5D">
        <w:rPr>
          <w:rFonts w:eastAsia="Times New Roman" w:cstheme="minorHAnsi"/>
          <w:color w:val="000000"/>
          <w:lang w:eastAsia="ca-ES"/>
        </w:rPr>
        <w:t xml:space="preserve">alpine </w:t>
      </w:r>
      <w:r w:rsidR="00765B7E">
        <w:rPr>
          <w:rFonts w:eastAsia="Times New Roman" w:cstheme="minorHAnsi"/>
          <w:color w:val="000000"/>
          <w:lang w:eastAsia="ca-ES"/>
        </w:rPr>
        <w:t xml:space="preserve">grassland </w:t>
      </w:r>
      <w:r w:rsidR="001B698E" w:rsidRPr="00B17E5D">
        <w:rPr>
          <w:rFonts w:eastAsia="Times New Roman" w:cstheme="minorHAnsi"/>
          <w:color w:val="000000"/>
          <w:lang w:eastAsia="ca-ES"/>
        </w:rPr>
        <w:t xml:space="preserve">communities through a variety of </w:t>
      </w:r>
      <w:r w:rsidR="001B698E">
        <w:rPr>
          <w:rFonts w:eastAsia="Times New Roman" w:cstheme="minorHAnsi"/>
          <w:color w:val="000000"/>
          <w:lang w:eastAsia="ca-ES"/>
        </w:rPr>
        <w:t>germination</w:t>
      </w:r>
      <w:r w:rsidR="001B698E" w:rsidRPr="00B17E5D">
        <w:rPr>
          <w:rFonts w:eastAsia="Times New Roman" w:cstheme="minorHAnsi"/>
          <w:color w:val="000000"/>
          <w:lang w:eastAsia="ca-ES"/>
        </w:rPr>
        <w:t xml:space="preserve"> traits</w:t>
      </w:r>
      <w:r w:rsidR="001B698E">
        <w:rPr>
          <w:rFonts w:eastAsia="Times New Roman" w:cstheme="minorHAnsi"/>
          <w:color w:val="000000"/>
          <w:lang w:eastAsia="ca-ES"/>
        </w:rPr>
        <w:t>.</w:t>
      </w:r>
      <w:r w:rsidR="008C1908">
        <w:rPr>
          <w:rFonts w:eastAsia="Times New Roman" w:cstheme="minorHAnsi"/>
          <w:color w:val="000000"/>
          <w:lang w:eastAsia="ca-ES"/>
        </w:rPr>
        <w:t xml:space="preserve"> The study used highly precise and realistic temperature</w:t>
      </w:r>
      <w:r w:rsidR="00E84660">
        <w:rPr>
          <w:rFonts w:eastAsia="Times New Roman" w:cstheme="minorHAnsi"/>
          <w:color w:val="000000"/>
          <w:lang w:eastAsia="ca-ES"/>
        </w:rPr>
        <w:t xml:space="preserve"> regimes and </w:t>
      </w:r>
      <w:r w:rsidR="00B85E9C">
        <w:rPr>
          <w:rFonts w:eastAsia="Times New Roman" w:cstheme="minorHAnsi"/>
          <w:color w:val="000000"/>
          <w:lang w:eastAsia="ca-ES"/>
        </w:rPr>
        <w:t>focus</w:t>
      </w:r>
      <w:r w:rsidR="00791E89">
        <w:rPr>
          <w:rFonts w:eastAsia="Times New Roman" w:cstheme="minorHAnsi"/>
          <w:color w:val="000000"/>
          <w:lang w:eastAsia="ca-ES"/>
        </w:rPr>
        <w:t>ed</w:t>
      </w:r>
      <w:r w:rsidR="00B85E9C">
        <w:rPr>
          <w:rFonts w:eastAsia="Times New Roman" w:cstheme="minorHAnsi"/>
          <w:color w:val="000000"/>
          <w:lang w:eastAsia="ca-ES"/>
        </w:rPr>
        <w:t xml:space="preserve"> on </w:t>
      </w:r>
      <w:r w:rsidR="005E5ACA">
        <w:rPr>
          <w:rFonts w:eastAsia="Times New Roman" w:cstheme="minorHAnsi"/>
          <w:color w:val="000000"/>
          <w:lang w:eastAsia="ca-ES"/>
        </w:rPr>
        <w:t xml:space="preserve">an </w:t>
      </w:r>
      <w:r w:rsidR="008E0FB9">
        <w:rPr>
          <w:rFonts w:eastAsia="Times New Roman" w:cstheme="minorHAnsi"/>
          <w:color w:val="000000"/>
          <w:lang w:eastAsia="ca-ES"/>
        </w:rPr>
        <w:t xml:space="preserve">arrange of germination traits to answer specific questions at community level. </w:t>
      </w:r>
    </w:p>
    <w:p w14:paraId="1F04903E" w14:textId="38A5B13E" w:rsidR="00CB6BFA" w:rsidRPr="00B17E5D" w:rsidRDefault="00CB6BFA" w:rsidP="00CB6BFA">
      <w:pPr>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For the study purpose we de</w:t>
      </w:r>
      <w:r w:rsidR="00DA4E34">
        <w:rPr>
          <w:rFonts w:eastAsia="Times New Roman" w:cstheme="minorHAnsi"/>
          <w:color w:val="000000"/>
          <w:lang w:eastAsia="ca-ES"/>
        </w:rPr>
        <w:t>scribed</w:t>
      </w:r>
      <w:r>
        <w:rPr>
          <w:rFonts w:eastAsia="Times New Roman" w:cstheme="minorHAnsi"/>
          <w:color w:val="000000"/>
          <w:lang w:eastAsia="ca-ES"/>
        </w:rPr>
        <w:t xml:space="preserve"> two contrasting microclimatic conditions: Micro- valleys (referred to as “</w:t>
      </w:r>
      <w:proofErr w:type="spellStart"/>
      <w:r>
        <w:rPr>
          <w:rFonts w:eastAsia="Times New Roman" w:cstheme="minorHAnsi"/>
          <w:color w:val="000000"/>
          <w:lang w:eastAsia="ca-ES"/>
        </w:rPr>
        <w:t>snowbeds</w:t>
      </w:r>
      <w:proofErr w:type="spellEnd"/>
      <w:r>
        <w:rPr>
          <w:rFonts w:eastAsia="Times New Roman" w:cstheme="minorHAnsi"/>
          <w:color w:val="000000"/>
          <w:lang w:eastAsia="ca-ES"/>
        </w:rPr>
        <w:t xml:space="preserve">”) aka areas with dense plant cover, long snow cover and high moisture; and micro-edges (referred to as “fellfields”) aka more open and exposed areas subjected to freeze and thaw cycles without snow protections on winter and dry periods in summer. </w:t>
      </w:r>
      <w:r w:rsidR="00AE03B4">
        <w:rPr>
          <w:rFonts w:eastAsia="Times New Roman" w:cstheme="minorHAnsi"/>
          <w:color w:val="000000"/>
          <w:lang w:eastAsia="ca-ES"/>
        </w:rPr>
        <w:t xml:space="preserve"> </w:t>
      </w:r>
    </w:p>
    <w:p w14:paraId="67BF56A3" w14:textId="6540B986" w:rsidR="00B17E5D" w:rsidRPr="00B17E5D" w:rsidRDefault="00FF709C" w:rsidP="00C52260">
      <w:pPr>
        <w:pStyle w:val="Ttulo3"/>
        <w:rPr>
          <w:rFonts w:eastAsia="Times New Roman"/>
          <w:lang w:eastAsia="ca-ES"/>
        </w:rPr>
      </w:pPr>
      <w:r>
        <w:rPr>
          <w:rFonts w:eastAsia="Times New Roman"/>
          <w:lang w:eastAsia="ca-ES"/>
        </w:rPr>
        <w:t>Questions and hypothesis</w:t>
      </w:r>
    </w:p>
    <w:p w14:paraId="6D5621E2" w14:textId="58C10FDA" w:rsidR="0004271E" w:rsidRPr="00B17E5D" w:rsidRDefault="0004271E" w:rsidP="0004271E">
      <w:pPr>
        <w:spacing w:after="0" w:line="360" w:lineRule="auto"/>
        <w:jc w:val="both"/>
        <w:textAlignment w:val="baseline"/>
        <w:rPr>
          <w:rFonts w:eastAsia="Times New Roman" w:cstheme="minorHAnsi"/>
          <w:color w:val="000000"/>
          <w:lang w:eastAsia="ca-ES"/>
        </w:rPr>
      </w:pPr>
      <w:r w:rsidRPr="00B17E5D">
        <w:rPr>
          <w:rFonts w:eastAsia="Times New Roman" w:cstheme="minorHAnsi"/>
          <w:color w:val="000000"/>
          <w:lang w:eastAsia="ca-ES"/>
        </w:rPr>
        <w:t xml:space="preserve">The specific </w:t>
      </w:r>
      <w:r w:rsidR="009B5044" w:rsidRPr="00B17E5D">
        <w:rPr>
          <w:rFonts w:eastAsia="Times New Roman" w:cstheme="minorHAnsi"/>
          <w:color w:val="000000"/>
          <w:lang w:eastAsia="ca-ES"/>
        </w:rPr>
        <w:t>questions</w:t>
      </w:r>
      <w:r w:rsidR="009B5044">
        <w:rPr>
          <w:rFonts w:eastAsia="Times New Roman" w:cstheme="minorHAnsi"/>
          <w:color w:val="000000"/>
          <w:lang w:eastAsia="ca-ES"/>
        </w:rPr>
        <w:t xml:space="preserve"> </w:t>
      </w:r>
      <w:r w:rsidR="00DA4E34">
        <w:rPr>
          <w:rFonts w:eastAsia="Times New Roman" w:cstheme="minorHAnsi"/>
          <w:color w:val="000000"/>
          <w:lang w:eastAsia="ca-ES"/>
        </w:rPr>
        <w:t xml:space="preserve">we want to investigate </w:t>
      </w:r>
      <w:r w:rsidR="004B105B">
        <w:rPr>
          <w:rFonts w:eastAsia="Times New Roman" w:cstheme="minorHAnsi"/>
          <w:color w:val="000000"/>
          <w:lang w:eastAsia="ca-ES"/>
        </w:rPr>
        <w:t>are</w:t>
      </w:r>
      <w:r w:rsidRPr="00B17E5D">
        <w:rPr>
          <w:rFonts w:eastAsia="Times New Roman" w:cstheme="minorHAnsi"/>
          <w:color w:val="000000"/>
          <w:lang w:eastAsia="ca-ES"/>
        </w:rPr>
        <w:t xml:space="preserve"> </w:t>
      </w:r>
      <w:r w:rsidR="004B105B">
        <w:rPr>
          <w:rFonts w:eastAsia="Times New Roman" w:cstheme="minorHAnsi"/>
          <w:color w:val="000000"/>
          <w:lang w:eastAsia="ca-ES"/>
        </w:rPr>
        <w:t xml:space="preserve">(1) </w:t>
      </w:r>
      <w:r w:rsidRPr="00B17E5D">
        <w:rPr>
          <w:rFonts w:eastAsia="Times New Roman" w:cstheme="minorHAnsi"/>
          <w:color w:val="000000"/>
          <w:lang w:eastAsia="ca-ES"/>
        </w:rPr>
        <w:t>will microclimatic conditions modify the germination timing of alpine grassland species?</w:t>
      </w:r>
      <w:r>
        <w:rPr>
          <w:rFonts w:eastAsia="Times New Roman" w:cstheme="minorHAnsi"/>
          <w:color w:val="000000"/>
          <w:lang w:eastAsia="ca-ES"/>
        </w:rPr>
        <w:t xml:space="preserve"> And (2)</w:t>
      </w:r>
      <w:r w:rsidRPr="00B17E5D">
        <w:rPr>
          <w:rFonts w:eastAsia="Times New Roman" w:cstheme="minorHAnsi"/>
          <w:color w:val="000000"/>
          <w:lang w:eastAsia="ca-ES"/>
        </w:rPr>
        <w:t xml:space="preserve"> Will alpine species from different </w:t>
      </w:r>
      <w:r>
        <w:rPr>
          <w:rFonts w:eastAsia="Times New Roman" w:cstheme="minorHAnsi"/>
          <w:color w:val="000000"/>
          <w:lang w:eastAsia="ca-ES"/>
        </w:rPr>
        <w:t>macroclimate</w:t>
      </w:r>
      <w:r w:rsidRPr="00B17E5D">
        <w:rPr>
          <w:rFonts w:eastAsia="Times New Roman" w:cstheme="minorHAnsi"/>
          <w:color w:val="000000"/>
          <w:lang w:eastAsia="ca-ES"/>
        </w:rPr>
        <w:t xml:space="preserve"> show different patterns of germination</w:t>
      </w:r>
      <w:r>
        <w:rPr>
          <w:rFonts w:eastAsia="Times New Roman" w:cstheme="minorHAnsi"/>
          <w:color w:val="000000"/>
          <w:lang w:eastAsia="ca-ES"/>
        </w:rPr>
        <w:t xml:space="preserve"> </w:t>
      </w:r>
      <w:r w:rsidR="0032708A">
        <w:rPr>
          <w:rFonts w:eastAsia="Times New Roman" w:cstheme="minorHAnsi"/>
          <w:color w:val="000000"/>
          <w:lang w:eastAsia="ca-ES"/>
        </w:rPr>
        <w:t>timing</w:t>
      </w:r>
      <w:r w:rsidRPr="00B17E5D">
        <w:rPr>
          <w:rFonts w:eastAsia="Times New Roman" w:cstheme="minorHAnsi"/>
          <w:color w:val="000000"/>
          <w:lang w:eastAsia="ca-ES"/>
        </w:rPr>
        <w:t xml:space="preserve">? </w:t>
      </w:r>
    </w:p>
    <w:p w14:paraId="111FAD84" w14:textId="260CC6D9" w:rsidR="00A6135E" w:rsidRDefault="004B105B" w:rsidP="004430C8">
      <w:pPr>
        <w:spacing w:before="120" w:after="120" w:line="360" w:lineRule="auto"/>
        <w:jc w:val="both"/>
        <w:rPr>
          <w:rFonts w:eastAsia="Arial" w:cstheme="minorHAnsi"/>
        </w:rPr>
      </w:pPr>
      <w:r>
        <w:rPr>
          <w:rFonts w:eastAsia="Arial" w:cstheme="minorHAnsi"/>
        </w:rPr>
        <w:t>For the first question w</w:t>
      </w:r>
      <w:r w:rsidR="00B17E5D" w:rsidRPr="00EF521D">
        <w:rPr>
          <w:rFonts w:eastAsia="Arial" w:cstheme="minorHAnsi"/>
        </w:rPr>
        <w:t>e hypothesise</w:t>
      </w:r>
      <w:r>
        <w:rPr>
          <w:rFonts w:eastAsia="Arial" w:cstheme="minorHAnsi"/>
        </w:rPr>
        <w:t>d</w:t>
      </w:r>
      <w:r w:rsidR="00B17E5D" w:rsidRPr="00EF521D">
        <w:rPr>
          <w:rFonts w:eastAsia="Arial" w:cstheme="minorHAnsi"/>
        </w:rPr>
        <w:t xml:space="preserve"> that </w:t>
      </w:r>
      <w:r w:rsidR="00145DAA" w:rsidRPr="00EF521D">
        <w:rPr>
          <w:rFonts w:eastAsia="Arial" w:cstheme="minorHAnsi"/>
        </w:rPr>
        <w:t xml:space="preserve">microclimatic conditions </w:t>
      </w:r>
      <w:proofErr w:type="gramStart"/>
      <w:r w:rsidR="00B17E5D" w:rsidRPr="00EF521D">
        <w:rPr>
          <w:rFonts w:eastAsia="Arial" w:cstheme="minorHAnsi"/>
        </w:rPr>
        <w:t>will</w:t>
      </w:r>
      <w:proofErr w:type="gramEnd"/>
      <w:r w:rsidR="00B17E5D" w:rsidRPr="00EF521D">
        <w:rPr>
          <w:rFonts w:eastAsia="Arial" w:cstheme="minorHAnsi"/>
        </w:rPr>
        <w:t xml:space="preserve"> drive differences in the germination traits of species and communitie</w:t>
      </w:r>
      <w:r w:rsidR="00B17E5D" w:rsidRPr="00CF04D6">
        <w:rPr>
          <w:rFonts w:eastAsia="Arial" w:cstheme="minorHAnsi"/>
        </w:rPr>
        <w:t>s</w:t>
      </w:r>
      <w:r w:rsidR="00CF04D6" w:rsidRPr="00CF04D6">
        <w:rPr>
          <w:rFonts w:eastAsia="Arial" w:cstheme="minorHAnsi"/>
        </w:rPr>
        <w:t>.</w:t>
      </w:r>
      <w:r w:rsidR="00567B37">
        <w:rPr>
          <w:rFonts w:eastAsia="Arial" w:cstheme="minorHAnsi"/>
        </w:rPr>
        <w:t xml:space="preserve"> </w:t>
      </w:r>
      <w:r w:rsidR="00B17E5D" w:rsidRPr="00B17E5D">
        <w:rPr>
          <w:rFonts w:eastAsia="Times New Roman" w:cstheme="minorHAnsi"/>
          <w:color w:val="000000"/>
          <w:lang w:eastAsia="ca-ES"/>
        </w:rPr>
        <w:t xml:space="preserve">In Fellfield </w:t>
      </w:r>
      <w:r w:rsidR="00092A0A">
        <w:rPr>
          <w:rFonts w:eastAsia="Times New Roman" w:cstheme="minorHAnsi"/>
          <w:color w:val="000000"/>
          <w:lang w:eastAsia="ca-ES"/>
        </w:rPr>
        <w:t>conditions</w:t>
      </w:r>
      <w:r w:rsidR="00B17E5D" w:rsidRPr="00B17E5D">
        <w:rPr>
          <w:rFonts w:eastAsia="Times New Roman" w:cstheme="minorHAnsi"/>
          <w:color w:val="000000"/>
          <w:lang w:eastAsia="ca-ES"/>
        </w:rPr>
        <w:t xml:space="preserve"> we have higher temperatures, longer growing season and shorter </w:t>
      </w:r>
      <w:r w:rsidR="00466E3E">
        <w:rPr>
          <w:rFonts w:eastAsia="Times New Roman" w:cstheme="minorHAnsi"/>
          <w:color w:val="000000"/>
          <w:lang w:eastAsia="ca-ES"/>
        </w:rPr>
        <w:t>cold</w:t>
      </w:r>
      <w:r w:rsidR="00B17E5D" w:rsidRPr="00B17E5D">
        <w:rPr>
          <w:rFonts w:eastAsia="Times New Roman" w:cstheme="minorHAnsi"/>
          <w:color w:val="000000"/>
          <w:lang w:eastAsia="ca-ES"/>
        </w:rPr>
        <w:t xml:space="preserve"> period with below 0 temperatures. Thus, we expect to see faster germination rates</w:t>
      </w:r>
      <w:r w:rsidR="004430C8">
        <w:rPr>
          <w:rFonts w:eastAsia="Times New Roman" w:cstheme="minorHAnsi"/>
          <w:color w:val="000000"/>
          <w:lang w:eastAsia="ca-ES"/>
        </w:rPr>
        <w:t xml:space="preserve">, </w:t>
      </w:r>
      <w:r w:rsidR="00B17E5D" w:rsidRPr="00B17E5D">
        <w:rPr>
          <w:rFonts w:eastAsia="Times New Roman" w:cstheme="minorHAnsi"/>
          <w:color w:val="000000"/>
          <w:lang w:eastAsia="ca-ES"/>
        </w:rPr>
        <w:t xml:space="preserve">higher </w:t>
      </w:r>
      <w:r w:rsidR="00092A0A">
        <w:rPr>
          <w:rFonts w:eastAsia="Times New Roman" w:cstheme="minorHAnsi"/>
          <w:color w:val="000000"/>
          <w:lang w:eastAsia="ca-ES"/>
        </w:rPr>
        <w:t xml:space="preserve">total </w:t>
      </w:r>
      <w:r w:rsidR="00B17E5D" w:rsidRPr="00B17E5D">
        <w:rPr>
          <w:rFonts w:eastAsia="Times New Roman" w:cstheme="minorHAnsi"/>
          <w:color w:val="000000"/>
          <w:lang w:eastAsia="ca-ES"/>
        </w:rPr>
        <w:t xml:space="preserve">germination but lower or no germination </w:t>
      </w:r>
      <w:r w:rsidR="00364769">
        <w:rPr>
          <w:rFonts w:eastAsia="Times New Roman" w:cstheme="minorHAnsi"/>
          <w:color w:val="000000"/>
          <w:lang w:eastAsia="ca-ES"/>
        </w:rPr>
        <w:t>in</w:t>
      </w:r>
      <w:r w:rsidR="00B17E5D" w:rsidRPr="00B17E5D">
        <w:rPr>
          <w:rFonts w:eastAsia="Times New Roman" w:cstheme="minorHAnsi"/>
          <w:color w:val="000000"/>
          <w:lang w:eastAsia="ca-ES"/>
        </w:rPr>
        <w:t xml:space="preserve"> </w:t>
      </w:r>
      <w:r w:rsidR="00364769" w:rsidRPr="00F561E7">
        <w:rPr>
          <w:rFonts w:eastAsia="Times New Roman" w:cstheme="minorHAnsi"/>
          <w:color w:val="000000"/>
          <w:highlight w:val="yellow"/>
          <w:lang w:eastAsia="ca-ES"/>
        </w:rPr>
        <w:t>cold</w:t>
      </w:r>
      <w:r w:rsidR="00B17E5D" w:rsidRPr="00F561E7">
        <w:rPr>
          <w:rFonts w:eastAsia="Times New Roman" w:cstheme="minorHAnsi"/>
          <w:color w:val="000000"/>
          <w:highlight w:val="yellow"/>
          <w:lang w:eastAsia="ca-ES"/>
        </w:rPr>
        <w:t xml:space="preserve"> conditions</w:t>
      </w:r>
      <w:r w:rsidR="00B17E5D" w:rsidRPr="00B17E5D">
        <w:rPr>
          <w:rFonts w:eastAsia="Times New Roman" w:cstheme="minorHAnsi"/>
          <w:color w:val="000000"/>
          <w:lang w:eastAsia="ca-ES"/>
        </w:rPr>
        <w:t xml:space="preserve"> (see table 1 for details).</w:t>
      </w:r>
      <w:r w:rsidR="004430C8">
        <w:rPr>
          <w:rFonts w:eastAsia="Arial" w:cstheme="minorHAnsi"/>
        </w:rPr>
        <w:t xml:space="preserve"> </w:t>
      </w:r>
      <w:r w:rsidR="00B17E5D" w:rsidRPr="00B17E5D">
        <w:rPr>
          <w:rFonts w:eastAsia="Times New Roman" w:cstheme="minorHAnsi"/>
          <w:color w:val="000000"/>
          <w:lang w:eastAsia="ca-ES"/>
        </w:rPr>
        <w:t xml:space="preserve">In Snowbed </w:t>
      </w:r>
      <w:r w:rsidR="00466E3E">
        <w:rPr>
          <w:rFonts w:eastAsia="Times New Roman" w:cstheme="minorHAnsi"/>
          <w:color w:val="000000"/>
          <w:lang w:eastAsia="ca-ES"/>
        </w:rPr>
        <w:t>conditions</w:t>
      </w:r>
      <w:r w:rsidR="00B17E5D" w:rsidRPr="00B17E5D">
        <w:rPr>
          <w:rFonts w:eastAsia="Times New Roman" w:cstheme="minorHAnsi"/>
          <w:color w:val="000000"/>
          <w:lang w:eastAsia="ca-ES"/>
        </w:rPr>
        <w:t xml:space="preserve">, with lower temperatures, shorter growing </w:t>
      </w:r>
      <w:proofErr w:type="gramStart"/>
      <w:r w:rsidR="00B17E5D" w:rsidRPr="00B17E5D">
        <w:rPr>
          <w:rFonts w:eastAsia="Times New Roman" w:cstheme="minorHAnsi"/>
          <w:color w:val="000000"/>
          <w:lang w:eastAsia="ca-ES"/>
        </w:rPr>
        <w:t>season</w:t>
      </w:r>
      <w:proofErr w:type="gramEnd"/>
      <w:r w:rsidR="00B17E5D" w:rsidRPr="00B17E5D">
        <w:rPr>
          <w:rFonts w:eastAsia="Times New Roman" w:cstheme="minorHAnsi"/>
          <w:color w:val="000000"/>
          <w:lang w:eastAsia="ca-ES"/>
        </w:rPr>
        <w:t xml:space="preserve"> and longer </w:t>
      </w:r>
      <w:r w:rsidR="00466E3E">
        <w:rPr>
          <w:rFonts w:eastAsia="Times New Roman" w:cstheme="minorHAnsi"/>
          <w:color w:val="000000"/>
          <w:lang w:eastAsia="ca-ES"/>
        </w:rPr>
        <w:t>cold</w:t>
      </w:r>
      <w:r w:rsidR="00B17E5D" w:rsidRPr="00B17E5D">
        <w:rPr>
          <w:rFonts w:eastAsia="Times New Roman" w:cstheme="minorHAnsi"/>
          <w:color w:val="000000"/>
          <w:lang w:eastAsia="ca-ES"/>
        </w:rPr>
        <w:t xml:space="preserve"> period with </w:t>
      </w:r>
      <w:r w:rsidR="00622827">
        <w:rPr>
          <w:rFonts w:eastAsia="Times New Roman" w:cstheme="minorHAnsi"/>
          <w:color w:val="000000"/>
          <w:lang w:eastAsia="ca-ES"/>
        </w:rPr>
        <w:t>“snow</w:t>
      </w:r>
      <w:r w:rsidR="00466E3E">
        <w:rPr>
          <w:rFonts w:eastAsia="Times New Roman" w:cstheme="minorHAnsi"/>
          <w:color w:val="000000"/>
          <w:lang w:eastAsia="ca-ES"/>
        </w:rPr>
        <w:t>-like</w:t>
      </w:r>
      <w:r w:rsidR="00622827">
        <w:rPr>
          <w:rFonts w:eastAsia="Times New Roman" w:cstheme="minorHAnsi"/>
          <w:color w:val="000000"/>
          <w:lang w:eastAsia="ca-ES"/>
        </w:rPr>
        <w:t>” conditions</w:t>
      </w:r>
      <w:r w:rsidR="00B17E5D" w:rsidRPr="00B17E5D">
        <w:rPr>
          <w:rFonts w:eastAsia="Times New Roman" w:cstheme="minorHAnsi"/>
          <w:color w:val="000000"/>
          <w:lang w:eastAsia="ca-ES"/>
        </w:rPr>
        <w:t xml:space="preserve">. </w:t>
      </w:r>
      <w:r w:rsidR="00622827">
        <w:rPr>
          <w:rFonts w:eastAsia="Times New Roman" w:cstheme="minorHAnsi"/>
          <w:color w:val="000000"/>
          <w:lang w:eastAsia="ca-ES"/>
        </w:rPr>
        <w:t>We</w:t>
      </w:r>
      <w:r w:rsidR="00B17E5D" w:rsidRPr="00B17E5D">
        <w:rPr>
          <w:rFonts w:eastAsia="Times New Roman" w:cstheme="minorHAnsi"/>
          <w:color w:val="000000"/>
          <w:lang w:eastAsia="ca-ES"/>
        </w:rPr>
        <w:t xml:space="preserve"> expect to see slower germination rates</w:t>
      </w:r>
      <w:r w:rsidR="00622827">
        <w:rPr>
          <w:rFonts w:eastAsia="Times New Roman" w:cstheme="minorHAnsi"/>
          <w:color w:val="000000"/>
          <w:lang w:eastAsia="ca-ES"/>
        </w:rPr>
        <w:t>,</w:t>
      </w:r>
      <w:r w:rsidR="00B17E5D" w:rsidRPr="00B17E5D">
        <w:rPr>
          <w:rFonts w:eastAsia="Times New Roman" w:cstheme="minorHAnsi"/>
          <w:color w:val="000000"/>
          <w:lang w:eastAsia="ca-ES"/>
        </w:rPr>
        <w:t xml:space="preserve"> higher germination </w:t>
      </w:r>
      <w:r w:rsidR="00622827">
        <w:rPr>
          <w:rFonts w:eastAsia="Times New Roman" w:cstheme="minorHAnsi"/>
          <w:color w:val="000000"/>
          <w:lang w:eastAsia="ca-ES"/>
        </w:rPr>
        <w:t>in late season and</w:t>
      </w:r>
      <w:r w:rsidR="00B17E5D" w:rsidRPr="00B17E5D">
        <w:rPr>
          <w:rFonts w:eastAsia="Times New Roman" w:cstheme="minorHAnsi"/>
          <w:color w:val="000000"/>
          <w:lang w:eastAsia="ca-ES"/>
        </w:rPr>
        <w:t xml:space="preserve"> </w:t>
      </w:r>
      <w:r w:rsidR="00F561E7">
        <w:rPr>
          <w:rFonts w:eastAsia="Times New Roman" w:cstheme="minorHAnsi"/>
          <w:color w:val="000000"/>
          <w:lang w:eastAsia="ca-ES"/>
        </w:rPr>
        <w:t xml:space="preserve">in </w:t>
      </w:r>
      <w:r w:rsidR="00B17E5D" w:rsidRPr="00B17E5D">
        <w:rPr>
          <w:rFonts w:eastAsia="Times New Roman" w:cstheme="minorHAnsi"/>
          <w:color w:val="000000"/>
          <w:lang w:eastAsia="ca-ES"/>
        </w:rPr>
        <w:t>under snow-like conditions (see table 1 for details).</w:t>
      </w:r>
    </w:p>
    <w:p w14:paraId="0F3FD4B8" w14:textId="499B9D3D" w:rsidR="00B17E5D" w:rsidRDefault="003F16F4" w:rsidP="00B17E5D">
      <w:pPr>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 xml:space="preserve">Considering the </w:t>
      </w:r>
      <w:r w:rsidR="00C66C93">
        <w:rPr>
          <w:rFonts w:eastAsia="Times New Roman" w:cstheme="minorHAnsi"/>
          <w:color w:val="000000"/>
          <w:lang w:eastAsia="ca-ES"/>
        </w:rPr>
        <w:t>second question, w</w:t>
      </w:r>
      <w:r w:rsidR="006D7E97">
        <w:rPr>
          <w:rFonts w:eastAsia="Times New Roman" w:cstheme="minorHAnsi"/>
          <w:color w:val="000000"/>
          <w:lang w:eastAsia="ca-ES"/>
        </w:rPr>
        <w:t xml:space="preserve">e are interested in </w:t>
      </w:r>
      <w:r w:rsidR="00D863E3">
        <w:rPr>
          <w:rFonts w:eastAsia="Times New Roman" w:cstheme="minorHAnsi"/>
          <w:color w:val="000000"/>
          <w:lang w:eastAsia="ca-ES"/>
        </w:rPr>
        <w:t xml:space="preserve">the </w:t>
      </w:r>
      <w:r w:rsidR="006D7E97">
        <w:rPr>
          <w:rFonts w:eastAsia="Times New Roman" w:cstheme="minorHAnsi"/>
          <w:color w:val="000000"/>
          <w:lang w:eastAsia="ca-ES"/>
        </w:rPr>
        <w:t xml:space="preserve">different germination syndromes </w:t>
      </w:r>
      <w:r w:rsidR="008429D7">
        <w:rPr>
          <w:rFonts w:eastAsia="Times New Roman" w:cstheme="minorHAnsi"/>
          <w:color w:val="000000"/>
          <w:lang w:eastAsia="ca-ES"/>
        </w:rPr>
        <w:t xml:space="preserve">and patterns </w:t>
      </w:r>
      <w:r w:rsidR="006D7E97">
        <w:rPr>
          <w:rFonts w:eastAsia="Times New Roman" w:cstheme="minorHAnsi"/>
          <w:color w:val="000000"/>
          <w:lang w:eastAsia="ca-ES"/>
        </w:rPr>
        <w:t>observed</w:t>
      </w:r>
      <w:r w:rsidR="00D863E3">
        <w:rPr>
          <w:rFonts w:eastAsia="Times New Roman" w:cstheme="minorHAnsi"/>
          <w:color w:val="000000"/>
          <w:lang w:eastAsia="ca-ES"/>
        </w:rPr>
        <w:t xml:space="preserve"> in our two communities: (1) i</w:t>
      </w:r>
      <w:r w:rsidR="00B17E5D" w:rsidRPr="00B17E5D">
        <w:rPr>
          <w:rFonts w:eastAsia="Times New Roman" w:cstheme="minorHAnsi"/>
          <w:color w:val="000000"/>
          <w:lang w:eastAsia="ca-ES"/>
        </w:rPr>
        <w:t xml:space="preserve">n the </w:t>
      </w:r>
      <w:r w:rsidR="008429D7">
        <w:rPr>
          <w:rFonts w:eastAsia="Times New Roman" w:cstheme="minorHAnsi"/>
          <w:color w:val="000000"/>
          <w:lang w:eastAsia="ca-ES"/>
        </w:rPr>
        <w:t>Mediterranean</w:t>
      </w:r>
      <w:r w:rsidR="00B17E5D" w:rsidRPr="00B17E5D">
        <w:rPr>
          <w:rFonts w:eastAsia="Times New Roman" w:cstheme="minorHAnsi"/>
          <w:color w:val="000000"/>
          <w:lang w:eastAsia="ca-ES"/>
        </w:rPr>
        <w:t xml:space="preserve"> community we expect to find more species able to germinate fast</w:t>
      </w:r>
      <w:r w:rsidR="008429D7">
        <w:rPr>
          <w:rFonts w:eastAsia="Times New Roman" w:cstheme="minorHAnsi"/>
          <w:color w:val="000000"/>
          <w:lang w:eastAsia="ca-ES"/>
        </w:rPr>
        <w:t xml:space="preserve"> </w:t>
      </w:r>
      <w:r w:rsidR="00B17E5D" w:rsidRPr="00B17E5D">
        <w:rPr>
          <w:rFonts w:eastAsia="Times New Roman" w:cstheme="minorHAnsi"/>
          <w:color w:val="000000"/>
          <w:lang w:eastAsia="ca-ES"/>
        </w:rPr>
        <w:t xml:space="preserve">with water available </w:t>
      </w:r>
      <w:r w:rsidR="008429D7">
        <w:rPr>
          <w:rFonts w:eastAsia="Times New Roman" w:cstheme="minorHAnsi"/>
          <w:color w:val="000000"/>
          <w:lang w:eastAsia="ca-ES"/>
        </w:rPr>
        <w:t>and with</w:t>
      </w:r>
      <w:r w:rsidR="008429D7" w:rsidRPr="00B17E5D">
        <w:rPr>
          <w:rFonts w:eastAsia="Times New Roman" w:cstheme="minorHAnsi"/>
          <w:color w:val="000000"/>
          <w:lang w:eastAsia="ca-ES"/>
        </w:rPr>
        <w:t xml:space="preserve"> lower temperatures</w:t>
      </w:r>
      <w:r w:rsidR="008429D7">
        <w:rPr>
          <w:rFonts w:eastAsia="Times New Roman" w:cstheme="minorHAnsi"/>
          <w:color w:val="000000"/>
          <w:lang w:eastAsia="ca-ES"/>
        </w:rPr>
        <w:t xml:space="preserve"> </w:t>
      </w:r>
      <w:r w:rsidR="008429D7" w:rsidRPr="00B17E5D">
        <w:rPr>
          <w:rFonts w:eastAsia="Times New Roman" w:cstheme="minorHAnsi"/>
          <w:color w:val="000000"/>
          <w:lang w:eastAsia="ca-ES"/>
        </w:rPr>
        <w:t xml:space="preserve"> </w:t>
      </w:r>
      <w:r w:rsidR="00B17E5D" w:rsidRPr="00B17E5D">
        <w:rPr>
          <w:rFonts w:eastAsia="Times New Roman" w:cstheme="minorHAnsi"/>
          <w:color w:val="000000"/>
          <w:lang w:eastAsia="ca-ES"/>
        </w:rPr>
        <w:t>(</w:t>
      </w:r>
      <w:r w:rsidR="008429D7">
        <w:rPr>
          <w:rFonts w:eastAsia="Times New Roman" w:cstheme="minorHAnsi"/>
          <w:color w:val="000000"/>
          <w:highlight w:val="yellow"/>
          <w:lang w:eastAsia="ca-ES"/>
        </w:rPr>
        <w:t>Mediterranean</w:t>
      </w:r>
      <w:r w:rsidR="00B17E5D" w:rsidRPr="00B17E5D">
        <w:rPr>
          <w:rFonts w:eastAsia="Times New Roman" w:cstheme="minorHAnsi"/>
          <w:color w:val="000000"/>
          <w:highlight w:val="yellow"/>
          <w:lang w:eastAsia="ca-ES"/>
        </w:rPr>
        <w:t xml:space="preserve"> germination syndrome, Giménez Benavides 2005, 2018)</w:t>
      </w:r>
      <w:r w:rsidR="0004271E">
        <w:rPr>
          <w:rFonts w:eastAsia="Times New Roman" w:cstheme="minorHAnsi"/>
          <w:color w:val="000000"/>
          <w:lang w:eastAsia="ca-ES"/>
        </w:rPr>
        <w:t>;</w:t>
      </w:r>
      <w:r w:rsidR="00B17E5D" w:rsidRPr="00B17E5D">
        <w:rPr>
          <w:rFonts w:eastAsia="Times New Roman" w:cstheme="minorHAnsi"/>
          <w:color w:val="000000"/>
          <w:lang w:eastAsia="ca-ES"/>
        </w:rPr>
        <w:t xml:space="preserve"> </w:t>
      </w:r>
      <w:r w:rsidR="007934A7">
        <w:rPr>
          <w:rFonts w:eastAsia="Times New Roman" w:cstheme="minorHAnsi"/>
          <w:color w:val="000000"/>
          <w:lang w:eastAsia="ca-ES"/>
        </w:rPr>
        <w:t xml:space="preserve">(2) </w:t>
      </w:r>
      <w:r w:rsidR="008429D7">
        <w:rPr>
          <w:rFonts w:eastAsia="Times New Roman" w:cstheme="minorHAnsi"/>
          <w:color w:val="000000"/>
          <w:lang w:eastAsia="ca-ES"/>
        </w:rPr>
        <w:t>i</w:t>
      </w:r>
      <w:r w:rsidR="00B17E5D" w:rsidRPr="00B17E5D">
        <w:rPr>
          <w:rFonts w:eastAsia="Times New Roman" w:cstheme="minorHAnsi"/>
          <w:color w:val="000000"/>
          <w:lang w:eastAsia="ca-ES"/>
        </w:rPr>
        <w:t xml:space="preserve">n the Temperate </w:t>
      </w:r>
      <w:r w:rsidR="00B17E5D" w:rsidRPr="00B17E5D">
        <w:rPr>
          <w:rFonts w:eastAsia="Times New Roman" w:cstheme="minorHAnsi"/>
          <w:color w:val="000000"/>
          <w:lang w:eastAsia="ca-ES"/>
        </w:rPr>
        <w:lastRenderedPageBreak/>
        <w:t>community we expect to find more species germinating after cold stratification and warm cues (Alpine germination syndrome = physiological dormancy).</w:t>
      </w:r>
      <w:r w:rsidR="0004271E">
        <w:rPr>
          <w:rFonts w:eastAsia="Times New Roman" w:cstheme="minorHAnsi"/>
          <w:color w:val="000000"/>
          <w:lang w:eastAsia="ca-ES"/>
        </w:rPr>
        <w:t xml:space="preserve"> </w:t>
      </w:r>
      <w:r w:rsidR="00B17E5D" w:rsidRPr="00B17E5D">
        <w:rPr>
          <w:rFonts w:eastAsia="Times New Roman" w:cstheme="minorHAnsi"/>
          <w:color w:val="000000"/>
          <w:lang w:eastAsia="ca-ES"/>
        </w:rPr>
        <w:t xml:space="preserve"> </w:t>
      </w:r>
    </w:p>
    <w:p w14:paraId="78E70876" w14:textId="77777777" w:rsidR="00245D41" w:rsidRPr="00B17E5D" w:rsidRDefault="00245D41" w:rsidP="00B17E5D">
      <w:pPr>
        <w:spacing w:after="0" w:line="360" w:lineRule="auto"/>
        <w:jc w:val="both"/>
        <w:textAlignment w:val="baseline"/>
        <w:rPr>
          <w:rFonts w:eastAsia="Times New Roman" w:cstheme="minorHAnsi"/>
          <w:color w:val="000000"/>
          <w:lang w:eastAsia="ca-ES"/>
        </w:rPr>
      </w:pPr>
    </w:p>
    <w:p w14:paraId="16BA421C" w14:textId="0F230E9B" w:rsidR="00CD1A5A" w:rsidRPr="00CD1A5A" w:rsidRDefault="00A250BD" w:rsidP="00CD1A5A">
      <w:pPr>
        <w:pStyle w:val="Ttulo2"/>
        <w:rPr>
          <w:rFonts w:eastAsiaTheme="minorHAnsi"/>
          <w:color w:val="auto"/>
        </w:rPr>
      </w:pPr>
      <w:r w:rsidRPr="00B45EA5">
        <w:t>2. Methods</w:t>
      </w:r>
    </w:p>
    <w:p w14:paraId="3D1EC986" w14:textId="6EBD9415" w:rsidR="00A250BD" w:rsidRPr="00B45EA5" w:rsidRDefault="00A250BD" w:rsidP="00CD1A5A">
      <w:pPr>
        <w:pStyle w:val="Ttulo3"/>
      </w:pPr>
      <w:r w:rsidRPr="00B45EA5">
        <w:t xml:space="preserve">2.1 Study </w:t>
      </w:r>
      <w:r w:rsidR="00CE385E" w:rsidRPr="00B45EA5">
        <w:t>area</w:t>
      </w:r>
      <w:r w:rsidR="009C1902" w:rsidRPr="00B45EA5">
        <w:t xml:space="preserve"> and sampling</w:t>
      </w:r>
      <w:r w:rsidR="00F21FFE">
        <w:t xml:space="preserve"> design</w:t>
      </w:r>
    </w:p>
    <w:p w14:paraId="1E6DD1D4" w14:textId="1046E859" w:rsidR="00315A2C" w:rsidRPr="00B45EA5" w:rsidRDefault="00163C0D" w:rsidP="00D53DCE">
      <w:pPr>
        <w:spacing w:line="360" w:lineRule="auto"/>
        <w:jc w:val="both"/>
        <w:rPr>
          <w:rFonts w:cstheme="minorHAnsi"/>
        </w:rPr>
      </w:pPr>
      <w:r w:rsidRPr="00B45EA5">
        <w:rPr>
          <w:rFonts w:cstheme="minorHAnsi"/>
        </w:rPr>
        <w:t xml:space="preserve">Our study focuses on alpine grasslands </w:t>
      </w:r>
      <w:r w:rsidR="00627225">
        <w:rPr>
          <w:rFonts w:cstheme="minorHAnsi"/>
        </w:rPr>
        <w:t>between</w:t>
      </w:r>
      <w:r w:rsidR="00627225" w:rsidRPr="00B45EA5">
        <w:rPr>
          <w:rFonts w:cstheme="minorHAnsi"/>
        </w:rPr>
        <w:t xml:space="preserve"> </w:t>
      </w:r>
      <w:r w:rsidRPr="00B45EA5">
        <w:rPr>
          <w:rFonts w:cstheme="minorHAnsi"/>
        </w:rPr>
        <w:t>1900</w:t>
      </w:r>
      <w:r w:rsidR="00627225">
        <w:rPr>
          <w:rFonts w:cstheme="minorHAnsi"/>
        </w:rPr>
        <w:t xml:space="preserve"> and</w:t>
      </w:r>
      <w:r w:rsidRPr="00B45EA5">
        <w:rPr>
          <w:rFonts w:cstheme="minorHAnsi"/>
        </w:rPr>
        <w:t xml:space="preserve"> </w:t>
      </w:r>
      <w:r w:rsidR="00627225" w:rsidRPr="00B45EA5">
        <w:rPr>
          <w:rFonts w:cstheme="minorHAnsi"/>
        </w:rPr>
        <w:t xml:space="preserve">2500 </w:t>
      </w:r>
      <w:r w:rsidRPr="00B45EA5">
        <w:rPr>
          <w:rFonts w:cstheme="minorHAnsi"/>
        </w:rPr>
        <w:t xml:space="preserve">m </w:t>
      </w:r>
      <w:proofErr w:type="spellStart"/>
      <w:r w:rsidRPr="00B45EA5">
        <w:rPr>
          <w:rFonts w:cstheme="minorHAnsi"/>
        </w:rPr>
        <w:t>a.s.l</w:t>
      </w:r>
      <w:proofErr w:type="spellEnd"/>
      <w:r w:rsidRPr="00B45EA5">
        <w:rPr>
          <w:rFonts w:cstheme="minorHAnsi"/>
        </w:rPr>
        <w:t xml:space="preserve"> in the Cantabrian mountains, a</w:t>
      </w:r>
      <w:r w:rsidR="00831E8D" w:rsidRPr="00B45EA5">
        <w:rPr>
          <w:rFonts w:cstheme="minorHAnsi"/>
        </w:rPr>
        <w:t xml:space="preserve"> mountain range</w:t>
      </w:r>
      <w:r w:rsidR="00491042" w:rsidRPr="00B45EA5">
        <w:rPr>
          <w:rFonts w:cstheme="minorHAnsi"/>
        </w:rPr>
        <w:t xml:space="preserve"> </w:t>
      </w:r>
      <w:r w:rsidR="001300CA" w:rsidRPr="00B45EA5">
        <w:rPr>
          <w:rFonts w:cstheme="minorHAnsi"/>
        </w:rPr>
        <w:t>run</w:t>
      </w:r>
      <w:r w:rsidR="00831E8D" w:rsidRPr="00B45EA5">
        <w:rPr>
          <w:rFonts w:cstheme="minorHAnsi"/>
        </w:rPr>
        <w:t>ning</w:t>
      </w:r>
      <w:r w:rsidR="00491042" w:rsidRPr="00B45EA5">
        <w:rPr>
          <w:rFonts w:cstheme="minorHAnsi"/>
        </w:rPr>
        <w:t xml:space="preserve"> </w:t>
      </w:r>
      <w:r w:rsidR="00152AE0" w:rsidRPr="00B45EA5">
        <w:rPr>
          <w:rFonts w:cstheme="minorHAnsi"/>
        </w:rPr>
        <w:t>E-W</w:t>
      </w:r>
      <w:r w:rsidR="00C30B6E" w:rsidRPr="00B45EA5">
        <w:rPr>
          <w:rFonts w:cstheme="minorHAnsi"/>
        </w:rPr>
        <w:t xml:space="preserve"> </w:t>
      </w:r>
      <w:r w:rsidR="00627225">
        <w:rPr>
          <w:rFonts w:cstheme="minorHAnsi"/>
        </w:rPr>
        <w:t>in</w:t>
      </w:r>
      <w:r w:rsidR="00627225" w:rsidRPr="00B45EA5">
        <w:rPr>
          <w:rFonts w:cstheme="minorHAnsi"/>
        </w:rPr>
        <w:t xml:space="preserve"> </w:t>
      </w:r>
      <w:r w:rsidR="00C30B6E" w:rsidRPr="00B45EA5">
        <w:rPr>
          <w:rFonts w:cstheme="minorHAnsi"/>
        </w:rPr>
        <w:t>north</w:t>
      </w:r>
      <w:r w:rsidR="006D1A47">
        <w:rPr>
          <w:rFonts w:cstheme="minorHAnsi"/>
        </w:rPr>
        <w:t>ern</w:t>
      </w:r>
      <w:r w:rsidR="00C30B6E" w:rsidRPr="00B45EA5">
        <w:rPr>
          <w:rFonts w:cstheme="minorHAnsi"/>
        </w:rPr>
        <w:t xml:space="preserve"> Spain</w:t>
      </w:r>
      <w:r w:rsidR="00491042" w:rsidRPr="00B45EA5">
        <w:rPr>
          <w:rFonts w:cstheme="minorHAnsi"/>
        </w:rPr>
        <w:t>.</w:t>
      </w:r>
      <w:r w:rsidR="00F57052" w:rsidRPr="00B45EA5">
        <w:rPr>
          <w:rFonts w:cstheme="minorHAnsi"/>
        </w:rPr>
        <w:t xml:space="preserve"> </w:t>
      </w:r>
      <w:r w:rsidR="00B430ED" w:rsidRPr="00B45EA5">
        <w:rPr>
          <w:rFonts w:cstheme="minorHAnsi"/>
        </w:rPr>
        <w:t xml:space="preserve">The </w:t>
      </w:r>
      <w:r w:rsidR="00831E8D" w:rsidRPr="00B45EA5">
        <w:rPr>
          <w:rFonts w:cstheme="minorHAnsi"/>
        </w:rPr>
        <w:t>Cantabrian mountains are</w:t>
      </w:r>
      <w:r w:rsidR="00F57052" w:rsidRPr="00B45EA5">
        <w:rPr>
          <w:rFonts w:cstheme="minorHAnsi"/>
        </w:rPr>
        <w:t xml:space="preserve"> considered a transition</w:t>
      </w:r>
      <w:r w:rsidR="00C5491C" w:rsidRPr="00B45EA5">
        <w:rPr>
          <w:rFonts w:cstheme="minorHAnsi"/>
        </w:rPr>
        <w:t>al</w:t>
      </w:r>
      <w:r w:rsidR="00F57052" w:rsidRPr="00B45EA5">
        <w:rPr>
          <w:rFonts w:cstheme="minorHAnsi"/>
        </w:rPr>
        <w:t xml:space="preserve"> biogeographical </w:t>
      </w:r>
      <w:r w:rsidR="00831E8D" w:rsidRPr="00B45EA5">
        <w:rPr>
          <w:rFonts w:cstheme="minorHAnsi"/>
        </w:rPr>
        <w:t xml:space="preserve">hub </w:t>
      </w:r>
      <w:r w:rsidR="00F53E5C" w:rsidRPr="00B45EA5">
        <w:rPr>
          <w:rFonts w:cstheme="minorHAnsi"/>
        </w:rPr>
        <w:t xml:space="preserve">between Eurosiberian and </w:t>
      </w:r>
      <w:r w:rsidR="008429D7">
        <w:rPr>
          <w:rFonts w:cstheme="minorHAnsi"/>
        </w:rPr>
        <w:t>Mediterranean</w:t>
      </w:r>
      <w:r w:rsidR="00E96AC4" w:rsidRPr="00B45EA5">
        <w:rPr>
          <w:rFonts w:cstheme="minorHAnsi"/>
        </w:rPr>
        <w:t xml:space="preserve"> region</w:t>
      </w:r>
      <w:r w:rsidR="00B86995">
        <w:rPr>
          <w:rFonts w:cstheme="minorHAnsi"/>
        </w:rPr>
        <w:t xml:space="preserve">s </w:t>
      </w:r>
      <w:r w:rsidR="00B86995">
        <w:rPr>
          <w:rFonts w:cstheme="minorHAnsi"/>
        </w:rPr>
        <w:fldChar w:fldCharType="begin" w:fldLock="1"/>
      </w:r>
      <w:r w:rsidR="00AB66EB">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B86995">
        <w:rPr>
          <w:rFonts w:cstheme="minorHAnsi"/>
        </w:rPr>
        <w:fldChar w:fldCharType="separate"/>
      </w:r>
      <w:r w:rsidR="00B86995" w:rsidRPr="00B86995">
        <w:rPr>
          <w:rFonts w:cstheme="minorHAnsi"/>
          <w:noProof/>
        </w:rPr>
        <w:t>(Jiménez-Alfaro et al., 2021)</w:t>
      </w:r>
      <w:r w:rsidR="00B86995">
        <w:rPr>
          <w:rFonts w:cstheme="minorHAnsi"/>
        </w:rPr>
        <w:fldChar w:fldCharType="end"/>
      </w:r>
      <w:r w:rsidR="00E96AC4" w:rsidRPr="00B45EA5">
        <w:rPr>
          <w:rFonts w:cstheme="minorHAnsi"/>
        </w:rPr>
        <w:t xml:space="preserve">, </w:t>
      </w:r>
      <w:r w:rsidR="00E32266" w:rsidRPr="00B45EA5">
        <w:rPr>
          <w:rFonts w:cstheme="minorHAnsi"/>
        </w:rPr>
        <w:t xml:space="preserve">influenced by </w:t>
      </w:r>
      <w:r w:rsidR="008429D7">
        <w:rPr>
          <w:rFonts w:cstheme="minorHAnsi"/>
        </w:rPr>
        <w:t>mediterranean</w:t>
      </w:r>
      <w:r w:rsidR="00C5491C" w:rsidRPr="00B45EA5">
        <w:rPr>
          <w:rFonts w:cstheme="minorHAnsi"/>
        </w:rPr>
        <w:t>/continental</w:t>
      </w:r>
      <w:r w:rsidR="00E32266" w:rsidRPr="00B45EA5">
        <w:rPr>
          <w:rFonts w:cstheme="minorHAnsi"/>
        </w:rPr>
        <w:t xml:space="preserve"> climate in southern slopes and </w:t>
      </w:r>
      <w:r w:rsidR="006D1A47">
        <w:rPr>
          <w:rFonts w:cstheme="minorHAnsi"/>
        </w:rPr>
        <w:t>t</w:t>
      </w:r>
      <w:r w:rsidR="00E32266" w:rsidRPr="00B45EA5">
        <w:rPr>
          <w:rFonts w:cstheme="minorHAnsi"/>
        </w:rPr>
        <w:t>emperate</w:t>
      </w:r>
      <w:r w:rsidR="00C5491C" w:rsidRPr="00B45EA5">
        <w:rPr>
          <w:rFonts w:cstheme="minorHAnsi"/>
        </w:rPr>
        <w:t>/</w:t>
      </w:r>
      <w:r w:rsidR="00E32266" w:rsidRPr="00B45EA5">
        <w:rPr>
          <w:rFonts w:cstheme="minorHAnsi"/>
        </w:rPr>
        <w:t>oceanic climate in northern slopes (Fig</w:t>
      </w:r>
      <w:r w:rsidR="00CE385E" w:rsidRPr="00B45EA5">
        <w:rPr>
          <w:rFonts w:cstheme="minorHAnsi"/>
        </w:rPr>
        <w:t xml:space="preserve"> </w:t>
      </w:r>
      <w:r w:rsidR="00E32266" w:rsidRPr="00B45EA5">
        <w:rPr>
          <w:rFonts w:cstheme="minorHAnsi"/>
        </w:rPr>
        <w:t>1)</w:t>
      </w:r>
      <w:r w:rsidR="00152264" w:rsidRPr="00B45EA5">
        <w:rPr>
          <w:rFonts w:cstheme="minorHAnsi"/>
        </w:rPr>
        <w:t xml:space="preserve">. </w:t>
      </w:r>
      <w:r w:rsidR="00152AE0" w:rsidRPr="00B45EA5">
        <w:rPr>
          <w:rFonts w:cstheme="minorHAnsi"/>
        </w:rPr>
        <w:t xml:space="preserve">The particularity of </w:t>
      </w:r>
      <w:r w:rsidR="00C5491C" w:rsidRPr="00B45EA5">
        <w:rPr>
          <w:rFonts w:cstheme="minorHAnsi"/>
        </w:rPr>
        <w:t xml:space="preserve">its </w:t>
      </w:r>
      <w:r w:rsidR="004375D7" w:rsidRPr="00B45EA5">
        <w:rPr>
          <w:rFonts w:cstheme="minorHAnsi"/>
        </w:rPr>
        <w:t xml:space="preserve">geographic </w:t>
      </w:r>
      <w:r w:rsidR="00152AE0" w:rsidRPr="00B45EA5">
        <w:rPr>
          <w:rFonts w:cstheme="minorHAnsi"/>
        </w:rPr>
        <w:t xml:space="preserve">location </w:t>
      </w:r>
      <w:r w:rsidR="00C5491C" w:rsidRPr="00B45EA5">
        <w:rPr>
          <w:rFonts w:cstheme="minorHAnsi"/>
        </w:rPr>
        <w:t>facilitates</w:t>
      </w:r>
      <w:r w:rsidR="00152AE0" w:rsidRPr="00B45EA5">
        <w:rPr>
          <w:rFonts w:cstheme="minorHAnsi"/>
        </w:rPr>
        <w:t xml:space="preserve"> the coexistence of</w:t>
      </w:r>
      <w:r w:rsidR="007467C4" w:rsidRPr="00B45EA5">
        <w:rPr>
          <w:rFonts w:cstheme="minorHAnsi"/>
        </w:rPr>
        <w:t xml:space="preserve"> </w:t>
      </w:r>
      <w:r w:rsidR="00152AE0" w:rsidRPr="00B45EA5">
        <w:rPr>
          <w:rFonts w:cstheme="minorHAnsi"/>
        </w:rPr>
        <w:t xml:space="preserve">a </w:t>
      </w:r>
      <w:r w:rsidR="007467C4" w:rsidRPr="00B45EA5">
        <w:rPr>
          <w:rFonts w:cstheme="minorHAnsi"/>
        </w:rPr>
        <w:t>complex</w:t>
      </w:r>
      <w:r w:rsidR="004519AE" w:rsidRPr="00B45EA5">
        <w:rPr>
          <w:rFonts w:cstheme="minorHAnsi"/>
        </w:rPr>
        <w:t xml:space="preserve"> array of </w:t>
      </w:r>
      <w:r w:rsidR="00F57052" w:rsidRPr="00B45EA5">
        <w:rPr>
          <w:rFonts w:cstheme="minorHAnsi"/>
        </w:rPr>
        <w:t xml:space="preserve">communities </w:t>
      </w:r>
      <w:r w:rsidR="00BC443B">
        <w:rPr>
          <w:rFonts w:cstheme="minorHAnsi"/>
        </w:rPr>
        <w:t>with</w:t>
      </w:r>
      <w:r w:rsidR="00BC443B" w:rsidRPr="00B45EA5">
        <w:rPr>
          <w:rFonts w:cstheme="minorHAnsi"/>
        </w:rPr>
        <w:t xml:space="preserve"> </w:t>
      </w:r>
      <w:r w:rsidR="00152AE0" w:rsidRPr="00B45EA5">
        <w:rPr>
          <w:rFonts w:cstheme="minorHAnsi"/>
        </w:rPr>
        <w:t xml:space="preserve">species </w:t>
      </w:r>
      <w:r w:rsidR="00F57052" w:rsidRPr="00B45EA5">
        <w:rPr>
          <w:rFonts w:cstheme="minorHAnsi"/>
        </w:rPr>
        <w:t xml:space="preserve">adapted </w:t>
      </w:r>
      <w:r w:rsidR="009A005A" w:rsidRPr="00B45EA5">
        <w:rPr>
          <w:rFonts w:cstheme="minorHAnsi"/>
        </w:rPr>
        <w:t xml:space="preserve">to </w:t>
      </w:r>
      <w:r w:rsidR="004519AE" w:rsidRPr="00B45EA5">
        <w:rPr>
          <w:rFonts w:cstheme="minorHAnsi"/>
        </w:rPr>
        <w:t>both</w:t>
      </w:r>
      <w:r w:rsidR="008F7E44" w:rsidRPr="00B45EA5">
        <w:rPr>
          <w:rFonts w:cstheme="minorHAnsi"/>
        </w:rPr>
        <w:t xml:space="preserve"> </w:t>
      </w:r>
      <w:r w:rsidR="004519AE" w:rsidRPr="00B45EA5">
        <w:rPr>
          <w:rFonts w:cstheme="minorHAnsi"/>
        </w:rPr>
        <w:t>climates</w:t>
      </w:r>
      <w:r w:rsidR="00C5491C" w:rsidRPr="00B45EA5">
        <w:rPr>
          <w:rFonts w:cstheme="minorHAnsi"/>
        </w:rPr>
        <w:t>.</w:t>
      </w:r>
      <w:r w:rsidR="00152AE0" w:rsidRPr="00B45EA5">
        <w:rPr>
          <w:rFonts w:cstheme="minorHAnsi"/>
        </w:rPr>
        <w:t xml:space="preserve"> </w:t>
      </w:r>
      <w:commentRangeStart w:id="3"/>
      <w:commentRangeStart w:id="4"/>
      <w:r w:rsidR="009045B5" w:rsidRPr="00B45EA5">
        <w:rPr>
          <w:rFonts w:cstheme="minorHAnsi"/>
        </w:rPr>
        <w:t>Regional alpine</w:t>
      </w:r>
      <w:r w:rsidR="00763951" w:rsidRPr="00B45EA5">
        <w:rPr>
          <w:rFonts w:cstheme="minorHAnsi"/>
        </w:rPr>
        <w:t xml:space="preserve"> communities are dominated mostly by </w:t>
      </w:r>
      <w:proofErr w:type="spellStart"/>
      <w:r w:rsidR="00763951" w:rsidRPr="00B45EA5">
        <w:rPr>
          <w:rFonts w:cstheme="minorHAnsi"/>
          <w:i/>
          <w:iCs/>
        </w:rPr>
        <w:t>Poaceae</w:t>
      </w:r>
      <w:proofErr w:type="spellEnd"/>
      <w:r w:rsidR="00763951" w:rsidRPr="00B45EA5">
        <w:rPr>
          <w:rFonts w:cstheme="minorHAnsi"/>
        </w:rPr>
        <w:t xml:space="preserve"> and </w:t>
      </w:r>
      <w:proofErr w:type="spellStart"/>
      <w:r w:rsidR="00763951" w:rsidRPr="00B45EA5">
        <w:rPr>
          <w:rFonts w:cstheme="minorHAnsi"/>
          <w:i/>
          <w:iCs/>
        </w:rPr>
        <w:t>Cyperaceae</w:t>
      </w:r>
      <w:proofErr w:type="spellEnd"/>
      <w:r w:rsidR="00763951" w:rsidRPr="00B45EA5">
        <w:rPr>
          <w:rFonts w:cstheme="minorHAnsi"/>
        </w:rPr>
        <w:t>, but they are also rich in Hemicryptophytes and Chamaephytes.</w:t>
      </w:r>
      <w:commentRangeEnd w:id="3"/>
      <w:r w:rsidR="002D7E31">
        <w:rPr>
          <w:rStyle w:val="Refdecomentario"/>
          <w:rFonts w:ascii="Calibri" w:eastAsia="Calibri" w:hAnsi="Calibri" w:cs="Calibri"/>
        </w:rPr>
        <w:commentReference w:id="3"/>
      </w:r>
      <w:commentRangeEnd w:id="4"/>
      <w:r w:rsidR="006E5323">
        <w:rPr>
          <w:rStyle w:val="Refdecomentario"/>
          <w:rFonts w:ascii="Calibri" w:eastAsia="Calibri" w:hAnsi="Calibri" w:cs="Calibri"/>
        </w:rPr>
        <w:commentReference w:id="4"/>
      </w:r>
    </w:p>
    <w:p w14:paraId="2C1BCADE" w14:textId="4811A12E" w:rsidR="00A250BD" w:rsidRPr="003B406A" w:rsidRDefault="003C3DEA" w:rsidP="00D467B6">
      <w:pPr>
        <w:spacing w:line="360" w:lineRule="auto"/>
        <w:jc w:val="both"/>
        <w:rPr>
          <w:rFonts w:cstheme="minorHAnsi"/>
          <w:lang w:val="en-US"/>
        </w:rPr>
      </w:pPr>
      <w:commentRangeStart w:id="5"/>
      <w:commentRangeStart w:id="6"/>
      <w:r w:rsidRPr="00B45EA5">
        <w:rPr>
          <w:rFonts w:cstheme="minorHAnsi"/>
        </w:rPr>
        <w:t xml:space="preserve">We </w:t>
      </w:r>
      <w:r w:rsidR="00A250BD" w:rsidRPr="00B45EA5">
        <w:rPr>
          <w:rFonts w:cstheme="minorHAnsi"/>
        </w:rPr>
        <w:t xml:space="preserve">established two </w:t>
      </w:r>
      <w:commentRangeEnd w:id="5"/>
      <w:r w:rsidR="00E73152">
        <w:rPr>
          <w:rStyle w:val="Refdecomentario"/>
          <w:rFonts w:ascii="Calibri" w:eastAsia="Calibri" w:hAnsi="Calibri" w:cs="Calibri"/>
        </w:rPr>
        <w:commentReference w:id="5"/>
      </w:r>
      <w:commentRangeEnd w:id="6"/>
      <w:r w:rsidR="001C3B44">
        <w:rPr>
          <w:rStyle w:val="Refdecomentario"/>
          <w:rFonts w:ascii="Calibri" w:eastAsia="Calibri" w:hAnsi="Calibri" w:cs="Calibri"/>
        </w:rPr>
        <w:commentReference w:id="6"/>
      </w:r>
      <w:r w:rsidR="00A250BD" w:rsidRPr="00B45EA5">
        <w:rPr>
          <w:rFonts w:cstheme="minorHAnsi"/>
        </w:rPr>
        <w:t xml:space="preserve">study </w:t>
      </w:r>
      <w:r w:rsidR="005720A6" w:rsidRPr="00B45EA5">
        <w:rPr>
          <w:rFonts w:cstheme="minorHAnsi"/>
        </w:rPr>
        <w:t>communities</w:t>
      </w:r>
      <w:r w:rsidR="00AD38D7" w:rsidRPr="00B45EA5">
        <w:rPr>
          <w:rFonts w:cstheme="minorHAnsi"/>
        </w:rPr>
        <w:t xml:space="preserve"> in </w:t>
      </w:r>
      <w:r w:rsidR="00B43353">
        <w:rPr>
          <w:rFonts w:cstheme="minorHAnsi"/>
        </w:rPr>
        <w:t>two</w:t>
      </w:r>
      <w:r w:rsidR="00AD38D7" w:rsidRPr="00B45EA5">
        <w:rPr>
          <w:rFonts w:cstheme="minorHAnsi"/>
        </w:rPr>
        <w:t xml:space="preserve"> contrasting conditions </w:t>
      </w:r>
      <w:r w:rsidR="00BD786C" w:rsidRPr="00B45EA5">
        <w:rPr>
          <w:rFonts w:cstheme="minorHAnsi"/>
        </w:rPr>
        <w:t>of</w:t>
      </w:r>
      <w:r w:rsidR="00100713" w:rsidRPr="00B45EA5">
        <w:rPr>
          <w:rFonts w:cstheme="minorHAnsi"/>
        </w:rPr>
        <w:t xml:space="preserve"> </w:t>
      </w:r>
      <w:r w:rsidR="00BD786C" w:rsidRPr="00B45EA5">
        <w:rPr>
          <w:rFonts w:cstheme="minorHAnsi"/>
        </w:rPr>
        <w:t>Cantabrian</w:t>
      </w:r>
      <w:r w:rsidR="00100713" w:rsidRPr="00B45EA5">
        <w:rPr>
          <w:rFonts w:cstheme="minorHAnsi"/>
        </w:rPr>
        <w:t xml:space="preserve"> alpine </w:t>
      </w:r>
      <w:r w:rsidR="00886503" w:rsidRPr="00B45EA5">
        <w:rPr>
          <w:rFonts w:cstheme="minorHAnsi"/>
        </w:rPr>
        <w:t>habitats</w:t>
      </w:r>
      <w:r w:rsidR="0028325B" w:rsidRPr="00B45EA5">
        <w:rPr>
          <w:rFonts w:cstheme="minorHAnsi"/>
        </w:rPr>
        <w:t xml:space="preserve"> (Fig 1)</w:t>
      </w:r>
      <w:r w:rsidR="00A250BD" w:rsidRPr="00B45EA5">
        <w:rPr>
          <w:rFonts w:cstheme="minorHAnsi"/>
        </w:rPr>
        <w:t xml:space="preserve">: </w:t>
      </w:r>
      <w:r w:rsidR="00B40DFE" w:rsidRPr="00B45EA5">
        <w:rPr>
          <w:rFonts w:cstheme="minorHAnsi"/>
          <w:lang w:val="en-US"/>
        </w:rPr>
        <w:t xml:space="preserve">(1) </w:t>
      </w:r>
      <w:r w:rsidR="005431CB" w:rsidRPr="00B45EA5">
        <w:rPr>
          <w:rFonts w:cstheme="minorHAnsi"/>
          <w:lang w:val="en-US"/>
        </w:rPr>
        <w:t xml:space="preserve">SW </w:t>
      </w:r>
      <w:r w:rsidR="008429D7">
        <w:rPr>
          <w:rFonts w:cstheme="minorHAnsi"/>
          <w:lang w:val="en-US"/>
        </w:rPr>
        <w:t>Mediterranean</w:t>
      </w:r>
      <w:r w:rsidR="00B40DFE" w:rsidRPr="00B45EA5">
        <w:rPr>
          <w:rFonts w:cstheme="minorHAnsi"/>
          <w:lang w:val="en-US"/>
        </w:rPr>
        <w:t xml:space="preserve"> </w:t>
      </w:r>
      <w:r w:rsidR="00F36E0D">
        <w:rPr>
          <w:rFonts w:cstheme="minorHAnsi"/>
          <w:lang w:val="en-US"/>
        </w:rPr>
        <w:t xml:space="preserve">high mountain </w:t>
      </w:r>
      <w:r w:rsidR="00886503" w:rsidRPr="00B45EA5">
        <w:rPr>
          <w:rFonts w:cstheme="minorHAnsi"/>
          <w:lang w:val="en-US"/>
        </w:rPr>
        <w:t xml:space="preserve">grasslands in </w:t>
      </w:r>
      <w:r w:rsidR="00B40DFE" w:rsidRPr="00B45EA5">
        <w:rPr>
          <w:rFonts w:cstheme="minorHAnsi"/>
          <w:lang w:val="en-US"/>
        </w:rPr>
        <w:t xml:space="preserve">Valles de Omaña </w:t>
      </w:r>
      <w:r w:rsidR="009A408A" w:rsidRPr="00B45EA5">
        <w:rPr>
          <w:rFonts w:cstheme="minorHAnsi"/>
          <w:lang w:val="en-US"/>
        </w:rPr>
        <w:t>and</w:t>
      </w:r>
      <w:r w:rsidR="00B40DFE" w:rsidRPr="00B45EA5">
        <w:rPr>
          <w:rFonts w:cstheme="minorHAnsi"/>
          <w:lang w:val="en-US"/>
        </w:rPr>
        <w:t xml:space="preserve"> Luna Biosphere Reserve</w:t>
      </w:r>
      <w:r w:rsidR="000135FA" w:rsidRPr="00B45EA5">
        <w:rPr>
          <w:rFonts w:cstheme="minorHAnsi"/>
          <w:lang w:val="en-US"/>
        </w:rPr>
        <w:t>;</w:t>
      </w:r>
      <w:r w:rsidR="009045B5" w:rsidRPr="00B45EA5">
        <w:rPr>
          <w:rFonts w:cstheme="minorHAnsi"/>
          <w:lang w:val="en-US"/>
        </w:rPr>
        <w:t xml:space="preserve"> </w:t>
      </w:r>
      <w:r w:rsidR="00B40DFE" w:rsidRPr="00B45EA5">
        <w:rPr>
          <w:rFonts w:cstheme="minorHAnsi"/>
        </w:rPr>
        <w:t xml:space="preserve">and </w:t>
      </w:r>
      <w:r w:rsidR="00A250BD" w:rsidRPr="00B45EA5">
        <w:rPr>
          <w:rFonts w:cstheme="minorHAnsi"/>
        </w:rPr>
        <w:t>(</w:t>
      </w:r>
      <w:r w:rsidR="00B40DFE" w:rsidRPr="00B45EA5">
        <w:rPr>
          <w:rFonts w:cstheme="minorHAnsi"/>
        </w:rPr>
        <w:t>2</w:t>
      </w:r>
      <w:r w:rsidR="00A250BD" w:rsidRPr="00B45EA5">
        <w:rPr>
          <w:rFonts w:cstheme="minorHAnsi"/>
        </w:rPr>
        <w:t xml:space="preserve">) </w:t>
      </w:r>
      <w:r w:rsidR="00632B5B" w:rsidRPr="00B45EA5">
        <w:rPr>
          <w:rFonts w:cstheme="minorHAnsi"/>
        </w:rPr>
        <w:t xml:space="preserve">NE </w:t>
      </w:r>
      <w:r w:rsidR="00A250BD" w:rsidRPr="00B45EA5">
        <w:rPr>
          <w:rFonts w:cstheme="minorHAnsi"/>
          <w:lang w:val="en-US"/>
        </w:rPr>
        <w:t xml:space="preserve">Temperate alpine </w:t>
      </w:r>
      <w:r w:rsidR="000135FA" w:rsidRPr="00B45EA5">
        <w:rPr>
          <w:rFonts w:cstheme="minorHAnsi"/>
          <w:lang w:val="en-US"/>
        </w:rPr>
        <w:t xml:space="preserve">grasslands </w:t>
      </w:r>
      <w:r w:rsidR="00A250BD" w:rsidRPr="00B45EA5">
        <w:rPr>
          <w:rFonts w:cstheme="minorHAnsi"/>
          <w:lang w:val="en-US"/>
        </w:rPr>
        <w:t>Picos de Europa National Park</w:t>
      </w:r>
      <w:r w:rsidR="004113E8" w:rsidRPr="00B45EA5">
        <w:rPr>
          <w:rFonts w:cstheme="minorHAnsi"/>
          <w:lang w:val="en-US"/>
        </w:rPr>
        <w:t xml:space="preserve"> (see more details in </w:t>
      </w:r>
      <w:r w:rsidR="00A32193">
        <w:rPr>
          <w:rFonts w:cstheme="minorHAnsi"/>
          <w:lang w:val="en-US"/>
        </w:rPr>
        <w:t>T</w:t>
      </w:r>
      <w:r w:rsidR="004113E8" w:rsidRPr="00B45EA5">
        <w:rPr>
          <w:rFonts w:cstheme="minorHAnsi"/>
          <w:lang w:val="en-US"/>
        </w:rPr>
        <w:t>able 1)</w:t>
      </w:r>
      <w:r w:rsidR="009A6882" w:rsidRPr="00B45EA5">
        <w:rPr>
          <w:rFonts w:cstheme="minorHAnsi"/>
          <w:lang w:val="en-US"/>
        </w:rPr>
        <w:t>.</w:t>
      </w:r>
      <w:r w:rsidR="008B6937" w:rsidRPr="00B45EA5">
        <w:rPr>
          <w:rFonts w:cstheme="minorHAnsi"/>
          <w:lang w:val="en-US"/>
        </w:rPr>
        <w:t xml:space="preserve"> </w:t>
      </w:r>
      <w:r w:rsidR="009C1902" w:rsidRPr="00B45EA5">
        <w:rPr>
          <w:rFonts w:cstheme="minorHAnsi"/>
          <w:lang w:val="en-US"/>
        </w:rPr>
        <w:t xml:space="preserve"> </w:t>
      </w:r>
      <w:r w:rsidR="0030724D" w:rsidRPr="00B45EA5">
        <w:rPr>
          <w:rFonts w:cstheme="minorHAnsi"/>
        </w:rPr>
        <w:t>For</w:t>
      </w:r>
      <w:r w:rsidR="00A250BD" w:rsidRPr="00B45EA5">
        <w:rPr>
          <w:rFonts w:cstheme="minorHAnsi"/>
        </w:rPr>
        <w:t xml:space="preserve"> each </w:t>
      </w:r>
      <w:r w:rsidR="0030724D" w:rsidRPr="00B45EA5">
        <w:rPr>
          <w:rFonts w:cstheme="minorHAnsi"/>
        </w:rPr>
        <w:t>community</w:t>
      </w:r>
      <w:r w:rsidR="00A250BD" w:rsidRPr="00B45EA5">
        <w:rPr>
          <w:rFonts w:cstheme="minorHAnsi"/>
        </w:rPr>
        <w:t xml:space="preserve"> </w:t>
      </w:r>
      <w:r w:rsidR="009232B3">
        <w:rPr>
          <w:rFonts w:cstheme="minorHAnsi"/>
        </w:rPr>
        <w:t xml:space="preserve">we </w:t>
      </w:r>
      <w:r w:rsidR="00A250BD" w:rsidRPr="00B45EA5">
        <w:rPr>
          <w:rFonts w:cstheme="minorHAnsi"/>
        </w:rPr>
        <w:t xml:space="preserve">established </w:t>
      </w:r>
      <w:r w:rsidR="004438E3">
        <w:rPr>
          <w:rFonts w:cstheme="minorHAnsi"/>
        </w:rPr>
        <w:t>four</w:t>
      </w:r>
      <w:r w:rsidR="004438E3" w:rsidRPr="00B45EA5">
        <w:rPr>
          <w:rFonts w:cstheme="minorHAnsi"/>
        </w:rPr>
        <w:t xml:space="preserve"> </w:t>
      </w:r>
      <w:r w:rsidR="00A250BD" w:rsidRPr="00B45EA5">
        <w:rPr>
          <w:rFonts w:cstheme="minorHAnsi"/>
        </w:rPr>
        <w:t>collection sites</w:t>
      </w:r>
      <w:r w:rsidR="00207A61" w:rsidRPr="00B45EA5">
        <w:rPr>
          <w:rFonts w:cstheme="minorHAnsi"/>
        </w:rPr>
        <w:t xml:space="preserve">, </w:t>
      </w:r>
      <w:r w:rsidR="00810335" w:rsidRPr="00810335">
        <w:rPr>
          <w:rFonts w:cstheme="minorHAnsi"/>
        </w:rPr>
        <w:t>assum</w:t>
      </w:r>
      <w:r w:rsidR="00B43353">
        <w:rPr>
          <w:rFonts w:cstheme="minorHAnsi"/>
        </w:rPr>
        <w:t>ing</w:t>
      </w:r>
      <w:r w:rsidR="00810335" w:rsidRPr="00810335">
        <w:rPr>
          <w:rFonts w:cstheme="minorHAnsi"/>
        </w:rPr>
        <w:t xml:space="preserve"> they </w:t>
      </w:r>
      <w:r w:rsidR="00B43353">
        <w:rPr>
          <w:rFonts w:cstheme="minorHAnsi"/>
        </w:rPr>
        <w:t>form</w:t>
      </w:r>
      <w:r w:rsidR="00810335" w:rsidRPr="00810335">
        <w:rPr>
          <w:rFonts w:cstheme="minorHAnsi"/>
        </w:rPr>
        <w:t xml:space="preserve"> the same population, but </w:t>
      </w:r>
      <w:r w:rsidR="00B43353">
        <w:rPr>
          <w:rFonts w:cstheme="minorHAnsi"/>
        </w:rPr>
        <w:t xml:space="preserve">we decided </w:t>
      </w:r>
      <w:r w:rsidR="00810335" w:rsidRPr="00810335">
        <w:rPr>
          <w:rFonts w:cstheme="minorHAnsi"/>
        </w:rPr>
        <w:t>sample different subpopulations</w:t>
      </w:r>
      <w:r w:rsidR="00421DCC">
        <w:rPr>
          <w:rFonts w:cstheme="minorHAnsi"/>
        </w:rPr>
        <w:t xml:space="preserve"> </w:t>
      </w:r>
      <w:r w:rsidR="00CC69E8">
        <w:rPr>
          <w:rFonts w:cstheme="minorHAnsi"/>
        </w:rPr>
        <w:t>(</w:t>
      </w:r>
      <w:r w:rsidR="00421DCC">
        <w:rPr>
          <w:rFonts w:cstheme="minorHAnsi"/>
        </w:rPr>
        <w:t>referred to as “</w:t>
      </w:r>
      <w:r w:rsidR="00810335" w:rsidRPr="00810335">
        <w:rPr>
          <w:rFonts w:cstheme="minorHAnsi"/>
        </w:rPr>
        <w:t>sites</w:t>
      </w:r>
      <w:r w:rsidR="00421DCC">
        <w:rPr>
          <w:rFonts w:cstheme="minorHAnsi"/>
        </w:rPr>
        <w:t>”</w:t>
      </w:r>
      <w:r w:rsidR="00CC69E8">
        <w:rPr>
          <w:rFonts w:cstheme="minorHAnsi"/>
        </w:rPr>
        <w:t>)</w:t>
      </w:r>
      <w:r w:rsidR="00810335" w:rsidRPr="00810335">
        <w:rPr>
          <w:rFonts w:cstheme="minorHAnsi"/>
        </w:rPr>
        <w:t xml:space="preserve"> to maximize intraspecific variation</w:t>
      </w:r>
      <w:r w:rsidR="00207A61" w:rsidRPr="00B45EA5">
        <w:rPr>
          <w:rFonts w:cstheme="minorHAnsi"/>
        </w:rPr>
        <w:t>,</w:t>
      </w:r>
      <w:r w:rsidR="00A250BD" w:rsidRPr="00B45EA5">
        <w:rPr>
          <w:rFonts w:cstheme="minorHAnsi"/>
        </w:rPr>
        <w:t xml:space="preserve"> separated at least 500</w:t>
      </w:r>
      <w:r w:rsidR="002E3FBF" w:rsidRPr="00B45EA5">
        <w:rPr>
          <w:rFonts w:cstheme="minorHAnsi"/>
        </w:rPr>
        <w:t xml:space="preserve"> </w:t>
      </w:r>
      <w:r w:rsidR="00A250BD" w:rsidRPr="00B45EA5">
        <w:rPr>
          <w:rFonts w:cstheme="minorHAnsi"/>
        </w:rPr>
        <w:t>m</w:t>
      </w:r>
      <w:r w:rsidR="00011B7A" w:rsidRPr="00B45EA5">
        <w:rPr>
          <w:rFonts w:cstheme="minorHAnsi"/>
        </w:rPr>
        <w:t xml:space="preserve"> from each other</w:t>
      </w:r>
      <w:r w:rsidR="00207A61" w:rsidRPr="00B45EA5">
        <w:rPr>
          <w:rFonts w:cstheme="minorHAnsi"/>
        </w:rPr>
        <w:t>.</w:t>
      </w:r>
      <w:r w:rsidR="00A250BD" w:rsidRPr="00B45EA5">
        <w:rPr>
          <w:rFonts w:cstheme="minorHAnsi"/>
        </w:rPr>
        <w:t xml:space="preserve"> </w:t>
      </w:r>
      <w:r w:rsidR="00011B7A" w:rsidRPr="00B45EA5">
        <w:rPr>
          <w:rFonts w:cstheme="minorHAnsi"/>
        </w:rPr>
        <w:t>In each site</w:t>
      </w:r>
      <w:r w:rsidR="000E6D9B" w:rsidRPr="00B45EA5">
        <w:rPr>
          <w:rFonts w:cstheme="minorHAnsi"/>
        </w:rPr>
        <w:t>, we</w:t>
      </w:r>
      <w:r w:rsidR="00B762CE" w:rsidRPr="00B45EA5">
        <w:rPr>
          <w:rFonts w:cstheme="minorHAnsi"/>
        </w:rPr>
        <w:t xml:space="preserve"> recorded</w:t>
      </w:r>
      <w:r w:rsidR="00EF285B" w:rsidRPr="00B45EA5">
        <w:rPr>
          <w:rFonts w:cstheme="minorHAnsi"/>
        </w:rPr>
        <w:t xml:space="preserve"> </w:t>
      </w:r>
      <w:r w:rsidR="00A250BD" w:rsidRPr="00B45EA5">
        <w:rPr>
          <w:rFonts w:cstheme="minorHAnsi"/>
        </w:rPr>
        <w:t xml:space="preserve">all vascular plant species </w:t>
      </w:r>
      <w:r w:rsidR="00FB646A" w:rsidRPr="00B45EA5">
        <w:rPr>
          <w:rFonts w:cstheme="minorHAnsi"/>
        </w:rPr>
        <w:t xml:space="preserve">co-occurring in </w:t>
      </w:r>
      <w:r w:rsidR="00A250BD" w:rsidRPr="00B45EA5">
        <w:rPr>
          <w:rFonts w:cstheme="minorHAnsi"/>
        </w:rPr>
        <w:t>a central representative plot of 3</w:t>
      </w:r>
      <w:r w:rsidR="00962933" w:rsidRPr="00B45EA5">
        <w:rPr>
          <w:rFonts w:cstheme="minorHAnsi"/>
        </w:rPr>
        <w:t xml:space="preserve"> </w:t>
      </w:r>
      <w:r w:rsidR="00A250BD" w:rsidRPr="00B45EA5">
        <w:rPr>
          <w:rFonts w:cstheme="minorHAnsi"/>
        </w:rPr>
        <w:t>m radius</w:t>
      </w:r>
      <w:r w:rsidR="00913901" w:rsidRPr="00B45EA5">
        <w:rPr>
          <w:rFonts w:cstheme="minorHAnsi"/>
        </w:rPr>
        <w:t>. The species recorded</w:t>
      </w:r>
      <w:r w:rsidR="00277FA2" w:rsidRPr="00B45EA5">
        <w:rPr>
          <w:rFonts w:cstheme="minorHAnsi"/>
        </w:rPr>
        <w:t xml:space="preserve"> in the four </w:t>
      </w:r>
      <w:r w:rsidR="00640690" w:rsidRPr="00B45EA5">
        <w:rPr>
          <w:rFonts w:cstheme="minorHAnsi"/>
        </w:rPr>
        <w:t>sites</w:t>
      </w:r>
      <w:r w:rsidR="00277FA2" w:rsidRPr="00B45EA5">
        <w:rPr>
          <w:rFonts w:cstheme="minorHAnsi"/>
        </w:rPr>
        <w:t xml:space="preserve"> were considered</w:t>
      </w:r>
      <w:r w:rsidR="000E6D9B" w:rsidRPr="00B45EA5">
        <w:rPr>
          <w:rFonts w:cstheme="minorHAnsi"/>
        </w:rPr>
        <w:t xml:space="preserve"> </w:t>
      </w:r>
      <w:r w:rsidR="00AD29A7" w:rsidRPr="00B45EA5">
        <w:rPr>
          <w:rFonts w:cstheme="minorHAnsi"/>
        </w:rPr>
        <w:t>the</w:t>
      </w:r>
      <w:r w:rsidR="00A250BD" w:rsidRPr="00B45EA5">
        <w:rPr>
          <w:rFonts w:cstheme="minorHAnsi"/>
        </w:rPr>
        <w:t xml:space="preserve"> target </w:t>
      </w:r>
      <w:r w:rsidR="00E67561">
        <w:rPr>
          <w:rFonts w:cstheme="minorHAnsi"/>
        </w:rPr>
        <w:t>community</w:t>
      </w:r>
      <w:r w:rsidR="00833E48" w:rsidRPr="00B45EA5">
        <w:rPr>
          <w:rFonts w:cstheme="minorHAnsi"/>
        </w:rPr>
        <w:t xml:space="preserve"> </w:t>
      </w:r>
      <w:r w:rsidR="00277FA2" w:rsidRPr="00B45EA5">
        <w:rPr>
          <w:rFonts w:cstheme="minorHAnsi"/>
        </w:rPr>
        <w:t xml:space="preserve">in </w:t>
      </w:r>
      <w:r w:rsidR="00AD29A7" w:rsidRPr="00B45EA5">
        <w:rPr>
          <w:rFonts w:cstheme="minorHAnsi"/>
        </w:rPr>
        <w:t xml:space="preserve">our experiment </w:t>
      </w:r>
      <w:r w:rsidR="00833E48" w:rsidRPr="00B45EA5">
        <w:rPr>
          <w:rFonts w:cstheme="minorHAnsi"/>
        </w:rPr>
        <w:t>(</w:t>
      </w:r>
      <w:r w:rsidR="00F13ACD" w:rsidRPr="00B45EA5">
        <w:rPr>
          <w:rFonts w:cstheme="minorHAnsi"/>
        </w:rPr>
        <w:t>2</w:t>
      </w:r>
      <w:r w:rsidR="00EA07CF" w:rsidRPr="00B45EA5">
        <w:rPr>
          <w:rFonts w:cstheme="minorHAnsi"/>
        </w:rPr>
        <w:t>2</w:t>
      </w:r>
      <w:r w:rsidR="00F13ACD" w:rsidRPr="00B45EA5">
        <w:rPr>
          <w:rFonts w:cstheme="minorHAnsi"/>
        </w:rPr>
        <w:t xml:space="preserve"> </w:t>
      </w:r>
      <w:r w:rsidR="00E17886" w:rsidRPr="00B45EA5">
        <w:rPr>
          <w:rFonts w:cstheme="minorHAnsi"/>
        </w:rPr>
        <w:t>sp</w:t>
      </w:r>
      <w:r w:rsidR="00E67561">
        <w:rPr>
          <w:rFonts w:cstheme="minorHAnsi"/>
        </w:rPr>
        <w:t>ec</w:t>
      </w:r>
      <w:r w:rsidR="00AD5070">
        <w:rPr>
          <w:rFonts w:cstheme="minorHAnsi"/>
        </w:rPr>
        <w:t>i</w:t>
      </w:r>
      <w:r w:rsidR="00E67561">
        <w:rPr>
          <w:rFonts w:cstheme="minorHAnsi"/>
        </w:rPr>
        <w:t>es</w:t>
      </w:r>
      <w:r w:rsidR="00E17886" w:rsidRPr="00B45EA5">
        <w:rPr>
          <w:rFonts w:cstheme="minorHAnsi"/>
        </w:rPr>
        <w:t xml:space="preserve"> </w:t>
      </w:r>
      <w:r w:rsidR="00F13ACD" w:rsidRPr="00B45EA5">
        <w:rPr>
          <w:rFonts w:cstheme="minorHAnsi"/>
        </w:rPr>
        <w:t xml:space="preserve">in </w:t>
      </w:r>
      <w:r w:rsidR="00681DD8" w:rsidRPr="00B45EA5">
        <w:rPr>
          <w:rFonts w:cstheme="minorHAnsi"/>
        </w:rPr>
        <w:t xml:space="preserve">the </w:t>
      </w:r>
      <w:r w:rsidR="008429D7">
        <w:rPr>
          <w:rFonts w:cstheme="minorHAnsi"/>
        </w:rPr>
        <w:t>Mediterranean</w:t>
      </w:r>
      <w:r w:rsidR="00D51C22" w:rsidRPr="00B45EA5">
        <w:rPr>
          <w:rFonts w:cstheme="minorHAnsi"/>
        </w:rPr>
        <w:t xml:space="preserve"> </w:t>
      </w:r>
      <w:r w:rsidR="00F13ACD" w:rsidRPr="00B45EA5">
        <w:rPr>
          <w:rFonts w:cstheme="minorHAnsi"/>
        </w:rPr>
        <w:t>and</w:t>
      </w:r>
      <w:r w:rsidR="00A250BD" w:rsidRPr="00B45EA5">
        <w:rPr>
          <w:rFonts w:cstheme="minorHAnsi"/>
        </w:rPr>
        <w:t xml:space="preserve"> 4</w:t>
      </w:r>
      <w:r w:rsidR="00601113" w:rsidRPr="00B45EA5">
        <w:rPr>
          <w:rFonts w:cstheme="minorHAnsi"/>
        </w:rPr>
        <w:t>9</w:t>
      </w:r>
      <w:r w:rsidR="00A250BD" w:rsidRPr="00B45EA5">
        <w:rPr>
          <w:rFonts w:cstheme="minorHAnsi"/>
        </w:rPr>
        <w:t xml:space="preserve"> </w:t>
      </w:r>
      <w:r w:rsidR="00F13ACD" w:rsidRPr="00B45EA5">
        <w:rPr>
          <w:rFonts w:cstheme="minorHAnsi"/>
        </w:rPr>
        <w:t>sp</w:t>
      </w:r>
      <w:r w:rsidR="00E67561">
        <w:rPr>
          <w:rFonts w:cstheme="minorHAnsi"/>
        </w:rPr>
        <w:t>ecies</w:t>
      </w:r>
      <w:r w:rsidR="00E67561" w:rsidRPr="00B45EA5">
        <w:rPr>
          <w:rFonts w:cstheme="minorHAnsi"/>
        </w:rPr>
        <w:t xml:space="preserve"> </w:t>
      </w:r>
      <w:r w:rsidR="00F13ACD" w:rsidRPr="00B45EA5">
        <w:rPr>
          <w:rFonts w:cstheme="minorHAnsi"/>
        </w:rPr>
        <w:t xml:space="preserve">in </w:t>
      </w:r>
      <w:r w:rsidR="00681DD8" w:rsidRPr="00B45EA5">
        <w:rPr>
          <w:rFonts w:cstheme="minorHAnsi"/>
        </w:rPr>
        <w:t xml:space="preserve">the </w:t>
      </w:r>
      <w:r w:rsidR="008429D7">
        <w:rPr>
          <w:rFonts w:cstheme="minorHAnsi"/>
        </w:rPr>
        <w:t>Temperate</w:t>
      </w:r>
      <w:r w:rsidR="00681DD8" w:rsidRPr="00B45EA5">
        <w:rPr>
          <w:rFonts w:cstheme="minorHAnsi"/>
        </w:rPr>
        <w:t xml:space="preserve"> communities</w:t>
      </w:r>
      <w:r w:rsidR="00A250BD" w:rsidRPr="00B45EA5">
        <w:rPr>
          <w:rFonts w:cstheme="minorHAnsi"/>
        </w:rPr>
        <w:t>)</w:t>
      </w:r>
      <w:r w:rsidR="00833E48" w:rsidRPr="00B45EA5">
        <w:rPr>
          <w:rFonts w:cstheme="minorHAnsi"/>
        </w:rPr>
        <w:t>.</w:t>
      </w:r>
      <w:r w:rsidR="00EE2EFB" w:rsidRPr="00B45EA5">
        <w:rPr>
          <w:rFonts w:cstheme="minorHAnsi"/>
        </w:rPr>
        <w:t xml:space="preserve"> </w:t>
      </w:r>
      <w:r w:rsidR="00AD29A7" w:rsidRPr="00B45EA5">
        <w:rPr>
          <w:rFonts w:cstheme="minorHAnsi"/>
        </w:rPr>
        <w:t>During August-September 2021 w</w:t>
      </w:r>
      <w:r w:rsidR="00A95040" w:rsidRPr="00B45EA5">
        <w:rPr>
          <w:rFonts w:cstheme="minorHAnsi"/>
        </w:rPr>
        <w:t xml:space="preserve">e </w:t>
      </w:r>
      <w:r w:rsidR="00D467B6" w:rsidRPr="00B45EA5">
        <w:rPr>
          <w:rFonts w:cstheme="minorHAnsi"/>
        </w:rPr>
        <w:t xml:space="preserve">visited the sites several times and </w:t>
      </w:r>
      <w:r w:rsidR="006C6A18" w:rsidRPr="00B45EA5">
        <w:rPr>
          <w:rFonts w:cstheme="minorHAnsi"/>
        </w:rPr>
        <w:t xml:space="preserve">gathered </w:t>
      </w:r>
      <w:r w:rsidR="00A250BD" w:rsidRPr="00B45EA5">
        <w:rPr>
          <w:rFonts w:cstheme="minorHAnsi"/>
        </w:rPr>
        <w:t xml:space="preserve">ripe </w:t>
      </w:r>
      <w:r w:rsidR="00A95040" w:rsidRPr="00B45EA5">
        <w:rPr>
          <w:rFonts w:cstheme="minorHAnsi"/>
        </w:rPr>
        <w:t>seeds</w:t>
      </w:r>
      <w:r w:rsidR="00A250BD" w:rsidRPr="00B45EA5">
        <w:rPr>
          <w:rFonts w:cstheme="minorHAnsi"/>
        </w:rPr>
        <w:t xml:space="preserve"> directly from </w:t>
      </w:r>
      <w:r w:rsidR="00A95040" w:rsidRPr="00B45EA5">
        <w:rPr>
          <w:rFonts w:cstheme="minorHAnsi"/>
        </w:rPr>
        <w:t xml:space="preserve">the </w:t>
      </w:r>
      <w:r w:rsidR="00A250BD" w:rsidRPr="00B45EA5">
        <w:rPr>
          <w:rFonts w:cstheme="minorHAnsi"/>
        </w:rPr>
        <w:t xml:space="preserve">mother plants </w:t>
      </w:r>
      <w:r w:rsidR="0078316F" w:rsidRPr="00B45EA5">
        <w:rPr>
          <w:rFonts w:cstheme="minorHAnsi"/>
        </w:rPr>
        <w:t xml:space="preserve">according to </w:t>
      </w:r>
      <w:r w:rsidR="0078316F" w:rsidRPr="00B45EA5">
        <w:rPr>
          <w:rFonts w:eastAsia="Times New Roman" w:cstheme="minorHAnsi"/>
          <w:color w:val="000000"/>
          <w:lang w:eastAsia="ca-ES"/>
        </w:rPr>
        <w:t>species maturity peak</w:t>
      </w:r>
      <w:r w:rsidR="00A250BD" w:rsidRPr="00B45EA5">
        <w:rPr>
          <w:rFonts w:cstheme="minorHAnsi"/>
        </w:rPr>
        <w:t xml:space="preserve">. </w:t>
      </w:r>
      <w:r w:rsidR="001520EA" w:rsidRPr="00B45EA5">
        <w:rPr>
          <w:rFonts w:cstheme="minorHAnsi"/>
        </w:rPr>
        <w:t>Sampling took place within a 50</w:t>
      </w:r>
      <w:r w:rsidR="00D467B6" w:rsidRPr="00B45EA5">
        <w:rPr>
          <w:rFonts w:cstheme="minorHAnsi"/>
        </w:rPr>
        <w:t xml:space="preserve"> </w:t>
      </w:r>
      <w:r w:rsidR="001520EA" w:rsidRPr="00B45EA5">
        <w:rPr>
          <w:rFonts w:cstheme="minorHAnsi"/>
        </w:rPr>
        <w:t xml:space="preserve">m radius from the central plot </w:t>
      </w:r>
      <w:r w:rsidR="002448C2" w:rsidRPr="00B45EA5">
        <w:rPr>
          <w:rFonts w:cstheme="minorHAnsi"/>
        </w:rPr>
        <w:t xml:space="preserve">of each site </w:t>
      </w:r>
      <w:r w:rsidR="00A95040" w:rsidRPr="00B45EA5">
        <w:rPr>
          <w:rFonts w:cstheme="minorHAnsi"/>
        </w:rPr>
        <w:t xml:space="preserve">and seeds </w:t>
      </w:r>
      <w:r w:rsidR="00BA0D7A" w:rsidRPr="00B45EA5">
        <w:rPr>
          <w:rFonts w:cstheme="minorHAnsi"/>
        </w:rPr>
        <w:t xml:space="preserve">were </w:t>
      </w:r>
      <w:r w:rsidR="00A76540" w:rsidRPr="00B45EA5">
        <w:rPr>
          <w:rFonts w:cstheme="minorHAnsi"/>
        </w:rPr>
        <w:t xml:space="preserve">collected </w:t>
      </w:r>
      <w:r w:rsidR="001520EA" w:rsidRPr="00B45EA5">
        <w:rPr>
          <w:rFonts w:cstheme="minorHAnsi"/>
        </w:rPr>
        <w:t>from at least 20</w:t>
      </w:r>
      <w:r w:rsidR="00577D75" w:rsidRPr="00B45EA5">
        <w:rPr>
          <w:rFonts w:cstheme="minorHAnsi"/>
        </w:rPr>
        <w:t xml:space="preserve"> - </w:t>
      </w:r>
      <w:r w:rsidR="00131049" w:rsidRPr="00B45EA5">
        <w:rPr>
          <w:rFonts w:cstheme="minorHAnsi"/>
        </w:rPr>
        <w:t>50</w:t>
      </w:r>
      <w:r w:rsidR="001520EA" w:rsidRPr="00B45EA5">
        <w:rPr>
          <w:rFonts w:cstheme="minorHAnsi"/>
        </w:rPr>
        <w:t xml:space="preserve"> individual</w:t>
      </w:r>
      <w:r w:rsidR="007108C1" w:rsidRPr="00B45EA5">
        <w:rPr>
          <w:rFonts w:cstheme="minorHAnsi"/>
        </w:rPr>
        <w:t>s</w:t>
      </w:r>
      <w:r w:rsidR="000F31FA" w:rsidRPr="00B45EA5">
        <w:rPr>
          <w:rFonts w:cstheme="minorHAnsi"/>
        </w:rPr>
        <w:t xml:space="preserve"> chosen at random</w:t>
      </w:r>
      <w:r w:rsidR="001520EA" w:rsidRPr="00B45EA5">
        <w:rPr>
          <w:rFonts w:cstheme="minorHAnsi"/>
        </w:rPr>
        <w:t>.</w:t>
      </w:r>
      <w:r w:rsidR="00EE275C" w:rsidRPr="00B45EA5">
        <w:rPr>
          <w:rFonts w:cstheme="minorHAnsi"/>
        </w:rPr>
        <w:t xml:space="preserve"> </w:t>
      </w:r>
      <w:r w:rsidR="0033142B" w:rsidRPr="00B45EA5">
        <w:rPr>
          <w:rFonts w:cstheme="minorHAnsi"/>
        </w:rPr>
        <w:t>The goal was to collect at least 200 seeds from each target species</w:t>
      </w:r>
      <w:r w:rsidR="002D113A">
        <w:rPr>
          <w:rFonts w:cstheme="minorHAnsi"/>
        </w:rPr>
        <w:t>, by maximizing spatial sampling within t</w:t>
      </w:r>
      <w:r w:rsidR="008502EE">
        <w:rPr>
          <w:rFonts w:cstheme="minorHAnsi"/>
        </w:rPr>
        <w:t>he community</w:t>
      </w:r>
      <w:r w:rsidR="0033142B" w:rsidRPr="00B45EA5">
        <w:rPr>
          <w:rFonts w:cstheme="minorHAnsi"/>
        </w:rPr>
        <w:t xml:space="preserve">. </w:t>
      </w:r>
      <w:r w:rsidR="001A30C0" w:rsidRPr="00B45EA5">
        <w:rPr>
          <w:rFonts w:cstheme="minorHAnsi"/>
        </w:rPr>
        <w:t>In</w:t>
      </w:r>
      <w:r w:rsidR="009876BE" w:rsidRPr="00B45EA5">
        <w:rPr>
          <w:rFonts w:cstheme="minorHAnsi"/>
        </w:rPr>
        <w:t xml:space="preserve"> the </w:t>
      </w:r>
      <w:r w:rsidR="008429D7">
        <w:rPr>
          <w:rFonts w:cstheme="minorHAnsi"/>
        </w:rPr>
        <w:t>Mediterranean</w:t>
      </w:r>
      <w:r w:rsidR="009876BE" w:rsidRPr="00B45EA5">
        <w:rPr>
          <w:rFonts w:cstheme="minorHAnsi"/>
        </w:rPr>
        <w:t xml:space="preserve"> community </w:t>
      </w:r>
      <w:r w:rsidR="00A250BD" w:rsidRPr="00B45EA5">
        <w:rPr>
          <w:rFonts w:cstheme="minorHAnsi"/>
        </w:rPr>
        <w:t xml:space="preserve">we </w:t>
      </w:r>
      <w:r w:rsidR="00215BBA" w:rsidRPr="00B45EA5">
        <w:rPr>
          <w:rFonts w:cstheme="minorHAnsi"/>
        </w:rPr>
        <w:t>obtained</w:t>
      </w:r>
      <w:r w:rsidR="00A250BD" w:rsidRPr="00B45EA5">
        <w:rPr>
          <w:rFonts w:cstheme="minorHAnsi"/>
        </w:rPr>
        <w:t xml:space="preserve"> </w:t>
      </w:r>
      <w:r w:rsidR="006C6A18" w:rsidRPr="00B45EA5">
        <w:rPr>
          <w:rFonts w:cstheme="minorHAnsi"/>
        </w:rPr>
        <w:t xml:space="preserve">enough </w:t>
      </w:r>
      <w:r w:rsidR="00A250BD" w:rsidRPr="00B45EA5">
        <w:rPr>
          <w:rFonts w:cstheme="minorHAnsi"/>
        </w:rPr>
        <w:t xml:space="preserve">seeds </w:t>
      </w:r>
      <w:r w:rsidR="00191BD3" w:rsidRPr="00B45EA5">
        <w:rPr>
          <w:rFonts w:cstheme="minorHAnsi"/>
        </w:rPr>
        <w:t xml:space="preserve">from </w:t>
      </w:r>
      <w:r w:rsidR="00EA07CF" w:rsidRPr="00B45EA5">
        <w:rPr>
          <w:rFonts w:cstheme="minorHAnsi"/>
        </w:rPr>
        <w:t>21</w:t>
      </w:r>
      <w:r w:rsidR="00BA0D7A" w:rsidRPr="00B45EA5">
        <w:rPr>
          <w:rFonts w:cstheme="minorHAnsi"/>
        </w:rPr>
        <w:t xml:space="preserve"> </w:t>
      </w:r>
      <w:r w:rsidR="00EA07CF" w:rsidRPr="00B45EA5">
        <w:rPr>
          <w:rFonts w:cstheme="minorHAnsi"/>
        </w:rPr>
        <w:t xml:space="preserve">target </w:t>
      </w:r>
      <w:r w:rsidR="009876BE" w:rsidRPr="00B45EA5">
        <w:rPr>
          <w:rFonts w:cstheme="minorHAnsi"/>
        </w:rPr>
        <w:t>sp</w:t>
      </w:r>
      <w:r w:rsidR="001A30C0" w:rsidRPr="00B45EA5">
        <w:rPr>
          <w:rFonts w:cstheme="minorHAnsi"/>
        </w:rPr>
        <w:t xml:space="preserve">ecies, covering </w:t>
      </w:r>
      <w:r w:rsidR="009E1750" w:rsidRPr="00B45EA5">
        <w:rPr>
          <w:rFonts w:cstheme="minorHAnsi"/>
        </w:rPr>
        <w:t xml:space="preserve">two </w:t>
      </w:r>
      <w:commentRangeStart w:id="7"/>
      <w:r w:rsidR="008502EE">
        <w:rPr>
          <w:rFonts w:cstheme="minorHAnsi"/>
        </w:rPr>
        <w:t>sites</w:t>
      </w:r>
      <w:r w:rsidR="008502EE" w:rsidRPr="00B45EA5">
        <w:rPr>
          <w:rFonts w:cstheme="minorHAnsi"/>
        </w:rPr>
        <w:t xml:space="preserve"> </w:t>
      </w:r>
      <w:commentRangeEnd w:id="7"/>
      <w:r w:rsidR="008502EE">
        <w:rPr>
          <w:rStyle w:val="Refdecomentario"/>
          <w:rFonts w:ascii="Calibri" w:eastAsia="Calibri" w:hAnsi="Calibri" w:cs="Calibri"/>
        </w:rPr>
        <w:commentReference w:id="7"/>
      </w:r>
      <w:r w:rsidR="009E1750" w:rsidRPr="00B45EA5">
        <w:rPr>
          <w:rFonts w:cstheme="minorHAnsi"/>
        </w:rPr>
        <w:t xml:space="preserve">for each </w:t>
      </w:r>
      <w:r w:rsidR="001A30C0" w:rsidRPr="00B45EA5">
        <w:rPr>
          <w:rFonts w:cstheme="minorHAnsi"/>
        </w:rPr>
        <w:t xml:space="preserve">species </w:t>
      </w:r>
      <w:r w:rsidR="009E1750" w:rsidRPr="00B45EA5">
        <w:rPr>
          <w:rFonts w:cstheme="minorHAnsi"/>
        </w:rPr>
        <w:t xml:space="preserve">except in 2 </w:t>
      </w:r>
      <w:r w:rsidR="001A30C0" w:rsidRPr="00B45EA5">
        <w:rPr>
          <w:rFonts w:cstheme="minorHAnsi"/>
        </w:rPr>
        <w:t>cases</w:t>
      </w:r>
      <w:r w:rsidR="00A250BD" w:rsidRPr="00B45EA5">
        <w:rPr>
          <w:rFonts w:cstheme="minorHAnsi"/>
        </w:rPr>
        <w:t xml:space="preserve">. </w:t>
      </w:r>
      <w:r w:rsidR="009876BE" w:rsidRPr="00B45EA5">
        <w:rPr>
          <w:rFonts w:cstheme="minorHAnsi"/>
        </w:rPr>
        <w:t xml:space="preserve">In the </w:t>
      </w:r>
      <w:r w:rsidR="008429D7">
        <w:rPr>
          <w:rFonts w:cstheme="minorHAnsi"/>
        </w:rPr>
        <w:t>Temperate</w:t>
      </w:r>
      <w:r w:rsidR="009876BE" w:rsidRPr="00B45EA5">
        <w:rPr>
          <w:rFonts w:cstheme="minorHAnsi"/>
        </w:rPr>
        <w:t xml:space="preserve"> community we </w:t>
      </w:r>
      <w:r w:rsidR="00215BBA" w:rsidRPr="00B45EA5">
        <w:rPr>
          <w:rFonts w:cstheme="minorHAnsi"/>
        </w:rPr>
        <w:t xml:space="preserve">obtained </w:t>
      </w:r>
      <w:r w:rsidR="009876BE" w:rsidRPr="00B45EA5">
        <w:rPr>
          <w:rFonts w:cstheme="minorHAnsi"/>
        </w:rPr>
        <w:t xml:space="preserve">seeds from </w:t>
      </w:r>
      <w:r w:rsidR="00A75164" w:rsidRPr="00B45EA5">
        <w:rPr>
          <w:rFonts w:cstheme="minorHAnsi"/>
        </w:rPr>
        <w:t>3</w:t>
      </w:r>
      <w:r w:rsidR="00601113" w:rsidRPr="00B45EA5">
        <w:rPr>
          <w:rFonts w:cstheme="minorHAnsi"/>
        </w:rPr>
        <w:t>8</w:t>
      </w:r>
      <w:r w:rsidR="009A75DD" w:rsidRPr="00B45EA5">
        <w:rPr>
          <w:rFonts w:cstheme="minorHAnsi"/>
        </w:rPr>
        <w:t xml:space="preserve"> </w:t>
      </w:r>
      <w:r w:rsidR="0080540A" w:rsidRPr="00B45EA5">
        <w:rPr>
          <w:rFonts w:cstheme="minorHAnsi"/>
        </w:rPr>
        <w:t>target sp</w:t>
      </w:r>
      <w:r w:rsidR="001A30C0" w:rsidRPr="00B45EA5">
        <w:rPr>
          <w:rFonts w:cstheme="minorHAnsi"/>
        </w:rPr>
        <w:t>ecies, from which</w:t>
      </w:r>
      <w:r w:rsidR="00A250BD" w:rsidRPr="00B45EA5">
        <w:rPr>
          <w:rFonts w:cstheme="minorHAnsi"/>
        </w:rPr>
        <w:t xml:space="preserve"> </w:t>
      </w:r>
      <w:r w:rsidR="0017088A" w:rsidRPr="00B45EA5">
        <w:rPr>
          <w:rFonts w:cstheme="minorHAnsi"/>
        </w:rPr>
        <w:t>19</w:t>
      </w:r>
      <w:r w:rsidR="00C97C23" w:rsidRPr="00B45EA5">
        <w:rPr>
          <w:rFonts w:cstheme="minorHAnsi"/>
        </w:rPr>
        <w:t xml:space="preserve"> </w:t>
      </w:r>
      <w:r w:rsidR="0080540A" w:rsidRPr="00B45EA5">
        <w:rPr>
          <w:rFonts w:cstheme="minorHAnsi"/>
        </w:rPr>
        <w:t>sp</w:t>
      </w:r>
      <w:r w:rsidR="001A30C0" w:rsidRPr="00B45EA5">
        <w:rPr>
          <w:rFonts w:cstheme="minorHAnsi"/>
        </w:rPr>
        <w:t>ecies</w:t>
      </w:r>
      <w:r w:rsidR="00F74B09" w:rsidRPr="00B45EA5">
        <w:rPr>
          <w:rFonts w:cstheme="minorHAnsi"/>
        </w:rPr>
        <w:t xml:space="preserve"> </w:t>
      </w:r>
      <w:r w:rsidR="001A30C0" w:rsidRPr="00B45EA5">
        <w:rPr>
          <w:rFonts w:cstheme="minorHAnsi"/>
        </w:rPr>
        <w:t>were represented with</w:t>
      </w:r>
      <w:r w:rsidR="00F74B09" w:rsidRPr="00B45EA5">
        <w:rPr>
          <w:rFonts w:cstheme="minorHAnsi"/>
        </w:rPr>
        <w:t xml:space="preserve"> </w:t>
      </w:r>
      <w:r w:rsidR="0017088A" w:rsidRPr="00B45EA5">
        <w:rPr>
          <w:rFonts w:cstheme="minorHAnsi"/>
        </w:rPr>
        <w:t xml:space="preserve">2 </w:t>
      </w:r>
      <w:r w:rsidR="003B61A6">
        <w:rPr>
          <w:rFonts w:cstheme="minorHAnsi"/>
        </w:rPr>
        <w:t>sites</w:t>
      </w:r>
      <w:r w:rsidR="0017088A" w:rsidRPr="00B45EA5">
        <w:rPr>
          <w:rFonts w:cstheme="minorHAnsi"/>
        </w:rPr>
        <w:t xml:space="preserve">. Only three species </w:t>
      </w:r>
      <w:r w:rsidR="00A250BD" w:rsidRPr="00B45EA5">
        <w:rPr>
          <w:rFonts w:cstheme="minorHAnsi"/>
        </w:rPr>
        <w:t>(</w:t>
      </w:r>
      <w:proofErr w:type="spellStart"/>
      <w:r w:rsidR="00A250BD" w:rsidRPr="00B45EA5">
        <w:rPr>
          <w:rFonts w:cstheme="minorHAnsi"/>
          <w:i/>
          <w:iCs/>
        </w:rPr>
        <w:t>Jurinea</w:t>
      </w:r>
      <w:proofErr w:type="spellEnd"/>
      <w:r w:rsidR="00A250BD" w:rsidRPr="00B45EA5">
        <w:rPr>
          <w:rFonts w:cstheme="minorHAnsi"/>
          <w:i/>
          <w:iCs/>
        </w:rPr>
        <w:t xml:space="preserve"> humilis</w:t>
      </w:r>
      <w:r w:rsidR="00A250BD" w:rsidRPr="00B45EA5">
        <w:rPr>
          <w:rFonts w:cstheme="minorHAnsi"/>
        </w:rPr>
        <w:t xml:space="preserve">, </w:t>
      </w:r>
      <w:r w:rsidR="00A250BD" w:rsidRPr="00B45EA5">
        <w:rPr>
          <w:rFonts w:cstheme="minorHAnsi"/>
          <w:i/>
          <w:iCs/>
        </w:rPr>
        <w:t>Thymus praecox</w:t>
      </w:r>
      <w:r w:rsidR="00A250BD" w:rsidRPr="00B45EA5">
        <w:rPr>
          <w:rFonts w:cstheme="minorHAnsi"/>
        </w:rPr>
        <w:t xml:space="preserve"> and </w:t>
      </w:r>
      <w:r w:rsidR="00A250BD" w:rsidRPr="00B45EA5">
        <w:rPr>
          <w:rFonts w:cstheme="minorHAnsi"/>
          <w:i/>
          <w:iCs/>
        </w:rPr>
        <w:t xml:space="preserve">Silene </w:t>
      </w:r>
      <w:proofErr w:type="spellStart"/>
      <w:r w:rsidR="00A250BD" w:rsidRPr="00B45EA5">
        <w:rPr>
          <w:rFonts w:cstheme="minorHAnsi"/>
          <w:i/>
          <w:iCs/>
        </w:rPr>
        <w:t>ciliata</w:t>
      </w:r>
      <w:proofErr w:type="spellEnd"/>
      <w:r w:rsidR="00A250BD" w:rsidRPr="00B45EA5">
        <w:rPr>
          <w:rFonts w:cstheme="minorHAnsi"/>
        </w:rPr>
        <w:t>) were present</w:t>
      </w:r>
      <w:r w:rsidR="00B51B01" w:rsidRPr="00B45EA5">
        <w:rPr>
          <w:rFonts w:cstheme="minorHAnsi"/>
        </w:rPr>
        <w:t xml:space="preserve"> </w:t>
      </w:r>
      <w:r w:rsidR="00E34B6C" w:rsidRPr="00B45EA5">
        <w:rPr>
          <w:rFonts w:cstheme="minorHAnsi"/>
        </w:rPr>
        <w:t xml:space="preserve">in </w:t>
      </w:r>
      <w:r w:rsidR="00E830BA" w:rsidRPr="00B45EA5">
        <w:rPr>
          <w:rFonts w:cstheme="minorHAnsi"/>
        </w:rPr>
        <w:t>both</w:t>
      </w:r>
      <w:r w:rsidR="00A250BD" w:rsidRPr="00B45EA5">
        <w:rPr>
          <w:rFonts w:cstheme="minorHAnsi"/>
        </w:rPr>
        <w:t xml:space="preserve"> </w:t>
      </w:r>
      <w:r w:rsidR="0017088A" w:rsidRPr="00B45EA5">
        <w:rPr>
          <w:rFonts w:cstheme="minorHAnsi"/>
        </w:rPr>
        <w:t>communities</w:t>
      </w:r>
      <w:r w:rsidR="00F74B09" w:rsidRPr="00B45EA5">
        <w:rPr>
          <w:rFonts w:cstheme="minorHAnsi"/>
        </w:rPr>
        <w:t xml:space="preserve"> </w:t>
      </w:r>
      <w:r w:rsidR="00E34B6C" w:rsidRPr="00B45EA5">
        <w:rPr>
          <w:rFonts w:cstheme="minorHAnsi"/>
        </w:rPr>
        <w:t>(with two</w:t>
      </w:r>
      <w:r w:rsidR="00F74B09" w:rsidRPr="00B45EA5">
        <w:rPr>
          <w:rFonts w:cstheme="minorHAnsi"/>
        </w:rPr>
        <w:t xml:space="preserve"> </w:t>
      </w:r>
      <w:r w:rsidR="003B61A6">
        <w:rPr>
          <w:rFonts w:cstheme="minorHAnsi"/>
        </w:rPr>
        <w:t>sites</w:t>
      </w:r>
      <w:r w:rsidR="003B61A6" w:rsidRPr="00B45EA5">
        <w:rPr>
          <w:rFonts w:cstheme="minorHAnsi"/>
        </w:rPr>
        <w:t xml:space="preserve"> </w:t>
      </w:r>
      <w:r w:rsidR="00E34B6C" w:rsidRPr="00B45EA5">
        <w:rPr>
          <w:rFonts w:cstheme="minorHAnsi"/>
        </w:rPr>
        <w:t xml:space="preserve">sampled </w:t>
      </w:r>
      <w:r w:rsidR="00F74B09" w:rsidRPr="00B45EA5">
        <w:rPr>
          <w:rFonts w:cstheme="minorHAnsi"/>
        </w:rPr>
        <w:t>in each community</w:t>
      </w:r>
      <w:r w:rsidR="00E34B6C" w:rsidRPr="00B45EA5">
        <w:rPr>
          <w:rFonts w:cstheme="minorHAnsi"/>
        </w:rPr>
        <w:t>)</w:t>
      </w:r>
      <w:r w:rsidR="00A250BD" w:rsidRPr="00B45EA5">
        <w:rPr>
          <w:rFonts w:cstheme="minorHAnsi"/>
        </w:rPr>
        <w:t>.</w:t>
      </w:r>
      <w:r w:rsidR="00456EB4" w:rsidRPr="00B45EA5">
        <w:rPr>
          <w:rFonts w:cstheme="minorHAnsi"/>
        </w:rPr>
        <w:t xml:space="preserve"> </w:t>
      </w:r>
    </w:p>
    <w:p w14:paraId="3D434854" w14:textId="67D33712" w:rsidR="00A250BD" w:rsidRPr="00B45EA5" w:rsidRDefault="00BF4BF7" w:rsidP="00245D41">
      <w:pPr>
        <w:pStyle w:val="Ttulo3"/>
        <w:rPr>
          <w:rFonts w:eastAsia="Times New Roman"/>
          <w:lang w:eastAsia="ca-ES"/>
        </w:rPr>
      </w:pPr>
      <w:r w:rsidRPr="00B45EA5">
        <w:rPr>
          <w:rFonts w:eastAsia="Times New Roman"/>
          <w:lang w:eastAsia="ca-ES"/>
        </w:rPr>
        <w:t>2.</w:t>
      </w:r>
      <w:r w:rsidR="004E6B72" w:rsidRPr="00B45EA5">
        <w:rPr>
          <w:rFonts w:eastAsia="Times New Roman"/>
          <w:lang w:eastAsia="ca-ES"/>
        </w:rPr>
        <w:t>2</w:t>
      </w:r>
      <w:r w:rsidRPr="00B45EA5">
        <w:rPr>
          <w:rFonts w:eastAsia="Times New Roman"/>
          <w:lang w:eastAsia="ca-ES"/>
        </w:rPr>
        <w:t xml:space="preserve"> </w:t>
      </w:r>
      <w:r w:rsidR="000F07CD" w:rsidRPr="00B45EA5">
        <w:rPr>
          <w:rFonts w:eastAsia="Times New Roman"/>
          <w:lang w:eastAsia="ca-ES"/>
        </w:rPr>
        <w:t xml:space="preserve">Experimental </w:t>
      </w:r>
      <w:r w:rsidR="001A1B67" w:rsidRPr="00B45EA5">
        <w:rPr>
          <w:rFonts w:eastAsia="Times New Roman"/>
          <w:lang w:eastAsia="ca-ES"/>
        </w:rPr>
        <w:t>setting</w:t>
      </w:r>
    </w:p>
    <w:p w14:paraId="3BD75FA4" w14:textId="3E84EA9E" w:rsidR="00042F1A" w:rsidRPr="00B45EA5" w:rsidRDefault="003437E0" w:rsidP="00D53DCE">
      <w:pPr>
        <w:autoSpaceDE w:val="0"/>
        <w:autoSpaceDN w:val="0"/>
        <w:adjustRightInd w:val="0"/>
        <w:spacing w:after="0" w:line="360" w:lineRule="auto"/>
        <w:jc w:val="both"/>
        <w:rPr>
          <w:rFonts w:eastAsia="Times New Roman" w:cstheme="minorHAnsi"/>
          <w:color w:val="000000"/>
          <w:lang w:eastAsia="ca-ES"/>
        </w:rPr>
      </w:pPr>
      <w:r w:rsidRPr="00B45EA5">
        <w:rPr>
          <w:rFonts w:cstheme="minorHAnsi"/>
          <w:lang w:val="en-US"/>
        </w:rPr>
        <w:t>We</w:t>
      </w:r>
      <w:r w:rsidR="00511F7F" w:rsidRPr="00B45EA5">
        <w:rPr>
          <w:rFonts w:cstheme="minorHAnsi"/>
          <w:lang w:val="en-US"/>
        </w:rPr>
        <w:t xml:space="preserve"> </w:t>
      </w:r>
      <w:r w:rsidR="00A86507" w:rsidRPr="00B45EA5">
        <w:rPr>
          <w:rFonts w:cstheme="minorHAnsi"/>
          <w:lang w:val="en-US"/>
        </w:rPr>
        <w:t>performed</w:t>
      </w:r>
      <w:r w:rsidR="00104765" w:rsidRPr="00B45EA5">
        <w:rPr>
          <w:rFonts w:cstheme="minorHAnsi"/>
          <w:lang w:val="en-US"/>
        </w:rPr>
        <w:t xml:space="preserve"> a </w:t>
      </w:r>
      <w:commentRangeStart w:id="8"/>
      <w:r w:rsidR="00A250BD" w:rsidRPr="00B45EA5">
        <w:rPr>
          <w:rFonts w:cstheme="minorHAnsi"/>
          <w:lang w:val="en-US"/>
        </w:rPr>
        <w:t xml:space="preserve">continuous </w:t>
      </w:r>
      <w:r w:rsidR="00EF7E5E">
        <w:rPr>
          <w:rFonts w:cstheme="minorHAnsi"/>
          <w:lang w:val="en-US"/>
        </w:rPr>
        <w:t xml:space="preserve">seasonal </w:t>
      </w:r>
      <w:r w:rsidR="00A250BD" w:rsidRPr="00B45EA5">
        <w:rPr>
          <w:rFonts w:cstheme="minorHAnsi"/>
          <w:lang w:val="en-US"/>
        </w:rPr>
        <w:t xml:space="preserve">germination </w:t>
      </w:r>
      <w:r w:rsidR="00104765" w:rsidRPr="00B45EA5">
        <w:rPr>
          <w:rFonts w:cstheme="minorHAnsi"/>
          <w:lang w:val="en-US"/>
        </w:rPr>
        <w:t>experiment</w:t>
      </w:r>
      <w:r w:rsidR="008742F3" w:rsidRPr="00B45EA5">
        <w:rPr>
          <w:rFonts w:cstheme="minorHAnsi"/>
          <w:lang w:val="en-US"/>
        </w:rPr>
        <w:t xml:space="preserve"> </w:t>
      </w:r>
      <w:commentRangeEnd w:id="8"/>
      <w:r w:rsidR="00DD5DC2">
        <w:rPr>
          <w:rStyle w:val="Refdecomentario"/>
          <w:rFonts w:ascii="Calibri" w:eastAsia="Calibri" w:hAnsi="Calibri" w:cs="Calibri"/>
        </w:rPr>
        <w:commentReference w:id="8"/>
      </w:r>
      <w:r w:rsidR="008742F3" w:rsidRPr="00B45EA5">
        <w:rPr>
          <w:rFonts w:cstheme="minorHAnsi"/>
          <w:lang w:val="en-US"/>
        </w:rPr>
        <w:t xml:space="preserve">to </w:t>
      </w:r>
      <w:r w:rsidR="00F70895" w:rsidRPr="00B45EA5">
        <w:rPr>
          <w:rFonts w:cstheme="minorHAnsi"/>
          <w:lang w:val="en-US"/>
        </w:rPr>
        <w:t>mimic</w:t>
      </w:r>
      <w:r w:rsidR="008742F3" w:rsidRPr="00B45EA5">
        <w:rPr>
          <w:rFonts w:cstheme="minorHAnsi"/>
          <w:lang w:val="en-US"/>
        </w:rPr>
        <w:t xml:space="preserve"> </w:t>
      </w:r>
      <w:r w:rsidR="00EE275C" w:rsidRPr="00B45EA5">
        <w:rPr>
          <w:rFonts w:cstheme="minorHAnsi"/>
          <w:lang w:val="en-US"/>
        </w:rPr>
        <w:t xml:space="preserve">one </w:t>
      </w:r>
      <w:r w:rsidR="008742F3" w:rsidRPr="00B45EA5">
        <w:rPr>
          <w:rFonts w:cstheme="minorHAnsi"/>
          <w:lang w:val="en-US"/>
        </w:rPr>
        <w:t>year of temperature regimes</w:t>
      </w:r>
      <w:r w:rsidR="00A75A3E" w:rsidRPr="00B45EA5">
        <w:rPr>
          <w:rFonts w:cstheme="minorHAnsi"/>
          <w:lang w:val="en-US"/>
        </w:rPr>
        <w:t xml:space="preserve"> </w:t>
      </w:r>
      <w:r w:rsidR="00D14C97" w:rsidRPr="00B45EA5">
        <w:rPr>
          <w:rFonts w:cstheme="minorHAnsi"/>
          <w:lang w:val="en-US"/>
        </w:rPr>
        <w:t xml:space="preserve">previously recorded </w:t>
      </w:r>
      <w:r w:rsidR="00A75A3E" w:rsidRPr="00B45EA5">
        <w:rPr>
          <w:rFonts w:cstheme="minorHAnsi"/>
          <w:lang w:val="en-US"/>
        </w:rPr>
        <w:t xml:space="preserve">in </w:t>
      </w:r>
      <w:r w:rsidR="00515E27">
        <w:rPr>
          <w:rFonts w:cstheme="minorHAnsi"/>
          <w:lang w:val="en-US"/>
        </w:rPr>
        <w:t xml:space="preserve">the </w:t>
      </w:r>
      <w:r w:rsidR="003907B5">
        <w:rPr>
          <w:rFonts w:cstheme="minorHAnsi"/>
          <w:lang w:val="en-US"/>
        </w:rPr>
        <w:t>study</w:t>
      </w:r>
      <w:r w:rsidR="00A75A3E" w:rsidRPr="00B45EA5">
        <w:rPr>
          <w:rFonts w:cstheme="minorHAnsi"/>
          <w:lang w:val="en-US"/>
        </w:rPr>
        <w:t xml:space="preserve"> </w:t>
      </w:r>
      <w:r w:rsidR="00511F7F" w:rsidRPr="00B45EA5">
        <w:rPr>
          <w:rFonts w:cstheme="minorHAnsi"/>
          <w:lang w:val="en-US"/>
        </w:rPr>
        <w:t>communities</w:t>
      </w:r>
      <w:r w:rsidR="00104765" w:rsidRPr="00B45EA5">
        <w:rPr>
          <w:rFonts w:cstheme="minorHAnsi"/>
          <w:lang w:val="en-US"/>
        </w:rPr>
        <w:t xml:space="preserve">. </w:t>
      </w:r>
      <w:r w:rsidR="008429D7">
        <w:rPr>
          <w:rFonts w:cstheme="minorHAnsi"/>
          <w:lang w:val="en-US"/>
        </w:rPr>
        <w:t>We</w:t>
      </w:r>
      <w:r w:rsidR="000652E8" w:rsidRPr="00B45EA5">
        <w:rPr>
          <w:rFonts w:cstheme="minorHAnsi"/>
          <w:lang w:val="en-US"/>
        </w:rPr>
        <w:t xml:space="preserve"> took 10 years o</w:t>
      </w:r>
      <w:r w:rsidR="00B54D32" w:rsidRPr="00B45EA5">
        <w:rPr>
          <w:rFonts w:cstheme="minorHAnsi"/>
          <w:lang w:val="en-US"/>
        </w:rPr>
        <w:t>f</w:t>
      </w:r>
      <w:r w:rsidR="00B241FE" w:rsidRPr="00B45EA5">
        <w:rPr>
          <w:rFonts w:cstheme="minorHAnsi"/>
          <w:lang w:val="en-US"/>
        </w:rPr>
        <w:t xml:space="preserve"> hourly</w:t>
      </w:r>
      <w:r w:rsidR="000652E8" w:rsidRPr="00B45EA5">
        <w:rPr>
          <w:rFonts w:cstheme="minorHAnsi"/>
          <w:lang w:val="en-US"/>
        </w:rPr>
        <w:t xml:space="preserve"> </w:t>
      </w:r>
      <w:r w:rsidR="0008697B" w:rsidRPr="00B45EA5">
        <w:rPr>
          <w:rFonts w:cstheme="minorHAnsi"/>
          <w:lang w:val="en-US"/>
        </w:rPr>
        <w:lastRenderedPageBreak/>
        <w:t xml:space="preserve">temperature </w:t>
      </w:r>
      <w:r w:rsidR="000652E8" w:rsidRPr="00B45EA5">
        <w:rPr>
          <w:rFonts w:cstheme="minorHAnsi"/>
          <w:lang w:val="en-US"/>
        </w:rPr>
        <w:t>data</w:t>
      </w:r>
      <w:r w:rsidR="0037354A" w:rsidRPr="00B45EA5">
        <w:rPr>
          <w:rFonts w:cstheme="minorHAnsi"/>
          <w:lang w:val="en-US"/>
        </w:rPr>
        <w:t xml:space="preserve"> </w:t>
      </w:r>
      <w:r w:rsidR="000652E8" w:rsidRPr="00B45EA5">
        <w:rPr>
          <w:rFonts w:cstheme="minorHAnsi"/>
          <w:lang w:val="en-US"/>
        </w:rPr>
        <w:t>(2008-2019</w:t>
      </w:r>
      <w:r w:rsidR="002E1343" w:rsidRPr="00B45EA5">
        <w:rPr>
          <w:rFonts w:cstheme="minorHAnsi"/>
          <w:lang w:val="en-US"/>
        </w:rPr>
        <w:t xml:space="preserve"> </w:t>
      </w:r>
      <w:r w:rsidR="00EA46E1" w:rsidRPr="00B45EA5">
        <w:rPr>
          <w:rFonts w:cstheme="minorHAnsi"/>
          <w:lang w:val="en-US"/>
        </w:rPr>
        <w:t xml:space="preserve">field </w:t>
      </w:r>
      <w:r w:rsidR="002E1343" w:rsidRPr="00B45EA5">
        <w:rPr>
          <w:rFonts w:cstheme="minorHAnsi"/>
          <w:lang w:val="en-US"/>
        </w:rPr>
        <w:t>data</w:t>
      </w:r>
      <w:r w:rsidR="00355A39" w:rsidRPr="00B45EA5">
        <w:rPr>
          <w:rFonts w:cstheme="minorHAnsi"/>
          <w:lang w:val="en-US"/>
        </w:rPr>
        <w:t xml:space="preserve"> collected </w:t>
      </w:r>
      <w:r w:rsidR="00607764" w:rsidRPr="00B45EA5">
        <w:rPr>
          <w:rFonts w:cstheme="minorHAnsi"/>
          <w:lang w:val="en-US"/>
        </w:rPr>
        <w:t xml:space="preserve">in </w:t>
      </w:r>
      <w:r w:rsidR="007E0487">
        <w:rPr>
          <w:rFonts w:cstheme="minorHAnsi"/>
          <w:lang w:val="en-US"/>
        </w:rPr>
        <w:t>alpine soils</w:t>
      </w:r>
      <w:r w:rsidR="00885DCF">
        <w:rPr>
          <w:rFonts w:cstheme="minorHAnsi"/>
          <w:lang w:val="en-US"/>
        </w:rPr>
        <w:t xml:space="preserve"> </w:t>
      </w:r>
      <w:r w:rsidR="007E0487">
        <w:rPr>
          <w:rFonts w:cstheme="minorHAnsi"/>
          <w:lang w:val="en-US"/>
        </w:rPr>
        <w:t>of Picos de Europa National Park</w:t>
      </w:r>
      <w:r w:rsidR="00607764">
        <w:rPr>
          <w:rFonts w:cstheme="minorHAnsi"/>
          <w:lang w:val="en-US"/>
        </w:rPr>
        <w:t>,</w:t>
      </w:r>
      <w:r w:rsidR="00DD10C1" w:rsidRPr="00B45EA5">
        <w:rPr>
          <w:rFonts w:cstheme="minorHAnsi"/>
          <w:lang w:val="en-US"/>
        </w:rPr>
        <w:t xml:space="preserve"> M-Log5W, </w:t>
      </w:r>
      <w:proofErr w:type="spellStart"/>
      <w:r w:rsidR="00DD10C1" w:rsidRPr="00B45EA5">
        <w:rPr>
          <w:rFonts w:cstheme="minorHAnsi"/>
          <w:lang w:val="en-US"/>
        </w:rPr>
        <w:t>GeoPrecision</w:t>
      </w:r>
      <w:proofErr w:type="spellEnd"/>
      <w:r w:rsidR="00DD10C1" w:rsidRPr="00B45EA5">
        <w:rPr>
          <w:rFonts w:cstheme="minorHAnsi"/>
          <w:lang w:val="en-US"/>
        </w:rPr>
        <w:t xml:space="preserve">, </w:t>
      </w:r>
      <w:proofErr w:type="spellStart"/>
      <w:r w:rsidR="00DD10C1" w:rsidRPr="00B45EA5">
        <w:rPr>
          <w:rFonts w:cstheme="minorHAnsi"/>
          <w:lang w:val="en-US"/>
        </w:rPr>
        <w:t>Ettlingen</w:t>
      </w:r>
      <w:proofErr w:type="spellEnd"/>
      <w:r w:rsidR="00DD10C1" w:rsidRPr="00B45EA5">
        <w:rPr>
          <w:rFonts w:cstheme="minorHAnsi"/>
          <w:lang w:val="en-US"/>
        </w:rPr>
        <w:t>, Germany; accuracy: +/- 0.1 ºC at 0 ºC, resolution: 0.01 ºC</w:t>
      </w:r>
      <w:r w:rsidR="000652E8" w:rsidRPr="00B45EA5">
        <w:rPr>
          <w:rFonts w:cstheme="minorHAnsi"/>
          <w:lang w:val="en-US"/>
        </w:rPr>
        <w:t>)</w:t>
      </w:r>
      <w:r w:rsidR="00F340D1" w:rsidRPr="00B45EA5">
        <w:rPr>
          <w:rFonts w:cstheme="minorHAnsi"/>
          <w:lang w:val="en-US"/>
        </w:rPr>
        <w:t xml:space="preserve"> and </w:t>
      </w:r>
      <w:r w:rsidR="00A320BB" w:rsidRPr="00B45EA5">
        <w:rPr>
          <w:rFonts w:cstheme="minorHAnsi"/>
          <w:lang w:val="en-US"/>
        </w:rPr>
        <w:t xml:space="preserve">transformed it into </w:t>
      </w:r>
      <w:r w:rsidR="00F340D1" w:rsidRPr="00B45EA5">
        <w:rPr>
          <w:rFonts w:cstheme="minorHAnsi"/>
          <w:lang w:val="en-US"/>
        </w:rPr>
        <w:t xml:space="preserve">weekly </w:t>
      </w:r>
      <w:r w:rsidR="00673307">
        <w:rPr>
          <w:rFonts w:cstheme="minorHAnsi"/>
          <w:lang w:val="en-US"/>
        </w:rPr>
        <w:t xml:space="preserve">resolution for </w:t>
      </w:r>
      <w:r w:rsidR="0008697B" w:rsidRPr="00B45EA5">
        <w:rPr>
          <w:rFonts w:cstheme="minorHAnsi"/>
          <w:lang w:val="en-US"/>
        </w:rPr>
        <w:t>maximum (</w:t>
      </w:r>
      <w:r w:rsidR="00F340D1" w:rsidRPr="00B45EA5">
        <w:rPr>
          <w:rFonts w:cstheme="minorHAnsi"/>
          <w:lang w:val="en-US"/>
        </w:rPr>
        <w:t>T</w:t>
      </w:r>
      <w:r w:rsidR="00F63306" w:rsidRPr="00B45EA5">
        <w:rPr>
          <w:rFonts w:cstheme="minorHAnsi"/>
          <w:lang w:val="en-US"/>
        </w:rPr>
        <w:t xml:space="preserve"> </w:t>
      </w:r>
      <w:r w:rsidR="00F340D1" w:rsidRPr="00B45EA5">
        <w:rPr>
          <w:rFonts w:cstheme="minorHAnsi"/>
          <w:lang w:val="en-US"/>
        </w:rPr>
        <w:t>max</w:t>
      </w:r>
      <w:r w:rsidR="0008697B" w:rsidRPr="00B45EA5">
        <w:rPr>
          <w:rFonts w:cstheme="minorHAnsi"/>
          <w:lang w:val="en-US"/>
        </w:rPr>
        <w:t>)</w:t>
      </w:r>
      <w:r w:rsidR="00F340D1" w:rsidRPr="00B45EA5">
        <w:rPr>
          <w:rFonts w:cstheme="minorHAnsi"/>
          <w:lang w:val="en-US"/>
        </w:rPr>
        <w:t xml:space="preserve"> and </w:t>
      </w:r>
      <w:r w:rsidR="000705EB" w:rsidRPr="00B45EA5">
        <w:rPr>
          <w:rFonts w:cstheme="minorHAnsi"/>
          <w:lang w:val="en-US"/>
        </w:rPr>
        <w:t>minimum temperature</w:t>
      </w:r>
      <w:r w:rsidR="00673307">
        <w:rPr>
          <w:rFonts w:cstheme="minorHAnsi"/>
          <w:lang w:val="en-US"/>
        </w:rPr>
        <w:t>s</w:t>
      </w:r>
      <w:r w:rsidR="000705EB" w:rsidRPr="00B45EA5">
        <w:rPr>
          <w:rFonts w:cstheme="minorHAnsi"/>
          <w:lang w:val="en-US"/>
        </w:rPr>
        <w:t xml:space="preserve"> (</w:t>
      </w:r>
      <w:r w:rsidR="00F340D1" w:rsidRPr="00B45EA5">
        <w:rPr>
          <w:rFonts w:cstheme="minorHAnsi"/>
          <w:lang w:val="en-US"/>
        </w:rPr>
        <w:t>T</w:t>
      </w:r>
      <w:r w:rsidR="00F63306" w:rsidRPr="00B45EA5">
        <w:rPr>
          <w:rFonts w:cstheme="minorHAnsi"/>
          <w:lang w:val="en-US"/>
        </w:rPr>
        <w:t xml:space="preserve"> </w:t>
      </w:r>
      <w:r w:rsidR="00F340D1" w:rsidRPr="00B45EA5">
        <w:rPr>
          <w:rFonts w:cstheme="minorHAnsi"/>
          <w:lang w:val="en-US"/>
        </w:rPr>
        <w:t>min</w:t>
      </w:r>
      <w:r w:rsidR="000705EB" w:rsidRPr="00B45EA5">
        <w:rPr>
          <w:rFonts w:cstheme="minorHAnsi"/>
          <w:lang w:val="en-US"/>
        </w:rPr>
        <w:t>)</w:t>
      </w:r>
      <w:r w:rsidR="00586E4B" w:rsidRPr="00B45EA5">
        <w:rPr>
          <w:rFonts w:cstheme="minorHAnsi"/>
          <w:lang w:val="en-US"/>
        </w:rPr>
        <w:t>. W</w:t>
      </w:r>
      <w:r w:rsidR="00357722" w:rsidRPr="00B45EA5">
        <w:rPr>
          <w:rFonts w:cstheme="minorHAnsi"/>
          <w:lang w:val="en-US"/>
        </w:rPr>
        <w:t>e also use</w:t>
      </w:r>
      <w:r w:rsidR="004F2D67" w:rsidRPr="00B45EA5">
        <w:rPr>
          <w:rFonts w:cstheme="minorHAnsi"/>
          <w:lang w:val="en-US"/>
        </w:rPr>
        <w:t>d</w:t>
      </w:r>
      <w:r w:rsidR="00357722" w:rsidRPr="00B45EA5">
        <w:rPr>
          <w:rFonts w:cstheme="minorHAnsi"/>
          <w:lang w:val="en-US"/>
        </w:rPr>
        <w:t xml:space="preserve"> </w:t>
      </w:r>
      <w:r w:rsidR="005C4368" w:rsidRPr="00B45EA5">
        <w:rPr>
          <w:rFonts w:cstheme="minorHAnsi"/>
          <w:lang w:val="en-US"/>
        </w:rPr>
        <w:t xml:space="preserve">the </w:t>
      </w:r>
      <w:r w:rsidR="004F2D67" w:rsidRPr="00B45EA5">
        <w:rPr>
          <w:rFonts w:cstheme="minorHAnsi"/>
          <w:lang w:val="en-US"/>
        </w:rPr>
        <w:t xml:space="preserve">registered </w:t>
      </w:r>
      <w:r w:rsidR="005C4368" w:rsidRPr="00B45EA5">
        <w:rPr>
          <w:rFonts w:cstheme="minorHAnsi"/>
          <w:lang w:val="en-US"/>
        </w:rPr>
        <w:t xml:space="preserve">temperatures to </w:t>
      </w:r>
      <w:r w:rsidR="0017392C" w:rsidRPr="00B45EA5">
        <w:rPr>
          <w:rFonts w:cstheme="minorHAnsi"/>
          <w:lang w:val="en-US"/>
        </w:rPr>
        <w:t>calculate</w:t>
      </w:r>
      <w:r w:rsidR="005C4368" w:rsidRPr="00B45EA5">
        <w:rPr>
          <w:rFonts w:cstheme="minorHAnsi"/>
          <w:lang w:val="en-US"/>
        </w:rPr>
        <w:t xml:space="preserve"> the number of days with snow cover</w:t>
      </w:r>
      <w:r w:rsidR="004F2D67" w:rsidRPr="00B45EA5">
        <w:rPr>
          <w:rFonts w:cstheme="minorHAnsi"/>
          <w:lang w:val="en-US"/>
        </w:rPr>
        <w:t>,</w:t>
      </w:r>
      <w:r w:rsidR="001129F3" w:rsidRPr="00B45EA5">
        <w:rPr>
          <w:rFonts w:cstheme="minorHAnsi"/>
          <w:lang w:val="en-US"/>
        </w:rPr>
        <w:t xml:space="preserve"> </w:t>
      </w:r>
      <w:r w:rsidR="0017392C" w:rsidRPr="00B45EA5">
        <w:rPr>
          <w:rFonts w:cstheme="minorHAnsi"/>
          <w:lang w:val="en-US"/>
        </w:rPr>
        <w:t xml:space="preserve">estimated as days with </w:t>
      </w:r>
      <w:r w:rsidR="00673307">
        <w:rPr>
          <w:rFonts w:cstheme="minorHAnsi"/>
          <w:lang w:val="en-US"/>
        </w:rPr>
        <w:t>less than one degree Celsius</w:t>
      </w:r>
      <w:r w:rsidR="001129F3" w:rsidRPr="00B45EA5">
        <w:rPr>
          <w:rFonts w:cstheme="minorHAnsi"/>
          <w:lang w:val="en-US"/>
        </w:rPr>
        <w:t xml:space="preserve"> temperature variation </w:t>
      </w:r>
      <w:r w:rsidR="00370CEA">
        <w:rPr>
          <w:rFonts w:cstheme="minorHAnsi"/>
          <w:lang w:val="en-US"/>
        </w:rPr>
        <w:t xml:space="preserve"> around </w:t>
      </w:r>
      <w:r w:rsidR="00206F6F">
        <w:rPr>
          <w:rFonts w:cstheme="minorHAnsi"/>
          <w:lang w:val="en-US"/>
        </w:rPr>
        <w:t>zero degrees</w:t>
      </w:r>
      <w:r w:rsidR="00370CEA">
        <w:rPr>
          <w:rFonts w:cstheme="minorHAnsi"/>
          <w:lang w:val="en-US"/>
        </w:rPr>
        <w:t xml:space="preserve"> </w:t>
      </w:r>
      <w:r w:rsidR="001129F3" w:rsidRPr="00B45EA5">
        <w:rPr>
          <w:rFonts w:cstheme="minorHAnsi"/>
          <w:lang w:val="en-US"/>
        </w:rPr>
        <w:t>between night and day</w:t>
      </w:r>
      <w:r w:rsidR="00C4585B" w:rsidRPr="00B45EA5">
        <w:rPr>
          <w:rFonts w:cstheme="minorHAnsi"/>
          <w:lang w:val="en-US"/>
        </w:rPr>
        <w:t xml:space="preserve"> </w:t>
      </w:r>
      <w:r w:rsidR="009D262F" w:rsidRPr="00B45EA5">
        <w:rPr>
          <w:rFonts w:cstheme="minorHAnsi"/>
          <w:lang w:val="en-US"/>
        </w:rPr>
        <w:fldChar w:fldCharType="begin" w:fldLock="1"/>
      </w:r>
      <w:r w:rsidR="00C4585B" w:rsidRPr="00B45EA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B45EA5">
        <w:rPr>
          <w:rFonts w:cstheme="minorHAnsi"/>
          <w:lang w:val="en-US"/>
        </w:rPr>
        <w:fldChar w:fldCharType="separate"/>
      </w:r>
      <w:r w:rsidR="009D262F" w:rsidRPr="00B45EA5">
        <w:rPr>
          <w:rFonts w:cstheme="minorHAnsi"/>
          <w:noProof/>
          <w:lang w:val="en-US"/>
        </w:rPr>
        <w:t>(Zhang et al., 2005)</w:t>
      </w:r>
      <w:r w:rsidR="009D262F" w:rsidRPr="00B45EA5">
        <w:rPr>
          <w:rFonts w:cstheme="minorHAnsi"/>
          <w:lang w:val="en-US"/>
        </w:rPr>
        <w:fldChar w:fldCharType="end"/>
      </w:r>
      <w:r w:rsidR="0037354A" w:rsidRPr="00B45EA5">
        <w:rPr>
          <w:rFonts w:cstheme="minorHAnsi"/>
          <w:lang w:val="en-US"/>
        </w:rPr>
        <w:t xml:space="preserve">. </w:t>
      </w:r>
      <w:r w:rsidR="00E1405A" w:rsidRPr="00B45EA5">
        <w:rPr>
          <w:rFonts w:cstheme="minorHAnsi"/>
          <w:lang w:val="en-US"/>
        </w:rPr>
        <w:t>T</w:t>
      </w:r>
      <w:r w:rsidR="0037354A" w:rsidRPr="00B45EA5">
        <w:rPr>
          <w:rFonts w:cstheme="minorHAnsi"/>
          <w:lang w:val="en-US"/>
        </w:rPr>
        <w:t>hen</w:t>
      </w:r>
      <w:r w:rsidR="00EB6EAB" w:rsidRPr="00B45EA5">
        <w:rPr>
          <w:rFonts w:cstheme="minorHAnsi"/>
          <w:lang w:val="en-US"/>
        </w:rPr>
        <w:t>,</w:t>
      </w:r>
      <w:r w:rsidR="0037354A" w:rsidRPr="00B45EA5">
        <w:rPr>
          <w:rFonts w:cstheme="minorHAnsi"/>
          <w:lang w:val="en-US"/>
        </w:rPr>
        <w:t xml:space="preserve"> </w:t>
      </w:r>
      <w:r w:rsidR="00E1405A" w:rsidRPr="00B45EA5">
        <w:rPr>
          <w:rFonts w:cstheme="minorHAnsi"/>
          <w:lang w:val="en-US"/>
        </w:rPr>
        <w:t xml:space="preserve">we </w:t>
      </w:r>
      <w:r w:rsidR="0037354A" w:rsidRPr="00B45EA5">
        <w:rPr>
          <w:rFonts w:cstheme="minorHAnsi"/>
          <w:lang w:val="en-US"/>
        </w:rPr>
        <w:t>chose</w:t>
      </w:r>
      <w:r w:rsidR="00E1405A" w:rsidRPr="00B45EA5">
        <w:rPr>
          <w:rFonts w:cstheme="minorHAnsi"/>
          <w:lang w:val="en-US"/>
        </w:rPr>
        <w:t xml:space="preserve"> </w:t>
      </w:r>
      <w:r w:rsidR="00DF651B" w:rsidRPr="00B45EA5">
        <w:rPr>
          <w:rFonts w:cstheme="minorHAnsi"/>
          <w:lang w:val="en-US"/>
        </w:rPr>
        <w:t>the t</w:t>
      </w:r>
      <w:r w:rsidR="00355A39" w:rsidRPr="00B45EA5">
        <w:rPr>
          <w:rFonts w:cstheme="minorHAnsi"/>
          <w:lang w:val="en-US"/>
        </w:rPr>
        <w:t xml:space="preserve">wo </w:t>
      </w:r>
      <w:commentRangeStart w:id="9"/>
      <w:r w:rsidR="008C192D">
        <w:rPr>
          <w:rFonts w:cstheme="minorHAnsi"/>
          <w:lang w:val="en-US"/>
        </w:rPr>
        <w:t>most contrasting</w:t>
      </w:r>
      <w:r w:rsidR="008C192D" w:rsidRPr="00B45EA5">
        <w:rPr>
          <w:rFonts w:cstheme="minorHAnsi"/>
          <w:lang w:val="en-US"/>
        </w:rPr>
        <w:t xml:space="preserve"> </w:t>
      </w:r>
      <w:commentRangeEnd w:id="9"/>
      <w:r w:rsidR="00516EAC">
        <w:rPr>
          <w:rStyle w:val="Refdecomentario"/>
          <w:rFonts w:ascii="Calibri" w:eastAsia="Calibri" w:hAnsi="Calibri" w:cs="Calibri"/>
        </w:rPr>
        <w:commentReference w:id="9"/>
      </w:r>
      <w:r w:rsidR="008F6F75" w:rsidRPr="00B45EA5">
        <w:rPr>
          <w:rFonts w:cstheme="minorHAnsi"/>
          <w:lang w:val="en-US"/>
        </w:rPr>
        <w:t xml:space="preserve">regimes </w:t>
      </w:r>
      <w:r w:rsidR="00E1405A" w:rsidRPr="00B45EA5">
        <w:rPr>
          <w:rFonts w:cstheme="minorHAnsi"/>
          <w:lang w:val="en-US"/>
        </w:rPr>
        <w:t>in</w:t>
      </w:r>
      <w:r w:rsidR="00355A39" w:rsidRPr="00B45EA5">
        <w:rPr>
          <w:rFonts w:cstheme="minorHAnsi"/>
          <w:lang w:val="en-US"/>
        </w:rPr>
        <w:t xml:space="preserve"> </w:t>
      </w:r>
      <w:r w:rsidR="00EB6EAB" w:rsidRPr="00B45EA5">
        <w:rPr>
          <w:rFonts w:cstheme="minorHAnsi"/>
          <w:lang w:val="en-US"/>
        </w:rPr>
        <w:t>snow cover</w:t>
      </w:r>
      <w:r w:rsidR="00DF651B" w:rsidRPr="00B45EA5">
        <w:rPr>
          <w:rFonts w:cstheme="minorHAnsi"/>
          <w:lang w:val="en-US"/>
        </w:rPr>
        <w:t xml:space="preserve"> </w:t>
      </w:r>
      <w:r w:rsidR="008E3B4D" w:rsidRPr="00B45EA5">
        <w:rPr>
          <w:rFonts w:cstheme="minorHAnsi"/>
          <w:lang w:val="en-US"/>
        </w:rPr>
        <w:t xml:space="preserve">period </w:t>
      </w:r>
      <w:r w:rsidR="00DF651B" w:rsidRPr="00B45EA5">
        <w:rPr>
          <w:rFonts w:cstheme="minorHAnsi"/>
          <w:lang w:val="en-US"/>
        </w:rPr>
        <w:t>and temperature</w:t>
      </w:r>
      <w:r w:rsidR="00015E56" w:rsidRPr="00B45EA5">
        <w:rPr>
          <w:rFonts w:cstheme="minorHAnsi"/>
          <w:lang w:val="en-US"/>
        </w:rPr>
        <w:t xml:space="preserve">s </w:t>
      </w:r>
      <w:r w:rsidR="003A0677" w:rsidRPr="00B45EA5">
        <w:rPr>
          <w:rFonts w:cstheme="minorHAnsi"/>
          <w:lang w:val="en-US"/>
        </w:rPr>
        <w:t xml:space="preserve">to </w:t>
      </w:r>
      <w:r w:rsidR="008867CD" w:rsidRPr="00B45EA5">
        <w:rPr>
          <w:rFonts w:cstheme="minorHAnsi"/>
          <w:lang w:val="en-US"/>
        </w:rPr>
        <w:t xml:space="preserve">recreate </w:t>
      </w:r>
      <w:r w:rsidR="008429D7" w:rsidRPr="00B45EA5">
        <w:rPr>
          <w:rFonts w:cstheme="minorHAnsi"/>
          <w:lang w:val="en-US"/>
        </w:rPr>
        <w:t>th</w:t>
      </w:r>
      <w:r w:rsidR="008429D7">
        <w:rPr>
          <w:rFonts w:cstheme="minorHAnsi"/>
          <w:lang w:val="en-US"/>
        </w:rPr>
        <w:t>ose same conditions</w:t>
      </w:r>
      <w:r w:rsidR="008867CD" w:rsidRPr="00B45EA5">
        <w:rPr>
          <w:rFonts w:cstheme="minorHAnsi"/>
          <w:lang w:val="en-US"/>
        </w:rPr>
        <w:t xml:space="preserve"> in </w:t>
      </w:r>
      <w:r w:rsidR="00C7080F" w:rsidRPr="00B45EA5">
        <w:rPr>
          <w:rFonts w:cstheme="minorHAnsi"/>
          <w:lang w:val="en-US"/>
        </w:rPr>
        <w:t>incubation chambers</w:t>
      </w:r>
      <w:r w:rsidR="002E5BAD" w:rsidRPr="00B45EA5">
        <w:rPr>
          <w:rFonts w:cstheme="minorHAnsi"/>
          <w:lang w:val="en-US"/>
        </w:rPr>
        <w:t>.</w:t>
      </w:r>
      <w:r w:rsidR="00A250BD" w:rsidRPr="00B45EA5">
        <w:rPr>
          <w:rFonts w:cstheme="minorHAnsi"/>
          <w:lang w:val="en-US"/>
        </w:rPr>
        <w:t xml:space="preserve"> </w:t>
      </w:r>
      <w:r w:rsidR="00D07978" w:rsidRPr="00B45EA5">
        <w:rPr>
          <w:rFonts w:cstheme="minorHAnsi"/>
          <w:lang w:val="en-US"/>
        </w:rPr>
        <w:t xml:space="preserve">The final </w:t>
      </w:r>
      <w:r w:rsidR="007A1B4C" w:rsidRPr="00B45EA5">
        <w:rPr>
          <w:rFonts w:cstheme="minorHAnsi"/>
          <w:lang w:val="en-US"/>
        </w:rPr>
        <w:t xml:space="preserve">experimental </w:t>
      </w:r>
      <w:r w:rsidR="00D07978" w:rsidRPr="00B45EA5">
        <w:rPr>
          <w:rFonts w:cstheme="minorHAnsi"/>
          <w:lang w:val="en-US"/>
        </w:rPr>
        <w:t>programs consisted of weekly</w:t>
      </w:r>
      <w:r w:rsidR="00891506" w:rsidRPr="00B45EA5">
        <w:rPr>
          <w:rFonts w:cstheme="minorHAnsi"/>
          <w:lang w:val="en-US"/>
        </w:rPr>
        <w:t xml:space="preserve"> </w:t>
      </w:r>
      <w:r w:rsidR="004E28DB">
        <w:rPr>
          <w:rFonts w:cstheme="minorHAnsi"/>
          <w:lang w:val="en-US"/>
        </w:rPr>
        <w:t xml:space="preserve">resolution for </w:t>
      </w:r>
      <w:r w:rsidR="00891506" w:rsidRPr="00B45EA5">
        <w:rPr>
          <w:rFonts w:cstheme="minorHAnsi"/>
          <w:lang w:val="en-US"/>
        </w:rPr>
        <w:t xml:space="preserve">temperature </w:t>
      </w:r>
      <w:r w:rsidR="00C7080F" w:rsidRPr="00B45EA5">
        <w:rPr>
          <w:rFonts w:cstheme="minorHAnsi"/>
          <w:lang w:val="en-US"/>
        </w:rPr>
        <w:t xml:space="preserve">regimes </w:t>
      </w:r>
      <w:r w:rsidR="00870A83" w:rsidRPr="00B45EA5">
        <w:rPr>
          <w:rFonts w:cstheme="minorHAnsi"/>
          <w:lang w:val="en-US"/>
        </w:rPr>
        <w:t xml:space="preserve">(fig 2) </w:t>
      </w:r>
      <w:r w:rsidR="00891506" w:rsidRPr="00B45EA5">
        <w:rPr>
          <w:rFonts w:cstheme="minorHAnsi"/>
          <w:lang w:val="en-US"/>
        </w:rPr>
        <w:t xml:space="preserve">with </w:t>
      </w:r>
      <w:r w:rsidR="007F257F">
        <w:rPr>
          <w:rFonts w:cstheme="minorHAnsi"/>
          <w:lang w:val="en-US"/>
        </w:rPr>
        <w:t>daily</w:t>
      </w:r>
      <w:r w:rsidR="00D0727A">
        <w:rPr>
          <w:rFonts w:cstheme="minorHAnsi"/>
          <w:lang w:val="en-US"/>
        </w:rPr>
        <w:t xml:space="preserve"> temperature ramps and</w:t>
      </w:r>
      <w:r w:rsidR="007F257F">
        <w:rPr>
          <w:rFonts w:cstheme="minorHAnsi"/>
          <w:lang w:val="en-US"/>
        </w:rPr>
        <w:t xml:space="preserve"> </w:t>
      </w:r>
      <w:r w:rsidR="004E28DB">
        <w:rPr>
          <w:rFonts w:cstheme="minorHAnsi"/>
          <w:lang w:val="en-US"/>
        </w:rPr>
        <w:t xml:space="preserve">monthly </w:t>
      </w:r>
      <w:r w:rsidR="007F257F">
        <w:rPr>
          <w:rFonts w:cstheme="minorHAnsi"/>
          <w:lang w:val="en-US"/>
        </w:rPr>
        <w:t xml:space="preserve">photoperiod </w:t>
      </w:r>
      <w:r w:rsidR="004E28DB">
        <w:rPr>
          <w:rFonts w:cstheme="minorHAnsi"/>
          <w:lang w:val="en-US"/>
        </w:rPr>
        <w:t>regimes</w:t>
      </w:r>
      <w:r w:rsidR="00AB753F" w:rsidRPr="00B45EA5">
        <w:rPr>
          <w:rFonts w:cstheme="minorHAnsi"/>
          <w:lang w:val="en-US"/>
        </w:rPr>
        <w:t>.</w:t>
      </w:r>
      <w:r w:rsidR="005C4368" w:rsidRPr="00B45EA5">
        <w:rPr>
          <w:rFonts w:cstheme="minorHAnsi"/>
          <w:lang w:val="en-US"/>
        </w:rPr>
        <w:t xml:space="preserve"> </w:t>
      </w:r>
      <w:r w:rsidR="00560143" w:rsidRPr="00B45EA5">
        <w:rPr>
          <w:rFonts w:cstheme="minorHAnsi"/>
          <w:lang w:val="en-US"/>
        </w:rPr>
        <w:t xml:space="preserve">Each </w:t>
      </w:r>
      <w:r w:rsidR="002A1BCE" w:rsidRPr="00B45EA5">
        <w:rPr>
          <w:rFonts w:cstheme="minorHAnsi"/>
          <w:lang w:val="en-US"/>
        </w:rPr>
        <w:t>experimental program</w:t>
      </w:r>
      <w:r w:rsidR="00560143" w:rsidRPr="00B45EA5">
        <w:rPr>
          <w:rFonts w:cstheme="minorHAnsi"/>
          <w:lang w:val="en-US"/>
        </w:rPr>
        <w:t xml:space="preserve"> was </w:t>
      </w:r>
      <w:r w:rsidR="002A1BCE" w:rsidRPr="00B45EA5">
        <w:rPr>
          <w:rFonts w:cstheme="minorHAnsi"/>
          <w:lang w:val="en-US"/>
        </w:rPr>
        <w:t xml:space="preserve">configured using </w:t>
      </w:r>
      <w:proofErr w:type="spellStart"/>
      <w:r w:rsidR="002A1BCE" w:rsidRPr="00B45EA5">
        <w:rPr>
          <w:rFonts w:cstheme="minorHAnsi"/>
          <w:lang w:val="en-US"/>
        </w:rPr>
        <w:t>Fitolog</w:t>
      </w:r>
      <w:proofErr w:type="spellEnd"/>
      <w:r w:rsidR="002A1BCE" w:rsidRPr="00B45EA5">
        <w:rPr>
          <w:rFonts w:cstheme="minorHAnsi"/>
          <w:lang w:val="en-US"/>
        </w:rPr>
        <w:t xml:space="preserve"> 9000 software (version 9308, </w:t>
      </w:r>
      <w:proofErr w:type="spellStart"/>
      <w:r w:rsidR="002A1BCE" w:rsidRPr="00B45EA5">
        <w:rPr>
          <w:rFonts w:cstheme="minorHAnsi"/>
          <w:lang w:val="en-US"/>
        </w:rPr>
        <w:t>Aralab</w:t>
      </w:r>
      <w:proofErr w:type="spellEnd"/>
      <w:r w:rsidR="002A1BCE" w:rsidRPr="00B45EA5">
        <w:rPr>
          <w:rFonts w:cstheme="minorHAnsi"/>
          <w:lang w:val="en-US"/>
        </w:rPr>
        <w:t xml:space="preserve"> Pharmaceutical Stability software) </w:t>
      </w:r>
      <w:r w:rsidR="00560143" w:rsidRPr="00B45EA5">
        <w:rPr>
          <w:rFonts w:cstheme="minorHAnsi"/>
          <w:lang w:val="en-US"/>
        </w:rPr>
        <w:t xml:space="preserve">in </w:t>
      </w:r>
      <w:proofErr w:type="spellStart"/>
      <w:r w:rsidR="00560143" w:rsidRPr="00B45EA5">
        <w:rPr>
          <w:rFonts w:cstheme="minorHAnsi"/>
          <w:lang w:val="en-US"/>
        </w:rPr>
        <w:t>Aralab</w:t>
      </w:r>
      <w:proofErr w:type="spellEnd"/>
      <w:r w:rsidR="00560143" w:rsidRPr="00B45EA5">
        <w:rPr>
          <w:rFonts w:cstheme="minorHAnsi"/>
          <w:lang w:val="en-US"/>
        </w:rPr>
        <w:t xml:space="preserve"> incubator</w:t>
      </w:r>
      <w:r w:rsidR="00870A83" w:rsidRPr="00B45EA5">
        <w:rPr>
          <w:rFonts w:cstheme="minorHAnsi"/>
          <w:lang w:val="en-US"/>
        </w:rPr>
        <w:t>s</w:t>
      </w:r>
      <w:r w:rsidR="00560143" w:rsidRPr="00B45EA5">
        <w:rPr>
          <w:rFonts w:cstheme="minorHAnsi"/>
          <w:lang w:val="en-US"/>
        </w:rPr>
        <w:t xml:space="preserve"> (</w:t>
      </w:r>
      <w:proofErr w:type="spellStart"/>
      <w:r w:rsidR="00560143" w:rsidRPr="00B45EA5">
        <w:rPr>
          <w:rFonts w:cstheme="minorHAnsi"/>
          <w:lang w:val="en-US"/>
        </w:rPr>
        <w:t>Aralab</w:t>
      </w:r>
      <w:proofErr w:type="spellEnd"/>
      <w:r w:rsidR="00560143" w:rsidRPr="00B45EA5">
        <w:rPr>
          <w:rFonts w:cstheme="minorHAnsi"/>
          <w:lang w:val="en-US"/>
        </w:rPr>
        <w:t xml:space="preserve"> climatic chamber </w:t>
      </w:r>
      <w:proofErr w:type="spellStart"/>
      <w:r w:rsidR="00560143" w:rsidRPr="00B45EA5">
        <w:rPr>
          <w:rFonts w:cstheme="minorHAnsi"/>
          <w:lang w:val="en-US"/>
        </w:rPr>
        <w:t>Fitoclima</w:t>
      </w:r>
      <w:proofErr w:type="spellEnd"/>
      <w:r w:rsidR="00560143" w:rsidRPr="00B45EA5">
        <w:rPr>
          <w:rFonts w:cstheme="minorHAnsi"/>
          <w:lang w:val="en-US"/>
        </w:rPr>
        <w:t xml:space="preserve"> S600 PL</w:t>
      </w:r>
      <w:r w:rsidR="00303AE3" w:rsidRPr="00B45EA5">
        <w:rPr>
          <w:rFonts w:cstheme="minorHAnsi"/>
          <w:lang w:val="en-US"/>
        </w:rPr>
        <w:t xml:space="preserve">, equipped with </w:t>
      </w:r>
      <w:r w:rsidR="00DA7B74" w:rsidRPr="00B45EA5">
        <w:rPr>
          <w:rFonts w:cstheme="minorHAnsi"/>
          <w:lang w:val="en-US"/>
        </w:rPr>
        <w:t>4 led modu</w:t>
      </w:r>
      <w:r w:rsidR="000C58E1" w:rsidRPr="00B45EA5">
        <w:rPr>
          <w:rFonts w:cstheme="minorHAnsi"/>
          <w:lang w:val="en-US"/>
        </w:rPr>
        <w:t>les 11W 350mA</w:t>
      </w:r>
      <w:r w:rsidR="00C634F6" w:rsidRPr="00B45EA5">
        <w:rPr>
          <w:rFonts w:cstheme="minorHAnsi"/>
          <w:lang w:val="en-US"/>
        </w:rPr>
        <w:t>)</w:t>
      </w:r>
      <w:r w:rsidR="005E6AD4" w:rsidRPr="00B45EA5">
        <w:rPr>
          <w:rFonts w:cstheme="minorHAnsi"/>
          <w:lang w:val="en-US"/>
        </w:rPr>
        <w:t>.</w:t>
      </w:r>
      <w:r w:rsidR="004F406C" w:rsidRPr="00B45EA5">
        <w:rPr>
          <w:rFonts w:cstheme="minorHAnsi"/>
          <w:lang w:val="en-US"/>
        </w:rPr>
        <w:t xml:space="preserve"> </w:t>
      </w:r>
      <w:r w:rsidR="00490273" w:rsidRPr="00B45EA5">
        <w:rPr>
          <w:rFonts w:cstheme="minorHAnsi"/>
          <w:lang w:val="en-US"/>
        </w:rPr>
        <w:t xml:space="preserve">This </w:t>
      </w:r>
      <w:r w:rsidR="002A1BCE" w:rsidRPr="00B45EA5">
        <w:rPr>
          <w:rFonts w:cstheme="minorHAnsi"/>
          <w:lang w:val="en-US"/>
        </w:rPr>
        <w:t>software allowed us to use ramp setting</w:t>
      </w:r>
      <w:r w:rsidR="00490273" w:rsidRPr="00B45EA5">
        <w:rPr>
          <w:rFonts w:cstheme="minorHAnsi"/>
          <w:lang w:val="en-US"/>
        </w:rPr>
        <w:t>s</w:t>
      </w:r>
      <w:r w:rsidR="002A1BCE" w:rsidRPr="00B45EA5">
        <w:rPr>
          <w:rFonts w:cstheme="minorHAnsi"/>
          <w:lang w:val="en-US"/>
        </w:rPr>
        <w:t xml:space="preserve"> for gradual temperature changes along each day and to monitor the incubators remotely. </w:t>
      </w:r>
      <w:r w:rsidR="005E6AD4" w:rsidRPr="00B45EA5">
        <w:rPr>
          <w:rFonts w:cstheme="minorHAnsi"/>
          <w:lang w:val="en-US"/>
        </w:rPr>
        <w:t>Bot</w:t>
      </w:r>
      <w:r w:rsidR="00361DFD" w:rsidRPr="00B45EA5">
        <w:rPr>
          <w:rFonts w:cstheme="minorHAnsi"/>
          <w:lang w:val="en-US"/>
        </w:rPr>
        <w:t>h</w:t>
      </w:r>
      <w:r w:rsidR="005E6AD4" w:rsidRPr="00B45EA5">
        <w:rPr>
          <w:rFonts w:cstheme="minorHAnsi"/>
          <w:lang w:val="en-US"/>
        </w:rPr>
        <w:t xml:space="preserve"> incubators</w:t>
      </w:r>
      <w:r w:rsidR="00C634F6" w:rsidRPr="00B45EA5">
        <w:rPr>
          <w:rFonts w:cstheme="minorHAnsi"/>
          <w:lang w:val="en-US"/>
        </w:rPr>
        <w:t xml:space="preserve"> run simultaneously from July 2021 to September 2022</w:t>
      </w:r>
      <w:r w:rsidR="00090D6F" w:rsidRPr="00B45EA5">
        <w:rPr>
          <w:rFonts w:cstheme="minorHAnsi"/>
          <w:lang w:val="en-US"/>
        </w:rPr>
        <w:t>. T</w:t>
      </w:r>
      <w:r w:rsidR="007A1B4C" w:rsidRPr="00B45EA5">
        <w:rPr>
          <w:rFonts w:cstheme="minorHAnsi"/>
          <w:lang w:val="en-US"/>
        </w:rPr>
        <w:t xml:space="preserve">he </w:t>
      </w:r>
      <w:r w:rsidR="00DC2344">
        <w:rPr>
          <w:rFonts w:cstheme="minorHAnsi"/>
          <w:lang w:val="en-US"/>
        </w:rPr>
        <w:t>experimental chamber</w:t>
      </w:r>
      <w:r w:rsidR="00090D6F" w:rsidRPr="00B45EA5">
        <w:rPr>
          <w:rFonts w:cstheme="minorHAnsi"/>
          <w:lang w:val="en-US"/>
        </w:rPr>
        <w:t xml:space="preserve"> </w:t>
      </w:r>
      <w:r w:rsidR="007A1B4C" w:rsidRPr="00B45EA5">
        <w:rPr>
          <w:rFonts w:cstheme="minorHAnsi"/>
          <w:lang w:val="en-US"/>
        </w:rPr>
        <w:t xml:space="preserve">with </w:t>
      </w:r>
      <w:r w:rsidR="00361DFD" w:rsidRPr="00B45EA5">
        <w:rPr>
          <w:rFonts w:cstheme="minorHAnsi"/>
          <w:lang w:val="en-US"/>
        </w:rPr>
        <w:t>warmer</w:t>
      </w:r>
      <w:r w:rsidR="007A1B4C" w:rsidRPr="00B45EA5">
        <w:rPr>
          <w:rFonts w:cstheme="minorHAnsi"/>
          <w:lang w:val="en-US"/>
        </w:rPr>
        <w:t xml:space="preserve"> </w:t>
      </w:r>
      <w:r w:rsidR="00B9572D" w:rsidRPr="00B45EA5">
        <w:rPr>
          <w:rFonts w:cstheme="minorHAnsi"/>
          <w:lang w:val="en-US"/>
        </w:rPr>
        <w:t xml:space="preserve">temperatures </w:t>
      </w:r>
      <w:r w:rsidR="007A1B4C" w:rsidRPr="00B45EA5">
        <w:rPr>
          <w:rFonts w:cstheme="minorHAnsi"/>
          <w:lang w:val="en-US"/>
        </w:rPr>
        <w:t>and</w:t>
      </w:r>
      <w:r w:rsidR="00361DFD" w:rsidRPr="00B45EA5">
        <w:rPr>
          <w:rFonts w:cstheme="minorHAnsi"/>
          <w:lang w:val="en-US"/>
        </w:rPr>
        <w:t xml:space="preserve"> no snow </w:t>
      </w:r>
      <w:r w:rsidR="002A1BCE" w:rsidRPr="00B45EA5">
        <w:rPr>
          <w:rFonts w:cstheme="minorHAnsi"/>
          <w:lang w:val="en-US"/>
        </w:rPr>
        <w:t xml:space="preserve">period </w:t>
      </w:r>
      <w:r w:rsidR="008429D7">
        <w:rPr>
          <w:rFonts w:cstheme="minorHAnsi"/>
          <w:lang w:val="en-US"/>
        </w:rPr>
        <w:t xml:space="preserve">mimicking micro-edge topography </w:t>
      </w:r>
      <w:r w:rsidR="002A1BCE" w:rsidRPr="00B45EA5">
        <w:rPr>
          <w:rFonts w:cstheme="minorHAnsi"/>
          <w:lang w:val="en-US"/>
        </w:rPr>
        <w:t xml:space="preserve">will be </w:t>
      </w:r>
      <w:r w:rsidR="00C634F6" w:rsidRPr="00B45EA5">
        <w:rPr>
          <w:rFonts w:cstheme="minorHAnsi"/>
          <w:lang w:val="en-US"/>
        </w:rPr>
        <w:t>referred as “</w:t>
      </w:r>
      <w:r w:rsidR="00C0778B" w:rsidRPr="00B45EA5">
        <w:rPr>
          <w:rFonts w:cstheme="minorHAnsi"/>
          <w:lang w:val="en-US"/>
        </w:rPr>
        <w:t>f</w:t>
      </w:r>
      <w:r w:rsidR="00C634F6" w:rsidRPr="00B45EA5">
        <w:rPr>
          <w:rFonts w:cstheme="minorHAnsi"/>
          <w:lang w:val="en-US"/>
        </w:rPr>
        <w:t>ellfie</w:t>
      </w:r>
      <w:r w:rsidR="00090D6F" w:rsidRPr="00B45EA5">
        <w:rPr>
          <w:rFonts w:cstheme="minorHAnsi"/>
          <w:lang w:val="en-US"/>
        </w:rPr>
        <w:t>l</w:t>
      </w:r>
      <w:r w:rsidR="00C634F6" w:rsidRPr="00B45EA5">
        <w:rPr>
          <w:rFonts w:cstheme="minorHAnsi"/>
          <w:lang w:val="en-US"/>
        </w:rPr>
        <w:t xml:space="preserve">d incubator” and </w:t>
      </w:r>
      <w:r w:rsidR="007A1B4C" w:rsidRPr="00B45EA5">
        <w:rPr>
          <w:rFonts w:cstheme="minorHAnsi"/>
          <w:lang w:val="en-US"/>
        </w:rPr>
        <w:t xml:space="preserve">the </w:t>
      </w:r>
      <w:r w:rsidR="00DC2344">
        <w:rPr>
          <w:rFonts w:cstheme="minorHAnsi"/>
          <w:lang w:val="en-US"/>
        </w:rPr>
        <w:t>chamber</w:t>
      </w:r>
      <w:r w:rsidR="00090D6F" w:rsidRPr="00B45EA5">
        <w:rPr>
          <w:rFonts w:cstheme="minorHAnsi"/>
          <w:lang w:val="en-US"/>
        </w:rPr>
        <w:t xml:space="preserve"> </w:t>
      </w:r>
      <w:r w:rsidR="007A1B4C" w:rsidRPr="00B45EA5">
        <w:rPr>
          <w:rFonts w:cstheme="minorHAnsi"/>
          <w:lang w:val="en-US"/>
        </w:rPr>
        <w:t xml:space="preserve">with </w:t>
      </w:r>
      <w:r w:rsidR="00361DFD" w:rsidRPr="00B45EA5">
        <w:rPr>
          <w:rFonts w:cstheme="minorHAnsi"/>
          <w:lang w:val="en-US"/>
        </w:rPr>
        <w:t xml:space="preserve">cooler </w:t>
      </w:r>
      <w:r w:rsidR="00B9572D" w:rsidRPr="00B45EA5">
        <w:rPr>
          <w:rFonts w:cstheme="minorHAnsi"/>
          <w:lang w:val="en-US"/>
        </w:rPr>
        <w:t xml:space="preserve">temperatures </w:t>
      </w:r>
      <w:r w:rsidR="007A1B4C" w:rsidRPr="00B45EA5">
        <w:rPr>
          <w:rFonts w:cstheme="minorHAnsi"/>
          <w:lang w:val="en-US"/>
        </w:rPr>
        <w:t>and</w:t>
      </w:r>
      <w:r w:rsidR="00361DFD" w:rsidRPr="00B45EA5">
        <w:rPr>
          <w:rFonts w:cstheme="minorHAnsi"/>
          <w:lang w:val="en-US"/>
        </w:rPr>
        <w:t xml:space="preserve"> </w:t>
      </w:r>
      <w:r w:rsidR="00584800" w:rsidRPr="00B45EA5">
        <w:rPr>
          <w:rFonts w:cstheme="minorHAnsi"/>
          <w:lang w:val="en-US"/>
        </w:rPr>
        <w:t xml:space="preserve">long snow period </w:t>
      </w:r>
      <w:r w:rsidR="00B9572D" w:rsidRPr="00B45EA5">
        <w:rPr>
          <w:rFonts w:cstheme="minorHAnsi"/>
          <w:lang w:val="en-US"/>
        </w:rPr>
        <w:t>program</w:t>
      </w:r>
      <w:r w:rsidR="008429D7">
        <w:rPr>
          <w:rFonts w:cstheme="minorHAnsi"/>
          <w:lang w:val="en-US"/>
        </w:rPr>
        <w:t xml:space="preserve"> mimicking micro-valleys</w:t>
      </w:r>
      <w:r w:rsidR="00B9572D" w:rsidRPr="00B45EA5">
        <w:rPr>
          <w:rFonts w:cstheme="minorHAnsi"/>
          <w:lang w:val="en-US"/>
        </w:rPr>
        <w:t xml:space="preserve"> </w:t>
      </w:r>
      <w:r w:rsidR="002A1BCE" w:rsidRPr="00B45EA5">
        <w:rPr>
          <w:rFonts w:cstheme="minorHAnsi"/>
          <w:lang w:val="en-US"/>
        </w:rPr>
        <w:t xml:space="preserve">will be </w:t>
      </w:r>
      <w:r w:rsidR="00584800" w:rsidRPr="00B45EA5">
        <w:rPr>
          <w:rFonts w:cstheme="minorHAnsi"/>
          <w:lang w:val="en-US"/>
        </w:rPr>
        <w:t xml:space="preserve">referred as </w:t>
      </w:r>
      <w:r w:rsidR="00C634F6" w:rsidRPr="00B45EA5">
        <w:rPr>
          <w:rFonts w:cstheme="minorHAnsi"/>
          <w:lang w:val="en-US"/>
        </w:rPr>
        <w:t>“</w:t>
      </w:r>
      <w:r w:rsidR="00C0778B" w:rsidRPr="00B45EA5">
        <w:rPr>
          <w:rFonts w:cstheme="minorHAnsi"/>
          <w:lang w:val="en-US"/>
        </w:rPr>
        <w:t>s</w:t>
      </w:r>
      <w:r w:rsidR="00C634F6" w:rsidRPr="00B45EA5">
        <w:rPr>
          <w:rFonts w:cstheme="minorHAnsi"/>
          <w:lang w:val="en-US"/>
        </w:rPr>
        <w:t>nowbed incubator”</w:t>
      </w:r>
      <w:r w:rsidR="007A1B4C" w:rsidRPr="00B45EA5">
        <w:rPr>
          <w:rFonts w:cstheme="minorHAnsi"/>
          <w:lang w:val="en-US"/>
        </w:rPr>
        <w:t>.</w:t>
      </w:r>
      <w:r w:rsidR="006F0FE9" w:rsidRPr="00B45EA5">
        <w:rPr>
          <w:rFonts w:cstheme="minorHAnsi"/>
          <w:lang w:val="en-US"/>
        </w:rPr>
        <w:t xml:space="preserve"> </w:t>
      </w:r>
    </w:p>
    <w:p w14:paraId="11B52A06" w14:textId="5F25ECEB" w:rsidR="00A250BD" w:rsidRPr="00B45EA5" w:rsidRDefault="00F00124" w:rsidP="00ED2F7B">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The m</w:t>
      </w:r>
      <w:r w:rsidR="00A250BD" w:rsidRPr="00B45EA5">
        <w:rPr>
          <w:rFonts w:eastAsia="Times New Roman" w:cstheme="minorHAnsi"/>
          <w:color w:val="000000"/>
          <w:lang w:eastAsia="ca-ES"/>
        </w:rPr>
        <w:t>ain differences between incubators</w:t>
      </w:r>
      <w:r w:rsidRPr="00B45EA5">
        <w:rPr>
          <w:rFonts w:eastAsia="Times New Roman" w:cstheme="minorHAnsi"/>
          <w:color w:val="000000"/>
          <w:lang w:eastAsia="ca-ES"/>
        </w:rPr>
        <w:t xml:space="preserve"> were </w:t>
      </w:r>
      <w:r w:rsidR="00654C53" w:rsidRPr="00B45EA5">
        <w:rPr>
          <w:rFonts w:eastAsia="Times New Roman" w:cstheme="minorHAnsi"/>
          <w:color w:val="000000"/>
          <w:lang w:eastAsia="ca-ES"/>
        </w:rPr>
        <w:t xml:space="preserve">the temperature regimes and </w:t>
      </w:r>
      <w:r w:rsidRPr="00B45EA5">
        <w:rPr>
          <w:rFonts w:eastAsia="Times New Roman" w:cstheme="minorHAnsi"/>
          <w:color w:val="000000"/>
          <w:lang w:eastAsia="ca-ES"/>
        </w:rPr>
        <w:t xml:space="preserve">the </w:t>
      </w:r>
      <w:r w:rsidR="007B204F" w:rsidRPr="00B45EA5">
        <w:rPr>
          <w:rFonts w:eastAsia="Times New Roman" w:cstheme="minorHAnsi"/>
          <w:color w:val="000000"/>
          <w:lang w:eastAsia="ca-ES"/>
        </w:rPr>
        <w:t>length</w:t>
      </w:r>
      <w:r w:rsidRPr="00B45EA5">
        <w:rPr>
          <w:rFonts w:eastAsia="Times New Roman" w:cstheme="minorHAnsi"/>
          <w:color w:val="000000"/>
          <w:lang w:eastAsia="ca-ES"/>
        </w:rPr>
        <w:t xml:space="preserve"> and </w:t>
      </w:r>
      <w:r w:rsidR="007B204F" w:rsidRPr="00B45EA5">
        <w:rPr>
          <w:rFonts w:eastAsia="Times New Roman" w:cstheme="minorHAnsi"/>
          <w:color w:val="000000"/>
          <w:lang w:eastAsia="ca-ES"/>
        </w:rPr>
        <w:t xml:space="preserve">climatic </w:t>
      </w:r>
      <w:r w:rsidRPr="00B45EA5">
        <w:rPr>
          <w:rFonts w:eastAsia="Times New Roman" w:cstheme="minorHAnsi"/>
          <w:color w:val="000000"/>
          <w:lang w:eastAsia="ca-ES"/>
        </w:rPr>
        <w:t xml:space="preserve">conditions during the </w:t>
      </w:r>
      <w:r w:rsidR="002572D0">
        <w:rPr>
          <w:rFonts w:eastAsia="Times New Roman" w:cstheme="minorHAnsi"/>
          <w:color w:val="000000"/>
          <w:lang w:eastAsia="ca-ES"/>
        </w:rPr>
        <w:t>cold period</w:t>
      </w:r>
      <w:r w:rsidRPr="00B45EA5">
        <w:rPr>
          <w:rFonts w:eastAsia="Times New Roman" w:cstheme="minorHAnsi"/>
          <w:color w:val="000000"/>
          <w:lang w:eastAsia="ca-ES"/>
        </w:rPr>
        <w:t xml:space="preserve"> (de</w:t>
      </w:r>
      <w:r w:rsidR="00A250BD" w:rsidRPr="00B45EA5">
        <w:rPr>
          <w:rFonts w:eastAsia="Times New Roman" w:cstheme="minorHAnsi"/>
          <w:color w:val="000000"/>
          <w:lang w:eastAsia="ca-ES"/>
        </w:rPr>
        <w:t xml:space="preserve">fined as </w:t>
      </w:r>
      <w:r w:rsidR="007B204F" w:rsidRPr="00B45EA5">
        <w:rPr>
          <w:rFonts w:eastAsia="Times New Roman" w:cstheme="minorHAnsi"/>
          <w:color w:val="000000"/>
          <w:lang w:eastAsia="ca-ES"/>
        </w:rPr>
        <w:t xml:space="preserve">the </w:t>
      </w:r>
      <w:r w:rsidR="00A250BD" w:rsidRPr="00B45EA5">
        <w:rPr>
          <w:rFonts w:eastAsia="Times New Roman" w:cstheme="minorHAnsi"/>
          <w:color w:val="000000"/>
          <w:lang w:eastAsia="ca-ES"/>
        </w:rPr>
        <w:t xml:space="preserve">period with </w:t>
      </w:r>
      <w:r w:rsidR="00C0778B" w:rsidRPr="00B45EA5">
        <w:rPr>
          <w:rFonts w:cstheme="minorHAnsi"/>
          <w:color w:val="000000"/>
          <w:lang w:val="en-US"/>
        </w:rPr>
        <w:t>T</w:t>
      </w:r>
      <w:r w:rsidR="00D965BF" w:rsidRPr="00B45EA5">
        <w:rPr>
          <w:rFonts w:cstheme="minorHAnsi"/>
          <w:color w:val="000000"/>
          <w:lang w:val="en-US"/>
        </w:rPr>
        <w:t xml:space="preserve"> </w:t>
      </w:r>
      <w:r w:rsidR="00C0778B" w:rsidRPr="00B45EA5">
        <w:rPr>
          <w:rFonts w:cstheme="minorHAnsi"/>
          <w:color w:val="000000"/>
          <w:lang w:val="en-US"/>
        </w:rPr>
        <w:t>mean &lt;</w:t>
      </w:r>
      <w:r w:rsidR="00D965BF" w:rsidRPr="00B45EA5">
        <w:rPr>
          <w:rFonts w:cstheme="minorHAnsi"/>
          <w:color w:val="000000"/>
          <w:lang w:val="en-US"/>
        </w:rPr>
        <w:t xml:space="preserve"> </w:t>
      </w:r>
      <w:r w:rsidR="00C0778B" w:rsidRPr="00B45EA5">
        <w:rPr>
          <w:rFonts w:cstheme="minorHAnsi"/>
          <w:color w:val="000000"/>
          <w:lang w:val="en-US"/>
        </w:rPr>
        <w:t>3</w:t>
      </w:r>
      <w:r w:rsidR="00C0778B" w:rsidRPr="00B45EA5">
        <w:rPr>
          <w:rFonts w:cstheme="minorHAnsi"/>
          <w:lang w:val="en-US"/>
        </w:rPr>
        <w:t xml:space="preserve"> </w:t>
      </w:r>
      <w:r w:rsidR="00B45EA5" w:rsidRPr="00B45EA5">
        <w:rPr>
          <w:rFonts w:cstheme="minorHAnsi"/>
          <w:lang w:val="en-US"/>
        </w:rPr>
        <w:t>ºC</w:t>
      </w:r>
      <w:r w:rsidRPr="00B45EA5">
        <w:rPr>
          <w:rFonts w:eastAsia="Times New Roman" w:cstheme="minorHAnsi"/>
          <w:color w:val="000000"/>
          <w:lang w:eastAsia="ca-ES"/>
        </w:rPr>
        <w:t>)</w:t>
      </w:r>
      <w:r w:rsidR="007B204F" w:rsidRPr="00B45EA5">
        <w:rPr>
          <w:rFonts w:eastAsia="Times New Roman" w:cstheme="minorHAnsi"/>
          <w:color w:val="000000"/>
          <w:lang w:eastAsia="ca-ES"/>
        </w:rPr>
        <w:t xml:space="preserve">. </w:t>
      </w:r>
      <w:r w:rsidR="00F85BED" w:rsidRPr="00B45EA5">
        <w:rPr>
          <w:rFonts w:eastAsia="Times New Roman" w:cstheme="minorHAnsi"/>
          <w:color w:val="000000"/>
          <w:lang w:eastAsia="ca-ES"/>
        </w:rPr>
        <w:t>I</w:t>
      </w:r>
      <w:r w:rsidR="00A250BD" w:rsidRPr="00B45EA5">
        <w:rPr>
          <w:rFonts w:eastAsia="Times New Roman" w:cstheme="minorHAnsi"/>
          <w:color w:val="000000"/>
          <w:lang w:eastAsia="ca-ES"/>
        </w:rPr>
        <w:t xml:space="preserve">n </w:t>
      </w:r>
      <w:r w:rsidR="001856FA" w:rsidRPr="00B45EA5">
        <w:rPr>
          <w:rFonts w:eastAsia="Times New Roman" w:cstheme="minorHAnsi"/>
          <w:color w:val="000000"/>
          <w:lang w:eastAsia="ca-ES"/>
        </w:rPr>
        <w:t xml:space="preserve">the </w:t>
      </w:r>
      <w:r w:rsidR="00F85BED" w:rsidRPr="00B45EA5">
        <w:rPr>
          <w:rFonts w:eastAsia="Times New Roman" w:cstheme="minorHAnsi"/>
          <w:color w:val="000000"/>
          <w:lang w:eastAsia="ca-ES"/>
        </w:rPr>
        <w:t>f</w:t>
      </w:r>
      <w:r w:rsidR="00A250BD" w:rsidRPr="00B45EA5">
        <w:rPr>
          <w:rFonts w:eastAsia="Times New Roman" w:cstheme="minorHAnsi"/>
          <w:color w:val="000000"/>
          <w:lang w:eastAsia="ca-ES"/>
        </w:rPr>
        <w:t xml:space="preserve">ellfield incubator </w:t>
      </w:r>
      <w:r w:rsidR="00A77F11" w:rsidRPr="00B45EA5">
        <w:rPr>
          <w:rFonts w:eastAsia="Times New Roman" w:cstheme="minorHAnsi"/>
          <w:color w:val="000000"/>
          <w:lang w:eastAsia="ca-ES"/>
        </w:rPr>
        <w:t xml:space="preserve">we </w:t>
      </w:r>
      <w:r w:rsidR="00032288" w:rsidRPr="00B45EA5">
        <w:rPr>
          <w:rFonts w:eastAsia="Times New Roman" w:cstheme="minorHAnsi"/>
          <w:color w:val="000000"/>
          <w:lang w:eastAsia="ca-ES"/>
        </w:rPr>
        <w:t>programmed</w:t>
      </w:r>
      <w:r w:rsidR="00A77F11" w:rsidRPr="00B45EA5">
        <w:rPr>
          <w:rFonts w:eastAsia="Times New Roman" w:cstheme="minorHAnsi"/>
          <w:color w:val="000000"/>
          <w:lang w:eastAsia="ca-ES"/>
        </w:rPr>
        <w:t xml:space="preserve"> </w:t>
      </w:r>
      <w:r w:rsidR="00B37358" w:rsidRPr="00B45EA5">
        <w:rPr>
          <w:rFonts w:eastAsia="Times New Roman" w:cstheme="minorHAnsi"/>
          <w:color w:val="000000"/>
          <w:lang w:eastAsia="ca-ES"/>
        </w:rPr>
        <w:t xml:space="preserve">winter with </w:t>
      </w:r>
      <w:r w:rsidR="00A250BD" w:rsidRPr="00B45EA5">
        <w:rPr>
          <w:rFonts w:eastAsia="Times New Roman" w:cstheme="minorHAnsi"/>
          <w:color w:val="000000"/>
          <w:lang w:eastAsia="ca-ES"/>
        </w:rPr>
        <w:t>below 0</w:t>
      </w:r>
      <w:r w:rsidR="008A618D"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temperatures</w:t>
      </w:r>
      <w:r w:rsidR="00F85BED"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 xml:space="preserve">with daily temperature and photoperiod </w:t>
      </w:r>
      <w:r w:rsidR="00723555">
        <w:rPr>
          <w:rFonts w:eastAsia="Times New Roman" w:cstheme="minorHAnsi"/>
          <w:color w:val="000000"/>
          <w:lang w:eastAsia="ca-ES"/>
        </w:rPr>
        <w:t>fluctuation</w:t>
      </w:r>
      <w:r w:rsidR="00A250BD" w:rsidRPr="00B45EA5">
        <w:rPr>
          <w:rFonts w:eastAsia="Times New Roman" w:cstheme="minorHAnsi"/>
          <w:color w:val="000000"/>
          <w:lang w:eastAsia="ca-ES"/>
        </w:rPr>
        <w:t xml:space="preserve"> for 126 days while in snowbed incubator </w:t>
      </w:r>
      <w:r w:rsidR="00A77F11" w:rsidRPr="00B45EA5">
        <w:rPr>
          <w:rFonts w:eastAsia="Times New Roman" w:cstheme="minorHAnsi"/>
          <w:color w:val="000000"/>
          <w:lang w:eastAsia="ca-ES"/>
        </w:rPr>
        <w:t xml:space="preserve">we </w:t>
      </w:r>
      <w:r w:rsidR="00032288" w:rsidRPr="00B45EA5">
        <w:rPr>
          <w:rFonts w:eastAsia="Times New Roman" w:cstheme="minorHAnsi"/>
          <w:color w:val="000000"/>
          <w:lang w:eastAsia="ca-ES"/>
        </w:rPr>
        <w:t>programmed</w:t>
      </w:r>
      <w:r w:rsidR="00A250BD" w:rsidRPr="00B45EA5">
        <w:rPr>
          <w:rFonts w:eastAsia="Times New Roman" w:cstheme="minorHAnsi"/>
          <w:color w:val="000000"/>
          <w:lang w:eastAsia="ca-ES"/>
        </w:rPr>
        <w:t xml:space="preserve"> </w:t>
      </w:r>
      <w:r w:rsidR="00E61802" w:rsidRPr="00B45EA5">
        <w:rPr>
          <w:rFonts w:eastAsia="Times New Roman" w:cstheme="minorHAnsi"/>
          <w:color w:val="000000"/>
          <w:lang w:eastAsia="ca-ES"/>
        </w:rPr>
        <w:t xml:space="preserve">constant </w:t>
      </w:r>
      <w:r w:rsidR="00A250BD" w:rsidRPr="00B45EA5">
        <w:rPr>
          <w:rFonts w:eastAsia="Times New Roman" w:cstheme="minorHAnsi"/>
          <w:color w:val="000000"/>
          <w:lang w:eastAsia="ca-ES"/>
        </w:rPr>
        <w:t>0</w:t>
      </w:r>
      <w:r w:rsidR="00AA0A3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and darkness for 168 days</w:t>
      </w:r>
      <w:r w:rsidR="00151519" w:rsidRPr="00B45EA5">
        <w:rPr>
          <w:rFonts w:eastAsia="Times New Roman" w:cstheme="minorHAnsi"/>
          <w:color w:val="000000"/>
          <w:lang w:eastAsia="ca-ES"/>
        </w:rPr>
        <w:t xml:space="preserve"> (see </w:t>
      </w:r>
      <w:r w:rsidR="004C7ECA">
        <w:rPr>
          <w:rFonts w:eastAsia="Times New Roman" w:cstheme="minorHAnsi"/>
          <w:color w:val="000000"/>
          <w:lang w:eastAsia="ca-ES"/>
        </w:rPr>
        <w:t>“cold</w:t>
      </w:r>
      <w:r w:rsidR="00151519" w:rsidRPr="00B45EA5">
        <w:rPr>
          <w:rFonts w:eastAsia="Times New Roman" w:cstheme="minorHAnsi"/>
          <w:color w:val="000000"/>
          <w:lang w:eastAsia="ca-ES"/>
        </w:rPr>
        <w:t xml:space="preserve"> period</w:t>
      </w:r>
      <w:r w:rsidR="004C7ECA">
        <w:rPr>
          <w:rFonts w:eastAsia="Times New Roman" w:cstheme="minorHAnsi"/>
          <w:color w:val="000000"/>
          <w:lang w:eastAsia="ca-ES"/>
        </w:rPr>
        <w:t>”</w:t>
      </w:r>
      <w:r w:rsidR="00151519" w:rsidRPr="00B45EA5">
        <w:rPr>
          <w:rFonts w:eastAsia="Times New Roman" w:cstheme="minorHAnsi"/>
          <w:color w:val="000000"/>
          <w:lang w:eastAsia="ca-ES"/>
        </w:rPr>
        <w:t xml:space="preserve"> in </w:t>
      </w:r>
      <w:r w:rsidR="00E61802">
        <w:rPr>
          <w:rFonts w:eastAsia="Times New Roman" w:cstheme="minorHAnsi"/>
          <w:color w:val="000000"/>
          <w:lang w:eastAsia="ca-ES"/>
        </w:rPr>
        <w:t>F</w:t>
      </w:r>
      <w:r w:rsidR="00151519" w:rsidRPr="00B45EA5">
        <w:rPr>
          <w:rFonts w:eastAsia="Times New Roman" w:cstheme="minorHAnsi"/>
          <w:color w:val="000000"/>
          <w:lang w:eastAsia="ca-ES"/>
        </w:rPr>
        <w:t>ig 2)</w:t>
      </w:r>
      <w:r w:rsidR="00F85BED" w:rsidRPr="00B45EA5">
        <w:rPr>
          <w:rFonts w:eastAsia="Times New Roman" w:cstheme="minorHAnsi"/>
          <w:color w:val="000000"/>
          <w:lang w:eastAsia="ca-ES"/>
        </w:rPr>
        <w:t>.</w:t>
      </w:r>
      <w:r w:rsidR="00ED2F7B" w:rsidRPr="00B45EA5">
        <w:rPr>
          <w:rFonts w:eastAsia="Times New Roman" w:cstheme="minorHAnsi"/>
          <w:color w:val="000000"/>
          <w:lang w:eastAsia="ca-ES"/>
        </w:rPr>
        <w:t xml:space="preserve"> </w:t>
      </w:r>
      <w:r w:rsidR="00F85BED" w:rsidRPr="00B45EA5">
        <w:rPr>
          <w:rFonts w:eastAsia="Times New Roman" w:cstheme="minorHAnsi"/>
          <w:color w:val="000000"/>
          <w:lang w:eastAsia="ca-ES"/>
        </w:rPr>
        <w:t>C</w:t>
      </w:r>
      <w:r w:rsidR="00ED2F7B" w:rsidRPr="00B45EA5">
        <w:rPr>
          <w:rFonts w:eastAsia="Times New Roman" w:cstheme="minorHAnsi"/>
          <w:color w:val="000000"/>
          <w:lang w:eastAsia="ca-ES"/>
        </w:rPr>
        <w:t>onsequently</w:t>
      </w:r>
      <w:r w:rsidR="00F85BED" w:rsidRPr="00B45EA5">
        <w:rPr>
          <w:rFonts w:eastAsia="Times New Roman" w:cstheme="minorHAnsi"/>
          <w:color w:val="000000"/>
          <w:lang w:eastAsia="ca-ES"/>
        </w:rPr>
        <w:t>,</w:t>
      </w:r>
      <w:r w:rsidR="00ED2F7B" w:rsidRPr="00B45EA5">
        <w:rPr>
          <w:rFonts w:eastAsia="Times New Roman" w:cstheme="minorHAnsi"/>
          <w:color w:val="000000"/>
          <w:lang w:eastAsia="ca-ES"/>
        </w:rPr>
        <w:t xml:space="preserve"> the growing season</w:t>
      </w:r>
      <w:r w:rsidR="00E104FE" w:rsidRPr="00B45EA5">
        <w:rPr>
          <w:rFonts w:eastAsia="Times New Roman" w:cstheme="minorHAnsi"/>
          <w:color w:val="000000"/>
          <w:lang w:eastAsia="ca-ES"/>
        </w:rPr>
        <w:t xml:space="preserve"> after</w:t>
      </w:r>
      <w:r w:rsidR="00D02064" w:rsidRPr="00B45EA5">
        <w:rPr>
          <w:rFonts w:eastAsia="Times New Roman" w:cstheme="minorHAnsi"/>
          <w:color w:val="000000"/>
          <w:lang w:eastAsia="ca-ES"/>
        </w:rPr>
        <w:t xml:space="preserve"> </w:t>
      </w:r>
      <w:r w:rsidR="002572D0">
        <w:rPr>
          <w:rFonts w:eastAsia="Times New Roman" w:cstheme="minorHAnsi"/>
          <w:color w:val="000000"/>
          <w:lang w:eastAsia="ca-ES"/>
        </w:rPr>
        <w:t>cold period</w:t>
      </w:r>
      <w:r w:rsidR="00ED2F7B" w:rsidRPr="00B45EA5">
        <w:rPr>
          <w:rFonts w:eastAsia="Times New Roman" w:cstheme="minorHAnsi"/>
          <w:color w:val="000000"/>
          <w:lang w:eastAsia="ca-ES"/>
        </w:rPr>
        <w:t xml:space="preserve"> also differed</w:t>
      </w:r>
      <w:r w:rsidR="007A4F76">
        <w:rPr>
          <w:rFonts w:eastAsia="Times New Roman" w:cstheme="minorHAnsi"/>
          <w:color w:val="000000"/>
          <w:lang w:eastAsia="ca-ES"/>
        </w:rPr>
        <w:t>,</w:t>
      </w:r>
      <w:r w:rsidR="00ED2F7B" w:rsidRPr="00B45EA5">
        <w:rPr>
          <w:rFonts w:eastAsia="Times New Roman" w:cstheme="minorHAnsi"/>
          <w:color w:val="000000"/>
          <w:lang w:eastAsia="ca-ES"/>
        </w:rPr>
        <w:t xml:space="preserve"> with 172 days in fellfield incubator and 1</w:t>
      </w:r>
      <w:r w:rsidR="00D3677C">
        <w:rPr>
          <w:rFonts w:eastAsia="Times New Roman" w:cstheme="minorHAnsi"/>
          <w:color w:val="000000"/>
          <w:lang w:eastAsia="ca-ES"/>
        </w:rPr>
        <w:t>30</w:t>
      </w:r>
      <w:r w:rsidR="00ED2F7B" w:rsidRPr="00B45EA5">
        <w:rPr>
          <w:rFonts w:eastAsia="Times New Roman" w:cstheme="minorHAnsi"/>
          <w:color w:val="000000"/>
          <w:lang w:eastAsia="ca-ES"/>
        </w:rPr>
        <w:t xml:space="preserve"> days in snowbed incubator</w:t>
      </w:r>
      <w:r w:rsidR="00A77F11" w:rsidRPr="00B45EA5">
        <w:rPr>
          <w:rFonts w:eastAsia="Times New Roman" w:cstheme="minorHAnsi"/>
          <w:color w:val="000000"/>
          <w:lang w:eastAsia="ca-ES"/>
        </w:rPr>
        <w:t xml:space="preserve">. </w:t>
      </w:r>
      <w:r w:rsidR="00402C77" w:rsidRPr="00B45EA5">
        <w:rPr>
          <w:rFonts w:eastAsia="Times New Roman" w:cstheme="minorHAnsi"/>
          <w:color w:val="000000"/>
          <w:lang w:eastAsia="ca-ES"/>
        </w:rPr>
        <w:t xml:space="preserve"> </w:t>
      </w:r>
      <w:r w:rsidR="00AB3350" w:rsidRPr="00B45EA5">
        <w:rPr>
          <w:rFonts w:eastAsia="Times New Roman" w:cstheme="minorHAnsi"/>
          <w:color w:val="000000"/>
          <w:lang w:eastAsia="ca-ES"/>
        </w:rPr>
        <w:t>Mean temperature differences between our two incubators</w:t>
      </w:r>
      <w:r w:rsidR="00C0778B" w:rsidRPr="00B45EA5">
        <w:rPr>
          <w:rFonts w:eastAsia="Times New Roman" w:cstheme="minorHAnsi"/>
          <w:color w:val="000000"/>
          <w:lang w:eastAsia="ca-ES"/>
        </w:rPr>
        <w:t xml:space="preserve"> during growing season</w:t>
      </w:r>
      <w:r w:rsidR="00AB3350" w:rsidRPr="00B45EA5">
        <w:rPr>
          <w:rFonts w:eastAsia="Times New Roman" w:cstheme="minorHAnsi"/>
          <w:color w:val="000000"/>
          <w:lang w:eastAsia="ca-ES"/>
        </w:rPr>
        <w:t xml:space="preserve"> was around </w:t>
      </w:r>
      <w:r w:rsidR="00A8352F" w:rsidRPr="00B45EA5">
        <w:rPr>
          <w:rFonts w:eastAsia="Times New Roman" w:cstheme="minorHAnsi"/>
          <w:color w:val="000000"/>
          <w:lang w:eastAsia="ca-ES"/>
        </w:rPr>
        <w:t>three degrees Celsius</w:t>
      </w:r>
      <w:r w:rsidR="00AB3350" w:rsidRPr="00B45EA5">
        <w:rPr>
          <w:rFonts w:eastAsia="Times New Roman" w:cstheme="minorHAnsi"/>
          <w:color w:val="000000"/>
          <w:lang w:eastAsia="ca-ES"/>
        </w:rPr>
        <w:t xml:space="preserve"> each week (more </w:t>
      </w:r>
      <w:r w:rsidR="00F85BED" w:rsidRPr="00B45EA5">
        <w:rPr>
          <w:rFonts w:eastAsia="Times New Roman" w:cstheme="minorHAnsi"/>
          <w:color w:val="000000"/>
          <w:lang w:eastAsia="ca-ES"/>
        </w:rPr>
        <w:t xml:space="preserve">detailed </w:t>
      </w:r>
      <w:r w:rsidR="00AB3350" w:rsidRPr="00B45EA5">
        <w:rPr>
          <w:rFonts w:eastAsia="Times New Roman" w:cstheme="minorHAnsi"/>
          <w:color w:val="000000"/>
          <w:lang w:eastAsia="ca-ES"/>
        </w:rPr>
        <w:t xml:space="preserve">information about weekly programs in </w:t>
      </w:r>
      <w:r w:rsidR="00AB3350" w:rsidRPr="00B45EA5">
        <w:rPr>
          <w:rFonts w:eastAsia="Times New Roman" w:cstheme="minorHAnsi"/>
          <w:color w:val="000000"/>
          <w:highlight w:val="yellow"/>
          <w:lang w:eastAsia="ca-ES"/>
        </w:rPr>
        <w:t xml:space="preserve">Appendix table </w:t>
      </w:r>
      <w:r w:rsidR="009E388E" w:rsidRPr="009E388E">
        <w:rPr>
          <w:rFonts w:eastAsia="Times New Roman" w:cstheme="minorHAnsi"/>
          <w:color w:val="000000"/>
          <w:highlight w:val="yellow"/>
          <w:lang w:eastAsia="ca-ES"/>
        </w:rPr>
        <w:t>1</w:t>
      </w:r>
      <w:r w:rsidR="00AB3350" w:rsidRPr="00B45EA5">
        <w:rPr>
          <w:rFonts w:eastAsia="Times New Roman" w:cstheme="minorHAnsi"/>
          <w:color w:val="000000"/>
          <w:lang w:eastAsia="ca-ES"/>
        </w:rPr>
        <w:t>)</w:t>
      </w:r>
      <w:r w:rsidR="009D7B10" w:rsidRPr="00B45EA5">
        <w:rPr>
          <w:rFonts w:eastAsia="Times New Roman" w:cstheme="minorHAnsi"/>
          <w:color w:val="000000"/>
          <w:lang w:eastAsia="ca-ES"/>
        </w:rPr>
        <w:t xml:space="preserve"> reaching a maximum </w:t>
      </w:r>
      <w:r w:rsidR="00F85BED" w:rsidRPr="00B45EA5">
        <w:rPr>
          <w:rFonts w:eastAsia="Times New Roman" w:cstheme="minorHAnsi"/>
          <w:color w:val="000000"/>
          <w:lang w:eastAsia="ca-ES"/>
        </w:rPr>
        <w:t xml:space="preserve">mean temperature </w:t>
      </w:r>
      <w:r w:rsidR="009D7B10" w:rsidRPr="00B45EA5">
        <w:rPr>
          <w:rFonts w:eastAsia="Times New Roman" w:cstheme="minorHAnsi"/>
          <w:color w:val="000000"/>
          <w:lang w:eastAsia="ca-ES"/>
        </w:rPr>
        <w:t>of 18.5</w:t>
      </w:r>
      <w:r w:rsidR="00A8352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9D7B10" w:rsidRPr="00B45EA5">
        <w:rPr>
          <w:rFonts w:eastAsia="Times New Roman" w:cstheme="minorHAnsi"/>
          <w:color w:val="000000"/>
          <w:lang w:eastAsia="ca-ES"/>
        </w:rPr>
        <w:t>in fellfield incubator and 15.5</w:t>
      </w:r>
      <w:r w:rsidR="00A8352F" w:rsidRPr="00B45EA5">
        <w:rPr>
          <w:rFonts w:eastAsia="Times New Roman" w:cstheme="minorHAnsi"/>
          <w:color w:val="000000"/>
          <w:lang w:eastAsia="ca-ES"/>
        </w:rPr>
        <w:t xml:space="preserve"> </w:t>
      </w:r>
      <w:r w:rsidR="00B45EA5" w:rsidRPr="00B45EA5">
        <w:rPr>
          <w:rFonts w:cstheme="minorHAnsi"/>
          <w:lang w:val="en-US"/>
        </w:rPr>
        <w:t>ºC</w:t>
      </w:r>
      <w:r w:rsidR="00B45EA5" w:rsidRPr="00B45EA5">
        <w:rPr>
          <w:rFonts w:eastAsia="Times New Roman" w:cstheme="minorHAnsi"/>
          <w:color w:val="000000"/>
          <w:lang w:eastAsia="ca-ES"/>
        </w:rPr>
        <w:t xml:space="preserve"> </w:t>
      </w:r>
      <w:r w:rsidR="00ED2F7B" w:rsidRPr="00B45EA5">
        <w:rPr>
          <w:rFonts w:eastAsia="Times New Roman" w:cstheme="minorHAnsi"/>
          <w:color w:val="000000"/>
          <w:lang w:eastAsia="ca-ES"/>
        </w:rPr>
        <w:t>in snowbed incubator</w:t>
      </w:r>
      <w:r w:rsidR="00402EBD" w:rsidRPr="00B45EA5">
        <w:rPr>
          <w:rFonts w:eastAsia="Times New Roman" w:cstheme="minorHAnsi"/>
          <w:color w:val="000000"/>
          <w:lang w:eastAsia="ca-ES"/>
        </w:rPr>
        <w:t>,</w:t>
      </w:r>
      <w:r w:rsidR="00D02064" w:rsidRPr="00B45EA5">
        <w:rPr>
          <w:rFonts w:eastAsia="Times New Roman" w:cstheme="minorHAnsi"/>
          <w:color w:val="000000"/>
          <w:lang w:eastAsia="ca-ES"/>
        </w:rPr>
        <w:t xml:space="preserve"> </w:t>
      </w:r>
      <w:r w:rsidR="00654C53" w:rsidRPr="00B45EA5">
        <w:rPr>
          <w:rFonts w:eastAsia="Times New Roman" w:cstheme="minorHAnsi"/>
          <w:color w:val="000000"/>
          <w:lang w:eastAsia="ca-ES"/>
        </w:rPr>
        <w:t xml:space="preserve">both </w:t>
      </w:r>
      <w:r w:rsidR="00D02064" w:rsidRPr="00B45EA5">
        <w:rPr>
          <w:rFonts w:eastAsia="Times New Roman" w:cstheme="minorHAnsi"/>
          <w:color w:val="000000"/>
          <w:lang w:eastAsia="ca-ES"/>
        </w:rPr>
        <w:t>during last week of August</w:t>
      </w:r>
      <w:r w:rsidR="00AB3350" w:rsidRPr="00B45EA5">
        <w:rPr>
          <w:rFonts w:eastAsia="Times New Roman" w:cstheme="minorHAnsi"/>
          <w:color w:val="000000"/>
          <w:lang w:eastAsia="ca-ES"/>
        </w:rPr>
        <w:t xml:space="preserve">. </w:t>
      </w:r>
    </w:p>
    <w:p w14:paraId="36E1AF64" w14:textId="58D90B63" w:rsidR="00BF4BF7" w:rsidRPr="00B45EA5" w:rsidRDefault="00BF4BF7" w:rsidP="00245D41">
      <w:pPr>
        <w:pStyle w:val="Ttulo3"/>
        <w:rPr>
          <w:rFonts w:eastAsia="Times New Roman"/>
          <w:lang w:eastAsia="ca-ES"/>
        </w:rPr>
      </w:pPr>
      <w:r w:rsidRPr="00B45EA5">
        <w:rPr>
          <w:rFonts w:eastAsia="Times New Roman"/>
          <w:lang w:eastAsia="ca-ES"/>
        </w:rPr>
        <w:t>2.</w:t>
      </w:r>
      <w:r w:rsidR="00E17233" w:rsidRPr="00B45EA5">
        <w:rPr>
          <w:rFonts w:eastAsia="Times New Roman"/>
          <w:lang w:eastAsia="ca-ES"/>
        </w:rPr>
        <w:t>3</w:t>
      </w:r>
      <w:r w:rsidRPr="00B45EA5">
        <w:rPr>
          <w:rFonts w:eastAsia="Times New Roman"/>
          <w:lang w:eastAsia="ca-ES"/>
        </w:rPr>
        <w:t xml:space="preserve"> </w:t>
      </w:r>
      <w:r w:rsidR="0022441C" w:rsidRPr="00B45EA5">
        <w:rPr>
          <w:rFonts w:eastAsia="Times New Roman"/>
          <w:lang w:eastAsia="ca-ES"/>
        </w:rPr>
        <w:t>Germination trials</w:t>
      </w:r>
    </w:p>
    <w:p w14:paraId="6E19DB34" w14:textId="79CF92DA" w:rsidR="00A250BD" w:rsidRPr="00B45EA5" w:rsidRDefault="00A14F6C" w:rsidP="00D53DCE">
      <w:pPr>
        <w:shd w:val="clear" w:color="auto" w:fill="FFFFFF"/>
        <w:spacing w:line="360" w:lineRule="auto"/>
        <w:jc w:val="both"/>
        <w:textAlignment w:val="baseline"/>
        <w:rPr>
          <w:rFonts w:eastAsia="Times New Roman" w:cstheme="minorHAnsi"/>
          <w:color w:val="000000"/>
          <w:lang w:eastAsia="ca-ES"/>
        </w:rPr>
      </w:pPr>
      <w:r>
        <w:rPr>
          <w:rFonts w:eastAsia="Times New Roman" w:cstheme="minorHAnsi"/>
          <w:color w:val="000000"/>
          <w:lang w:eastAsia="ca-ES"/>
        </w:rPr>
        <w:t>Fresh</w:t>
      </w:r>
      <w:r w:rsidR="00A250BD" w:rsidRPr="00B45EA5">
        <w:rPr>
          <w:rFonts w:eastAsia="Times New Roman" w:cstheme="minorHAnsi"/>
          <w:color w:val="000000"/>
          <w:lang w:eastAsia="ca-ES"/>
        </w:rPr>
        <w:t xml:space="preserve"> seeds were manually </w:t>
      </w:r>
      <w:r w:rsidR="008429D7" w:rsidRPr="00B45EA5">
        <w:rPr>
          <w:rFonts w:eastAsia="Times New Roman" w:cstheme="minorHAnsi"/>
          <w:color w:val="000000"/>
          <w:lang w:eastAsia="ca-ES"/>
        </w:rPr>
        <w:t xml:space="preserve">cleaned </w:t>
      </w:r>
      <w:r w:rsidR="00A250BD" w:rsidRPr="00B45EA5">
        <w:rPr>
          <w:rFonts w:eastAsia="Times New Roman" w:cstheme="minorHAnsi"/>
          <w:color w:val="000000"/>
          <w:lang w:eastAsia="ca-ES"/>
        </w:rPr>
        <w:t>and sown within 20 days</w:t>
      </w:r>
      <w:r>
        <w:rPr>
          <w:rFonts w:eastAsia="Times New Roman" w:cstheme="minorHAnsi"/>
          <w:color w:val="000000"/>
          <w:lang w:eastAsia="ca-ES"/>
        </w:rPr>
        <w:t xml:space="preserve"> after collection</w:t>
      </w:r>
      <w:r w:rsidR="00A250BD" w:rsidRPr="00B45EA5">
        <w:rPr>
          <w:rFonts w:eastAsia="Times New Roman" w:cstheme="minorHAnsi"/>
          <w:color w:val="000000"/>
          <w:lang w:eastAsia="ca-ES"/>
        </w:rPr>
        <w:t>. We followed a sequential sowing according to species maturity peak in the field</w:t>
      </w:r>
      <w:r w:rsidR="00F80504" w:rsidRPr="00B45EA5">
        <w:rPr>
          <w:rFonts w:eastAsia="Times New Roman" w:cstheme="minorHAnsi"/>
          <w:color w:val="000000"/>
          <w:lang w:eastAsia="ca-ES"/>
        </w:rPr>
        <w:t xml:space="preserve">, </w:t>
      </w:r>
      <w:r w:rsidR="0062654A" w:rsidRPr="00B45EA5">
        <w:rPr>
          <w:rFonts w:eastAsia="Times New Roman" w:cstheme="minorHAnsi"/>
          <w:color w:val="000000"/>
          <w:lang w:eastAsia="ca-ES"/>
        </w:rPr>
        <w:t>meaning that</w:t>
      </w:r>
      <w:r w:rsidR="00F80504" w:rsidRPr="00B45EA5">
        <w:rPr>
          <w:rFonts w:eastAsia="Times New Roman" w:cstheme="minorHAnsi"/>
          <w:color w:val="000000"/>
          <w:lang w:eastAsia="ca-ES"/>
        </w:rPr>
        <w:t xml:space="preserve"> the seeds </w:t>
      </w:r>
      <w:r w:rsidR="00AA444B" w:rsidRPr="00B45EA5">
        <w:rPr>
          <w:rFonts w:eastAsia="Times New Roman" w:cstheme="minorHAnsi"/>
          <w:color w:val="000000"/>
          <w:lang w:eastAsia="ca-ES"/>
        </w:rPr>
        <w:t xml:space="preserve">were </w:t>
      </w:r>
      <w:r>
        <w:rPr>
          <w:rFonts w:eastAsia="Times New Roman" w:cstheme="minorHAnsi"/>
          <w:color w:val="000000"/>
          <w:lang w:eastAsia="ca-ES"/>
        </w:rPr>
        <w:t xml:space="preserve">placed </w:t>
      </w:r>
      <w:r w:rsidR="00AA444B" w:rsidRPr="00B45EA5">
        <w:rPr>
          <w:rFonts w:eastAsia="Times New Roman" w:cstheme="minorHAnsi"/>
          <w:color w:val="000000"/>
          <w:lang w:eastAsia="ca-ES"/>
        </w:rPr>
        <w:t>in the incubators</w:t>
      </w:r>
      <w:r w:rsidR="00055D7A" w:rsidRPr="00B45EA5">
        <w:rPr>
          <w:rFonts w:eastAsia="Times New Roman" w:cstheme="minorHAnsi"/>
          <w:color w:val="000000"/>
          <w:lang w:eastAsia="ca-ES"/>
        </w:rPr>
        <w:t xml:space="preserve"> in their optimum dispersal</w:t>
      </w:r>
      <w:r w:rsidR="0062654A" w:rsidRPr="00B45EA5">
        <w:rPr>
          <w:rFonts w:eastAsia="Times New Roman" w:cstheme="minorHAnsi"/>
          <w:color w:val="000000"/>
          <w:lang w:eastAsia="ca-ES"/>
        </w:rPr>
        <w:t xml:space="preserve"> time</w:t>
      </w:r>
      <w:r w:rsidR="00A250BD" w:rsidRPr="00B45EA5">
        <w:rPr>
          <w:rFonts w:eastAsia="Times New Roman" w:cstheme="minorHAnsi"/>
          <w:color w:val="000000"/>
          <w:lang w:eastAsia="ca-ES"/>
        </w:rPr>
        <w:t xml:space="preserve">. Each </w:t>
      </w:r>
      <w:r>
        <w:rPr>
          <w:rFonts w:eastAsia="Times New Roman" w:cstheme="minorHAnsi"/>
          <w:color w:val="000000"/>
          <w:lang w:eastAsia="ca-ES"/>
        </w:rPr>
        <w:t>seed lot</w:t>
      </w:r>
      <w:r w:rsidRPr="00B45EA5">
        <w:rPr>
          <w:rFonts w:eastAsia="Times New Roman" w:cstheme="minorHAnsi"/>
          <w:color w:val="000000"/>
          <w:lang w:eastAsia="ca-ES"/>
        </w:rPr>
        <w:t xml:space="preserve"> </w:t>
      </w:r>
      <w:r w:rsidR="00A17381" w:rsidRPr="00B45EA5">
        <w:rPr>
          <w:rFonts w:eastAsia="Times New Roman" w:cstheme="minorHAnsi"/>
          <w:color w:val="000000"/>
          <w:lang w:eastAsia="ca-ES"/>
        </w:rPr>
        <w:t>(</w:t>
      </w:r>
      <w:r>
        <w:rPr>
          <w:rFonts w:eastAsia="Times New Roman" w:cstheme="minorHAnsi"/>
          <w:color w:val="000000"/>
          <w:lang w:eastAsia="ca-ES"/>
        </w:rPr>
        <w:t xml:space="preserve">species per site, </w:t>
      </w:r>
      <w:r w:rsidR="00A17381" w:rsidRPr="00B45EA5">
        <w:rPr>
          <w:rFonts w:eastAsia="Times New Roman" w:cstheme="minorHAnsi"/>
          <w:color w:val="000000"/>
          <w:lang w:eastAsia="ca-ES"/>
        </w:rPr>
        <w:t>N</w:t>
      </w:r>
      <w:r w:rsidR="00613B79" w:rsidRPr="00B45EA5">
        <w:rPr>
          <w:rFonts w:eastAsia="Times New Roman" w:cstheme="minorHAnsi"/>
          <w:color w:val="000000"/>
          <w:lang w:eastAsia="ca-ES"/>
        </w:rPr>
        <w:t xml:space="preserve"> </w:t>
      </w:r>
      <w:r w:rsidR="00A17381" w:rsidRPr="00B45EA5">
        <w:rPr>
          <w:rFonts w:eastAsia="Times New Roman" w:cstheme="minorHAnsi"/>
          <w:color w:val="000000"/>
          <w:lang w:eastAsia="ca-ES"/>
        </w:rPr>
        <w:t xml:space="preserve">= </w:t>
      </w:r>
      <w:r w:rsidR="00BC5C5D" w:rsidRPr="00B45EA5">
        <w:rPr>
          <w:rFonts w:eastAsia="Times New Roman" w:cstheme="minorHAnsi"/>
          <w:color w:val="000000"/>
          <w:lang w:eastAsia="ca-ES"/>
        </w:rPr>
        <w:t>97)</w:t>
      </w:r>
      <w:r w:rsidR="00A250BD" w:rsidRPr="00B45EA5">
        <w:rPr>
          <w:rFonts w:eastAsia="Times New Roman" w:cstheme="minorHAnsi"/>
          <w:color w:val="000000"/>
          <w:lang w:eastAsia="ca-ES"/>
        </w:rPr>
        <w:t xml:space="preserve"> was </w:t>
      </w:r>
      <w:r w:rsidR="00E967E7" w:rsidRPr="00B45EA5">
        <w:rPr>
          <w:rFonts w:eastAsia="Times New Roman" w:cstheme="minorHAnsi"/>
          <w:color w:val="000000"/>
          <w:lang w:eastAsia="ca-ES"/>
        </w:rPr>
        <w:t xml:space="preserve">placed </w:t>
      </w:r>
      <w:r w:rsidR="00A250BD" w:rsidRPr="00B45EA5">
        <w:rPr>
          <w:rFonts w:eastAsia="Times New Roman" w:cstheme="minorHAnsi"/>
          <w:color w:val="000000"/>
          <w:lang w:eastAsia="ca-ES"/>
        </w:rPr>
        <w:t>in both incubators</w:t>
      </w:r>
      <w:r w:rsidR="00892CA4" w:rsidRPr="00B45EA5">
        <w:rPr>
          <w:rFonts w:eastAsia="Times New Roman" w:cstheme="minorHAnsi"/>
          <w:color w:val="000000"/>
          <w:lang w:eastAsia="ca-ES"/>
        </w:rPr>
        <w:t xml:space="preserve"> simultaneously</w:t>
      </w:r>
      <w:r w:rsidR="00064BBE" w:rsidRPr="00B45EA5">
        <w:rPr>
          <w:rFonts w:eastAsia="Times New Roman" w:cstheme="minorHAnsi"/>
          <w:color w:val="000000"/>
          <w:lang w:eastAsia="ca-ES"/>
        </w:rPr>
        <w:t xml:space="preserve">, </w:t>
      </w:r>
      <w:r w:rsidR="00E967E7" w:rsidRPr="00B45EA5">
        <w:rPr>
          <w:rFonts w:eastAsia="Times New Roman" w:cstheme="minorHAnsi"/>
          <w:color w:val="000000"/>
          <w:lang w:eastAsia="ca-ES"/>
        </w:rPr>
        <w:t xml:space="preserve">sowing </w:t>
      </w:r>
      <w:r w:rsidR="00A250BD" w:rsidRPr="00B45EA5">
        <w:rPr>
          <w:rFonts w:eastAsia="Times New Roman" w:cstheme="minorHAnsi"/>
          <w:color w:val="000000"/>
          <w:lang w:eastAsia="ca-ES"/>
        </w:rPr>
        <w:t xml:space="preserve">four replicates of 25 seeds in </w:t>
      </w:r>
      <w:r w:rsidR="0073219D">
        <w:rPr>
          <w:rFonts w:eastAsia="Times New Roman" w:cstheme="minorHAnsi"/>
          <w:color w:val="000000"/>
          <w:lang w:eastAsia="ca-ES"/>
        </w:rPr>
        <w:t>nine</w:t>
      </w:r>
      <w:r w:rsidR="00A250BD" w:rsidRPr="00B45EA5">
        <w:rPr>
          <w:rFonts w:eastAsia="Times New Roman" w:cstheme="minorHAnsi"/>
          <w:color w:val="000000"/>
          <w:lang w:eastAsia="ca-ES"/>
        </w:rPr>
        <w:t xml:space="preserve"> cm diameter Petri dishes (numbers were </w:t>
      </w:r>
      <w:r w:rsidR="008E4A29">
        <w:rPr>
          <w:rFonts w:eastAsia="Times New Roman" w:cstheme="minorHAnsi"/>
          <w:color w:val="000000"/>
          <w:lang w:eastAsia="ca-ES"/>
        </w:rPr>
        <w:t>adapted for</w:t>
      </w:r>
      <w:r w:rsidR="00A250BD" w:rsidRPr="00B45EA5">
        <w:rPr>
          <w:rFonts w:eastAsia="Times New Roman" w:cstheme="minorHAnsi"/>
          <w:color w:val="000000"/>
          <w:lang w:eastAsia="ca-ES"/>
        </w:rPr>
        <w:t xml:space="preserve"> </w:t>
      </w:r>
      <w:r>
        <w:rPr>
          <w:rFonts w:eastAsia="Times New Roman" w:cstheme="minorHAnsi"/>
          <w:color w:val="000000"/>
          <w:lang w:eastAsia="ca-ES"/>
        </w:rPr>
        <w:t>seed lots</w:t>
      </w:r>
      <w:r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with fewer seeds</w:t>
      </w:r>
      <w:r w:rsidR="00FF2E8B" w:rsidRPr="00B45EA5">
        <w:rPr>
          <w:rFonts w:eastAsia="Times New Roman" w:cstheme="minorHAnsi"/>
          <w:color w:val="000000"/>
          <w:lang w:eastAsia="ca-ES"/>
        </w:rPr>
        <w:t xml:space="preserve"> available</w:t>
      </w:r>
      <w:r w:rsidR="00A250BD" w:rsidRPr="00B45EA5">
        <w:rPr>
          <w:rFonts w:eastAsia="Times New Roman" w:cstheme="minorHAnsi"/>
          <w:color w:val="000000"/>
          <w:lang w:eastAsia="ca-ES"/>
        </w:rPr>
        <w:t>) with germination filter paper</w:t>
      </w:r>
      <w:r w:rsidR="002A5FE6" w:rsidRPr="00B45EA5">
        <w:rPr>
          <w:rFonts w:eastAsia="Times New Roman" w:cstheme="minorHAnsi"/>
          <w:color w:val="000000"/>
          <w:lang w:eastAsia="ca-ES"/>
        </w:rPr>
        <w:t xml:space="preserve"> (</w:t>
      </w:r>
      <w:proofErr w:type="spellStart"/>
      <w:r w:rsidR="00C14B74" w:rsidRPr="00B45EA5">
        <w:rPr>
          <w:rFonts w:eastAsia="Times New Roman" w:cstheme="minorHAnsi"/>
          <w:color w:val="000000"/>
          <w:lang w:eastAsia="ca-ES"/>
        </w:rPr>
        <w:t>F</w:t>
      </w:r>
      <w:r w:rsidR="00B04C7C" w:rsidRPr="00B45EA5">
        <w:rPr>
          <w:rFonts w:eastAsia="Times New Roman" w:cstheme="minorHAnsi"/>
          <w:color w:val="000000"/>
          <w:lang w:eastAsia="ca-ES"/>
        </w:rPr>
        <w:t>iltros</w:t>
      </w:r>
      <w:proofErr w:type="spellEnd"/>
      <w:r w:rsidR="00B04C7C" w:rsidRPr="00B45EA5">
        <w:rPr>
          <w:rFonts w:eastAsia="Times New Roman" w:cstheme="minorHAnsi"/>
          <w:color w:val="000000"/>
          <w:lang w:eastAsia="ca-ES"/>
        </w:rPr>
        <w:t xml:space="preserve"> A</w:t>
      </w:r>
      <w:r w:rsidR="00C14B74" w:rsidRPr="00B45EA5">
        <w:rPr>
          <w:rFonts w:eastAsia="Times New Roman" w:cstheme="minorHAnsi"/>
          <w:color w:val="000000"/>
          <w:lang w:eastAsia="ca-ES"/>
        </w:rPr>
        <w:t>noia</w:t>
      </w:r>
      <w:r w:rsidR="00FF2E8B" w:rsidRPr="00B45EA5">
        <w:rPr>
          <w:rFonts w:eastAsia="Times New Roman" w:cstheme="minorHAnsi"/>
          <w:color w:val="000000"/>
          <w:lang w:eastAsia="ca-ES"/>
        </w:rPr>
        <w:t xml:space="preserve"> S.A.</w:t>
      </w:r>
      <w:r w:rsidR="00C14B74" w:rsidRPr="00B45EA5">
        <w:rPr>
          <w:rFonts w:eastAsia="Times New Roman" w:cstheme="minorHAnsi"/>
          <w:color w:val="000000"/>
          <w:lang w:eastAsia="ca-ES"/>
        </w:rPr>
        <w:t xml:space="preserve"> </w:t>
      </w:r>
      <w:r w:rsidR="00D6278A" w:rsidRPr="00B45EA5">
        <w:rPr>
          <w:rFonts w:eastAsia="Times New Roman" w:cstheme="minorHAnsi"/>
          <w:color w:val="000000"/>
          <w:lang w:eastAsia="ca-ES"/>
        </w:rPr>
        <w:t>paper for germination assays</w:t>
      </w:r>
      <w:r w:rsidR="00B04C7C" w:rsidRPr="00B45EA5">
        <w:rPr>
          <w:rFonts w:eastAsia="Times New Roman" w:cstheme="minorHAnsi"/>
          <w:color w:val="000000"/>
          <w:lang w:eastAsia="ca-ES"/>
        </w:rPr>
        <w:t>,</w:t>
      </w:r>
      <w:r w:rsidR="00D6278A" w:rsidRPr="00B45EA5">
        <w:rPr>
          <w:rFonts w:eastAsia="Times New Roman" w:cstheme="minorHAnsi"/>
          <w:color w:val="000000"/>
          <w:lang w:eastAsia="ca-ES"/>
        </w:rPr>
        <w:t xml:space="preserve"> </w:t>
      </w:r>
      <w:r w:rsidR="00C14B74" w:rsidRPr="00B45EA5">
        <w:rPr>
          <w:rFonts w:eastAsia="Times New Roman" w:cstheme="minorHAnsi"/>
          <w:color w:val="000000"/>
          <w:lang w:eastAsia="ca-ES"/>
        </w:rPr>
        <w:t>Ref.518G</w:t>
      </w:r>
      <w:r w:rsidR="00D67DDD" w:rsidRPr="00B45EA5">
        <w:rPr>
          <w:rFonts w:eastAsia="Times New Roman" w:cstheme="minorHAnsi"/>
          <w:color w:val="000000"/>
          <w:lang w:eastAsia="ca-ES"/>
        </w:rPr>
        <w:t>085)</w:t>
      </w:r>
      <w:r w:rsidR="002F0049" w:rsidRPr="00B45EA5">
        <w:rPr>
          <w:rFonts w:eastAsia="Times New Roman" w:cstheme="minorHAnsi"/>
          <w:color w:val="000000"/>
          <w:lang w:eastAsia="ca-ES"/>
        </w:rPr>
        <w:t xml:space="preserve">. </w:t>
      </w:r>
      <w:r w:rsidR="00A250BD" w:rsidRPr="00B45EA5">
        <w:rPr>
          <w:rFonts w:eastAsia="Times New Roman" w:cstheme="minorHAnsi"/>
          <w:color w:val="000000"/>
          <w:lang w:eastAsia="ca-ES"/>
        </w:rPr>
        <w:t xml:space="preserve">Filter </w:t>
      </w:r>
      <w:r w:rsidR="00A250BD" w:rsidRPr="00B45EA5">
        <w:rPr>
          <w:rFonts w:eastAsia="Times New Roman" w:cstheme="minorHAnsi"/>
          <w:color w:val="000000"/>
          <w:lang w:eastAsia="ca-ES"/>
        </w:rPr>
        <w:lastRenderedPageBreak/>
        <w:t xml:space="preserve">papers were kept soaked </w:t>
      </w:r>
      <w:r>
        <w:rPr>
          <w:rFonts w:eastAsia="Times New Roman" w:cstheme="minorHAnsi"/>
          <w:color w:val="000000"/>
          <w:lang w:eastAsia="ca-ES"/>
        </w:rPr>
        <w:t xml:space="preserve">by </w:t>
      </w:r>
      <w:r w:rsidR="00A250BD" w:rsidRPr="00B45EA5">
        <w:rPr>
          <w:rFonts w:eastAsia="Times New Roman" w:cstheme="minorHAnsi"/>
          <w:color w:val="000000"/>
          <w:lang w:eastAsia="ca-ES"/>
        </w:rPr>
        <w:t xml:space="preserve">adding </w:t>
      </w:r>
      <w:r w:rsidR="00B30B3A" w:rsidRPr="00B45EA5">
        <w:rPr>
          <w:rFonts w:eastAsia="Times New Roman" w:cstheme="minorHAnsi"/>
          <w:color w:val="000000"/>
          <w:lang w:eastAsia="ca-ES"/>
        </w:rPr>
        <w:t>two or three millilitre</w:t>
      </w:r>
      <w:r w:rsidR="00A250BD" w:rsidRPr="00B45EA5">
        <w:rPr>
          <w:rFonts w:eastAsia="Times New Roman" w:cstheme="minorHAnsi"/>
          <w:color w:val="000000"/>
          <w:lang w:eastAsia="ca-ES"/>
        </w:rPr>
        <w:t xml:space="preserve"> of distilled water every </w:t>
      </w:r>
      <w:r w:rsidR="00B30B3A" w:rsidRPr="00B45EA5">
        <w:rPr>
          <w:rFonts w:eastAsia="Times New Roman" w:cstheme="minorHAnsi"/>
          <w:color w:val="000000"/>
          <w:lang w:eastAsia="ca-ES"/>
        </w:rPr>
        <w:t xml:space="preserve">two </w:t>
      </w:r>
      <w:r w:rsidR="00A250BD" w:rsidRPr="00B45EA5">
        <w:rPr>
          <w:rFonts w:eastAsia="Times New Roman" w:cstheme="minorHAnsi"/>
          <w:color w:val="000000"/>
          <w:lang w:eastAsia="ca-ES"/>
        </w:rPr>
        <w:t>weeks</w:t>
      </w:r>
      <w:r w:rsidR="003644BB" w:rsidRPr="00B45EA5">
        <w:rPr>
          <w:rFonts w:eastAsia="Times New Roman" w:cstheme="minorHAnsi"/>
          <w:color w:val="000000"/>
          <w:lang w:eastAsia="ca-ES"/>
        </w:rPr>
        <w:t xml:space="preserve"> and </w:t>
      </w:r>
      <w:r w:rsidR="005A7876" w:rsidRPr="00B45EA5">
        <w:rPr>
          <w:rFonts w:eastAsia="Times New Roman" w:cstheme="minorHAnsi"/>
          <w:color w:val="000000"/>
          <w:lang w:eastAsia="ca-ES"/>
        </w:rPr>
        <w:t>sealed with parafilm to maintain the moisture content</w:t>
      </w:r>
      <w:r w:rsidR="00A250BD" w:rsidRPr="00B45EA5">
        <w:rPr>
          <w:rFonts w:eastAsia="Times New Roman" w:cstheme="minorHAnsi"/>
          <w:color w:val="000000"/>
          <w:lang w:eastAsia="ca-ES"/>
        </w:rPr>
        <w:t xml:space="preserve">, avoiding water stress </w:t>
      </w:r>
      <w:r w:rsidR="00D10834" w:rsidRPr="00B45EA5">
        <w:rPr>
          <w:rFonts w:eastAsia="Times New Roman" w:cstheme="minorHAnsi"/>
          <w:color w:val="000000"/>
          <w:lang w:eastAsia="ca-ES"/>
        </w:rPr>
        <w:t xml:space="preserve">throughout </w:t>
      </w:r>
      <w:r w:rsidR="004D0362" w:rsidRPr="00B45EA5">
        <w:rPr>
          <w:rFonts w:eastAsia="Times New Roman" w:cstheme="minorHAnsi"/>
          <w:color w:val="000000"/>
          <w:lang w:eastAsia="ca-ES"/>
        </w:rPr>
        <w:t xml:space="preserve">the </w:t>
      </w:r>
      <w:r w:rsidR="00A250BD" w:rsidRPr="00B45EA5">
        <w:rPr>
          <w:rFonts w:eastAsia="Times New Roman" w:cstheme="minorHAnsi"/>
          <w:color w:val="000000"/>
          <w:lang w:eastAsia="ca-ES"/>
        </w:rPr>
        <w:t>growing season</w:t>
      </w:r>
      <w:r w:rsidR="00D11BC1" w:rsidRPr="00B45EA5">
        <w:rPr>
          <w:rFonts w:eastAsia="Times New Roman" w:cstheme="minorHAnsi"/>
          <w:color w:val="000000"/>
          <w:lang w:eastAsia="ca-ES"/>
        </w:rPr>
        <w:t>.</w:t>
      </w:r>
      <w:r w:rsidR="00A250BD" w:rsidRPr="00B45EA5">
        <w:rPr>
          <w:rFonts w:eastAsia="Times New Roman" w:cstheme="minorHAnsi"/>
          <w:color w:val="000000"/>
          <w:lang w:eastAsia="ca-ES"/>
        </w:rPr>
        <w:t xml:space="preserve"> </w:t>
      </w:r>
      <w:r w:rsidR="00D11BC1" w:rsidRPr="00B45EA5">
        <w:rPr>
          <w:rFonts w:eastAsia="Times New Roman" w:cstheme="minorHAnsi"/>
          <w:color w:val="000000"/>
          <w:lang w:eastAsia="ca-ES"/>
        </w:rPr>
        <w:t>D</w:t>
      </w:r>
      <w:r w:rsidR="00D10834" w:rsidRPr="00B45EA5">
        <w:rPr>
          <w:rFonts w:eastAsia="Times New Roman" w:cstheme="minorHAnsi"/>
          <w:color w:val="000000"/>
          <w:lang w:eastAsia="ca-ES"/>
        </w:rPr>
        <w:t>uring</w:t>
      </w:r>
      <w:r w:rsidR="00E97AFA" w:rsidRPr="00B45EA5">
        <w:rPr>
          <w:rFonts w:eastAsia="Times New Roman" w:cstheme="minorHAnsi"/>
          <w:color w:val="000000"/>
          <w:lang w:eastAsia="ca-ES"/>
        </w:rPr>
        <w:t xml:space="preserve"> </w:t>
      </w:r>
      <w:r w:rsidR="00C72556">
        <w:rPr>
          <w:rFonts w:eastAsia="Times New Roman" w:cstheme="minorHAnsi"/>
          <w:color w:val="000000"/>
          <w:lang w:eastAsia="ca-ES"/>
        </w:rPr>
        <w:t>co</w:t>
      </w:r>
      <w:r w:rsidR="002572D0">
        <w:rPr>
          <w:rFonts w:eastAsia="Times New Roman" w:cstheme="minorHAnsi"/>
          <w:color w:val="000000"/>
          <w:lang w:eastAsia="ca-ES"/>
        </w:rPr>
        <w:t>ld</w:t>
      </w:r>
      <w:r w:rsidR="00E97AFA" w:rsidRPr="00B45EA5">
        <w:rPr>
          <w:rFonts w:eastAsia="Times New Roman" w:cstheme="minorHAnsi"/>
          <w:color w:val="000000"/>
          <w:lang w:eastAsia="ca-ES"/>
        </w:rPr>
        <w:t xml:space="preserve"> period</w:t>
      </w:r>
      <w:r w:rsidR="00197C8E" w:rsidRPr="00B45EA5">
        <w:rPr>
          <w:rFonts w:eastAsia="Times New Roman" w:cstheme="minorHAnsi"/>
          <w:color w:val="000000"/>
          <w:lang w:eastAsia="ca-ES"/>
        </w:rPr>
        <w:t xml:space="preserve"> </w:t>
      </w:r>
      <w:r w:rsidR="007018B7" w:rsidRPr="00B45EA5">
        <w:rPr>
          <w:rFonts w:eastAsia="Times New Roman" w:cstheme="minorHAnsi"/>
          <w:color w:val="000000"/>
          <w:lang w:eastAsia="ca-ES"/>
        </w:rPr>
        <w:t xml:space="preserve">incubators remained closed to </w:t>
      </w:r>
      <w:r w:rsidR="005411D4" w:rsidRPr="00B45EA5">
        <w:rPr>
          <w:rFonts w:eastAsia="Times New Roman" w:cstheme="minorHAnsi"/>
          <w:color w:val="000000"/>
          <w:lang w:eastAsia="ca-ES"/>
        </w:rPr>
        <w:t xml:space="preserve">avoid </w:t>
      </w:r>
      <w:r w:rsidR="007018B7" w:rsidRPr="00B45EA5">
        <w:rPr>
          <w:rFonts w:eastAsia="Times New Roman" w:cstheme="minorHAnsi"/>
          <w:color w:val="000000"/>
          <w:lang w:eastAsia="ca-ES"/>
        </w:rPr>
        <w:t>increases of temperature</w:t>
      </w:r>
      <w:r w:rsidR="00D11BC1" w:rsidRPr="00B45EA5">
        <w:rPr>
          <w:rFonts w:eastAsia="Times New Roman" w:cstheme="minorHAnsi"/>
          <w:color w:val="000000"/>
          <w:lang w:eastAsia="ca-ES"/>
        </w:rPr>
        <w:t xml:space="preserve"> that could trigger </w:t>
      </w:r>
      <w:r w:rsidR="001E5A2C">
        <w:rPr>
          <w:rFonts w:eastAsia="Times New Roman" w:cstheme="minorHAnsi"/>
          <w:color w:val="000000"/>
          <w:lang w:eastAsia="ca-ES"/>
        </w:rPr>
        <w:t xml:space="preserve">seed </w:t>
      </w:r>
      <w:r w:rsidR="00D11BC1" w:rsidRPr="00B45EA5">
        <w:rPr>
          <w:rFonts w:eastAsia="Times New Roman" w:cstheme="minorHAnsi"/>
          <w:color w:val="000000"/>
          <w:lang w:eastAsia="ca-ES"/>
        </w:rPr>
        <w:t>germination</w:t>
      </w:r>
      <w:r w:rsidR="001E5A2C">
        <w:rPr>
          <w:rFonts w:eastAsia="Times New Roman" w:cstheme="minorHAnsi"/>
          <w:color w:val="000000"/>
          <w:lang w:eastAsia="ca-ES"/>
        </w:rPr>
        <w:t xml:space="preserve"> and therefore no water </w:t>
      </w:r>
      <w:r w:rsidR="00574270">
        <w:rPr>
          <w:rFonts w:eastAsia="Times New Roman" w:cstheme="minorHAnsi"/>
          <w:color w:val="000000"/>
          <w:lang w:eastAsia="ca-ES"/>
        </w:rPr>
        <w:t>could be</w:t>
      </w:r>
      <w:r w:rsidR="001E5A2C">
        <w:rPr>
          <w:rFonts w:eastAsia="Times New Roman" w:cstheme="minorHAnsi"/>
          <w:color w:val="000000"/>
          <w:lang w:eastAsia="ca-ES"/>
        </w:rPr>
        <w:t xml:space="preserve"> added</w:t>
      </w:r>
      <w:r w:rsidR="00D11BC1" w:rsidRPr="00B45EA5">
        <w:rPr>
          <w:rFonts w:eastAsia="Times New Roman" w:cstheme="minorHAnsi"/>
          <w:color w:val="000000"/>
          <w:lang w:eastAsia="ca-ES"/>
        </w:rPr>
        <w:t>.</w:t>
      </w:r>
      <w:r w:rsidR="007018B7" w:rsidRPr="00B45EA5">
        <w:rPr>
          <w:rFonts w:eastAsia="Times New Roman" w:cstheme="minorHAnsi"/>
          <w:color w:val="000000"/>
          <w:lang w:eastAsia="ca-ES"/>
        </w:rPr>
        <w:t xml:space="preserve">  </w:t>
      </w:r>
    </w:p>
    <w:p w14:paraId="4C0F0E96" w14:textId="521E20AD" w:rsidR="00A250BD" w:rsidRPr="00B45EA5" w:rsidRDefault="00A250BD" w:rsidP="007228D3">
      <w:pPr>
        <w:shd w:val="clear" w:color="auto" w:fill="FFFFFF"/>
        <w:spacing w:line="360" w:lineRule="auto"/>
        <w:jc w:val="both"/>
        <w:textAlignment w:val="baseline"/>
        <w:rPr>
          <w:rFonts w:cstheme="minorHAnsi"/>
          <w:color w:val="000000"/>
        </w:rPr>
      </w:pPr>
      <w:r w:rsidRPr="00B45EA5">
        <w:rPr>
          <w:rFonts w:eastAsia="Times New Roman" w:cstheme="minorHAnsi"/>
          <w:color w:val="000000"/>
          <w:lang w:eastAsia="ca-ES"/>
        </w:rPr>
        <w:t>First sow</w:t>
      </w:r>
      <w:r w:rsidR="002A432C" w:rsidRPr="00B45EA5">
        <w:rPr>
          <w:rFonts w:eastAsia="Times New Roman" w:cstheme="minorHAnsi"/>
          <w:color w:val="000000"/>
          <w:lang w:eastAsia="ca-ES"/>
        </w:rPr>
        <w:t>ing</w:t>
      </w:r>
      <w:r w:rsidRPr="00B45EA5">
        <w:rPr>
          <w:rFonts w:eastAsia="Times New Roman" w:cstheme="minorHAnsi"/>
          <w:color w:val="000000"/>
          <w:lang w:eastAsia="ca-ES"/>
        </w:rPr>
        <w:t xml:space="preserve"> took place between weeks 36 and 41 </w:t>
      </w:r>
      <w:r w:rsidR="00F5794B" w:rsidRPr="00B45EA5">
        <w:rPr>
          <w:rFonts w:eastAsia="Times New Roman" w:cstheme="minorHAnsi"/>
          <w:color w:val="000000"/>
          <w:lang w:eastAsia="ca-ES"/>
        </w:rPr>
        <w:t xml:space="preserve">of </w:t>
      </w:r>
      <w:r w:rsidR="000E3D97" w:rsidRPr="00B45EA5">
        <w:rPr>
          <w:rFonts w:eastAsia="Times New Roman" w:cstheme="minorHAnsi"/>
          <w:color w:val="000000"/>
          <w:lang w:eastAsia="ca-ES"/>
        </w:rPr>
        <w:t>Julian</w:t>
      </w:r>
      <w:r w:rsidR="00102437" w:rsidRPr="00B45EA5">
        <w:rPr>
          <w:rFonts w:eastAsia="Times New Roman" w:cstheme="minorHAnsi"/>
          <w:color w:val="000000"/>
          <w:lang w:eastAsia="ca-ES"/>
        </w:rPr>
        <w:t xml:space="preserve"> calendar </w:t>
      </w:r>
      <w:r w:rsidRPr="00B45EA5">
        <w:rPr>
          <w:rFonts w:eastAsia="Times New Roman" w:cstheme="minorHAnsi"/>
          <w:color w:val="000000"/>
          <w:lang w:eastAsia="ca-ES"/>
        </w:rPr>
        <w:t xml:space="preserve">(except </w:t>
      </w:r>
      <w:r w:rsidR="00CC79C6" w:rsidRPr="00B45EA5">
        <w:rPr>
          <w:rFonts w:eastAsia="Times New Roman" w:cstheme="minorHAnsi"/>
          <w:color w:val="000000"/>
          <w:lang w:eastAsia="ca-ES"/>
        </w:rPr>
        <w:t xml:space="preserve">for </w:t>
      </w:r>
      <w:r w:rsidRPr="00B45EA5">
        <w:rPr>
          <w:rFonts w:eastAsia="Times New Roman" w:cstheme="minorHAnsi"/>
          <w:color w:val="000000"/>
          <w:lang w:eastAsia="ca-ES"/>
        </w:rPr>
        <w:t xml:space="preserve">2 annual species sowed in week 31). </w:t>
      </w:r>
      <w:r w:rsidR="002A432C" w:rsidRPr="00B45EA5">
        <w:rPr>
          <w:rFonts w:eastAsia="Times New Roman" w:cstheme="minorHAnsi"/>
          <w:color w:val="000000"/>
          <w:lang w:eastAsia="ca-ES"/>
        </w:rPr>
        <w:t xml:space="preserve">By week </w:t>
      </w:r>
      <w:r w:rsidR="00267B5C" w:rsidRPr="00B45EA5">
        <w:rPr>
          <w:rFonts w:eastAsia="Times New Roman" w:cstheme="minorHAnsi"/>
          <w:color w:val="000000"/>
          <w:lang w:eastAsia="ca-ES"/>
        </w:rPr>
        <w:t xml:space="preserve">40 </w:t>
      </w:r>
      <w:r w:rsidR="0044689F" w:rsidRPr="00B45EA5">
        <w:rPr>
          <w:rFonts w:eastAsia="Times New Roman" w:cstheme="minorHAnsi"/>
          <w:color w:val="000000"/>
          <w:lang w:eastAsia="ca-ES"/>
        </w:rPr>
        <w:t>some</w:t>
      </w:r>
      <w:r w:rsidR="00267B5C" w:rsidRPr="00B45EA5">
        <w:rPr>
          <w:rFonts w:eastAsia="Times New Roman" w:cstheme="minorHAnsi"/>
          <w:color w:val="000000"/>
          <w:lang w:eastAsia="ca-ES"/>
        </w:rPr>
        <w:t xml:space="preserve"> species</w:t>
      </w:r>
      <w:r w:rsidR="00922758" w:rsidRPr="00B45EA5">
        <w:rPr>
          <w:rFonts w:eastAsia="Times New Roman" w:cstheme="minorHAnsi"/>
          <w:color w:val="000000"/>
          <w:lang w:eastAsia="ca-ES"/>
        </w:rPr>
        <w:t xml:space="preserve"> </w:t>
      </w:r>
      <w:r w:rsidR="00267B5C" w:rsidRPr="00B45EA5">
        <w:rPr>
          <w:rFonts w:eastAsia="Times New Roman" w:cstheme="minorHAnsi"/>
          <w:color w:val="000000"/>
          <w:lang w:eastAsia="ca-ES"/>
        </w:rPr>
        <w:t xml:space="preserve">had already germinated more than 65% </w:t>
      </w:r>
      <w:r w:rsidR="00574270">
        <w:rPr>
          <w:rFonts w:eastAsia="Times New Roman" w:cstheme="minorHAnsi"/>
          <w:color w:val="000000"/>
          <w:lang w:eastAsia="ca-ES"/>
        </w:rPr>
        <w:t xml:space="preserve">(specially from the </w:t>
      </w:r>
      <w:r w:rsidR="008429D7">
        <w:rPr>
          <w:rFonts w:eastAsia="Times New Roman" w:cstheme="minorHAnsi"/>
          <w:color w:val="000000"/>
          <w:lang w:eastAsia="ca-ES"/>
        </w:rPr>
        <w:t>Mediterranean</w:t>
      </w:r>
      <w:r w:rsidR="00574270">
        <w:rPr>
          <w:rFonts w:eastAsia="Times New Roman" w:cstheme="minorHAnsi"/>
          <w:color w:val="000000"/>
          <w:lang w:eastAsia="ca-ES"/>
        </w:rPr>
        <w:t xml:space="preserve"> community) </w:t>
      </w:r>
      <w:r w:rsidR="00267B5C" w:rsidRPr="00B45EA5">
        <w:rPr>
          <w:rFonts w:eastAsia="Times New Roman" w:cstheme="minorHAnsi"/>
          <w:color w:val="000000"/>
          <w:lang w:eastAsia="ca-ES"/>
        </w:rPr>
        <w:t xml:space="preserve">or were highly affected by </w:t>
      </w:r>
      <w:r w:rsidR="00E04B31" w:rsidRPr="00B45EA5">
        <w:rPr>
          <w:rFonts w:eastAsia="Times New Roman" w:cstheme="minorHAnsi"/>
          <w:color w:val="000000"/>
          <w:lang w:eastAsia="ca-ES"/>
        </w:rPr>
        <w:t>fungus</w:t>
      </w:r>
      <w:r w:rsidR="001E57F8" w:rsidRPr="00B45EA5">
        <w:rPr>
          <w:rFonts w:eastAsia="Times New Roman" w:cstheme="minorHAnsi"/>
          <w:color w:val="000000"/>
          <w:lang w:eastAsia="ca-ES"/>
        </w:rPr>
        <w:t xml:space="preserve"> </w:t>
      </w:r>
      <w:r w:rsidR="00922758" w:rsidRPr="00B45EA5">
        <w:rPr>
          <w:rFonts w:eastAsia="Times New Roman" w:cstheme="minorHAnsi"/>
          <w:color w:val="000000"/>
          <w:lang w:eastAsia="ca-ES"/>
        </w:rPr>
        <w:t>(N</w:t>
      </w:r>
      <w:r w:rsidR="005411D4" w:rsidRPr="00B45EA5">
        <w:rPr>
          <w:rFonts w:eastAsia="Times New Roman" w:cstheme="minorHAnsi"/>
          <w:color w:val="000000"/>
          <w:lang w:eastAsia="ca-ES"/>
        </w:rPr>
        <w:t xml:space="preserve"> </w:t>
      </w:r>
      <w:r w:rsidR="00922758" w:rsidRPr="00B45EA5">
        <w:rPr>
          <w:rFonts w:eastAsia="Times New Roman" w:cstheme="minorHAnsi"/>
          <w:color w:val="000000"/>
          <w:lang w:eastAsia="ca-ES"/>
        </w:rPr>
        <w:t>=</w:t>
      </w:r>
      <w:r w:rsidR="00A17381" w:rsidRPr="00B45EA5">
        <w:rPr>
          <w:rFonts w:eastAsia="Times New Roman" w:cstheme="minorHAnsi"/>
          <w:color w:val="000000"/>
          <w:lang w:eastAsia="ca-ES"/>
        </w:rPr>
        <w:t xml:space="preserve"> 38 </w:t>
      </w:r>
      <w:commentRangeStart w:id="10"/>
      <w:commentRangeStart w:id="11"/>
      <w:r w:rsidR="00A14F6C">
        <w:rPr>
          <w:rFonts w:eastAsia="Times New Roman" w:cstheme="minorHAnsi"/>
          <w:color w:val="000000"/>
          <w:lang w:eastAsia="ca-ES"/>
        </w:rPr>
        <w:t>seed lots</w:t>
      </w:r>
      <w:commentRangeEnd w:id="10"/>
      <w:r w:rsidR="00A14F6C">
        <w:rPr>
          <w:rStyle w:val="Refdecomentario"/>
          <w:rFonts w:ascii="Calibri" w:eastAsia="Calibri" w:hAnsi="Calibri" w:cs="Calibri"/>
        </w:rPr>
        <w:commentReference w:id="10"/>
      </w:r>
      <w:commentRangeEnd w:id="11"/>
      <w:r w:rsidR="008B560A">
        <w:rPr>
          <w:rStyle w:val="Refdecomentario"/>
          <w:rFonts w:ascii="Calibri" w:eastAsia="Calibri" w:hAnsi="Calibri" w:cs="Calibri"/>
        </w:rPr>
        <w:commentReference w:id="11"/>
      </w:r>
      <w:r w:rsidR="00922758" w:rsidRPr="00B45EA5">
        <w:rPr>
          <w:rFonts w:eastAsia="Times New Roman" w:cstheme="minorHAnsi"/>
          <w:color w:val="000000"/>
          <w:lang w:eastAsia="ca-ES"/>
        </w:rPr>
        <w:t>)</w:t>
      </w:r>
      <w:r w:rsidR="00574270">
        <w:rPr>
          <w:rFonts w:eastAsia="Times New Roman" w:cstheme="minorHAnsi"/>
          <w:color w:val="000000"/>
          <w:lang w:eastAsia="ca-ES"/>
        </w:rPr>
        <w:t>.</w:t>
      </w:r>
      <w:r w:rsidR="00E04B31" w:rsidRPr="00B45EA5">
        <w:rPr>
          <w:rFonts w:eastAsia="Times New Roman" w:cstheme="minorHAnsi"/>
          <w:color w:val="000000"/>
          <w:lang w:eastAsia="ca-ES"/>
        </w:rPr>
        <w:t xml:space="preserve"> </w:t>
      </w:r>
      <w:r w:rsidR="00574270">
        <w:rPr>
          <w:rFonts w:eastAsia="Times New Roman" w:cstheme="minorHAnsi"/>
          <w:color w:val="000000"/>
          <w:lang w:eastAsia="ca-ES"/>
        </w:rPr>
        <w:t>T</w:t>
      </w:r>
      <w:r w:rsidR="00E04B31" w:rsidRPr="00B45EA5">
        <w:rPr>
          <w:rFonts w:eastAsia="Times New Roman" w:cstheme="minorHAnsi"/>
          <w:color w:val="000000"/>
          <w:lang w:eastAsia="ca-ES"/>
        </w:rPr>
        <w:t>h</w:t>
      </w:r>
      <w:r w:rsidR="00574270">
        <w:rPr>
          <w:rFonts w:eastAsia="Times New Roman" w:cstheme="minorHAnsi"/>
          <w:color w:val="000000"/>
          <w:lang w:eastAsia="ca-ES"/>
        </w:rPr>
        <w:t>erefore</w:t>
      </w:r>
      <w:r w:rsidR="000E3D97" w:rsidRPr="00B45EA5">
        <w:rPr>
          <w:rFonts w:eastAsia="Times New Roman" w:cstheme="minorHAnsi"/>
          <w:color w:val="000000"/>
          <w:lang w:eastAsia="ca-ES"/>
        </w:rPr>
        <w:t>,</w:t>
      </w:r>
      <w:r w:rsidR="00E04B31" w:rsidRPr="00B45EA5">
        <w:rPr>
          <w:rFonts w:eastAsia="Times New Roman" w:cstheme="minorHAnsi"/>
          <w:color w:val="000000"/>
          <w:lang w:eastAsia="ca-ES"/>
        </w:rPr>
        <w:t xml:space="preserve"> </w:t>
      </w:r>
      <w:r w:rsidR="000E3D97" w:rsidRPr="00B45EA5">
        <w:rPr>
          <w:rFonts w:eastAsia="Times New Roman" w:cstheme="minorHAnsi"/>
          <w:color w:val="000000"/>
          <w:lang w:eastAsia="ca-ES"/>
        </w:rPr>
        <w:t xml:space="preserve">to keep track of germination timing across a </w:t>
      </w:r>
      <w:r w:rsidR="00C75F4F">
        <w:rPr>
          <w:rFonts w:eastAsia="Times New Roman" w:cstheme="minorHAnsi"/>
          <w:color w:val="000000"/>
          <w:lang w:eastAsia="ca-ES"/>
        </w:rPr>
        <w:t>full</w:t>
      </w:r>
      <w:r w:rsidR="000E3D97" w:rsidRPr="00B45EA5">
        <w:rPr>
          <w:rFonts w:eastAsia="Times New Roman" w:cstheme="minorHAnsi"/>
          <w:color w:val="000000"/>
          <w:lang w:eastAsia="ca-ES"/>
        </w:rPr>
        <w:t xml:space="preserve"> year </w:t>
      </w:r>
      <w:r w:rsidR="00E04B31" w:rsidRPr="00B45EA5">
        <w:rPr>
          <w:rFonts w:eastAsia="Times New Roman" w:cstheme="minorHAnsi"/>
          <w:color w:val="000000"/>
          <w:lang w:eastAsia="ca-ES"/>
        </w:rPr>
        <w:t>we decided</w:t>
      </w:r>
      <w:r w:rsidR="00874CA6" w:rsidRPr="00B45EA5">
        <w:rPr>
          <w:rFonts w:eastAsia="Times New Roman" w:cstheme="minorHAnsi"/>
          <w:color w:val="000000"/>
          <w:lang w:eastAsia="ca-ES"/>
        </w:rPr>
        <w:t xml:space="preserve">, only for these </w:t>
      </w:r>
      <w:r w:rsidR="0021137E">
        <w:rPr>
          <w:rFonts w:eastAsia="Times New Roman" w:cstheme="minorHAnsi"/>
          <w:color w:val="000000"/>
          <w:lang w:eastAsia="ca-ES"/>
        </w:rPr>
        <w:t>seed lots</w:t>
      </w:r>
      <w:r w:rsidR="00874CA6" w:rsidRPr="00B45EA5">
        <w:rPr>
          <w:rFonts w:eastAsia="Times New Roman" w:cstheme="minorHAnsi"/>
          <w:color w:val="000000"/>
          <w:lang w:eastAsia="ca-ES"/>
        </w:rPr>
        <w:t>,</w:t>
      </w:r>
      <w:r w:rsidR="00E04B31" w:rsidRPr="00B45EA5">
        <w:rPr>
          <w:rFonts w:eastAsia="Times New Roman" w:cstheme="minorHAnsi"/>
          <w:color w:val="000000"/>
          <w:lang w:eastAsia="ca-ES"/>
        </w:rPr>
        <w:t xml:space="preserve"> to </w:t>
      </w:r>
      <w:r w:rsidR="00922758" w:rsidRPr="00B45EA5">
        <w:rPr>
          <w:rFonts w:eastAsia="Times New Roman" w:cstheme="minorHAnsi"/>
          <w:color w:val="000000"/>
          <w:lang w:eastAsia="ca-ES"/>
        </w:rPr>
        <w:t>make a second sow</w:t>
      </w:r>
      <w:r w:rsidR="00874CA6" w:rsidRPr="00B45EA5">
        <w:rPr>
          <w:rFonts w:eastAsia="Times New Roman" w:cstheme="minorHAnsi"/>
          <w:color w:val="000000"/>
          <w:lang w:eastAsia="ca-ES"/>
        </w:rPr>
        <w:t xml:space="preserve"> </w:t>
      </w:r>
      <w:r w:rsidR="00823DA4">
        <w:rPr>
          <w:rFonts w:eastAsia="Times New Roman" w:cstheme="minorHAnsi"/>
          <w:color w:val="000000"/>
          <w:lang w:eastAsia="ca-ES"/>
        </w:rPr>
        <w:t xml:space="preserve">of 50 extra seeds </w:t>
      </w:r>
      <w:r w:rsidR="00922758" w:rsidRPr="00B45EA5">
        <w:rPr>
          <w:rFonts w:eastAsia="Times New Roman" w:cstheme="minorHAnsi"/>
          <w:color w:val="000000"/>
          <w:lang w:eastAsia="ca-ES"/>
        </w:rPr>
        <w:t>in week 42</w:t>
      </w:r>
      <w:r w:rsidR="00DA615C">
        <w:rPr>
          <w:rFonts w:eastAsia="Times New Roman" w:cstheme="minorHAnsi"/>
          <w:color w:val="000000"/>
          <w:lang w:eastAsia="ca-ES"/>
        </w:rPr>
        <w:t>.</w:t>
      </w:r>
      <w:r w:rsidR="00256A05" w:rsidRPr="00B45EA5">
        <w:rPr>
          <w:rFonts w:eastAsia="Times New Roman" w:cstheme="minorHAnsi"/>
          <w:color w:val="000000"/>
          <w:lang w:eastAsia="ca-ES"/>
        </w:rPr>
        <w:t xml:space="preserve"> </w:t>
      </w:r>
      <w:r w:rsidR="00DA615C">
        <w:rPr>
          <w:rFonts w:eastAsia="Times New Roman" w:cstheme="minorHAnsi"/>
          <w:color w:val="000000"/>
          <w:lang w:eastAsia="ca-ES"/>
        </w:rPr>
        <w:t>S</w:t>
      </w:r>
      <w:r w:rsidR="00256A05" w:rsidRPr="00B45EA5">
        <w:rPr>
          <w:rFonts w:eastAsia="Times New Roman" w:cstheme="minorHAnsi"/>
          <w:color w:val="000000"/>
          <w:lang w:eastAsia="ca-ES"/>
        </w:rPr>
        <w:t xml:space="preserve">eed lots </w:t>
      </w:r>
      <w:r w:rsidR="00DA615C">
        <w:rPr>
          <w:rFonts w:eastAsia="Times New Roman" w:cstheme="minorHAnsi"/>
          <w:color w:val="000000"/>
          <w:lang w:eastAsia="ca-ES"/>
        </w:rPr>
        <w:t>remained</w:t>
      </w:r>
      <w:r w:rsidR="00256A05" w:rsidRPr="00B45EA5">
        <w:rPr>
          <w:rFonts w:eastAsia="Times New Roman" w:cstheme="minorHAnsi"/>
          <w:color w:val="000000"/>
          <w:lang w:eastAsia="ca-ES"/>
        </w:rPr>
        <w:t xml:space="preserve"> in room conditions</w:t>
      </w:r>
      <w:r w:rsidR="00DA615C">
        <w:rPr>
          <w:rFonts w:eastAsia="Times New Roman" w:cstheme="minorHAnsi"/>
          <w:color w:val="000000"/>
          <w:lang w:eastAsia="ca-ES"/>
        </w:rPr>
        <w:t xml:space="preserve"> since collection and during the whole experiment length</w:t>
      </w:r>
      <w:r w:rsidR="00922758" w:rsidRPr="00B45EA5">
        <w:rPr>
          <w:rFonts w:eastAsia="Times New Roman" w:cstheme="minorHAnsi"/>
          <w:color w:val="000000"/>
          <w:lang w:eastAsia="ca-ES"/>
        </w:rPr>
        <w:t>.</w:t>
      </w:r>
      <w:r w:rsidR="001E57F8" w:rsidRPr="00B45EA5">
        <w:rPr>
          <w:rFonts w:eastAsia="Times New Roman" w:cstheme="minorHAnsi"/>
          <w:color w:val="000000"/>
          <w:lang w:eastAsia="ca-ES"/>
        </w:rPr>
        <w:t xml:space="preserve"> </w:t>
      </w:r>
      <w:r w:rsidR="00312AD9" w:rsidRPr="00B45EA5">
        <w:rPr>
          <w:rFonts w:eastAsia="Times New Roman" w:cstheme="minorHAnsi"/>
          <w:color w:val="000000"/>
          <w:lang w:eastAsia="ca-ES"/>
        </w:rPr>
        <w:t xml:space="preserve">Since most </w:t>
      </w:r>
      <w:r w:rsidR="00CC79C6" w:rsidRPr="00B45EA5">
        <w:rPr>
          <w:rFonts w:eastAsia="Times New Roman" w:cstheme="minorHAnsi"/>
          <w:color w:val="000000"/>
          <w:lang w:eastAsia="ca-ES"/>
        </w:rPr>
        <w:t>alpine species require cold stratification and warm cues to germinate</w:t>
      </w:r>
      <w:r w:rsidR="00DA615C">
        <w:rPr>
          <w:rFonts w:eastAsia="Times New Roman" w:cstheme="minorHAnsi"/>
          <w:color w:val="000000"/>
          <w:lang w:eastAsia="ca-ES"/>
        </w:rPr>
        <w:t xml:space="preserve"> </w:t>
      </w:r>
      <w:r w:rsidR="00E158F0">
        <w:rPr>
          <w:rFonts w:eastAsia="Times New Roman" w:cstheme="minorHAnsi"/>
          <w:color w:val="000000"/>
          <w:lang w:eastAsia="ca-ES"/>
        </w:rPr>
        <w:fldChar w:fldCharType="begin" w:fldLock="1"/>
      </w:r>
      <w:r w:rsidR="00683CE7">
        <w:rPr>
          <w:rFonts w:eastAsia="Times New Roman" w:cstheme="minorHAnsi"/>
          <w:color w:val="000000"/>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E158F0">
        <w:rPr>
          <w:rFonts w:eastAsia="Times New Roman" w:cstheme="minorHAnsi"/>
          <w:color w:val="000000"/>
          <w:lang w:eastAsia="ca-ES"/>
        </w:rPr>
        <w:fldChar w:fldCharType="separate"/>
      </w:r>
      <w:r w:rsidR="00E158F0" w:rsidRPr="00E158F0">
        <w:rPr>
          <w:rFonts w:eastAsia="Times New Roman" w:cstheme="minorHAnsi"/>
          <w:noProof/>
          <w:color w:val="000000"/>
          <w:lang w:eastAsia="ca-ES"/>
        </w:rPr>
        <w:t>(Fernández-Pascual et al., 2021)</w:t>
      </w:r>
      <w:r w:rsidR="00E158F0">
        <w:rPr>
          <w:rFonts w:eastAsia="Times New Roman" w:cstheme="minorHAnsi"/>
          <w:color w:val="000000"/>
          <w:lang w:eastAsia="ca-ES"/>
        </w:rPr>
        <w:fldChar w:fldCharType="end"/>
      </w:r>
      <w:r w:rsidR="00E158F0">
        <w:rPr>
          <w:rFonts w:eastAsia="Times New Roman" w:cstheme="minorHAnsi"/>
          <w:color w:val="000000"/>
          <w:lang w:eastAsia="ca-ES"/>
        </w:rPr>
        <w:t>,</w:t>
      </w:r>
      <w:r w:rsidR="00CC79C6" w:rsidRPr="00B45EA5">
        <w:rPr>
          <w:rFonts w:cstheme="minorHAnsi"/>
          <w:lang w:val="en-US"/>
        </w:rPr>
        <w:t xml:space="preserve"> we check</w:t>
      </w:r>
      <w:r w:rsidR="004103ED" w:rsidRPr="00B45EA5">
        <w:rPr>
          <w:rFonts w:cstheme="minorHAnsi"/>
          <w:lang w:val="en-US"/>
        </w:rPr>
        <w:t>ed</w:t>
      </w:r>
      <w:r w:rsidR="00CC79C6" w:rsidRPr="00B45EA5">
        <w:rPr>
          <w:rFonts w:cstheme="minorHAnsi"/>
          <w:lang w:val="en-US"/>
        </w:rPr>
        <w:t xml:space="preserve"> </w:t>
      </w:r>
      <w:r w:rsidR="00177167" w:rsidRPr="00B45EA5">
        <w:rPr>
          <w:rFonts w:cstheme="minorHAnsi"/>
          <w:lang w:val="en-US"/>
        </w:rPr>
        <w:t>germination</w:t>
      </w:r>
      <w:r w:rsidR="000C2D58" w:rsidRPr="00B45EA5">
        <w:rPr>
          <w:rFonts w:eastAsia="Times New Roman" w:cstheme="minorHAnsi"/>
          <w:color w:val="000000"/>
          <w:lang w:eastAsia="ca-ES"/>
        </w:rPr>
        <w:t xml:space="preserve"> </w:t>
      </w:r>
      <w:r w:rsidR="000C2D58" w:rsidRPr="00B45EA5">
        <w:rPr>
          <w:rFonts w:cstheme="minorHAnsi"/>
          <w:lang w:val="en-US"/>
        </w:rPr>
        <w:t xml:space="preserve">every </w:t>
      </w:r>
      <w:r w:rsidR="00CC79C6" w:rsidRPr="00B45EA5">
        <w:rPr>
          <w:rFonts w:cstheme="minorHAnsi"/>
          <w:lang w:val="en-US"/>
        </w:rPr>
        <w:t>two</w:t>
      </w:r>
      <w:r w:rsidR="000C2D58" w:rsidRPr="00B45EA5">
        <w:rPr>
          <w:rFonts w:cstheme="minorHAnsi"/>
          <w:lang w:val="en-US"/>
        </w:rPr>
        <w:t xml:space="preserve"> weeks before winter</w:t>
      </w:r>
      <w:r w:rsidR="00177167" w:rsidRPr="00B45EA5">
        <w:rPr>
          <w:rFonts w:cstheme="minorHAnsi"/>
          <w:lang w:val="en-US"/>
        </w:rPr>
        <w:t>,</w:t>
      </w:r>
      <w:r w:rsidR="000C2D58" w:rsidRPr="00B45EA5">
        <w:rPr>
          <w:rFonts w:cstheme="minorHAnsi"/>
          <w:lang w:val="en-US"/>
        </w:rPr>
        <w:t xml:space="preserve"> and weekly after winter</w:t>
      </w:r>
      <w:r w:rsidR="00CC79C6" w:rsidRPr="00B45EA5">
        <w:rPr>
          <w:rFonts w:cstheme="minorHAnsi"/>
          <w:lang w:val="en-US"/>
        </w:rPr>
        <w:t xml:space="preserve"> until the end of the experiment</w:t>
      </w:r>
      <w:r w:rsidR="00256A05" w:rsidRPr="00B45EA5">
        <w:rPr>
          <w:rFonts w:cstheme="minorHAnsi"/>
          <w:lang w:val="en-US"/>
        </w:rPr>
        <w:t>.</w:t>
      </w:r>
      <w:r w:rsidR="005411D4" w:rsidRPr="00B45EA5">
        <w:rPr>
          <w:rFonts w:cstheme="minorHAnsi"/>
          <w:lang w:val="en-US"/>
        </w:rPr>
        <w:t xml:space="preserve"> </w:t>
      </w:r>
      <w:r w:rsidR="00256A05" w:rsidRPr="00B45EA5">
        <w:rPr>
          <w:rFonts w:cstheme="minorHAnsi"/>
          <w:lang w:val="en-US"/>
        </w:rPr>
        <w:t>A</w:t>
      </w:r>
      <w:r w:rsidR="005411D4" w:rsidRPr="00B45EA5">
        <w:rPr>
          <w:rFonts w:cstheme="minorHAnsi"/>
          <w:lang w:val="en-US"/>
        </w:rPr>
        <w:t>s mentioned above</w:t>
      </w:r>
      <w:r w:rsidR="00C75F4F">
        <w:rPr>
          <w:rFonts w:cstheme="minorHAnsi"/>
          <w:lang w:val="en-US"/>
        </w:rPr>
        <w:t>, incubators remained closed</w:t>
      </w:r>
      <w:r w:rsidR="00C90E97">
        <w:rPr>
          <w:rFonts w:cstheme="minorHAnsi"/>
          <w:lang w:val="en-US"/>
        </w:rPr>
        <w:t xml:space="preserve"> during </w:t>
      </w:r>
      <w:r w:rsidR="002572D0">
        <w:rPr>
          <w:rFonts w:cstheme="minorHAnsi"/>
          <w:lang w:val="en-US"/>
        </w:rPr>
        <w:t>cold period</w:t>
      </w:r>
      <w:r w:rsidR="00C90E97">
        <w:rPr>
          <w:rFonts w:cstheme="minorHAnsi"/>
          <w:lang w:val="en-US"/>
        </w:rPr>
        <w:t xml:space="preserve"> thus</w:t>
      </w:r>
      <w:r w:rsidR="005411D4" w:rsidRPr="00B45EA5">
        <w:rPr>
          <w:rFonts w:cstheme="minorHAnsi"/>
          <w:lang w:val="en-US"/>
        </w:rPr>
        <w:t xml:space="preserve"> no germination checks were performed</w:t>
      </w:r>
      <w:r w:rsidR="00CC79C6" w:rsidRPr="00B45EA5">
        <w:rPr>
          <w:rFonts w:cstheme="minorHAnsi"/>
          <w:lang w:val="en-US"/>
        </w:rPr>
        <w:t xml:space="preserve">. </w:t>
      </w:r>
      <w:r w:rsidR="000B038D" w:rsidRPr="00B45EA5">
        <w:rPr>
          <w:rFonts w:cstheme="minorHAnsi"/>
          <w:lang w:val="en-US"/>
        </w:rPr>
        <w:t>Seed</w:t>
      </w:r>
      <w:r w:rsidR="00A14F6C">
        <w:rPr>
          <w:rFonts w:cstheme="minorHAnsi"/>
          <w:lang w:val="en-US"/>
        </w:rPr>
        <w:t>s</w:t>
      </w:r>
      <w:r w:rsidR="000B038D" w:rsidRPr="00B45EA5">
        <w:rPr>
          <w:rFonts w:cstheme="minorHAnsi"/>
          <w:lang w:val="en-US"/>
        </w:rPr>
        <w:t xml:space="preserve"> were removed from the petri dishes once </w:t>
      </w:r>
      <w:r w:rsidR="00FC32F6" w:rsidRPr="00B45EA5">
        <w:rPr>
          <w:rFonts w:eastAsia="Times New Roman" w:cstheme="minorHAnsi"/>
          <w:color w:val="000000"/>
          <w:lang w:eastAsia="ca-ES"/>
        </w:rPr>
        <w:t>g</w:t>
      </w:r>
      <w:r w:rsidRPr="00B45EA5">
        <w:rPr>
          <w:rFonts w:eastAsia="Times New Roman" w:cstheme="minorHAnsi"/>
          <w:color w:val="000000"/>
          <w:lang w:eastAsia="ca-ES"/>
        </w:rPr>
        <w:t xml:space="preserve">ermination </w:t>
      </w:r>
      <w:r w:rsidR="00FC32F6" w:rsidRPr="00B45EA5">
        <w:rPr>
          <w:rFonts w:eastAsia="Times New Roman" w:cstheme="minorHAnsi"/>
          <w:color w:val="000000"/>
          <w:lang w:eastAsia="ca-ES"/>
        </w:rPr>
        <w:t>occurred (</w:t>
      </w:r>
      <w:r w:rsidRPr="00B45EA5">
        <w:rPr>
          <w:rFonts w:eastAsia="Times New Roman" w:cstheme="minorHAnsi"/>
          <w:color w:val="000000"/>
          <w:lang w:eastAsia="ca-ES"/>
        </w:rPr>
        <w:t xml:space="preserve">radicle </w:t>
      </w:r>
      <w:r w:rsidR="00024B86" w:rsidRPr="00B45EA5">
        <w:rPr>
          <w:rFonts w:eastAsia="Times New Roman" w:cstheme="minorHAnsi"/>
          <w:color w:val="000000"/>
          <w:lang w:eastAsia="ca-ES"/>
        </w:rPr>
        <w:t>&gt;</w:t>
      </w:r>
      <w:r w:rsidR="00FC32F6" w:rsidRPr="00B45EA5">
        <w:rPr>
          <w:rFonts w:eastAsia="Times New Roman" w:cstheme="minorHAnsi"/>
          <w:color w:val="000000"/>
          <w:lang w:eastAsia="ca-ES"/>
        </w:rPr>
        <w:t xml:space="preserve"> </w:t>
      </w:r>
      <w:r w:rsidRPr="00B45EA5">
        <w:rPr>
          <w:rFonts w:eastAsia="Times New Roman" w:cstheme="minorHAnsi"/>
          <w:color w:val="000000"/>
          <w:lang w:eastAsia="ca-ES"/>
        </w:rPr>
        <w:t>1</w:t>
      </w:r>
      <w:r w:rsidR="00C0778B" w:rsidRPr="00B45EA5">
        <w:rPr>
          <w:rFonts w:eastAsia="Times New Roman" w:cstheme="minorHAnsi"/>
          <w:color w:val="000000"/>
          <w:lang w:eastAsia="ca-ES"/>
        </w:rPr>
        <w:t>.5</w:t>
      </w:r>
      <w:r w:rsidR="0061126F" w:rsidRPr="00B45EA5">
        <w:rPr>
          <w:rFonts w:eastAsia="Times New Roman" w:cstheme="minorHAnsi"/>
          <w:color w:val="000000"/>
          <w:lang w:eastAsia="ca-ES"/>
        </w:rPr>
        <w:t xml:space="preserve"> </w:t>
      </w:r>
      <w:r w:rsidRPr="00B45EA5">
        <w:rPr>
          <w:rFonts w:eastAsia="Times New Roman" w:cstheme="minorHAnsi"/>
          <w:color w:val="000000"/>
          <w:lang w:eastAsia="ca-ES"/>
        </w:rPr>
        <w:t>mm long</w:t>
      </w:r>
      <w:r w:rsidR="006A17ED">
        <w:rPr>
          <w:rFonts w:eastAsia="Times New Roman" w:cstheme="minorHAnsi"/>
          <w:color w:val="000000"/>
          <w:lang w:eastAsia="ca-ES"/>
        </w:rPr>
        <w:t>)</w:t>
      </w:r>
      <w:r w:rsidRPr="00B45EA5">
        <w:rPr>
          <w:rFonts w:eastAsia="Times New Roman" w:cstheme="minorHAnsi"/>
          <w:color w:val="000000"/>
          <w:lang w:eastAsia="ca-ES"/>
        </w:rPr>
        <w:t>.</w:t>
      </w:r>
      <w:r w:rsidR="004D6EB2" w:rsidRPr="00B45EA5">
        <w:rPr>
          <w:rFonts w:eastAsia="Times New Roman" w:cstheme="minorHAnsi"/>
          <w:color w:val="000000"/>
          <w:lang w:eastAsia="ca-ES"/>
        </w:rPr>
        <w:t xml:space="preserve"> Non-germinated</w:t>
      </w:r>
      <w:r w:rsidRPr="00B45EA5">
        <w:rPr>
          <w:rFonts w:eastAsia="Times New Roman" w:cstheme="minorHAnsi"/>
          <w:color w:val="000000"/>
          <w:lang w:eastAsia="ca-ES"/>
        </w:rPr>
        <w:t xml:space="preserve"> seeds </w:t>
      </w:r>
      <w:r w:rsidR="000B038D" w:rsidRPr="00B45EA5">
        <w:rPr>
          <w:rFonts w:eastAsia="Times New Roman" w:cstheme="minorHAnsi"/>
          <w:color w:val="000000"/>
          <w:lang w:eastAsia="ca-ES"/>
        </w:rPr>
        <w:t xml:space="preserve">by the end of the experiment </w:t>
      </w:r>
      <w:r w:rsidRPr="00B45EA5">
        <w:rPr>
          <w:rFonts w:eastAsia="Times New Roman" w:cstheme="minorHAnsi"/>
          <w:color w:val="000000"/>
          <w:lang w:eastAsia="ca-ES"/>
        </w:rPr>
        <w:t>were cut open under the</w:t>
      </w:r>
      <w:r w:rsidR="007D7BCF" w:rsidRPr="00B45EA5">
        <w:rPr>
          <w:rFonts w:eastAsia="Times New Roman" w:cstheme="minorHAnsi"/>
          <w:color w:val="000000"/>
          <w:lang w:eastAsia="ca-ES"/>
        </w:rPr>
        <w:t xml:space="preserve"> binocular loupe </w:t>
      </w:r>
      <w:r w:rsidRPr="00B45EA5">
        <w:rPr>
          <w:rFonts w:eastAsia="Times New Roman" w:cstheme="minorHAnsi"/>
          <w:color w:val="000000"/>
          <w:lang w:eastAsia="ca-ES"/>
        </w:rPr>
        <w:t xml:space="preserve">to </w:t>
      </w:r>
      <w:r w:rsidR="00C0778B" w:rsidRPr="00B45EA5">
        <w:rPr>
          <w:rFonts w:eastAsia="Times New Roman" w:cstheme="minorHAnsi"/>
          <w:color w:val="000000"/>
          <w:lang w:eastAsia="ca-ES"/>
        </w:rPr>
        <w:t xml:space="preserve">visually </w:t>
      </w:r>
      <w:r w:rsidRPr="00B45EA5">
        <w:rPr>
          <w:rFonts w:eastAsia="Times New Roman" w:cstheme="minorHAnsi"/>
          <w:color w:val="000000"/>
          <w:lang w:eastAsia="ca-ES"/>
        </w:rPr>
        <w:t xml:space="preserve">assess if they were empty, infected, or looked normal. </w:t>
      </w:r>
      <w:r w:rsidRPr="00B45EA5">
        <w:rPr>
          <w:rFonts w:cstheme="minorHAnsi"/>
          <w:color w:val="000000"/>
          <w:lang w:val="en-US"/>
        </w:rPr>
        <w:t xml:space="preserve">Seeds with white and firm embryos were considered viable </w:t>
      </w:r>
      <w:r w:rsidR="009904BD" w:rsidRPr="00B45EA5">
        <w:rPr>
          <w:rFonts w:cstheme="minorHAnsi"/>
          <w:color w:val="000000"/>
          <w:lang w:val="en-US"/>
        </w:rPr>
        <w:fldChar w:fldCharType="begin" w:fldLock="1"/>
      </w:r>
      <w:r w:rsidR="00FD5F37">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2014)","previouslyFormattedCitation":"(Carol C. Baskin &amp; Baskin, 2014)"},"properties":{"noteIndex":0},"schema":"https://github.com/citation-style-language/schema/raw/master/csl-citation.json"}</w:instrText>
      </w:r>
      <w:r w:rsidR="009904BD" w:rsidRPr="00B45EA5">
        <w:rPr>
          <w:rFonts w:cstheme="minorHAnsi"/>
          <w:color w:val="000000"/>
          <w:lang w:val="en-US"/>
        </w:rPr>
        <w:fldChar w:fldCharType="separate"/>
      </w:r>
      <w:r w:rsidR="00FD5F37" w:rsidRPr="00FD5F37">
        <w:rPr>
          <w:rFonts w:cstheme="minorHAnsi"/>
          <w:noProof/>
          <w:color w:val="000000"/>
          <w:lang w:val="en-US"/>
        </w:rPr>
        <w:t>(Baskin &amp; Baskin, 2014)</w:t>
      </w:r>
      <w:r w:rsidR="009904BD" w:rsidRPr="00B45EA5">
        <w:rPr>
          <w:rFonts w:cstheme="minorHAnsi"/>
          <w:color w:val="000000"/>
          <w:lang w:val="en-US"/>
        </w:rPr>
        <w:fldChar w:fldCharType="end"/>
      </w:r>
      <w:r w:rsidRPr="00B45EA5">
        <w:rPr>
          <w:rFonts w:cstheme="minorHAnsi"/>
          <w:color w:val="000000"/>
          <w:lang w:val="en-US"/>
        </w:rPr>
        <w:t xml:space="preserve">. </w:t>
      </w:r>
      <w:r w:rsidRPr="00B45EA5">
        <w:rPr>
          <w:rFonts w:eastAsia="Times New Roman" w:cstheme="minorHAnsi"/>
          <w:color w:val="000000"/>
          <w:lang w:eastAsia="ca-ES"/>
        </w:rPr>
        <w:t>Empty</w:t>
      </w:r>
      <w:r w:rsidR="005B2CEB" w:rsidRPr="00B45EA5">
        <w:rPr>
          <w:rFonts w:eastAsia="Times New Roman" w:cstheme="minorHAnsi"/>
          <w:color w:val="000000"/>
          <w:lang w:eastAsia="ca-ES"/>
        </w:rPr>
        <w:t xml:space="preserve"> or infected</w:t>
      </w:r>
      <w:r w:rsidRPr="00B45EA5">
        <w:rPr>
          <w:rFonts w:eastAsia="Times New Roman" w:cstheme="minorHAnsi"/>
          <w:color w:val="000000"/>
          <w:lang w:eastAsia="ca-ES"/>
        </w:rPr>
        <w:t xml:space="preserve"> seeds were not </w:t>
      </w:r>
      <w:r w:rsidR="00A14F6C">
        <w:rPr>
          <w:rFonts w:eastAsia="Times New Roman" w:cstheme="minorHAnsi"/>
          <w:color w:val="000000"/>
          <w:lang w:eastAsia="ca-ES"/>
        </w:rPr>
        <w:t>consider</w:t>
      </w:r>
      <w:r w:rsidR="008B560A">
        <w:rPr>
          <w:rFonts w:eastAsia="Times New Roman" w:cstheme="minorHAnsi"/>
          <w:color w:val="000000"/>
          <w:lang w:eastAsia="ca-ES"/>
        </w:rPr>
        <w:t>ed</w:t>
      </w:r>
      <w:r w:rsidR="00A14F6C" w:rsidRPr="00B45EA5">
        <w:rPr>
          <w:rFonts w:eastAsia="Times New Roman" w:cstheme="minorHAnsi"/>
          <w:color w:val="000000"/>
          <w:lang w:eastAsia="ca-ES"/>
        </w:rPr>
        <w:t xml:space="preserve"> </w:t>
      </w:r>
      <w:r w:rsidRPr="00B45EA5">
        <w:rPr>
          <w:rFonts w:eastAsia="Times New Roman" w:cstheme="minorHAnsi"/>
          <w:color w:val="000000"/>
          <w:lang w:eastAsia="ca-ES"/>
        </w:rPr>
        <w:t xml:space="preserve">for further analysis. </w:t>
      </w:r>
      <w:r w:rsidR="00177167" w:rsidRPr="00B45EA5">
        <w:rPr>
          <w:rFonts w:eastAsia="Times New Roman" w:cstheme="minorHAnsi"/>
          <w:color w:val="000000"/>
          <w:lang w:eastAsia="ca-ES"/>
        </w:rPr>
        <w:t>The experiment was terminated after 14 months (July 2021 - September 2022), for a total of 28 germination scorings.</w:t>
      </w:r>
      <w:r w:rsidR="00C76A4B" w:rsidRPr="00B45EA5">
        <w:rPr>
          <w:rFonts w:eastAsia="Times New Roman" w:cstheme="minorHAnsi"/>
          <w:color w:val="000000"/>
          <w:lang w:eastAsia="ca-ES"/>
        </w:rPr>
        <w:t xml:space="preserve"> We removed from analysis populations with zero germination and those that had less than 25</w:t>
      </w:r>
      <w:r w:rsidR="00B45EA5" w:rsidRPr="00B45EA5">
        <w:rPr>
          <w:rFonts w:eastAsia="Times New Roman" w:cstheme="minorHAnsi"/>
          <w:color w:val="000000"/>
          <w:lang w:eastAsia="ca-ES"/>
        </w:rPr>
        <w:t xml:space="preserve"> </w:t>
      </w:r>
      <w:r w:rsidR="00C76A4B" w:rsidRPr="00B45EA5">
        <w:rPr>
          <w:rFonts w:eastAsia="Times New Roman" w:cstheme="minorHAnsi"/>
          <w:color w:val="000000"/>
          <w:lang w:eastAsia="ca-ES"/>
        </w:rPr>
        <w:t xml:space="preserve">% of viable seeds (assuming </w:t>
      </w:r>
      <w:r w:rsidR="0021137E">
        <w:rPr>
          <w:rFonts w:eastAsia="Times New Roman" w:cstheme="minorHAnsi"/>
          <w:color w:val="000000"/>
          <w:lang w:eastAsia="ca-ES"/>
        </w:rPr>
        <w:t>we</w:t>
      </w:r>
      <w:r w:rsidR="00C76A4B" w:rsidRPr="00B45EA5">
        <w:rPr>
          <w:rFonts w:eastAsia="Times New Roman" w:cstheme="minorHAnsi"/>
          <w:color w:val="000000"/>
          <w:lang w:eastAsia="ca-ES"/>
        </w:rPr>
        <w:t xml:space="preserve"> were not able to break dormancy or the seed quality during collection was not optimal).</w:t>
      </w:r>
    </w:p>
    <w:p w14:paraId="78AF67DB" w14:textId="65706115" w:rsidR="00A250BD" w:rsidRPr="00B45EA5" w:rsidRDefault="00A250BD" w:rsidP="00245D41">
      <w:pPr>
        <w:pStyle w:val="Ttulo3"/>
        <w:rPr>
          <w:rFonts w:eastAsia="Times New Roman"/>
          <w:lang w:eastAsia="ca-ES"/>
        </w:rPr>
      </w:pPr>
      <w:r w:rsidRPr="00B45EA5">
        <w:rPr>
          <w:rFonts w:eastAsia="Times New Roman"/>
          <w:lang w:eastAsia="ca-ES"/>
        </w:rPr>
        <w:t xml:space="preserve">2.4 </w:t>
      </w:r>
      <w:r w:rsidR="0061126F" w:rsidRPr="00B45EA5">
        <w:rPr>
          <w:rFonts w:eastAsia="Times New Roman"/>
          <w:lang w:eastAsia="ca-ES"/>
        </w:rPr>
        <w:t>Data analysis</w:t>
      </w:r>
    </w:p>
    <w:p w14:paraId="039E899F" w14:textId="0F958FD1" w:rsidR="00A32193" w:rsidRPr="00B45EA5" w:rsidRDefault="00A32193" w:rsidP="00A32193">
      <w:pPr>
        <w:spacing w:line="360" w:lineRule="auto"/>
        <w:jc w:val="both"/>
        <w:rPr>
          <w:rFonts w:cstheme="minorHAnsi"/>
        </w:rPr>
      </w:pPr>
      <w:r w:rsidRPr="00B45EA5">
        <w:rPr>
          <w:rFonts w:cstheme="minorHAnsi"/>
        </w:rPr>
        <w:t xml:space="preserve">The final dataset </w:t>
      </w:r>
      <w:r w:rsidR="00B21D15">
        <w:rPr>
          <w:rFonts w:cstheme="minorHAnsi"/>
        </w:rPr>
        <w:t>consisted of</w:t>
      </w:r>
      <w:r w:rsidR="00B21D15" w:rsidRPr="00B45EA5">
        <w:rPr>
          <w:rFonts w:cstheme="minorHAnsi"/>
        </w:rPr>
        <w:t xml:space="preserve"> </w:t>
      </w:r>
      <w:r w:rsidRPr="00B45EA5">
        <w:rPr>
          <w:rFonts w:cstheme="minorHAnsi"/>
        </w:rPr>
        <w:t xml:space="preserve">the raw scoring data </w:t>
      </w:r>
      <w:r w:rsidR="00B21D15">
        <w:rPr>
          <w:rFonts w:cstheme="minorHAnsi"/>
        </w:rPr>
        <w:t>for</w:t>
      </w:r>
      <w:r w:rsidR="00B21D15" w:rsidRPr="00B45EA5">
        <w:rPr>
          <w:rFonts w:cstheme="minorHAnsi"/>
        </w:rPr>
        <w:t xml:space="preserve"> </w:t>
      </w:r>
      <w:r w:rsidRPr="00B45EA5">
        <w:rPr>
          <w:rFonts w:cstheme="minorHAnsi"/>
        </w:rPr>
        <w:t xml:space="preserve">54 species and 96 </w:t>
      </w:r>
      <w:r w:rsidR="00B21D15">
        <w:rPr>
          <w:rFonts w:cstheme="minorHAnsi"/>
        </w:rPr>
        <w:t>seed lots</w:t>
      </w:r>
      <w:r w:rsidRPr="00B45EA5">
        <w:rPr>
          <w:rFonts w:cstheme="minorHAnsi"/>
        </w:rPr>
        <w:t xml:space="preserve">, representing 21 plant families. </w:t>
      </w:r>
      <w:r w:rsidR="00B21D15">
        <w:rPr>
          <w:rFonts w:cstheme="minorHAnsi"/>
        </w:rPr>
        <w:t>A total of</w:t>
      </w:r>
      <w:r w:rsidR="00B21D15" w:rsidRPr="00B45EA5">
        <w:rPr>
          <w:rFonts w:cstheme="minorHAnsi"/>
        </w:rPr>
        <w:t xml:space="preserve"> </w:t>
      </w:r>
      <w:r w:rsidRPr="00B45EA5">
        <w:rPr>
          <w:rFonts w:cstheme="minorHAnsi"/>
        </w:rPr>
        <w:t xml:space="preserve">total </w:t>
      </w:r>
      <w:r w:rsidR="00B21D15" w:rsidRPr="00B45EA5">
        <w:rPr>
          <w:rFonts w:cstheme="minorHAnsi"/>
        </w:rPr>
        <w:t>16120</w:t>
      </w:r>
      <w:r w:rsidR="00B21D15">
        <w:rPr>
          <w:rFonts w:cstheme="minorHAnsi"/>
        </w:rPr>
        <w:t xml:space="preserve"> </w:t>
      </w:r>
      <w:r w:rsidRPr="00B45EA5">
        <w:rPr>
          <w:rFonts w:cstheme="minorHAnsi"/>
        </w:rPr>
        <w:t xml:space="preserve">viable seeds </w:t>
      </w:r>
      <w:r w:rsidR="00B21D15">
        <w:rPr>
          <w:rFonts w:cstheme="minorHAnsi"/>
        </w:rPr>
        <w:t xml:space="preserve">were </w:t>
      </w:r>
      <w:r w:rsidRPr="00B45EA5">
        <w:rPr>
          <w:rFonts w:cstheme="minorHAnsi"/>
        </w:rPr>
        <w:t xml:space="preserve">used in the experiment. </w:t>
      </w:r>
    </w:p>
    <w:p w14:paraId="2B618A0C" w14:textId="3D17B9A7" w:rsidR="00A32193" w:rsidRDefault="000E7007" w:rsidP="000E7007">
      <w:pPr>
        <w:shd w:val="clear" w:color="auto" w:fill="FFFFFF"/>
        <w:spacing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t xml:space="preserve">We defined a set of traits related to germination </w:t>
      </w:r>
      <w:r w:rsidR="00535752">
        <w:rPr>
          <w:rFonts w:eastAsia="Times New Roman" w:cstheme="minorHAnsi"/>
          <w:color w:val="000000"/>
          <w:lang w:eastAsia="ca-ES"/>
        </w:rPr>
        <w:t>timing</w:t>
      </w:r>
      <w:r w:rsidR="00B21D15" w:rsidRPr="00B45EA5">
        <w:rPr>
          <w:rFonts w:eastAsia="Times New Roman" w:cstheme="minorHAnsi"/>
          <w:color w:val="000000"/>
          <w:lang w:eastAsia="ca-ES"/>
        </w:rPr>
        <w:t xml:space="preserve"> </w:t>
      </w:r>
      <w:r w:rsidRPr="00B45EA5">
        <w:rPr>
          <w:rFonts w:eastAsia="Times New Roman" w:cstheme="minorHAnsi"/>
          <w:color w:val="000000"/>
          <w:lang w:eastAsia="ca-ES"/>
        </w:rPr>
        <w:t>(</w:t>
      </w:r>
      <w:r w:rsidR="00E6489B" w:rsidRPr="00B45EA5">
        <w:rPr>
          <w:rFonts w:eastAsia="Times New Roman" w:cstheme="minorHAnsi"/>
          <w:color w:val="000000"/>
          <w:lang w:eastAsia="ca-ES"/>
        </w:rPr>
        <w:t xml:space="preserve">see </w:t>
      </w:r>
      <w:r w:rsidR="00A32193">
        <w:rPr>
          <w:rFonts w:eastAsia="Times New Roman" w:cstheme="minorHAnsi"/>
          <w:color w:val="000000"/>
          <w:lang w:eastAsia="ca-ES"/>
        </w:rPr>
        <w:t>T</w:t>
      </w:r>
      <w:r w:rsidRPr="00B45EA5">
        <w:rPr>
          <w:rFonts w:eastAsia="Times New Roman" w:cstheme="minorHAnsi"/>
          <w:color w:val="000000"/>
          <w:lang w:eastAsia="ca-ES"/>
        </w:rPr>
        <w:t xml:space="preserve">able </w:t>
      </w:r>
      <w:r w:rsidR="00E6489B" w:rsidRPr="00B45EA5">
        <w:rPr>
          <w:rFonts w:eastAsia="Times New Roman" w:cstheme="minorHAnsi"/>
          <w:color w:val="000000"/>
          <w:lang w:eastAsia="ca-ES"/>
        </w:rPr>
        <w:t>2</w:t>
      </w:r>
      <w:r w:rsidRPr="00B45EA5">
        <w:rPr>
          <w:rFonts w:eastAsia="Times New Roman" w:cstheme="minorHAnsi"/>
          <w:color w:val="000000"/>
          <w:lang w:eastAsia="ca-ES"/>
        </w:rPr>
        <w:t>)</w:t>
      </w:r>
      <w:r w:rsidR="004259FF">
        <w:rPr>
          <w:rFonts w:eastAsia="Times New Roman" w:cstheme="minorHAnsi"/>
          <w:color w:val="000000"/>
          <w:lang w:eastAsia="ca-ES"/>
        </w:rPr>
        <w:t xml:space="preserve"> and other germination metrics</w:t>
      </w:r>
      <w:r w:rsidRPr="00B45EA5">
        <w:rPr>
          <w:rFonts w:eastAsia="Times New Roman" w:cstheme="minorHAnsi"/>
          <w:color w:val="000000"/>
          <w:lang w:eastAsia="ca-ES"/>
        </w:rPr>
        <w:t xml:space="preserve">. These traits were chosen </w:t>
      </w:r>
      <w:r w:rsidR="00B21D15">
        <w:rPr>
          <w:rFonts w:eastAsia="Times New Roman" w:cstheme="minorHAnsi"/>
          <w:color w:val="000000"/>
          <w:lang w:eastAsia="ca-ES"/>
        </w:rPr>
        <w:t xml:space="preserve">to </w:t>
      </w:r>
      <w:r w:rsidR="00117D9A" w:rsidRPr="00B45EA5">
        <w:rPr>
          <w:rFonts w:eastAsia="Times New Roman" w:cstheme="minorHAnsi"/>
          <w:color w:val="000000"/>
          <w:lang w:eastAsia="ca-ES"/>
        </w:rPr>
        <w:t xml:space="preserve">synthetise the </w:t>
      </w:r>
      <w:r w:rsidR="004259FF">
        <w:rPr>
          <w:rFonts w:eastAsia="Times New Roman" w:cstheme="minorHAnsi"/>
          <w:color w:val="000000"/>
          <w:lang w:eastAsia="ca-ES"/>
        </w:rPr>
        <w:t xml:space="preserve">diverse </w:t>
      </w:r>
      <w:r w:rsidR="00CF489A" w:rsidRPr="00B45EA5">
        <w:rPr>
          <w:rFonts w:eastAsia="Times New Roman" w:cstheme="minorHAnsi"/>
          <w:color w:val="000000"/>
          <w:lang w:eastAsia="ca-ES"/>
        </w:rPr>
        <w:t xml:space="preserve">patterns observed </w:t>
      </w:r>
      <w:r w:rsidR="00C046B8">
        <w:rPr>
          <w:rFonts w:eastAsia="Times New Roman" w:cstheme="minorHAnsi"/>
          <w:color w:val="000000"/>
          <w:lang w:eastAsia="ca-ES"/>
        </w:rPr>
        <w:t>during</w:t>
      </w:r>
      <w:r w:rsidR="00CF489A" w:rsidRPr="00B45EA5">
        <w:rPr>
          <w:rFonts w:eastAsia="Times New Roman" w:cstheme="minorHAnsi"/>
          <w:color w:val="000000"/>
          <w:lang w:eastAsia="ca-ES"/>
        </w:rPr>
        <w:t xml:space="preserve"> </w:t>
      </w:r>
      <w:r w:rsidR="006B6A1E">
        <w:rPr>
          <w:rFonts w:eastAsia="Times New Roman" w:cstheme="minorHAnsi"/>
          <w:color w:val="000000"/>
          <w:lang w:eastAsia="ca-ES"/>
        </w:rPr>
        <w:t xml:space="preserve">the </w:t>
      </w:r>
      <w:r w:rsidR="006B6A1E" w:rsidRPr="00B45EA5">
        <w:rPr>
          <w:rFonts w:cstheme="minorHAnsi"/>
          <w:lang w:val="en-US"/>
        </w:rPr>
        <w:t>continuous germination experiment</w:t>
      </w:r>
      <w:r w:rsidR="00FA6017">
        <w:rPr>
          <w:rFonts w:eastAsia="Times New Roman" w:cstheme="minorHAnsi"/>
          <w:color w:val="000000"/>
          <w:lang w:eastAsia="ca-ES"/>
        </w:rPr>
        <w:t>, by considering their ecological significance in germination strategies</w:t>
      </w:r>
      <w:r w:rsidR="00CF489A" w:rsidRPr="00B45EA5">
        <w:rPr>
          <w:rFonts w:eastAsia="Times New Roman" w:cstheme="minorHAnsi"/>
          <w:color w:val="000000"/>
          <w:lang w:eastAsia="ca-ES"/>
        </w:rPr>
        <w:t xml:space="preserve">. </w:t>
      </w:r>
      <w:r w:rsidR="008105EC">
        <w:rPr>
          <w:rFonts w:eastAsia="Times New Roman" w:cstheme="minorHAnsi"/>
          <w:color w:val="000000"/>
          <w:lang w:eastAsia="ca-ES"/>
        </w:rPr>
        <w:t xml:space="preserve">Germination rate and Total germination consider </w:t>
      </w:r>
      <w:r w:rsidR="00D24317">
        <w:rPr>
          <w:rFonts w:eastAsia="Times New Roman" w:cstheme="minorHAnsi"/>
          <w:color w:val="000000"/>
          <w:lang w:eastAsia="ca-ES"/>
        </w:rPr>
        <w:t xml:space="preserve">the </w:t>
      </w:r>
      <w:r w:rsidR="00B21D15">
        <w:rPr>
          <w:rFonts w:eastAsia="Times New Roman" w:cstheme="minorHAnsi"/>
          <w:color w:val="000000"/>
          <w:lang w:eastAsia="ca-ES"/>
        </w:rPr>
        <w:t xml:space="preserve">germination scores for the </w:t>
      </w:r>
      <w:r w:rsidR="00D24317">
        <w:rPr>
          <w:rFonts w:eastAsia="Times New Roman" w:cstheme="minorHAnsi"/>
          <w:color w:val="000000"/>
          <w:lang w:eastAsia="ca-ES"/>
        </w:rPr>
        <w:t>whole raw data set; Autumn, Spring and Summer germination consider consecutive periods of time</w:t>
      </w:r>
      <w:r w:rsidR="00DA0FB1">
        <w:rPr>
          <w:rFonts w:eastAsia="Times New Roman" w:cstheme="minorHAnsi"/>
          <w:color w:val="000000"/>
          <w:lang w:eastAsia="ca-ES"/>
        </w:rPr>
        <w:t xml:space="preserve"> </w:t>
      </w:r>
      <w:r w:rsidR="00475DA3">
        <w:rPr>
          <w:rFonts w:eastAsia="Times New Roman" w:cstheme="minorHAnsi"/>
          <w:color w:val="000000"/>
          <w:lang w:eastAsia="ca-ES"/>
        </w:rPr>
        <w:t xml:space="preserve">(calendar dates) </w:t>
      </w:r>
      <w:r w:rsidR="00DA0FB1">
        <w:rPr>
          <w:rFonts w:eastAsia="Times New Roman" w:cstheme="minorHAnsi"/>
          <w:color w:val="000000"/>
          <w:lang w:eastAsia="ca-ES"/>
        </w:rPr>
        <w:t xml:space="preserve">while </w:t>
      </w:r>
      <w:r w:rsidR="00DA0FB1" w:rsidRPr="00294C3C">
        <w:rPr>
          <w:rFonts w:eastAsia="Times New Roman" w:cstheme="minorHAnsi"/>
          <w:color w:val="000000"/>
          <w:highlight w:val="yellow"/>
          <w:lang w:eastAsia="ca-ES"/>
        </w:rPr>
        <w:t xml:space="preserve">germination in </w:t>
      </w:r>
      <w:r w:rsidR="00B6769F" w:rsidRPr="00294C3C">
        <w:rPr>
          <w:rFonts w:eastAsia="Times New Roman" w:cstheme="minorHAnsi"/>
          <w:color w:val="000000"/>
          <w:highlight w:val="yellow"/>
          <w:lang w:eastAsia="ca-ES"/>
        </w:rPr>
        <w:t>cold</w:t>
      </w:r>
      <w:r w:rsidR="00DA0FB1" w:rsidRPr="00294C3C">
        <w:rPr>
          <w:rFonts w:eastAsia="Times New Roman" w:cstheme="minorHAnsi"/>
          <w:color w:val="000000"/>
          <w:highlight w:val="yellow"/>
          <w:lang w:eastAsia="ca-ES"/>
        </w:rPr>
        <w:t xml:space="preserve"> </w:t>
      </w:r>
      <w:r w:rsidR="00F71C72" w:rsidRPr="00294C3C">
        <w:rPr>
          <w:rFonts w:eastAsia="Times New Roman" w:cstheme="minorHAnsi"/>
          <w:color w:val="000000"/>
          <w:highlight w:val="yellow"/>
          <w:lang w:eastAsia="ca-ES"/>
        </w:rPr>
        <w:t>conditions</w:t>
      </w:r>
      <w:r w:rsidR="00F71C72">
        <w:rPr>
          <w:rFonts w:eastAsia="Times New Roman" w:cstheme="minorHAnsi"/>
          <w:color w:val="000000"/>
          <w:lang w:eastAsia="ca-ES"/>
        </w:rPr>
        <w:t xml:space="preserve"> </w:t>
      </w:r>
      <w:r w:rsidR="00294C3C">
        <w:rPr>
          <w:rFonts w:eastAsia="Times New Roman" w:cstheme="minorHAnsi"/>
          <w:color w:val="000000"/>
          <w:lang w:eastAsia="ca-ES"/>
        </w:rPr>
        <w:t>considers</w:t>
      </w:r>
      <w:r w:rsidR="00DA0FB1">
        <w:rPr>
          <w:rFonts w:eastAsia="Times New Roman" w:cstheme="minorHAnsi"/>
          <w:color w:val="000000"/>
          <w:lang w:eastAsia="ca-ES"/>
        </w:rPr>
        <w:t xml:space="preserve"> </w:t>
      </w:r>
      <w:r w:rsidR="00F85BF9">
        <w:rPr>
          <w:rFonts w:eastAsia="Times New Roman" w:cstheme="minorHAnsi"/>
          <w:color w:val="000000"/>
          <w:lang w:eastAsia="ca-ES"/>
        </w:rPr>
        <w:t xml:space="preserve">the </w:t>
      </w:r>
      <w:r w:rsidR="00475DA3">
        <w:rPr>
          <w:rFonts w:eastAsia="Times New Roman" w:cstheme="minorHAnsi"/>
          <w:color w:val="000000"/>
          <w:lang w:eastAsia="ca-ES"/>
        </w:rPr>
        <w:t>period with</w:t>
      </w:r>
      <w:r w:rsidR="00F85BF9">
        <w:rPr>
          <w:rFonts w:eastAsia="Times New Roman" w:cstheme="minorHAnsi"/>
          <w:color w:val="000000"/>
          <w:lang w:eastAsia="ca-ES"/>
        </w:rPr>
        <w:t xml:space="preserve"> temperatures under specific threshold (T mean &lt; 3 </w:t>
      </w:r>
      <w:r w:rsidR="001D321B">
        <w:rPr>
          <w:rFonts w:eastAsia="Times New Roman" w:cstheme="minorHAnsi"/>
          <w:color w:val="000000"/>
          <w:lang w:eastAsia="ca-ES"/>
        </w:rPr>
        <w:t>º</w:t>
      </w:r>
      <w:r w:rsidR="00F85BF9">
        <w:rPr>
          <w:rFonts w:eastAsia="Times New Roman" w:cstheme="minorHAnsi"/>
          <w:color w:val="000000"/>
          <w:lang w:eastAsia="ca-ES"/>
        </w:rPr>
        <w:t>C)</w:t>
      </w:r>
      <w:r w:rsidR="00B621DC">
        <w:rPr>
          <w:rFonts w:eastAsia="Times New Roman" w:cstheme="minorHAnsi"/>
          <w:color w:val="000000"/>
          <w:lang w:eastAsia="ca-ES"/>
        </w:rPr>
        <w:t xml:space="preserve">, thus in this last case the length of the </w:t>
      </w:r>
      <w:r w:rsidR="001D321B">
        <w:rPr>
          <w:rFonts w:eastAsia="Times New Roman" w:cstheme="minorHAnsi"/>
          <w:color w:val="000000"/>
          <w:lang w:eastAsia="ca-ES"/>
        </w:rPr>
        <w:t xml:space="preserve">cold </w:t>
      </w:r>
      <w:r w:rsidR="00B621DC">
        <w:rPr>
          <w:rFonts w:eastAsia="Times New Roman" w:cstheme="minorHAnsi"/>
          <w:color w:val="000000"/>
          <w:lang w:eastAsia="ca-ES"/>
        </w:rPr>
        <w:t xml:space="preserve">period between incubators differ (see Fig 2).  </w:t>
      </w:r>
      <w:r w:rsidR="0080471E">
        <w:rPr>
          <w:rFonts w:eastAsia="Times New Roman" w:cstheme="minorHAnsi"/>
          <w:color w:val="000000"/>
          <w:lang w:eastAsia="ca-ES"/>
        </w:rPr>
        <w:t xml:space="preserve">We also calculated </w:t>
      </w:r>
      <w:r w:rsidR="00435AD2">
        <w:rPr>
          <w:rFonts w:eastAsia="Times New Roman" w:cstheme="minorHAnsi"/>
          <w:color w:val="000000"/>
          <w:lang w:eastAsia="ca-ES"/>
        </w:rPr>
        <w:t xml:space="preserve">synchrony index and mean germination time using </w:t>
      </w:r>
      <w:proofErr w:type="spellStart"/>
      <w:r w:rsidR="00435AD2">
        <w:rPr>
          <w:rFonts w:eastAsia="Times New Roman" w:cstheme="minorHAnsi"/>
          <w:color w:val="000000"/>
          <w:lang w:eastAsia="ca-ES"/>
        </w:rPr>
        <w:t>GerminaR</w:t>
      </w:r>
      <w:proofErr w:type="spellEnd"/>
      <w:r w:rsidR="00435AD2">
        <w:rPr>
          <w:rFonts w:eastAsia="Times New Roman" w:cstheme="minorHAnsi"/>
          <w:color w:val="000000"/>
          <w:lang w:eastAsia="ca-ES"/>
        </w:rPr>
        <w:t xml:space="preserve"> package</w:t>
      </w:r>
      <w:r w:rsidR="00AB66EB">
        <w:rPr>
          <w:rFonts w:eastAsia="Times New Roman" w:cstheme="minorHAnsi"/>
          <w:color w:val="000000"/>
          <w:lang w:eastAsia="ca-ES"/>
        </w:rPr>
        <w:t xml:space="preserve"> </w:t>
      </w:r>
      <w:r w:rsidR="00AB66EB">
        <w:rPr>
          <w:rFonts w:eastAsia="Times New Roman" w:cstheme="minorHAnsi"/>
          <w:color w:val="000000"/>
          <w:lang w:eastAsia="ca-ES"/>
        </w:rPr>
        <w:fldChar w:fldCharType="begin" w:fldLock="1"/>
      </w:r>
      <w:r w:rsidR="00A04BB3">
        <w:rPr>
          <w:rFonts w:eastAsia="Times New Roman" w:cstheme="minorHAnsi"/>
          <w:color w:val="000000"/>
          <w:lang w:eastAsia="ca-ES"/>
        </w:rPr>
        <w:instrText>ADDIN CSL_CITATION {"citationItems":[{"id":"ITEM-1","itemData":{"DOI":"10.1111/1440-1703.1275","author":[{"dropping-particle":"","family":"Lozano-Isla","given":"F","non-dropping-particle":"","parse-names":false,"suffix":""},{"dropping-particle":"","family":"Benites-Alfaro","given":"O","non-dropping-particle":"","parse-names":false,"suffix":""},{"dropping-particle":"","family":"Pompelli","given":"MF","non-dropping-particle":"","parse-names":false,"suffix":""}],"container-title":"Ecological Research","id":"ITEM-1","issue":"2","issued":{"date-parts":[["2019"]]},"page":"339-346","title":"GerminaR: An R package for germination analysis with the interactive web application “GerminaQuant for R","type":"article-journal","volume":"34"},"uris":["http://www.mendeley.com/documents/?uuid=8292ab0d-8dde-48e6-9eec-9f50210369bd"]}],"mendeley":{"formattedCitation":"(Lozano-Isla et al., 2019)","plainTextFormattedCitation":"(Lozano-Isla et al., 2019)","previouslyFormattedCitation":"(Lozano-Isla et al., 2019)"},"properties":{"noteIndex":0},"schema":"https://github.com/citation-style-language/schema/raw/master/csl-citation.json"}</w:instrText>
      </w:r>
      <w:r w:rsidR="00AB66EB">
        <w:rPr>
          <w:rFonts w:eastAsia="Times New Roman" w:cstheme="minorHAnsi"/>
          <w:color w:val="000000"/>
          <w:lang w:eastAsia="ca-ES"/>
        </w:rPr>
        <w:fldChar w:fldCharType="separate"/>
      </w:r>
      <w:r w:rsidR="00C93F8F" w:rsidRPr="00C93F8F">
        <w:rPr>
          <w:rFonts w:eastAsia="Times New Roman" w:cstheme="minorHAnsi"/>
          <w:noProof/>
          <w:color w:val="000000"/>
          <w:lang w:eastAsia="ca-ES"/>
        </w:rPr>
        <w:t>(Lozano-Isla et al., 2019)</w:t>
      </w:r>
      <w:r w:rsidR="00AB66EB">
        <w:rPr>
          <w:rFonts w:eastAsia="Times New Roman" w:cstheme="minorHAnsi"/>
          <w:color w:val="000000"/>
          <w:lang w:eastAsia="ca-ES"/>
        </w:rPr>
        <w:fldChar w:fldCharType="end"/>
      </w:r>
      <w:r w:rsidR="00435AD2">
        <w:rPr>
          <w:rFonts w:eastAsia="Times New Roman" w:cstheme="minorHAnsi"/>
          <w:color w:val="000000"/>
          <w:lang w:eastAsia="ca-ES"/>
        </w:rPr>
        <w:t xml:space="preserve">. </w:t>
      </w:r>
      <w:r w:rsidR="00B621DC">
        <w:rPr>
          <w:rFonts w:eastAsia="Times New Roman" w:cstheme="minorHAnsi"/>
          <w:color w:val="000000"/>
          <w:lang w:eastAsia="ca-ES"/>
        </w:rPr>
        <w:t>Finally, t</w:t>
      </w:r>
      <w:r w:rsidR="00A61291">
        <w:rPr>
          <w:rFonts w:eastAsia="Times New Roman" w:cstheme="minorHAnsi"/>
          <w:color w:val="000000"/>
          <w:lang w:eastAsia="ca-ES"/>
        </w:rPr>
        <w:t xml:space="preserve">ime to reach </w:t>
      </w:r>
      <w:r w:rsidR="00B621DC">
        <w:rPr>
          <w:rFonts w:eastAsia="Times New Roman" w:cstheme="minorHAnsi"/>
          <w:color w:val="000000"/>
          <w:lang w:eastAsia="ca-ES"/>
        </w:rPr>
        <w:t>50</w:t>
      </w:r>
      <w:r w:rsidR="00A61291">
        <w:rPr>
          <w:rFonts w:eastAsia="Times New Roman" w:cstheme="minorHAnsi"/>
          <w:color w:val="000000"/>
          <w:lang w:eastAsia="ca-ES"/>
        </w:rPr>
        <w:t xml:space="preserve">% </w:t>
      </w:r>
      <w:r w:rsidR="00A61291">
        <w:rPr>
          <w:rFonts w:eastAsia="Times New Roman" w:cstheme="minorHAnsi"/>
          <w:color w:val="000000"/>
          <w:lang w:eastAsia="ca-ES"/>
        </w:rPr>
        <w:lastRenderedPageBreak/>
        <w:t>germination (t50)</w:t>
      </w:r>
      <w:r w:rsidR="00B621DC">
        <w:rPr>
          <w:rFonts w:eastAsia="Times New Roman" w:cstheme="minorHAnsi"/>
          <w:color w:val="000000"/>
          <w:lang w:eastAsia="ca-ES"/>
        </w:rPr>
        <w:t xml:space="preserve"> and Environmental heat sum </w:t>
      </w:r>
      <w:r w:rsidR="005542FF">
        <w:rPr>
          <w:rFonts w:eastAsia="Times New Roman" w:cstheme="minorHAnsi"/>
          <w:color w:val="000000"/>
          <w:lang w:eastAsia="ca-ES"/>
        </w:rPr>
        <w:t>(</w:t>
      </w:r>
      <w:r w:rsidR="00BB2C27">
        <w:rPr>
          <w:rFonts w:eastAsia="Times New Roman" w:cstheme="minorHAnsi"/>
          <w:color w:val="000000"/>
          <w:lang w:eastAsia="ca-ES"/>
        </w:rPr>
        <w:t xml:space="preserve">EHS) </w:t>
      </w:r>
      <w:r w:rsidR="00F71C72">
        <w:rPr>
          <w:rFonts w:eastAsia="Times New Roman" w:cstheme="minorHAnsi"/>
          <w:color w:val="000000"/>
          <w:lang w:eastAsia="ca-ES"/>
        </w:rPr>
        <w:t>focus</w:t>
      </w:r>
      <w:r w:rsidR="00CF2173">
        <w:rPr>
          <w:rFonts w:eastAsia="Times New Roman" w:cstheme="minorHAnsi"/>
          <w:color w:val="000000"/>
          <w:lang w:eastAsia="ca-ES"/>
        </w:rPr>
        <w:t>ed</w:t>
      </w:r>
      <w:r w:rsidR="00F71C72">
        <w:rPr>
          <w:rFonts w:eastAsia="Times New Roman" w:cstheme="minorHAnsi"/>
          <w:color w:val="000000"/>
          <w:lang w:eastAsia="ca-ES"/>
        </w:rPr>
        <w:t xml:space="preserve"> on how much days and degrees the seeds experienced before reaching 50% germination. </w:t>
      </w:r>
    </w:p>
    <w:p w14:paraId="67086FCA" w14:textId="7F31D874" w:rsidR="00AA3F40" w:rsidRPr="00B45EA5" w:rsidRDefault="00A81E5B" w:rsidP="00A075C7">
      <w:pPr>
        <w:shd w:val="clear" w:color="auto" w:fill="FFFFFF"/>
        <w:spacing w:line="360" w:lineRule="auto"/>
        <w:jc w:val="both"/>
        <w:textAlignment w:val="baseline"/>
        <w:rPr>
          <w:rFonts w:eastAsia="Times New Roman" w:cstheme="minorHAnsi"/>
          <w:color w:val="000000"/>
          <w:lang w:val="en-US" w:eastAsia="ca-ES"/>
        </w:rPr>
      </w:pPr>
      <w:r w:rsidRPr="00B45EA5">
        <w:rPr>
          <w:rFonts w:eastAsia="Times New Roman" w:cstheme="minorHAnsi"/>
          <w:color w:val="000000"/>
          <w:lang w:val="en-US" w:eastAsia="ca-ES"/>
        </w:rPr>
        <w:t xml:space="preserve">We performed the analysis of the raw data by fitting </w:t>
      </w:r>
      <w:r w:rsidR="00230354" w:rsidRPr="00B45EA5">
        <w:rPr>
          <w:rFonts w:eastAsia="Times New Roman" w:cstheme="minorHAnsi"/>
          <w:color w:val="000000"/>
          <w:lang w:val="en-US" w:eastAsia="ca-ES"/>
        </w:rPr>
        <w:t>Markov Chain Monte Carlo generalized linear mixed models</w:t>
      </w:r>
      <w:r w:rsidR="00576B72" w:rsidRPr="00B45EA5">
        <w:rPr>
          <w:rFonts w:eastAsia="Times New Roman" w:cstheme="minorHAnsi"/>
          <w:color w:val="000000"/>
          <w:lang w:val="en-US" w:eastAsia="ca-ES"/>
        </w:rPr>
        <w:t xml:space="preserve"> </w:t>
      </w:r>
      <w:r w:rsidR="00230354" w:rsidRPr="00B45EA5">
        <w:rPr>
          <w:rFonts w:eastAsia="Times New Roman" w:cstheme="minorHAnsi"/>
          <w:color w:val="000000"/>
          <w:lang w:val="en-US" w:eastAsia="ca-ES"/>
        </w:rPr>
        <w:t>(</w:t>
      </w:r>
      <w:proofErr w:type="spellStart"/>
      <w:r w:rsidR="00230354" w:rsidRPr="00B45EA5">
        <w:rPr>
          <w:rFonts w:eastAsia="Times New Roman" w:cstheme="minorHAnsi"/>
          <w:color w:val="000000"/>
          <w:lang w:val="en-US" w:eastAsia="ca-ES"/>
        </w:rPr>
        <w:t>MCMC</w:t>
      </w:r>
      <w:r w:rsidR="00576B72" w:rsidRPr="00B45EA5">
        <w:rPr>
          <w:rFonts w:eastAsia="Times New Roman" w:cstheme="minorHAnsi"/>
          <w:color w:val="000000"/>
          <w:lang w:val="en-US" w:eastAsia="ca-ES"/>
        </w:rPr>
        <w:t>glmm</w:t>
      </w:r>
      <w:proofErr w:type="spellEnd"/>
      <w:r w:rsidR="00576B72" w:rsidRPr="00B45EA5">
        <w:rPr>
          <w:rFonts w:eastAsia="Times New Roman" w:cstheme="minorHAnsi"/>
          <w:color w:val="000000"/>
          <w:lang w:val="en-US" w:eastAsia="ca-ES"/>
        </w:rPr>
        <w:t>)</w:t>
      </w:r>
      <w:r w:rsidR="00230354" w:rsidRPr="00B45EA5">
        <w:rPr>
          <w:rFonts w:eastAsia="Times New Roman" w:cstheme="minorHAnsi"/>
          <w:color w:val="000000"/>
          <w:lang w:val="en-US" w:eastAsia="ca-ES"/>
        </w:rPr>
        <w:t xml:space="preserve"> </w:t>
      </w:r>
      <w:r w:rsidRPr="00B45EA5">
        <w:rPr>
          <w:rFonts w:eastAsia="Times New Roman" w:cstheme="minorHAnsi"/>
          <w:color w:val="000000"/>
          <w:lang w:val="en-US" w:eastAsia="ca-ES"/>
        </w:rPr>
        <w:t xml:space="preserve">with Bayesian estimation </w:t>
      </w:r>
      <w:r w:rsidR="00E32E91" w:rsidRPr="00B45EA5">
        <w:rPr>
          <w:rFonts w:eastAsia="Times New Roman" w:cstheme="minorHAnsi"/>
          <w:color w:val="000000"/>
          <w:lang w:val="en-US" w:eastAsia="ca-ES"/>
        </w:rPr>
        <w:t>using the R package MCMC</w:t>
      </w:r>
      <w:r w:rsidR="00205BEE" w:rsidRPr="00B45EA5">
        <w:rPr>
          <w:rFonts w:eastAsia="Times New Roman" w:cstheme="minorHAnsi"/>
          <w:color w:val="000000"/>
          <w:sz w:val="14"/>
          <w:szCs w:val="14"/>
          <w:lang w:val="en-US" w:eastAsia="ca-ES"/>
        </w:rPr>
        <w:t>GLMM</w:t>
      </w:r>
      <w:r w:rsidR="00205BEE" w:rsidRPr="00B45EA5">
        <w:rPr>
          <w:rFonts w:eastAsia="Times New Roman" w:cstheme="minorHAnsi"/>
          <w:color w:val="000000"/>
          <w:lang w:val="en-US" w:eastAsia="ca-ES"/>
        </w:rPr>
        <w:t xml:space="preserve"> </w:t>
      </w:r>
      <w:r w:rsidR="0081444B" w:rsidRPr="00B45EA5">
        <w:rPr>
          <w:rFonts w:eastAsia="Times New Roman" w:cstheme="minorHAnsi"/>
          <w:color w:val="000000"/>
          <w:lang w:val="en-US" w:eastAsia="ca-ES"/>
        </w:rPr>
        <w:fldChar w:fldCharType="begin" w:fldLock="1"/>
      </w:r>
      <w:r w:rsidR="0081444B" w:rsidRPr="00B45EA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B45EA5">
        <w:rPr>
          <w:rFonts w:eastAsia="Times New Roman" w:cstheme="minorHAnsi"/>
          <w:color w:val="000000"/>
          <w:lang w:val="en-US" w:eastAsia="ca-ES"/>
        </w:rPr>
        <w:fldChar w:fldCharType="separate"/>
      </w:r>
      <w:r w:rsidR="0081444B" w:rsidRPr="00B45EA5">
        <w:rPr>
          <w:rFonts w:eastAsia="Times New Roman" w:cstheme="minorHAnsi"/>
          <w:noProof/>
          <w:color w:val="000000"/>
          <w:lang w:val="en-US" w:eastAsia="ca-ES"/>
        </w:rPr>
        <w:t>(Hadfield, 2010)</w:t>
      </w:r>
      <w:r w:rsidR="0081444B" w:rsidRPr="00B45EA5">
        <w:rPr>
          <w:rFonts w:eastAsia="Times New Roman" w:cstheme="minorHAnsi"/>
          <w:color w:val="000000"/>
          <w:lang w:val="en-US" w:eastAsia="ca-ES"/>
        </w:rPr>
        <w:fldChar w:fldCharType="end"/>
      </w:r>
      <w:r w:rsidR="0081444B" w:rsidRPr="00B45EA5">
        <w:rPr>
          <w:rFonts w:eastAsia="Times New Roman" w:cstheme="minorHAnsi"/>
          <w:color w:val="000000"/>
          <w:lang w:val="en-US" w:eastAsia="ca-ES"/>
        </w:rPr>
        <w:t xml:space="preserve">. </w:t>
      </w:r>
      <w:r w:rsidR="00E915C0" w:rsidRPr="00B45EA5">
        <w:rPr>
          <w:rFonts w:eastAsia="Times New Roman" w:cstheme="minorHAnsi"/>
          <w:color w:val="000000"/>
          <w:lang w:val="en-US" w:eastAsia="ca-ES"/>
        </w:rPr>
        <w:t xml:space="preserve">To model germination timing </w:t>
      </w:r>
      <w:r w:rsidR="00C0778B" w:rsidRPr="00B45EA5">
        <w:rPr>
          <w:rFonts w:eastAsia="Times New Roman" w:cstheme="minorHAnsi"/>
          <w:color w:val="000000"/>
          <w:lang w:val="en-US" w:eastAsia="ca-ES"/>
        </w:rPr>
        <w:t>traits,</w:t>
      </w:r>
      <w:r w:rsidR="00E915C0" w:rsidRPr="00B45EA5">
        <w:rPr>
          <w:rFonts w:eastAsia="Times New Roman" w:cstheme="minorHAnsi"/>
          <w:color w:val="000000"/>
          <w:lang w:val="en-US" w:eastAsia="ca-ES"/>
        </w:rPr>
        <w:t xml:space="preserve"> </w:t>
      </w:r>
      <w:r w:rsidR="00320647" w:rsidRPr="00B45EA5">
        <w:rPr>
          <w:rFonts w:eastAsia="Times New Roman" w:cstheme="minorHAnsi"/>
          <w:color w:val="000000"/>
          <w:lang w:val="en-US" w:eastAsia="ca-ES"/>
        </w:rPr>
        <w:t xml:space="preserve">we used binomial </w:t>
      </w:r>
      <w:proofErr w:type="spellStart"/>
      <w:r w:rsidR="00E32E91" w:rsidRPr="00B45EA5">
        <w:rPr>
          <w:rFonts w:eastAsia="Times New Roman" w:cstheme="minorHAnsi"/>
          <w:color w:val="000000"/>
          <w:lang w:val="en-US" w:eastAsia="ca-ES"/>
        </w:rPr>
        <w:t>MCMCglmms</w:t>
      </w:r>
      <w:proofErr w:type="spellEnd"/>
      <w:r w:rsidR="00E32E91" w:rsidRPr="00B45EA5">
        <w:rPr>
          <w:rFonts w:eastAsia="Times New Roman" w:cstheme="minorHAnsi"/>
          <w:color w:val="000000"/>
          <w:lang w:val="en-US" w:eastAsia="ca-ES"/>
        </w:rPr>
        <w:t xml:space="preserve"> (family = multinomial2)</w:t>
      </w:r>
      <w:r w:rsidR="00031C99" w:rsidRPr="00B45EA5">
        <w:rPr>
          <w:rFonts w:eastAsia="Times New Roman" w:cstheme="minorHAnsi"/>
          <w:color w:val="000000"/>
          <w:lang w:val="en-US" w:eastAsia="ca-ES"/>
        </w:rPr>
        <w:t xml:space="preserve"> while </w:t>
      </w:r>
      <w:r w:rsidR="00C0778B" w:rsidRPr="00B45EA5">
        <w:rPr>
          <w:rFonts w:eastAsia="Times New Roman" w:cstheme="minorHAnsi"/>
          <w:color w:val="000000"/>
          <w:lang w:val="en-US" w:eastAsia="ca-ES"/>
        </w:rPr>
        <w:t xml:space="preserve">for </w:t>
      </w:r>
      <w:r w:rsidR="00041738">
        <w:rPr>
          <w:rFonts w:eastAsia="Times New Roman" w:cstheme="minorHAnsi"/>
          <w:color w:val="000000"/>
          <w:lang w:val="en-US" w:eastAsia="ca-ES"/>
        </w:rPr>
        <w:t>sync</w:t>
      </w:r>
      <w:r w:rsidR="00A61291">
        <w:rPr>
          <w:rFonts w:eastAsia="Times New Roman" w:cstheme="minorHAnsi"/>
          <w:color w:val="000000"/>
          <w:lang w:val="en-US" w:eastAsia="ca-ES"/>
        </w:rPr>
        <w:t xml:space="preserve">hrony index, mean germination time, </w:t>
      </w:r>
      <w:r w:rsidR="00974172" w:rsidRPr="00B45EA5">
        <w:rPr>
          <w:rFonts w:eastAsia="Times New Roman" w:cstheme="minorHAnsi"/>
          <w:color w:val="000000"/>
          <w:lang w:val="en-US" w:eastAsia="ca-ES"/>
        </w:rPr>
        <w:t>t</w:t>
      </w:r>
      <w:r w:rsidR="00C0778B" w:rsidRPr="00B45EA5">
        <w:rPr>
          <w:rFonts w:eastAsia="Times New Roman" w:cstheme="minorHAnsi"/>
          <w:color w:val="000000"/>
          <w:lang w:val="en-US" w:eastAsia="ca-ES"/>
        </w:rPr>
        <w:t xml:space="preserve">50 and </w:t>
      </w:r>
      <w:r w:rsidR="00BB2C27">
        <w:rPr>
          <w:rFonts w:eastAsia="Times New Roman" w:cstheme="minorHAnsi"/>
          <w:color w:val="000000"/>
          <w:lang w:val="en-US" w:eastAsia="ca-ES"/>
        </w:rPr>
        <w:t>EHS</w:t>
      </w:r>
      <w:r w:rsidR="006506C8" w:rsidRPr="00B45EA5">
        <w:rPr>
          <w:rFonts w:eastAsia="Times New Roman" w:cstheme="minorHAnsi"/>
          <w:color w:val="000000"/>
          <w:lang w:val="en-US" w:eastAsia="ca-ES"/>
        </w:rPr>
        <w:t xml:space="preserve"> traits</w:t>
      </w:r>
      <w:r w:rsidR="00C0778B" w:rsidRPr="00B45EA5">
        <w:rPr>
          <w:rFonts w:eastAsia="Times New Roman" w:cstheme="minorHAnsi"/>
          <w:color w:val="000000"/>
          <w:lang w:val="en-US" w:eastAsia="ca-ES"/>
        </w:rPr>
        <w:t xml:space="preserve"> </w:t>
      </w:r>
      <w:r w:rsidR="00031C99" w:rsidRPr="00B45EA5">
        <w:rPr>
          <w:rFonts w:eastAsia="Times New Roman" w:cstheme="minorHAnsi"/>
          <w:color w:val="000000"/>
          <w:lang w:val="en-US" w:eastAsia="ca-ES"/>
        </w:rPr>
        <w:t xml:space="preserve">we </w:t>
      </w:r>
      <w:r w:rsidR="00254FAC" w:rsidRPr="00B45EA5">
        <w:rPr>
          <w:rFonts w:eastAsia="Times New Roman" w:cstheme="minorHAnsi"/>
          <w:color w:val="000000"/>
          <w:lang w:val="en-US" w:eastAsia="ca-ES"/>
        </w:rPr>
        <w:t xml:space="preserve">scaled the </w:t>
      </w:r>
      <w:r w:rsidR="006506C8" w:rsidRPr="00B45EA5">
        <w:rPr>
          <w:rFonts w:eastAsia="Times New Roman" w:cstheme="minorHAnsi"/>
          <w:color w:val="000000"/>
          <w:lang w:val="en-US" w:eastAsia="ca-ES"/>
        </w:rPr>
        <w:t>values</w:t>
      </w:r>
      <w:r w:rsidR="00254FAC" w:rsidRPr="00B45EA5">
        <w:rPr>
          <w:rFonts w:eastAsia="Times New Roman" w:cstheme="minorHAnsi"/>
          <w:color w:val="000000"/>
          <w:lang w:val="en-US" w:eastAsia="ca-ES"/>
        </w:rPr>
        <w:t xml:space="preserve"> and </w:t>
      </w:r>
      <w:r w:rsidR="00031C99" w:rsidRPr="00B45EA5">
        <w:rPr>
          <w:rFonts w:eastAsia="Times New Roman" w:cstheme="minorHAnsi"/>
          <w:color w:val="000000"/>
          <w:lang w:val="en-US" w:eastAsia="ca-ES"/>
        </w:rPr>
        <w:t>used gaussian</w:t>
      </w:r>
      <w:r w:rsidR="00A33380" w:rsidRPr="00B45EA5">
        <w:rPr>
          <w:rFonts w:eastAsia="Times New Roman" w:cstheme="minorHAnsi"/>
          <w:color w:val="000000"/>
          <w:lang w:val="en-US" w:eastAsia="ca-ES"/>
        </w:rPr>
        <w:t xml:space="preserve"> </w:t>
      </w:r>
      <w:proofErr w:type="spellStart"/>
      <w:r w:rsidR="00031C99" w:rsidRPr="00B45EA5">
        <w:rPr>
          <w:rFonts w:eastAsia="Times New Roman" w:cstheme="minorHAnsi"/>
          <w:color w:val="000000"/>
          <w:lang w:val="en-US" w:eastAsia="ca-ES"/>
        </w:rPr>
        <w:t>MCMCglmms</w:t>
      </w:r>
      <w:proofErr w:type="spellEnd"/>
      <w:r w:rsidR="00A33380" w:rsidRPr="00B45EA5">
        <w:rPr>
          <w:rFonts w:eastAsia="Times New Roman" w:cstheme="minorHAnsi"/>
          <w:color w:val="000000"/>
          <w:lang w:val="en-US" w:eastAsia="ca-ES"/>
        </w:rPr>
        <w:t xml:space="preserve"> (family = gaussian)</w:t>
      </w:r>
      <w:r w:rsidR="00C0778B" w:rsidRPr="00B45EA5">
        <w:rPr>
          <w:rFonts w:eastAsia="Times New Roman" w:cstheme="minorHAnsi"/>
          <w:color w:val="000000"/>
          <w:lang w:val="en-US" w:eastAsia="ca-ES"/>
        </w:rPr>
        <w:t xml:space="preserve"> (see table </w:t>
      </w:r>
      <w:r w:rsidR="00E6489B" w:rsidRPr="00B45EA5">
        <w:rPr>
          <w:rFonts w:eastAsia="Times New Roman" w:cstheme="minorHAnsi"/>
          <w:color w:val="000000"/>
          <w:lang w:val="en-US" w:eastAsia="ca-ES"/>
        </w:rPr>
        <w:t>2</w:t>
      </w:r>
      <w:r w:rsidR="00C0778B" w:rsidRPr="00B45EA5">
        <w:rPr>
          <w:rFonts w:eastAsia="Times New Roman" w:cstheme="minorHAnsi"/>
          <w:color w:val="000000"/>
          <w:lang w:val="en-US" w:eastAsia="ca-ES"/>
        </w:rPr>
        <w:t xml:space="preserve"> for details)</w:t>
      </w:r>
      <w:r w:rsidR="00031C99" w:rsidRPr="00B45EA5">
        <w:rPr>
          <w:rFonts w:eastAsia="Times New Roman" w:cstheme="minorHAnsi"/>
          <w:color w:val="000000"/>
          <w:lang w:val="en-US" w:eastAsia="ca-ES"/>
        </w:rPr>
        <w:t>.</w:t>
      </w:r>
      <w:r w:rsidR="00E32E91" w:rsidRPr="00B45EA5">
        <w:rPr>
          <w:rFonts w:eastAsia="Times New Roman" w:cstheme="minorHAnsi"/>
          <w:color w:val="000000"/>
          <w:lang w:val="en-US" w:eastAsia="ca-ES"/>
        </w:rPr>
        <w:t xml:space="preserve"> </w:t>
      </w:r>
      <w:r w:rsidR="002C6FD7" w:rsidRPr="002B5733">
        <w:rPr>
          <w:rFonts w:eastAsia="Times New Roman" w:cstheme="minorHAnsi"/>
          <w:color w:val="000000"/>
          <w:highlight w:val="yellow"/>
          <w:lang w:val="en-US" w:eastAsia="ca-ES"/>
        </w:rPr>
        <w:t>To</w:t>
      </w:r>
      <w:r w:rsidR="00AB420C" w:rsidRPr="002B5733">
        <w:rPr>
          <w:rFonts w:eastAsia="Times New Roman" w:cstheme="minorHAnsi"/>
          <w:color w:val="000000"/>
          <w:highlight w:val="yellow"/>
          <w:lang w:val="en-US" w:eastAsia="ca-ES"/>
        </w:rPr>
        <w:t xml:space="preserve"> calculate t50</w:t>
      </w:r>
      <w:r w:rsidR="00666A4B" w:rsidRPr="002B5733">
        <w:rPr>
          <w:rFonts w:eastAsia="Times New Roman" w:cstheme="minorHAnsi"/>
          <w:color w:val="000000"/>
          <w:highlight w:val="yellow"/>
          <w:lang w:val="en-US" w:eastAsia="ca-ES"/>
        </w:rPr>
        <w:t xml:space="preserve"> </w:t>
      </w:r>
      <w:r w:rsidR="00AC1722">
        <w:rPr>
          <w:rFonts w:eastAsia="Times New Roman" w:cstheme="minorHAnsi"/>
          <w:color w:val="000000"/>
          <w:highlight w:val="yellow"/>
          <w:lang w:val="en-US" w:eastAsia="ca-ES"/>
        </w:rPr>
        <w:t xml:space="preserve">trait </w:t>
      </w:r>
      <w:r w:rsidR="00666A4B" w:rsidRPr="002B5733">
        <w:rPr>
          <w:rFonts w:eastAsia="Times New Roman" w:cstheme="minorHAnsi"/>
          <w:color w:val="000000"/>
          <w:highlight w:val="yellow"/>
          <w:lang w:val="en-US" w:eastAsia="ca-ES"/>
        </w:rPr>
        <w:t>in days</w:t>
      </w:r>
      <w:r w:rsidR="00DE56E4" w:rsidRPr="002B5733">
        <w:rPr>
          <w:rFonts w:eastAsia="Times New Roman" w:cstheme="minorHAnsi"/>
          <w:color w:val="000000"/>
          <w:highlight w:val="yellow"/>
          <w:lang w:val="en-US" w:eastAsia="ca-ES"/>
        </w:rPr>
        <w:t xml:space="preserve">, </w:t>
      </w:r>
      <w:r w:rsidR="00974172" w:rsidRPr="002B5733">
        <w:rPr>
          <w:rFonts w:eastAsia="Times New Roman" w:cstheme="minorHAnsi"/>
          <w:color w:val="000000"/>
          <w:highlight w:val="yellow"/>
          <w:lang w:val="en-US" w:eastAsia="ca-ES"/>
        </w:rPr>
        <w:t>we</w:t>
      </w:r>
      <w:r w:rsidR="00AA3F40" w:rsidRPr="002B5733">
        <w:rPr>
          <w:rFonts w:eastAsia="Times New Roman" w:cstheme="minorHAnsi"/>
          <w:color w:val="000000"/>
          <w:highlight w:val="yellow"/>
          <w:lang w:val="en-US" w:eastAsia="ca-ES"/>
        </w:rPr>
        <w:t xml:space="preserve"> fit</w:t>
      </w:r>
      <w:r w:rsidR="00974172" w:rsidRPr="002B5733">
        <w:rPr>
          <w:rFonts w:eastAsia="Times New Roman" w:cstheme="minorHAnsi"/>
          <w:color w:val="000000"/>
          <w:highlight w:val="yellow"/>
          <w:lang w:val="en-US" w:eastAsia="ca-ES"/>
        </w:rPr>
        <w:t>ted</w:t>
      </w:r>
      <w:r w:rsidR="00AA3F40" w:rsidRPr="002B5733">
        <w:rPr>
          <w:rFonts w:eastAsia="Times New Roman" w:cstheme="minorHAnsi"/>
          <w:color w:val="000000"/>
          <w:highlight w:val="yellow"/>
          <w:lang w:val="en-US" w:eastAsia="ca-ES"/>
        </w:rPr>
        <w:t xml:space="preserve"> a linear model between the two </w:t>
      </w:r>
      <w:r w:rsidR="00232EE7">
        <w:rPr>
          <w:rFonts w:eastAsia="Times New Roman" w:cstheme="minorHAnsi"/>
          <w:color w:val="000000"/>
          <w:highlight w:val="yellow"/>
          <w:lang w:val="en-US" w:eastAsia="ca-ES"/>
        </w:rPr>
        <w:t>scores</w:t>
      </w:r>
      <w:r w:rsidR="00232EE7" w:rsidRPr="002B5733">
        <w:rPr>
          <w:rFonts w:eastAsia="Times New Roman" w:cstheme="minorHAnsi"/>
          <w:color w:val="000000"/>
          <w:highlight w:val="yellow"/>
          <w:lang w:val="en-US" w:eastAsia="ca-ES"/>
        </w:rPr>
        <w:t xml:space="preserve"> </w:t>
      </w:r>
      <w:r w:rsidR="00E6489B" w:rsidRPr="002B5733">
        <w:rPr>
          <w:rFonts w:eastAsia="Times New Roman" w:cstheme="minorHAnsi"/>
          <w:color w:val="000000"/>
          <w:highlight w:val="yellow"/>
          <w:lang w:val="en-US" w:eastAsia="ca-ES"/>
        </w:rPr>
        <w:t xml:space="preserve">dates </w:t>
      </w:r>
      <w:r w:rsidR="00F761BD" w:rsidRPr="002B5733">
        <w:rPr>
          <w:rFonts w:eastAsia="Times New Roman" w:cstheme="minorHAnsi"/>
          <w:color w:val="000000"/>
          <w:highlight w:val="yellow"/>
          <w:lang w:val="en-US" w:eastAsia="ca-ES"/>
        </w:rPr>
        <w:t>before and after reaching 50% germinatio</w:t>
      </w:r>
      <w:r w:rsidR="00C50505">
        <w:rPr>
          <w:rFonts w:eastAsia="Times New Roman" w:cstheme="minorHAnsi"/>
          <w:color w:val="000000"/>
          <w:highlight w:val="yellow"/>
          <w:lang w:val="en-US" w:eastAsia="ca-ES"/>
        </w:rPr>
        <w:t>n</w:t>
      </w:r>
      <w:r w:rsidR="00666D95">
        <w:rPr>
          <w:rFonts w:eastAsia="Times New Roman" w:cstheme="minorHAnsi"/>
          <w:color w:val="000000"/>
          <w:highlight w:val="yellow"/>
          <w:lang w:val="en-US" w:eastAsia="ca-ES"/>
        </w:rPr>
        <w:t xml:space="preserve"> </w:t>
      </w:r>
      <w:r w:rsidR="009E0037">
        <w:rPr>
          <w:rFonts w:eastAsia="Times New Roman" w:cstheme="minorHAnsi"/>
          <w:color w:val="000000"/>
          <w:highlight w:val="yellow"/>
          <w:lang w:val="en-US" w:eastAsia="ca-ES"/>
        </w:rPr>
        <w:t xml:space="preserve">to model </w:t>
      </w:r>
      <w:r w:rsidR="00C50505">
        <w:rPr>
          <w:rFonts w:eastAsia="Times New Roman" w:cstheme="minorHAnsi"/>
          <w:color w:val="000000"/>
          <w:highlight w:val="yellow"/>
          <w:lang w:val="en-US" w:eastAsia="ca-ES"/>
        </w:rPr>
        <w:t xml:space="preserve">the </w:t>
      </w:r>
      <w:r w:rsidR="00BF2766">
        <w:rPr>
          <w:rFonts w:eastAsia="Times New Roman" w:cstheme="minorHAnsi"/>
          <w:color w:val="000000"/>
          <w:highlight w:val="yellow"/>
          <w:lang w:val="en-US" w:eastAsia="ca-ES"/>
        </w:rPr>
        <w:t>exact da</w:t>
      </w:r>
      <w:r w:rsidR="008D1F1B">
        <w:rPr>
          <w:rFonts w:eastAsia="Times New Roman" w:cstheme="minorHAnsi"/>
          <w:color w:val="000000"/>
          <w:highlight w:val="yellow"/>
          <w:lang w:val="en-US" w:eastAsia="ca-ES"/>
        </w:rPr>
        <w:t>te</w:t>
      </w:r>
      <w:r w:rsidR="00BF2766">
        <w:rPr>
          <w:rFonts w:eastAsia="Times New Roman" w:cstheme="minorHAnsi"/>
          <w:color w:val="000000"/>
          <w:highlight w:val="yellow"/>
          <w:lang w:val="en-US" w:eastAsia="ca-ES"/>
        </w:rPr>
        <w:t xml:space="preserve"> </w:t>
      </w:r>
      <w:r w:rsidR="002B0247" w:rsidRPr="002B5733">
        <w:rPr>
          <w:rFonts w:eastAsia="Times New Roman" w:cstheme="minorHAnsi"/>
          <w:color w:val="000000"/>
          <w:highlight w:val="yellow"/>
          <w:lang w:val="en-US" w:eastAsia="ca-ES"/>
        </w:rPr>
        <w:t xml:space="preserve">and then </w:t>
      </w:r>
      <w:r w:rsidR="008D1F1B">
        <w:rPr>
          <w:rFonts w:eastAsia="Times New Roman" w:cstheme="minorHAnsi"/>
          <w:color w:val="000000"/>
          <w:highlight w:val="yellow"/>
          <w:lang w:val="en-US" w:eastAsia="ca-ES"/>
        </w:rPr>
        <w:t xml:space="preserve">count </w:t>
      </w:r>
      <w:r w:rsidR="00557039">
        <w:rPr>
          <w:rFonts w:eastAsia="Times New Roman" w:cstheme="minorHAnsi"/>
          <w:color w:val="000000"/>
          <w:highlight w:val="yellow"/>
          <w:lang w:val="en-US" w:eastAsia="ca-ES"/>
        </w:rPr>
        <w:t xml:space="preserve">the </w:t>
      </w:r>
      <w:r w:rsidR="008D1F1B">
        <w:rPr>
          <w:rFonts w:eastAsia="Times New Roman" w:cstheme="minorHAnsi"/>
          <w:color w:val="000000"/>
          <w:highlight w:val="yellow"/>
          <w:lang w:val="en-US" w:eastAsia="ca-ES"/>
        </w:rPr>
        <w:t>number days</w:t>
      </w:r>
      <w:r w:rsidR="00AA7791" w:rsidRPr="002B5733">
        <w:rPr>
          <w:rFonts w:eastAsia="Times New Roman" w:cstheme="minorHAnsi"/>
          <w:color w:val="000000"/>
          <w:highlight w:val="yellow"/>
          <w:lang w:val="en-US" w:eastAsia="ca-ES"/>
        </w:rPr>
        <w:t xml:space="preserve"> from sowin</w:t>
      </w:r>
      <w:r w:rsidR="007B3DF9">
        <w:rPr>
          <w:rFonts w:eastAsia="Times New Roman" w:cstheme="minorHAnsi"/>
          <w:color w:val="000000"/>
          <w:highlight w:val="yellow"/>
          <w:lang w:val="en-US" w:eastAsia="ca-ES"/>
        </w:rPr>
        <w:t>g</w:t>
      </w:r>
      <w:r w:rsidR="00804F76" w:rsidRPr="002B5733">
        <w:rPr>
          <w:rFonts w:eastAsia="Times New Roman" w:cstheme="minorHAnsi"/>
          <w:color w:val="000000"/>
          <w:highlight w:val="yellow"/>
          <w:lang w:val="en-US" w:eastAsia="ca-ES"/>
        </w:rPr>
        <w:t>.</w:t>
      </w:r>
      <w:r w:rsidR="00804F76" w:rsidRPr="00B45EA5">
        <w:rPr>
          <w:rFonts w:eastAsia="Times New Roman" w:cstheme="minorHAnsi"/>
          <w:color w:val="000000"/>
          <w:lang w:val="en-US" w:eastAsia="ca-ES"/>
        </w:rPr>
        <w:t xml:space="preserve"> </w:t>
      </w:r>
      <w:r w:rsidR="00BB2C27">
        <w:rPr>
          <w:rFonts w:eastAsia="Times New Roman" w:cstheme="minorHAnsi"/>
          <w:color w:val="000000"/>
          <w:lang w:val="en-US" w:eastAsia="ca-ES"/>
        </w:rPr>
        <w:t>EHS</w:t>
      </w:r>
      <w:r w:rsidR="00804F76" w:rsidRPr="00B45EA5">
        <w:rPr>
          <w:rFonts w:eastAsia="Times New Roman" w:cstheme="minorHAnsi"/>
          <w:color w:val="000000"/>
          <w:lang w:val="en-US" w:eastAsia="ca-ES"/>
        </w:rPr>
        <w:t xml:space="preserve"> was calculat</w:t>
      </w:r>
      <w:r w:rsidR="007B3DF9">
        <w:rPr>
          <w:rFonts w:eastAsia="Times New Roman" w:cstheme="minorHAnsi"/>
          <w:color w:val="000000"/>
          <w:lang w:val="en-US" w:eastAsia="ca-ES"/>
        </w:rPr>
        <w:t>ed</w:t>
      </w:r>
      <w:r w:rsidR="00804F76" w:rsidRPr="00B45EA5">
        <w:rPr>
          <w:rFonts w:eastAsia="Times New Roman" w:cstheme="minorHAnsi"/>
          <w:color w:val="000000"/>
          <w:lang w:val="en-US" w:eastAsia="ca-ES"/>
        </w:rPr>
        <w:t xml:space="preserve"> summing </w:t>
      </w:r>
      <w:r w:rsidR="000032D9" w:rsidRPr="00B45EA5">
        <w:rPr>
          <w:rFonts w:eastAsia="Times New Roman" w:cstheme="minorHAnsi"/>
          <w:color w:val="000000"/>
          <w:lang w:val="en-US" w:eastAsia="ca-ES"/>
        </w:rPr>
        <w:t>the degrees experienced (considering daily mean temperature) from sowing</w:t>
      </w:r>
      <w:r w:rsidR="001F39C7" w:rsidRPr="00B45EA5">
        <w:rPr>
          <w:rFonts w:eastAsia="Times New Roman" w:cstheme="minorHAnsi"/>
          <w:color w:val="000000"/>
          <w:lang w:val="en-US" w:eastAsia="ca-ES"/>
        </w:rPr>
        <w:t xml:space="preserve"> date</w:t>
      </w:r>
      <w:r w:rsidR="000032D9" w:rsidRPr="00B45EA5">
        <w:rPr>
          <w:rFonts w:eastAsia="Times New Roman" w:cstheme="minorHAnsi"/>
          <w:color w:val="000000"/>
          <w:lang w:val="en-US" w:eastAsia="ca-ES"/>
        </w:rPr>
        <w:t xml:space="preserve"> to t50</w:t>
      </w:r>
      <w:r w:rsidR="001F39C7" w:rsidRPr="00B45EA5">
        <w:rPr>
          <w:rFonts w:eastAsia="Times New Roman" w:cstheme="minorHAnsi"/>
          <w:color w:val="000000"/>
          <w:lang w:val="en-US" w:eastAsia="ca-ES"/>
        </w:rPr>
        <w:t xml:space="preserve"> date</w:t>
      </w:r>
      <w:r w:rsidR="00A62FA4" w:rsidRPr="00B45EA5">
        <w:rPr>
          <w:rFonts w:eastAsia="Times New Roman" w:cstheme="minorHAnsi"/>
          <w:color w:val="000000"/>
          <w:lang w:val="en-US" w:eastAsia="ca-ES"/>
        </w:rPr>
        <w:t xml:space="preserve"> </w:t>
      </w:r>
      <w:r w:rsidR="000032D9" w:rsidRPr="00B45EA5">
        <w:rPr>
          <w:rFonts w:eastAsia="Times New Roman" w:cstheme="minorHAnsi"/>
          <w:color w:val="000000"/>
          <w:lang w:val="en-US" w:eastAsia="ca-ES"/>
        </w:rPr>
        <w:t>for each</w:t>
      </w:r>
      <w:r w:rsidR="001F39C7" w:rsidRPr="00B45EA5">
        <w:rPr>
          <w:rFonts w:eastAsia="Times New Roman" w:cstheme="minorHAnsi"/>
          <w:color w:val="000000"/>
          <w:lang w:val="en-US" w:eastAsia="ca-ES"/>
        </w:rPr>
        <w:t xml:space="preserve"> </w:t>
      </w:r>
      <w:r w:rsidR="007245CB" w:rsidRPr="00B45EA5">
        <w:rPr>
          <w:rFonts w:eastAsia="Times New Roman" w:cstheme="minorHAnsi"/>
          <w:color w:val="000000"/>
          <w:lang w:val="en-US" w:eastAsia="ca-ES"/>
        </w:rPr>
        <w:t>petri</w:t>
      </w:r>
      <w:r w:rsidR="000C6EEE" w:rsidRPr="00B45EA5">
        <w:rPr>
          <w:rFonts w:eastAsia="Times New Roman" w:cstheme="minorHAnsi"/>
          <w:color w:val="000000"/>
          <w:lang w:val="en-US" w:eastAsia="ca-ES"/>
        </w:rPr>
        <w:t xml:space="preserve"> </w:t>
      </w:r>
      <w:r w:rsidR="007245CB" w:rsidRPr="00B45EA5">
        <w:rPr>
          <w:rFonts w:eastAsia="Times New Roman" w:cstheme="minorHAnsi"/>
          <w:color w:val="000000"/>
          <w:lang w:val="en-US" w:eastAsia="ca-ES"/>
        </w:rPr>
        <w:t>dish</w:t>
      </w:r>
      <w:r w:rsidR="000032D9" w:rsidRPr="00B45EA5">
        <w:rPr>
          <w:rFonts w:eastAsia="Times New Roman" w:cstheme="minorHAnsi"/>
          <w:color w:val="000000"/>
          <w:lang w:val="en-US" w:eastAsia="ca-ES"/>
        </w:rPr>
        <w:t>.</w:t>
      </w:r>
    </w:p>
    <w:p w14:paraId="75248957" w14:textId="30298C2A" w:rsidR="00ED167A" w:rsidRDefault="00204618" w:rsidP="00A075C7">
      <w:pPr>
        <w:shd w:val="clear" w:color="auto" w:fill="FFFFFF"/>
        <w:spacing w:line="360" w:lineRule="auto"/>
        <w:jc w:val="both"/>
        <w:textAlignment w:val="baseline"/>
        <w:rPr>
          <w:rFonts w:eastAsia="Times New Roman" w:cstheme="minorHAnsi"/>
          <w:color w:val="000000"/>
          <w:lang w:eastAsia="ca-ES"/>
        </w:rPr>
      </w:pPr>
      <w:r>
        <w:rPr>
          <w:rFonts w:eastAsia="Times New Roman" w:cstheme="minorHAnsi"/>
          <w:color w:val="000000"/>
          <w:lang w:val="en-US" w:eastAsia="ca-ES"/>
        </w:rPr>
        <w:t>For</w:t>
      </w:r>
      <w:r w:rsidR="00A91812" w:rsidRPr="00B45EA5">
        <w:rPr>
          <w:rFonts w:eastAsia="Times New Roman" w:cstheme="minorHAnsi"/>
          <w:color w:val="000000"/>
          <w:lang w:val="en-US" w:eastAsia="ca-ES"/>
        </w:rPr>
        <w:t xml:space="preserve"> each community, </w:t>
      </w:r>
      <w:r>
        <w:rPr>
          <w:rFonts w:eastAsia="Times New Roman" w:cstheme="minorHAnsi"/>
          <w:color w:val="000000"/>
          <w:lang w:val="en-US" w:eastAsia="ca-ES"/>
        </w:rPr>
        <w:t xml:space="preserve">we computed the </w:t>
      </w:r>
      <w:r w:rsidR="00CA5FE9" w:rsidRPr="00B45EA5">
        <w:rPr>
          <w:rFonts w:eastAsia="Times New Roman" w:cstheme="minorHAnsi"/>
          <w:color w:val="000000"/>
          <w:lang w:val="en-US" w:eastAsia="ca-ES"/>
        </w:rPr>
        <w:t xml:space="preserve">models </w:t>
      </w:r>
      <w:r>
        <w:rPr>
          <w:rFonts w:eastAsia="Times New Roman" w:cstheme="minorHAnsi"/>
          <w:color w:val="000000"/>
          <w:lang w:val="en-US" w:eastAsia="ca-ES"/>
        </w:rPr>
        <w:t>with</w:t>
      </w:r>
      <w:r w:rsidRPr="00B45EA5">
        <w:rPr>
          <w:rFonts w:eastAsia="Times New Roman" w:cstheme="minorHAnsi"/>
          <w:color w:val="000000"/>
          <w:lang w:val="en-US" w:eastAsia="ca-ES"/>
        </w:rPr>
        <w:t xml:space="preserve"> </w:t>
      </w:r>
      <w:r w:rsidR="00A91812" w:rsidRPr="00B45EA5">
        <w:rPr>
          <w:rFonts w:eastAsia="Times New Roman" w:cstheme="minorHAnsi"/>
          <w:color w:val="000000"/>
          <w:lang w:val="en-US" w:eastAsia="ca-ES"/>
        </w:rPr>
        <w:t xml:space="preserve">incubator as </w:t>
      </w:r>
      <w:r>
        <w:rPr>
          <w:rFonts w:eastAsia="Times New Roman" w:cstheme="minorHAnsi"/>
          <w:color w:val="000000"/>
          <w:lang w:val="en-US" w:eastAsia="ca-ES"/>
        </w:rPr>
        <w:t xml:space="preserve">a </w:t>
      </w:r>
      <w:r w:rsidR="00A91812" w:rsidRPr="00B45EA5">
        <w:rPr>
          <w:rFonts w:eastAsia="Times New Roman" w:cstheme="minorHAnsi"/>
          <w:color w:val="000000"/>
          <w:lang w:val="en-US" w:eastAsia="ca-ES"/>
        </w:rPr>
        <w:t>fixed factor</w:t>
      </w:r>
      <w:r>
        <w:rPr>
          <w:rFonts w:eastAsia="Times New Roman" w:cstheme="minorHAnsi"/>
          <w:color w:val="000000"/>
          <w:lang w:val="en-US" w:eastAsia="ca-ES"/>
        </w:rPr>
        <w:t>,</w:t>
      </w:r>
      <w:r w:rsidR="00A91812"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while</w:t>
      </w:r>
      <w:r w:rsidR="00BD0CD8"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 xml:space="preserve">phylogeny and </w:t>
      </w:r>
      <w:r w:rsidR="000F4E3E">
        <w:rPr>
          <w:rFonts w:eastAsia="Times New Roman" w:cstheme="minorHAnsi"/>
          <w:color w:val="000000"/>
          <w:lang w:val="en-US" w:eastAsia="ca-ES"/>
        </w:rPr>
        <w:t>site</w:t>
      </w:r>
      <w:r w:rsidR="0090317C" w:rsidRPr="00B45EA5">
        <w:rPr>
          <w:rFonts w:eastAsia="Times New Roman" w:cstheme="minorHAnsi"/>
          <w:color w:val="000000"/>
          <w:lang w:val="en-US" w:eastAsia="ca-ES"/>
        </w:rPr>
        <w:t xml:space="preserve"> </w:t>
      </w:r>
      <w:r w:rsidR="000F4E3E">
        <w:rPr>
          <w:rFonts w:eastAsia="Times New Roman" w:cstheme="minorHAnsi"/>
          <w:color w:val="000000"/>
          <w:lang w:val="en-US" w:eastAsia="ca-ES"/>
        </w:rPr>
        <w:t xml:space="preserve">(site </w:t>
      </w:r>
      <w:r w:rsidR="0090317C" w:rsidRPr="00B45EA5">
        <w:rPr>
          <w:rFonts w:eastAsia="Times New Roman" w:cstheme="minorHAnsi"/>
          <w:color w:val="000000"/>
          <w:lang w:val="en-US" w:eastAsia="ca-ES"/>
        </w:rPr>
        <w:t>nested within</w:t>
      </w:r>
      <w:r w:rsidR="00A91812" w:rsidRPr="00B45EA5">
        <w:rPr>
          <w:rFonts w:eastAsia="Times New Roman" w:cstheme="minorHAnsi"/>
          <w:color w:val="000000"/>
          <w:lang w:val="en-US" w:eastAsia="ca-ES"/>
        </w:rPr>
        <w:t xml:space="preserve"> </w:t>
      </w:r>
      <w:r w:rsidR="0090317C" w:rsidRPr="00B45EA5">
        <w:rPr>
          <w:rFonts w:eastAsia="Times New Roman" w:cstheme="minorHAnsi"/>
          <w:color w:val="000000"/>
          <w:lang w:val="en-US" w:eastAsia="ca-ES"/>
        </w:rPr>
        <w:t>species</w:t>
      </w:r>
      <w:r w:rsidR="000F4E3E">
        <w:rPr>
          <w:rFonts w:eastAsia="Times New Roman" w:cstheme="minorHAnsi"/>
          <w:color w:val="000000"/>
          <w:lang w:val="en-US" w:eastAsia="ca-ES"/>
        </w:rPr>
        <w:t>)</w:t>
      </w:r>
      <w:r w:rsidR="00231A1B">
        <w:rPr>
          <w:rFonts w:eastAsia="Times New Roman" w:cstheme="minorHAnsi"/>
          <w:color w:val="000000"/>
          <w:lang w:val="en-US" w:eastAsia="ca-ES"/>
        </w:rPr>
        <w:t>,</w:t>
      </w:r>
      <w:r w:rsidR="0090317C" w:rsidRPr="00B45EA5">
        <w:rPr>
          <w:rFonts w:eastAsia="Times New Roman" w:cstheme="minorHAnsi"/>
          <w:color w:val="000000"/>
          <w:lang w:val="en-US" w:eastAsia="ca-ES"/>
        </w:rPr>
        <w:t xml:space="preserve"> were specified </w:t>
      </w:r>
      <w:r w:rsidR="00BD0CD8" w:rsidRPr="00B45EA5">
        <w:rPr>
          <w:rFonts w:eastAsia="Times New Roman" w:cstheme="minorHAnsi"/>
          <w:color w:val="000000"/>
          <w:lang w:val="en-US" w:eastAsia="ca-ES"/>
        </w:rPr>
        <w:t xml:space="preserve">as </w:t>
      </w:r>
      <w:r w:rsidR="00B73435" w:rsidRPr="00B45EA5">
        <w:rPr>
          <w:rFonts w:eastAsia="Times New Roman" w:cstheme="minorHAnsi"/>
          <w:color w:val="000000"/>
          <w:lang w:eastAsia="ca-ES"/>
        </w:rPr>
        <w:t>random</w:t>
      </w:r>
      <w:r w:rsidR="00A250BD" w:rsidRPr="00B45EA5">
        <w:rPr>
          <w:rFonts w:eastAsia="Times New Roman" w:cstheme="minorHAnsi"/>
          <w:color w:val="000000"/>
          <w:lang w:eastAsia="ca-ES"/>
        </w:rPr>
        <w:t xml:space="preserve"> </w:t>
      </w:r>
      <w:r w:rsidR="00BD0CD8" w:rsidRPr="00B45EA5">
        <w:rPr>
          <w:rFonts w:eastAsia="Times New Roman" w:cstheme="minorHAnsi"/>
          <w:color w:val="000000"/>
          <w:lang w:eastAsia="ca-ES"/>
        </w:rPr>
        <w:t>factors</w:t>
      </w:r>
      <w:r w:rsidR="00A91812" w:rsidRPr="00B45EA5">
        <w:rPr>
          <w:rFonts w:eastAsia="Times New Roman" w:cstheme="minorHAnsi"/>
          <w:color w:val="000000"/>
          <w:lang w:eastAsia="ca-ES"/>
        </w:rPr>
        <w:t xml:space="preserve">. </w:t>
      </w:r>
      <w:r w:rsidR="00CA5FE9" w:rsidRPr="00B45EA5">
        <w:rPr>
          <w:rFonts w:eastAsia="Times New Roman" w:cstheme="minorHAnsi"/>
          <w:color w:val="000000"/>
          <w:lang w:eastAsia="ca-ES"/>
        </w:rPr>
        <w:t xml:space="preserve">Phylogeny </w:t>
      </w:r>
      <w:r w:rsidR="00826A74" w:rsidRPr="00B45EA5">
        <w:rPr>
          <w:rFonts w:eastAsia="Times New Roman" w:cstheme="minorHAnsi"/>
          <w:color w:val="000000"/>
          <w:lang w:eastAsia="ca-ES"/>
        </w:rPr>
        <w:t xml:space="preserve">was included using a reconstructed tree for the 54 species, created with </w:t>
      </w:r>
      <w:r w:rsidR="00327481" w:rsidRPr="00B45EA5">
        <w:rPr>
          <w:rFonts w:eastAsia="Times New Roman" w:cstheme="minorHAnsi"/>
          <w:color w:val="000000"/>
          <w:lang w:eastAsia="ca-ES"/>
        </w:rPr>
        <w:t xml:space="preserve">V.PHYLOMAKER R package </w:t>
      </w:r>
      <w:r w:rsidR="0081444B" w:rsidRPr="00B45EA5">
        <w:rPr>
          <w:rFonts w:eastAsia="Times New Roman" w:cstheme="minorHAnsi"/>
          <w:color w:val="000000"/>
          <w:lang w:eastAsia="ca-ES"/>
        </w:rPr>
        <w:fldChar w:fldCharType="begin" w:fldLock="1"/>
      </w:r>
      <w:r w:rsidR="0044479F" w:rsidRPr="00B45EA5">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B45EA5">
        <w:rPr>
          <w:rFonts w:eastAsia="Times New Roman" w:cstheme="minorHAnsi"/>
          <w:color w:val="000000"/>
          <w:lang w:eastAsia="ca-ES"/>
        </w:rPr>
        <w:fldChar w:fldCharType="separate"/>
      </w:r>
      <w:r w:rsidR="0081444B" w:rsidRPr="00B45EA5">
        <w:rPr>
          <w:rFonts w:eastAsia="Times New Roman" w:cstheme="minorHAnsi"/>
          <w:noProof/>
          <w:color w:val="000000"/>
          <w:lang w:eastAsia="ca-ES"/>
        </w:rPr>
        <w:t>(Jin &amp; Qian, 2019)</w:t>
      </w:r>
      <w:r w:rsidR="0081444B" w:rsidRPr="00B45EA5">
        <w:rPr>
          <w:rFonts w:eastAsia="Times New Roman" w:cstheme="minorHAnsi"/>
          <w:color w:val="000000"/>
          <w:lang w:eastAsia="ca-ES"/>
        </w:rPr>
        <w:fldChar w:fldCharType="end"/>
      </w:r>
      <w:r w:rsidR="0081444B" w:rsidRPr="00B45EA5">
        <w:rPr>
          <w:rFonts w:eastAsia="Times New Roman" w:cstheme="minorHAnsi"/>
          <w:color w:val="000000"/>
          <w:lang w:eastAsia="ca-ES"/>
        </w:rPr>
        <w:t xml:space="preserve">. </w:t>
      </w:r>
      <w:r w:rsidR="00767538" w:rsidRPr="00B45EA5">
        <w:rPr>
          <w:rFonts w:eastAsia="Times New Roman" w:cstheme="minorHAnsi"/>
          <w:color w:val="000000"/>
          <w:lang w:eastAsia="ca-ES"/>
        </w:rPr>
        <w:t>In all models we used weakly informative priors</w:t>
      </w:r>
      <w:r w:rsidR="00DB10B5" w:rsidRPr="00B45EA5">
        <w:rPr>
          <w:rFonts w:eastAsia="Times New Roman" w:cstheme="minorHAnsi"/>
          <w:color w:val="000000"/>
          <w:lang w:eastAsia="ca-ES"/>
        </w:rPr>
        <w:t>, with parameter-expanded priors for the random effects. Each model was run</w:t>
      </w:r>
      <w:r w:rsidR="006D67A5" w:rsidRPr="00B45EA5">
        <w:rPr>
          <w:rFonts w:eastAsia="Times New Roman" w:cstheme="minorHAnsi"/>
          <w:color w:val="000000"/>
          <w:lang w:eastAsia="ca-ES"/>
        </w:rPr>
        <w:t xml:space="preserve"> for </w:t>
      </w:r>
      <w:r w:rsidR="002C4CAC" w:rsidRPr="00B45EA5">
        <w:rPr>
          <w:rFonts w:eastAsia="Times New Roman" w:cstheme="minorHAnsi"/>
          <w:color w:val="000000"/>
          <w:lang w:eastAsia="ca-ES"/>
        </w:rPr>
        <w:t>1 000 000 iterations</w:t>
      </w:r>
      <w:r w:rsidR="006D67A5" w:rsidRPr="00B45EA5">
        <w:rPr>
          <w:rFonts w:eastAsia="Times New Roman" w:cstheme="minorHAnsi"/>
          <w:color w:val="000000"/>
          <w:lang w:eastAsia="ca-ES"/>
        </w:rPr>
        <w:t xml:space="preserve">, </w:t>
      </w:r>
      <w:r w:rsidR="002C4CAC" w:rsidRPr="00B45EA5">
        <w:rPr>
          <w:rFonts w:eastAsia="Times New Roman" w:cstheme="minorHAnsi"/>
          <w:color w:val="000000"/>
          <w:lang w:eastAsia="ca-ES"/>
        </w:rPr>
        <w:t xml:space="preserve">with an initial </w:t>
      </w:r>
      <w:r w:rsidR="007A1C09" w:rsidRPr="00B45EA5">
        <w:rPr>
          <w:rFonts w:eastAsia="Times New Roman" w:cstheme="minorHAnsi"/>
          <w:color w:val="000000"/>
          <w:lang w:eastAsia="ca-ES"/>
        </w:rPr>
        <w:t>burn of</w:t>
      </w:r>
      <w:r w:rsidR="008B5B26" w:rsidRPr="00B45EA5">
        <w:rPr>
          <w:rFonts w:eastAsia="Times New Roman" w:cstheme="minorHAnsi"/>
          <w:color w:val="000000"/>
          <w:lang w:eastAsia="ca-ES"/>
        </w:rPr>
        <w:t xml:space="preserve"> 100 000 and a thin</w:t>
      </w:r>
      <w:r w:rsidR="005255E8" w:rsidRPr="00B45EA5">
        <w:rPr>
          <w:rFonts w:eastAsia="Times New Roman" w:cstheme="minorHAnsi"/>
          <w:color w:val="000000"/>
          <w:lang w:eastAsia="ca-ES"/>
        </w:rPr>
        <w:t>n</w:t>
      </w:r>
      <w:r w:rsidR="008B5B26" w:rsidRPr="00B45EA5">
        <w:rPr>
          <w:rFonts w:eastAsia="Times New Roman" w:cstheme="minorHAnsi"/>
          <w:color w:val="000000"/>
          <w:lang w:eastAsia="ca-ES"/>
        </w:rPr>
        <w:t>ing interval of 100</w:t>
      </w:r>
      <w:r w:rsidR="00B73435">
        <w:rPr>
          <w:rFonts w:eastAsia="Times New Roman" w:cstheme="minorHAnsi"/>
          <w:color w:val="000000"/>
          <w:lang w:eastAsia="ca-ES"/>
        </w:rPr>
        <w:t xml:space="preserve"> (</w:t>
      </w:r>
      <w:r w:rsidR="00B73435" w:rsidRPr="00B73435">
        <w:rPr>
          <w:rFonts w:eastAsia="Times New Roman" w:cstheme="minorHAnsi"/>
          <w:color w:val="000000"/>
          <w:highlight w:val="yellow"/>
          <w:lang w:eastAsia="ca-ES"/>
        </w:rPr>
        <w:t>REF</w:t>
      </w:r>
      <w:r w:rsidR="00B73435">
        <w:rPr>
          <w:rFonts w:eastAsia="Times New Roman" w:cstheme="minorHAnsi"/>
          <w:color w:val="000000"/>
          <w:lang w:eastAsia="ca-ES"/>
        </w:rPr>
        <w:t>?)</w:t>
      </w:r>
      <w:r w:rsidR="008B5B26" w:rsidRPr="00B45EA5">
        <w:rPr>
          <w:rFonts w:eastAsia="Times New Roman" w:cstheme="minorHAnsi"/>
          <w:color w:val="000000"/>
          <w:lang w:eastAsia="ca-ES"/>
        </w:rPr>
        <w:t xml:space="preserve">. </w:t>
      </w:r>
      <w:r w:rsidR="00E05CCB" w:rsidRPr="00B45EA5">
        <w:rPr>
          <w:rFonts w:eastAsia="Times New Roman" w:cstheme="minorHAnsi"/>
          <w:color w:val="000000"/>
          <w:lang w:eastAsia="ca-ES"/>
        </w:rPr>
        <w:t xml:space="preserve">From the </w:t>
      </w:r>
      <w:r w:rsidR="00E05CCB" w:rsidRPr="005C2CD3">
        <w:rPr>
          <w:rFonts w:eastAsia="Times New Roman" w:cstheme="minorHAnsi"/>
          <w:color w:val="000000"/>
          <w:lang w:eastAsia="ca-ES"/>
        </w:rPr>
        <w:t>resulting posterior distributions</w:t>
      </w:r>
      <w:r w:rsidR="006225F1" w:rsidRPr="00B45EA5">
        <w:rPr>
          <w:rFonts w:eastAsia="Times New Roman" w:cstheme="minorHAnsi"/>
          <w:color w:val="000000"/>
          <w:lang w:eastAsia="ca-ES"/>
        </w:rPr>
        <w:t xml:space="preserve">, we calculated mean parameter estimates and 95% credible intervals (CI). </w:t>
      </w:r>
      <w:r w:rsidR="002343D1" w:rsidRPr="00B45EA5">
        <w:rPr>
          <w:rFonts w:eastAsia="Times New Roman" w:cstheme="minorHAnsi"/>
          <w:color w:val="000000"/>
          <w:lang w:eastAsia="ca-ES"/>
        </w:rPr>
        <w:t>To estimate phylogenetic signal of seed germination over all variables we used Pagels’s lambda (</w:t>
      </w:r>
      <w:r w:rsidR="00A30796" w:rsidRPr="00B45EA5">
        <w:rPr>
          <w:rFonts w:eastAsia="Times New Roman" w:cstheme="minorHAnsi"/>
          <w:color w:val="000000"/>
          <w:lang w:eastAsia="ca-ES"/>
        </w:rPr>
        <w:t>λ</w:t>
      </w:r>
      <w:r w:rsidR="002343D1" w:rsidRPr="00B45EA5">
        <w:rPr>
          <w:rFonts w:eastAsia="Times New Roman" w:cstheme="minorHAnsi"/>
          <w:color w:val="000000"/>
          <w:lang w:eastAsia="ca-ES"/>
        </w:rPr>
        <w:t xml:space="preserve">) </w:t>
      </w:r>
      <w:r w:rsidR="0044479F" w:rsidRPr="00B45EA5">
        <w:rPr>
          <w:rFonts w:eastAsia="Times New Roman" w:cstheme="minorHAnsi"/>
          <w:color w:val="000000"/>
          <w:lang w:eastAsia="ca-ES"/>
        </w:rPr>
        <w:fldChar w:fldCharType="begin" w:fldLock="1"/>
      </w:r>
      <w:r w:rsidR="00905F33">
        <w:rPr>
          <w:rFonts w:eastAsia="Times New Roman" w:cstheme="minorHAnsi"/>
          <w:color w:val="000000"/>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B45EA5">
        <w:rPr>
          <w:rFonts w:eastAsia="Times New Roman" w:cstheme="minorHAnsi"/>
          <w:color w:val="000000"/>
          <w:lang w:eastAsia="ca-ES"/>
        </w:rPr>
        <w:fldChar w:fldCharType="separate"/>
      </w:r>
      <w:r w:rsidR="0044479F" w:rsidRPr="00B45EA5">
        <w:rPr>
          <w:rFonts w:eastAsia="Times New Roman" w:cstheme="minorHAnsi"/>
          <w:noProof/>
          <w:color w:val="000000"/>
          <w:lang w:eastAsia="ca-ES"/>
        </w:rPr>
        <w:t>(Pagel, 1999)</w:t>
      </w:r>
      <w:r w:rsidR="0044479F" w:rsidRPr="00B45EA5">
        <w:rPr>
          <w:rFonts w:eastAsia="Times New Roman" w:cstheme="minorHAnsi"/>
          <w:color w:val="000000"/>
          <w:lang w:eastAsia="ca-ES"/>
        </w:rPr>
        <w:fldChar w:fldCharType="end"/>
      </w:r>
      <w:r w:rsidR="0044479F" w:rsidRPr="00B45EA5">
        <w:rPr>
          <w:rFonts w:eastAsia="Times New Roman" w:cstheme="minorHAnsi"/>
          <w:color w:val="000000"/>
          <w:lang w:eastAsia="ca-ES"/>
        </w:rPr>
        <w:t xml:space="preserve">. </w:t>
      </w:r>
      <w:r w:rsidR="00A91812" w:rsidRPr="00B45EA5">
        <w:rPr>
          <w:rFonts w:eastAsia="Times New Roman" w:cstheme="minorHAnsi"/>
          <w:color w:val="000000"/>
          <w:lang w:eastAsia="ca-ES"/>
        </w:rPr>
        <w:t xml:space="preserve">Additionally, to </w:t>
      </w:r>
      <w:r w:rsidR="009B41C4">
        <w:rPr>
          <w:rFonts w:eastAsia="Times New Roman" w:cstheme="minorHAnsi"/>
          <w:color w:val="000000"/>
          <w:lang w:eastAsia="ca-ES"/>
        </w:rPr>
        <w:t>compare</w:t>
      </w:r>
      <w:r w:rsidR="00B53D62" w:rsidRPr="00B45EA5">
        <w:rPr>
          <w:rFonts w:eastAsia="Times New Roman" w:cstheme="minorHAnsi"/>
          <w:color w:val="000000"/>
          <w:lang w:eastAsia="ca-ES"/>
        </w:rPr>
        <w:t xml:space="preserve"> </w:t>
      </w:r>
      <w:r w:rsidR="00AD5C36" w:rsidRPr="00B45EA5">
        <w:rPr>
          <w:rFonts w:eastAsia="Times New Roman" w:cstheme="minorHAnsi"/>
          <w:color w:val="000000"/>
          <w:lang w:eastAsia="ca-ES"/>
        </w:rPr>
        <w:t xml:space="preserve">the </w:t>
      </w:r>
      <w:r w:rsidR="00EB26C5" w:rsidRPr="00B45EA5">
        <w:rPr>
          <w:rFonts w:eastAsia="Times New Roman" w:cstheme="minorHAnsi"/>
          <w:color w:val="000000"/>
          <w:lang w:eastAsia="ca-ES"/>
        </w:rPr>
        <w:t>patterns</w:t>
      </w:r>
      <w:r w:rsidR="00AD5C36" w:rsidRPr="00B45EA5">
        <w:rPr>
          <w:rFonts w:eastAsia="Times New Roman" w:cstheme="minorHAnsi"/>
          <w:color w:val="000000"/>
          <w:lang w:eastAsia="ca-ES"/>
        </w:rPr>
        <w:t xml:space="preserve"> </w:t>
      </w:r>
      <w:r w:rsidR="00EB26C5" w:rsidRPr="00B45EA5">
        <w:rPr>
          <w:rFonts w:eastAsia="Times New Roman" w:cstheme="minorHAnsi"/>
          <w:color w:val="000000"/>
          <w:lang w:eastAsia="ca-ES"/>
        </w:rPr>
        <w:t xml:space="preserve">in our </w:t>
      </w:r>
      <w:r w:rsidR="009B41C4">
        <w:rPr>
          <w:rFonts w:eastAsia="Times New Roman" w:cstheme="minorHAnsi"/>
          <w:color w:val="000000"/>
          <w:lang w:eastAsia="ca-ES"/>
        </w:rPr>
        <w:t>two communities</w:t>
      </w:r>
      <w:r w:rsidR="00A91812" w:rsidRPr="00B45EA5">
        <w:rPr>
          <w:rFonts w:eastAsia="Times New Roman" w:cstheme="minorHAnsi"/>
          <w:color w:val="000000"/>
          <w:lang w:eastAsia="ca-ES"/>
        </w:rPr>
        <w:t xml:space="preserve"> </w:t>
      </w:r>
      <w:r w:rsidR="00C0778B" w:rsidRPr="00B45EA5">
        <w:rPr>
          <w:rFonts w:eastAsia="Times New Roman" w:cstheme="minorHAnsi"/>
          <w:color w:val="000000"/>
          <w:lang w:eastAsia="ca-ES"/>
        </w:rPr>
        <w:t>we run</w:t>
      </w:r>
      <w:r w:rsidR="00A91812" w:rsidRPr="00B45EA5">
        <w:rPr>
          <w:rFonts w:eastAsia="Times New Roman" w:cstheme="minorHAnsi"/>
          <w:color w:val="000000"/>
          <w:lang w:eastAsia="ca-ES"/>
        </w:rPr>
        <w:t xml:space="preserve"> </w:t>
      </w:r>
      <w:r w:rsidR="00F26E3D" w:rsidRPr="00B45EA5">
        <w:rPr>
          <w:rFonts w:eastAsia="Times New Roman" w:cstheme="minorHAnsi"/>
          <w:color w:val="000000"/>
          <w:lang w:eastAsia="ca-ES"/>
        </w:rPr>
        <w:t xml:space="preserve">a </w:t>
      </w:r>
      <w:r w:rsidR="00A91812" w:rsidRPr="00B45EA5">
        <w:rPr>
          <w:rFonts w:eastAsia="Times New Roman" w:cstheme="minorHAnsi"/>
          <w:color w:val="000000"/>
          <w:lang w:eastAsia="ca-ES"/>
        </w:rPr>
        <w:t>more complex model to include both incubator and community as fixed factors with special interest on their interaction</w:t>
      </w:r>
      <w:r w:rsidR="00B17893">
        <w:rPr>
          <w:rFonts w:eastAsia="Times New Roman" w:cstheme="minorHAnsi"/>
          <w:color w:val="000000"/>
          <w:lang w:eastAsia="ca-ES"/>
        </w:rPr>
        <w:t>.</w:t>
      </w:r>
      <w:r w:rsidR="00A91812" w:rsidRPr="00B45EA5">
        <w:rPr>
          <w:rFonts w:eastAsia="Times New Roman" w:cstheme="minorHAnsi"/>
          <w:color w:val="000000"/>
          <w:lang w:eastAsia="ca-ES"/>
        </w:rPr>
        <w:t xml:space="preserve">  </w:t>
      </w:r>
    </w:p>
    <w:p w14:paraId="3952F340" w14:textId="0B5C1D1A" w:rsidR="009B7C42" w:rsidRPr="009B7C42" w:rsidRDefault="0014564F" w:rsidP="0082552C">
      <w:pPr>
        <w:pStyle w:val="Ttulo2"/>
      </w:pPr>
      <w:r w:rsidRPr="00B25B71">
        <w:t>3.</w:t>
      </w:r>
      <w:r w:rsidR="003D6011" w:rsidRPr="00B25B71">
        <w:t xml:space="preserve"> </w:t>
      </w:r>
      <w:r w:rsidRPr="00B25B71">
        <w:t>Results</w:t>
      </w:r>
    </w:p>
    <w:p w14:paraId="02B25DC0" w14:textId="37D7CA6E" w:rsidR="00225392" w:rsidRPr="00225392" w:rsidRDefault="00225392" w:rsidP="00225392">
      <w:pPr>
        <w:pStyle w:val="Ttulo3"/>
      </w:pPr>
      <w:r>
        <w:t>3.1. Community synthesis</w:t>
      </w:r>
    </w:p>
    <w:p w14:paraId="4D3F6A0F" w14:textId="6BF6FEB2" w:rsidR="00EC2F4B" w:rsidRDefault="00EC2F4B" w:rsidP="00EC2F4B">
      <w:pPr>
        <w:spacing w:line="360" w:lineRule="auto"/>
        <w:jc w:val="both"/>
        <w:rPr>
          <w:rFonts w:cstheme="minorHAnsi"/>
        </w:rPr>
      </w:pPr>
      <w:r>
        <w:rPr>
          <w:rFonts w:cstheme="minorHAnsi"/>
        </w:rPr>
        <w:t>Most traits from our study showed</w:t>
      </w:r>
      <w:r w:rsidRPr="00B45EA5">
        <w:rPr>
          <w:rFonts w:cstheme="minorHAnsi"/>
        </w:rPr>
        <w:t xml:space="preserve"> consistent patterns between the two </w:t>
      </w:r>
      <w:r>
        <w:rPr>
          <w:rFonts w:cstheme="minorHAnsi"/>
        </w:rPr>
        <w:t xml:space="preserve">alpine </w:t>
      </w:r>
      <w:r w:rsidRPr="00B45EA5">
        <w:rPr>
          <w:rFonts w:cstheme="minorHAnsi"/>
        </w:rPr>
        <w:t>communities</w:t>
      </w:r>
      <w:r>
        <w:rPr>
          <w:rFonts w:cstheme="minorHAnsi"/>
        </w:rPr>
        <w:t xml:space="preserve"> (fig </w:t>
      </w:r>
      <w:r w:rsidR="00950E72">
        <w:rPr>
          <w:rFonts w:cstheme="minorHAnsi"/>
        </w:rPr>
        <w:t>3</w:t>
      </w:r>
      <w:r w:rsidR="00CC280E">
        <w:rPr>
          <w:rFonts w:cstheme="minorHAnsi"/>
        </w:rPr>
        <w:t>B</w:t>
      </w:r>
      <w:r>
        <w:rPr>
          <w:rFonts w:cstheme="minorHAnsi"/>
        </w:rPr>
        <w:t xml:space="preserve">), however we did observed differences in their effect sizes (fig </w:t>
      </w:r>
      <w:r w:rsidR="00950E72">
        <w:rPr>
          <w:rFonts w:cstheme="minorHAnsi"/>
        </w:rPr>
        <w:t>3</w:t>
      </w:r>
      <w:r w:rsidR="00CC280E">
        <w:rPr>
          <w:rFonts w:cstheme="minorHAnsi"/>
        </w:rPr>
        <w:t>A</w:t>
      </w:r>
      <w:r>
        <w:rPr>
          <w:rFonts w:cstheme="minorHAnsi"/>
        </w:rPr>
        <w:t xml:space="preserve">). </w:t>
      </w:r>
    </w:p>
    <w:p w14:paraId="0320614B" w14:textId="5CAE5629" w:rsidR="00861517" w:rsidRDefault="006060B3" w:rsidP="00C141B2">
      <w:pPr>
        <w:spacing w:line="360" w:lineRule="auto"/>
        <w:jc w:val="both"/>
        <w:rPr>
          <w:rFonts w:cstheme="minorHAnsi"/>
          <w:noProof/>
        </w:rPr>
      </w:pPr>
      <w:r>
        <w:rPr>
          <w:rFonts w:cstheme="minorHAnsi"/>
        </w:rPr>
        <w:t>In t</w:t>
      </w:r>
      <w:r w:rsidR="00C141B2" w:rsidRPr="00B45EA5">
        <w:rPr>
          <w:rFonts w:cstheme="minorHAnsi"/>
        </w:rPr>
        <w:t xml:space="preserve">he </w:t>
      </w:r>
      <w:r w:rsidR="008429D7">
        <w:rPr>
          <w:rFonts w:cstheme="minorHAnsi"/>
        </w:rPr>
        <w:t>Mediterranean</w:t>
      </w:r>
      <w:r w:rsidR="00C141B2" w:rsidRPr="00B45EA5">
        <w:rPr>
          <w:rFonts w:cstheme="minorHAnsi"/>
        </w:rPr>
        <w:t xml:space="preserve"> community </w:t>
      </w:r>
      <w:r w:rsidR="001D0E73" w:rsidRPr="00B45EA5">
        <w:rPr>
          <w:rFonts w:cstheme="minorHAnsi"/>
        </w:rPr>
        <w:t>we</w:t>
      </w:r>
      <w:r w:rsidR="001D0E73">
        <w:rPr>
          <w:rFonts w:cstheme="minorHAnsi"/>
        </w:rPr>
        <w:t xml:space="preserve"> </w:t>
      </w:r>
      <w:r w:rsidR="001D0E73" w:rsidRPr="00B45EA5">
        <w:rPr>
          <w:rFonts w:cstheme="minorHAnsi"/>
        </w:rPr>
        <w:t>f</w:t>
      </w:r>
      <w:r w:rsidR="001D0E73">
        <w:rPr>
          <w:rFonts w:cstheme="minorHAnsi"/>
        </w:rPr>
        <w:t xml:space="preserve">ound </w:t>
      </w:r>
      <w:r w:rsidRPr="00B45EA5">
        <w:rPr>
          <w:rFonts w:cstheme="minorHAnsi"/>
        </w:rPr>
        <w:t xml:space="preserve">significant differences between incubators in </w:t>
      </w:r>
      <w:r w:rsidR="004E3851">
        <w:rPr>
          <w:rFonts w:cstheme="minorHAnsi"/>
        </w:rPr>
        <w:t xml:space="preserve">most of </w:t>
      </w:r>
      <w:r w:rsidRPr="00B45EA5">
        <w:rPr>
          <w:rFonts w:cstheme="minorHAnsi"/>
        </w:rPr>
        <w:t>the traits</w:t>
      </w:r>
      <w:r>
        <w:rPr>
          <w:rFonts w:cstheme="minorHAnsi"/>
        </w:rPr>
        <w:t xml:space="preserve">: </w:t>
      </w:r>
      <w:r w:rsidRPr="00B45EA5">
        <w:rPr>
          <w:rFonts w:cstheme="minorHAnsi"/>
        </w:rPr>
        <w:t>Germination rate</w:t>
      </w:r>
      <w:r>
        <w:rPr>
          <w:rFonts w:cstheme="minorHAnsi"/>
        </w:rPr>
        <w:t xml:space="preserve"> (see Fig </w:t>
      </w:r>
      <w:r w:rsidR="00950E72">
        <w:rPr>
          <w:rFonts w:cstheme="minorHAnsi"/>
        </w:rPr>
        <w:t>4</w:t>
      </w:r>
      <w:r>
        <w:rPr>
          <w:rFonts w:cstheme="minorHAnsi"/>
        </w:rPr>
        <w:t>)</w:t>
      </w:r>
      <w:r w:rsidR="004E3851">
        <w:rPr>
          <w:rFonts w:cstheme="minorHAnsi"/>
        </w:rPr>
        <w:t xml:space="preserve"> and</w:t>
      </w:r>
      <w:r w:rsidRPr="00B45EA5">
        <w:rPr>
          <w:rFonts w:cstheme="minorHAnsi"/>
        </w:rPr>
        <w:t xml:space="preserve"> Autumn germination were higher in fellfield incubator while </w:t>
      </w:r>
      <w:proofErr w:type="gramStart"/>
      <w:r w:rsidRPr="00B45EA5">
        <w:rPr>
          <w:rFonts w:cstheme="minorHAnsi"/>
        </w:rPr>
        <w:t>Summer</w:t>
      </w:r>
      <w:proofErr w:type="gramEnd"/>
      <w:r w:rsidRPr="00B45EA5">
        <w:rPr>
          <w:rFonts w:cstheme="minorHAnsi"/>
        </w:rPr>
        <w:t xml:space="preserve"> germination, </w:t>
      </w:r>
      <w:r w:rsidR="002B0886">
        <w:rPr>
          <w:rFonts w:cstheme="minorHAnsi"/>
        </w:rPr>
        <w:t>G</w:t>
      </w:r>
      <w:r w:rsidRPr="00B45EA5">
        <w:rPr>
          <w:rFonts w:cstheme="minorHAnsi"/>
        </w:rPr>
        <w:t xml:space="preserve">ermination in </w:t>
      </w:r>
      <w:r w:rsidR="0052702E" w:rsidRPr="0052702E">
        <w:rPr>
          <w:rFonts w:cstheme="minorHAnsi"/>
          <w:highlight w:val="yellow"/>
        </w:rPr>
        <w:t>cold</w:t>
      </w:r>
      <w:r w:rsidRPr="0052702E">
        <w:rPr>
          <w:rFonts w:cstheme="minorHAnsi"/>
          <w:highlight w:val="yellow"/>
        </w:rPr>
        <w:t xml:space="preserve"> conditions</w:t>
      </w:r>
      <w:r w:rsidRPr="00B45EA5">
        <w:rPr>
          <w:rFonts w:cstheme="minorHAnsi"/>
        </w:rPr>
        <w:t xml:space="preserve"> and t50 were higher in snowbed incubator (see </w:t>
      </w:r>
      <w:r>
        <w:rPr>
          <w:rFonts w:cstheme="minorHAnsi"/>
        </w:rPr>
        <w:t>F</w:t>
      </w:r>
      <w:r w:rsidRPr="00B45EA5">
        <w:rPr>
          <w:rFonts w:cstheme="minorHAnsi"/>
        </w:rPr>
        <w:t>ig 3B left panel).</w:t>
      </w:r>
      <w:r w:rsidR="001D0E73">
        <w:rPr>
          <w:rFonts w:cstheme="minorHAnsi"/>
        </w:rPr>
        <w:t xml:space="preserve"> Nevertheless, </w:t>
      </w:r>
      <w:r>
        <w:rPr>
          <w:rFonts w:cstheme="minorHAnsi"/>
        </w:rPr>
        <w:t xml:space="preserve">we </w:t>
      </w:r>
      <w:r w:rsidR="001D0E73">
        <w:rPr>
          <w:rFonts w:cstheme="minorHAnsi"/>
        </w:rPr>
        <w:t>found</w:t>
      </w:r>
      <w:r w:rsidR="00C141B2" w:rsidRPr="00B45EA5">
        <w:rPr>
          <w:rFonts w:cstheme="minorHAnsi"/>
        </w:rPr>
        <w:t xml:space="preserve"> no significant differences between incubators for </w:t>
      </w:r>
      <w:r w:rsidR="00D350F1">
        <w:rPr>
          <w:rFonts w:cstheme="minorHAnsi"/>
        </w:rPr>
        <w:t>T</w:t>
      </w:r>
      <w:r w:rsidR="00C141B2" w:rsidRPr="00B45EA5">
        <w:rPr>
          <w:rFonts w:cstheme="minorHAnsi"/>
        </w:rPr>
        <w:t xml:space="preserve">otal and </w:t>
      </w:r>
      <w:r w:rsidR="00D350F1">
        <w:rPr>
          <w:rFonts w:cstheme="minorHAnsi"/>
        </w:rPr>
        <w:t>S</w:t>
      </w:r>
      <w:r w:rsidR="00C141B2" w:rsidRPr="00B45EA5">
        <w:rPr>
          <w:rFonts w:cstheme="minorHAnsi"/>
        </w:rPr>
        <w:t>pring germination traits</w:t>
      </w:r>
      <w:r w:rsidR="00490127" w:rsidRPr="00B45EA5">
        <w:rPr>
          <w:rFonts w:cstheme="minorHAnsi"/>
        </w:rPr>
        <w:t xml:space="preserve"> as well as for </w:t>
      </w:r>
      <w:r w:rsidR="00BB2C27">
        <w:rPr>
          <w:rFonts w:cstheme="minorHAnsi"/>
        </w:rPr>
        <w:t>EHS</w:t>
      </w:r>
      <w:r w:rsidR="00C141B2" w:rsidRPr="00B45EA5">
        <w:rPr>
          <w:rFonts w:cstheme="minorHAnsi"/>
        </w:rPr>
        <w:t xml:space="preserve"> (see </w:t>
      </w:r>
      <w:r w:rsidR="00D1477F">
        <w:rPr>
          <w:rFonts w:cstheme="minorHAnsi"/>
        </w:rPr>
        <w:t>F</w:t>
      </w:r>
      <w:r w:rsidR="00C141B2" w:rsidRPr="00B45EA5">
        <w:rPr>
          <w:rFonts w:cstheme="minorHAnsi"/>
        </w:rPr>
        <w:t xml:space="preserve">ig </w:t>
      </w:r>
      <w:r w:rsidR="00BC1D6D" w:rsidRPr="00B45EA5">
        <w:rPr>
          <w:rFonts w:cstheme="minorHAnsi"/>
        </w:rPr>
        <w:t>3</w:t>
      </w:r>
      <w:r w:rsidR="00ED2345" w:rsidRPr="00B45EA5">
        <w:rPr>
          <w:rFonts w:cstheme="minorHAnsi"/>
        </w:rPr>
        <w:t>A</w:t>
      </w:r>
      <w:r w:rsidR="00C141B2" w:rsidRPr="00B45EA5">
        <w:rPr>
          <w:rFonts w:cstheme="minorHAnsi"/>
        </w:rPr>
        <w:t>, left panel).</w:t>
      </w:r>
      <w:r w:rsidR="001D0E73">
        <w:rPr>
          <w:rFonts w:cstheme="minorHAnsi"/>
        </w:rPr>
        <w:t xml:space="preserve"> The</w:t>
      </w:r>
      <w:r w:rsidR="00C141B2" w:rsidRPr="00B45EA5">
        <w:rPr>
          <w:rFonts w:cstheme="minorHAnsi"/>
        </w:rPr>
        <w:t xml:space="preserve"> </w:t>
      </w:r>
      <w:r w:rsidR="008429D7">
        <w:rPr>
          <w:rFonts w:cstheme="minorHAnsi"/>
        </w:rPr>
        <w:t>Temperate</w:t>
      </w:r>
      <w:r w:rsidR="00C141B2" w:rsidRPr="00B45EA5">
        <w:rPr>
          <w:rFonts w:cstheme="minorHAnsi"/>
        </w:rPr>
        <w:t xml:space="preserve"> community showed significant differences between incubators in all traits except in </w:t>
      </w:r>
      <w:r w:rsidR="00BB2C27">
        <w:rPr>
          <w:rFonts w:cstheme="minorHAnsi"/>
        </w:rPr>
        <w:t>EHS</w:t>
      </w:r>
      <w:r w:rsidR="0011235B">
        <w:rPr>
          <w:rFonts w:cstheme="minorHAnsi"/>
        </w:rPr>
        <w:t xml:space="preserve"> </w:t>
      </w:r>
      <w:r w:rsidR="0011235B" w:rsidRPr="00B45EA5">
        <w:rPr>
          <w:rFonts w:cstheme="minorHAnsi"/>
        </w:rPr>
        <w:t>(see fig 3A, right panel)</w:t>
      </w:r>
      <w:r w:rsidR="00C141B2" w:rsidRPr="00B45EA5">
        <w:rPr>
          <w:rFonts w:cstheme="minorHAnsi"/>
        </w:rPr>
        <w:t xml:space="preserve">. Germination rate, Total, Autumn and Spring germination were higher in fellfield incubator whereas </w:t>
      </w:r>
      <w:proofErr w:type="gramStart"/>
      <w:r w:rsidR="005A7CBF" w:rsidRPr="00B45EA5">
        <w:rPr>
          <w:rFonts w:cstheme="minorHAnsi"/>
        </w:rPr>
        <w:t>S</w:t>
      </w:r>
      <w:r w:rsidR="00C141B2" w:rsidRPr="00B45EA5">
        <w:rPr>
          <w:rFonts w:cstheme="minorHAnsi"/>
        </w:rPr>
        <w:t>ummer</w:t>
      </w:r>
      <w:proofErr w:type="gramEnd"/>
      <w:r w:rsidR="00C141B2" w:rsidRPr="00B45EA5">
        <w:rPr>
          <w:rFonts w:cstheme="minorHAnsi"/>
        </w:rPr>
        <w:t xml:space="preserve"> germination, </w:t>
      </w:r>
      <w:r w:rsidR="00092D23">
        <w:rPr>
          <w:rFonts w:cstheme="minorHAnsi"/>
        </w:rPr>
        <w:t>G</w:t>
      </w:r>
      <w:r w:rsidR="00C141B2" w:rsidRPr="00B45EA5">
        <w:rPr>
          <w:rFonts w:cstheme="minorHAnsi"/>
        </w:rPr>
        <w:t xml:space="preserve">ermination in </w:t>
      </w:r>
      <w:r w:rsidR="001D0E73" w:rsidRPr="001D0E73">
        <w:rPr>
          <w:rFonts w:cstheme="minorHAnsi"/>
          <w:highlight w:val="yellow"/>
        </w:rPr>
        <w:lastRenderedPageBreak/>
        <w:t xml:space="preserve">cold </w:t>
      </w:r>
      <w:r w:rsidR="007A0EBD" w:rsidRPr="001D0E73">
        <w:rPr>
          <w:rFonts w:cstheme="minorHAnsi"/>
          <w:highlight w:val="yellow"/>
        </w:rPr>
        <w:t>c</w:t>
      </w:r>
      <w:r w:rsidR="00C141B2" w:rsidRPr="001D0E73">
        <w:rPr>
          <w:rFonts w:cstheme="minorHAnsi"/>
          <w:highlight w:val="yellow"/>
        </w:rPr>
        <w:t>onditions</w:t>
      </w:r>
      <w:r w:rsidR="00C141B2" w:rsidRPr="00B45EA5">
        <w:rPr>
          <w:rFonts w:cstheme="minorHAnsi"/>
        </w:rPr>
        <w:t xml:space="preserve"> and t50 were higher in snowbed incubator (see fig </w:t>
      </w:r>
      <w:r w:rsidR="00BC1D6D" w:rsidRPr="00B45EA5">
        <w:rPr>
          <w:rFonts w:cstheme="minorHAnsi"/>
        </w:rPr>
        <w:t>3</w:t>
      </w:r>
      <w:r w:rsidR="005A7CBF" w:rsidRPr="00B45EA5">
        <w:rPr>
          <w:rFonts w:cstheme="minorHAnsi"/>
        </w:rPr>
        <w:t>B</w:t>
      </w:r>
      <w:r w:rsidR="00C141B2" w:rsidRPr="00B45EA5">
        <w:rPr>
          <w:rFonts w:cstheme="minorHAnsi"/>
        </w:rPr>
        <w:t>, right panel). We observed homologous responses for all our traits</w:t>
      </w:r>
      <w:r w:rsidR="002572D0">
        <w:rPr>
          <w:rFonts w:cstheme="minorHAnsi"/>
        </w:rPr>
        <w:t xml:space="preserve">, </w:t>
      </w:r>
      <w:r w:rsidR="00C141B2" w:rsidRPr="00B45EA5">
        <w:rPr>
          <w:rFonts w:cstheme="minorHAnsi"/>
        </w:rPr>
        <w:t xml:space="preserve">although not all </w:t>
      </w:r>
      <w:r w:rsidR="001E33BF">
        <w:rPr>
          <w:rFonts w:cstheme="minorHAnsi"/>
        </w:rPr>
        <w:t xml:space="preserve">were </w:t>
      </w:r>
      <w:r w:rsidR="00C141B2" w:rsidRPr="00B45EA5">
        <w:rPr>
          <w:rFonts w:cstheme="minorHAnsi"/>
        </w:rPr>
        <w:t>significant</w:t>
      </w:r>
      <w:r w:rsidR="002572D0">
        <w:rPr>
          <w:rFonts w:cstheme="minorHAnsi"/>
        </w:rPr>
        <w:t>,</w:t>
      </w:r>
      <w:r w:rsidR="00C141B2" w:rsidRPr="00B45EA5">
        <w:rPr>
          <w:rFonts w:cstheme="minorHAnsi"/>
        </w:rPr>
        <w:t xml:space="preserve"> in both communities except for Spring germination. The effect size was always larger in the </w:t>
      </w:r>
      <w:r w:rsidR="008429D7">
        <w:rPr>
          <w:rFonts w:cstheme="minorHAnsi"/>
        </w:rPr>
        <w:t>Temperate</w:t>
      </w:r>
      <w:r w:rsidR="00C141B2" w:rsidRPr="00B45EA5">
        <w:rPr>
          <w:rFonts w:cstheme="minorHAnsi"/>
        </w:rPr>
        <w:t xml:space="preserve"> community </w:t>
      </w:r>
      <w:r w:rsidR="007D6536" w:rsidRPr="00B45EA5">
        <w:rPr>
          <w:rFonts w:cstheme="minorHAnsi"/>
        </w:rPr>
        <w:t xml:space="preserve">meaning that </w:t>
      </w:r>
      <w:r w:rsidR="00C141B2" w:rsidRPr="00B45EA5">
        <w:rPr>
          <w:rFonts w:cstheme="minorHAnsi"/>
        </w:rPr>
        <w:t xml:space="preserve">the differences </w:t>
      </w:r>
      <w:r w:rsidR="001D0E73">
        <w:rPr>
          <w:rFonts w:cstheme="minorHAnsi"/>
        </w:rPr>
        <w:t xml:space="preserve">observed </w:t>
      </w:r>
      <w:r w:rsidR="00C141B2" w:rsidRPr="00B45EA5">
        <w:rPr>
          <w:rFonts w:cstheme="minorHAnsi"/>
        </w:rPr>
        <w:t>between incubators were bigger.</w:t>
      </w:r>
      <w:r w:rsidR="00DD585B" w:rsidRPr="00B45EA5">
        <w:rPr>
          <w:rFonts w:cstheme="minorHAnsi"/>
          <w:noProof/>
        </w:rPr>
        <w:t xml:space="preserve"> </w:t>
      </w:r>
    </w:p>
    <w:p w14:paraId="1C177B42" w14:textId="0158D842" w:rsidR="00461028" w:rsidRDefault="00461028" w:rsidP="00461028">
      <w:pPr>
        <w:pStyle w:val="Ttulo3"/>
      </w:pPr>
      <w:commentRangeStart w:id="12"/>
      <w:r>
        <w:t>3.2 Germination traits</w:t>
      </w:r>
      <w:commentRangeEnd w:id="12"/>
      <w:r w:rsidR="00BB2C27">
        <w:rPr>
          <w:rStyle w:val="Refdecomentario"/>
          <w:rFonts w:ascii="Calibri" w:eastAsia="Calibri" w:hAnsi="Calibri" w:cs="Calibri"/>
          <w:color w:val="auto"/>
        </w:rPr>
        <w:commentReference w:id="12"/>
      </w:r>
    </w:p>
    <w:p w14:paraId="4BE05C55" w14:textId="77777777" w:rsidR="00461028" w:rsidRPr="00E856DF" w:rsidRDefault="00461028" w:rsidP="00461028">
      <w:pPr>
        <w:pStyle w:val="Ttulo4"/>
      </w:pPr>
      <w:r>
        <w:t>Total germination</w:t>
      </w:r>
    </w:p>
    <w:p w14:paraId="7942FC0C" w14:textId="6F18E54D" w:rsidR="00461028" w:rsidRDefault="00461028" w:rsidP="00461028">
      <w:pPr>
        <w:spacing w:line="360" w:lineRule="auto"/>
        <w:jc w:val="both"/>
        <w:rPr>
          <w:rFonts w:cstheme="minorHAnsi"/>
        </w:rPr>
      </w:pPr>
      <w:r w:rsidRPr="00B45EA5">
        <w:rPr>
          <w:rFonts w:cstheme="minorHAnsi"/>
        </w:rPr>
        <w:t>Overall, warmer temperatures</w:t>
      </w:r>
      <w:r>
        <w:rPr>
          <w:rFonts w:cstheme="minorHAnsi"/>
        </w:rPr>
        <w:t xml:space="preserve"> and longer growing season</w:t>
      </w:r>
      <w:r w:rsidRPr="00B45EA5">
        <w:rPr>
          <w:rFonts w:cstheme="minorHAnsi"/>
        </w:rPr>
        <w:t xml:space="preserve"> of fellfield incubator promoted higher </w:t>
      </w:r>
      <w:r>
        <w:rPr>
          <w:rFonts w:cstheme="minorHAnsi"/>
        </w:rPr>
        <w:t>T</w:t>
      </w:r>
      <w:r w:rsidRPr="00B45EA5">
        <w:rPr>
          <w:rFonts w:cstheme="minorHAnsi"/>
        </w:rPr>
        <w:t xml:space="preserve">otal germination proportion. In the </w:t>
      </w:r>
      <w:r w:rsidR="008429D7">
        <w:rPr>
          <w:rFonts w:cstheme="minorHAnsi"/>
        </w:rPr>
        <w:t>Mediterranean</w:t>
      </w:r>
      <w:r w:rsidRPr="00B45EA5">
        <w:rPr>
          <w:rFonts w:cstheme="minorHAnsi"/>
        </w:rPr>
        <w:t xml:space="preserve"> community differences </w:t>
      </w:r>
      <w:r>
        <w:rPr>
          <w:rFonts w:cstheme="minorHAnsi"/>
        </w:rPr>
        <w:t>existed</w:t>
      </w:r>
      <w:r w:rsidRPr="00B45EA5">
        <w:rPr>
          <w:rFonts w:cstheme="minorHAnsi"/>
        </w:rPr>
        <w:t xml:space="preserve"> but </w:t>
      </w:r>
      <w:r w:rsidR="00EC2F4B">
        <w:rPr>
          <w:rFonts w:cstheme="minorHAnsi"/>
        </w:rPr>
        <w:t xml:space="preserve">were </w:t>
      </w:r>
      <w:r w:rsidRPr="00B45EA5">
        <w:rPr>
          <w:rFonts w:cstheme="minorHAnsi"/>
        </w:rPr>
        <w:t xml:space="preserve">not statistically significant (Fig 3A, upper left panel), reaching 0.85 and 0.82 of germination proportion for fellfield and snowbed incubators respectively (Fig 3B, upper left panel). In the </w:t>
      </w:r>
      <w:r w:rsidR="008429D7">
        <w:rPr>
          <w:rFonts w:cstheme="minorHAnsi"/>
        </w:rPr>
        <w:t>Temperate</w:t>
      </w:r>
      <w:r w:rsidRPr="00B45EA5">
        <w:rPr>
          <w:rFonts w:cstheme="minorHAnsi"/>
        </w:rPr>
        <w:t xml:space="preserve"> community incubator differences were statistically significant (Fig 3A, upper right panel), reaching 0.72 and 0.65 of</w:t>
      </w:r>
      <w:r>
        <w:rPr>
          <w:rFonts w:cstheme="minorHAnsi"/>
        </w:rPr>
        <w:t xml:space="preserve"> </w:t>
      </w:r>
      <w:r w:rsidRPr="00B45EA5">
        <w:rPr>
          <w:rFonts w:cstheme="minorHAnsi"/>
        </w:rPr>
        <w:t xml:space="preserve">germination proportion for fellfield and incubators snowbed respectively (Fig 3B, upper right panel). </w:t>
      </w:r>
    </w:p>
    <w:p w14:paraId="19CC4A07" w14:textId="77777777" w:rsidR="00461028" w:rsidRDefault="00461028" w:rsidP="00461028">
      <w:pPr>
        <w:pStyle w:val="Ttulo4"/>
      </w:pPr>
      <w:r>
        <w:t>Autumn germination</w:t>
      </w:r>
    </w:p>
    <w:p w14:paraId="4D40B726" w14:textId="69A19180" w:rsidR="00461028" w:rsidRDefault="00461028" w:rsidP="00461028">
      <w:pPr>
        <w:spacing w:line="360" w:lineRule="auto"/>
        <w:jc w:val="both"/>
        <w:rPr>
          <w:rFonts w:cstheme="minorHAnsi"/>
        </w:rPr>
      </w:pPr>
      <w:r w:rsidRPr="00B45EA5">
        <w:rPr>
          <w:rFonts w:cstheme="minorHAnsi"/>
        </w:rPr>
        <w:t xml:space="preserve">In </w:t>
      </w:r>
      <w:r>
        <w:rPr>
          <w:rFonts w:cstheme="minorHAnsi"/>
        </w:rPr>
        <w:t>A</w:t>
      </w:r>
      <w:r w:rsidRPr="00B45EA5">
        <w:rPr>
          <w:rFonts w:cstheme="minorHAnsi"/>
        </w:rPr>
        <w:t xml:space="preserve">utumn germination we observed a positive effect of fellfield incubator, reaching significantly higher germination values </w:t>
      </w:r>
      <w:r>
        <w:rPr>
          <w:rFonts w:cstheme="minorHAnsi"/>
        </w:rPr>
        <w:t xml:space="preserve">in both communities </w:t>
      </w:r>
      <w:r w:rsidRPr="00B45EA5">
        <w:rPr>
          <w:rFonts w:cstheme="minorHAnsi"/>
        </w:rPr>
        <w:t xml:space="preserve">(Fig 3A second row). In the </w:t>
      </w:r>
      <w:r w:rsidR="008429D7">
        <w:rPr>
          <w:rFonts w:cstheme="minorHAnsi"/>
        </w:rPr>
        <w:t>Mediterranean</w:t>
      </w:r>
      <w:r w:rsidRPr="00B45EA5">
        <w:rPr>
          <w:rFonts w:cstheme="minorHAnsi"/>
        </w:rPr>
        <w:t xml:space="preserve"> community we registered a 0.55 germination proportion in fellfield compared to 0.4 in snowbed incubator and in the </w:t>
      </w:r>
      <w:r w:rsidR="008429D7">
        <w:rPr>
          <w:rFonts w:cstheme="minorHAnsi"/>
        </w:rPr>
        <w:t>Temperate</w:t>
      </w:r>
      <w:r w:rsidRPr="00B45EA5">
        <w:rPr>
          <w:rFonts w:cstheme="minorHAnsi"/>
        </w:rPr>
        <w:t xml:space="preserve"> community it was 0.24 of germination proportion in fellfield compared to 0.07 in snowbed. </w:t>
      </w:r>
    </w:p>
    <w:p w14:paraId="46BF0705" w14:textId="77777777" w:rsidR="00461028" w:rsidRDefault="00461028" w:rsidP="00461028">
      <w:pPr>
        <w:pStyle w:val="Ttulo4"/>
      </w:pPr>
      <w:r>
        <w:t>Spring germination</w:t>
      </w:r>
    </w:p>
    <w:p w14:paraId="297D18F8" w14:textId="07138D41" w:rsidR="00461028" w:rsidRDefault="00461028" w:rsidP="00461028">
      <w:pPr>
        <w:spacing w:line="360" w:lineRule="auto"/>
        <w:jc w:val="both"/>
        <w:rPr>
          <w:rFonts w:cstheme="minorHAnsi"/>
        </w:rPr>
      </w:pPr>
      <w:r w:rsidRPr="00B45EA5">
        <w:rPr>
          <w:rFonts w:cstheme="minorHAnsi"/>
        </w:rPr>
        <w:t xml:space="preserve">For </w:t>
      </w:r>
      <w:r>
        <w:rPr>
          <w:rFonts w:cstheme="minorHAnsi"/>
        </w:rPr>
        <w:t>S</w:t>
      </w:r>
      <w:r w:rsidRPr="00B45EA5">
        <w:rPr>
          <w:rFonts w:cstheme="minorHAnsi"/>
        </w:rPr>
        <w:t xml:space="preserve">pring germination </w:t>
      </w:r>
      <w:r>
        <w:rPr>
          <w:rFonts w:cstheme="minorHAnsi"/>
        </w:rPr>
        <w:t xml:space="preserve">trait </w:t>
      </w:r>
      <w:r w:rsidRPr="00B45EA5">
        <w:rPr>
          <w:rFonts w:cstheme="minorHAnsi"/>
        </w:rPr>
        <w:t xml:space="preserve">(relative to autumn germination), the </w:t>
      </w:r>
      <w:r w:rsidR="008429D7">
        <w:rPr>
          <w:rFonts w:cstheme="minorHAnsi"/>
        </w:rPr>
        <w:t>Mediterranean</w:t>
      </w:r>
      <w:r w:rsidRPr="00B45EA5">
        <w:rPr>
          <w:rFonts w:cstheme="minorHAnsi"/>
        </w:rPr>
        <w:t xml:space="preserve"> community showed no significant effect of incubator (Fig 3A, third row left panel) with both incubators reaching similar levels of germination proportion (0.28 and 0.3 in fellfield and snowbed, respectively, see Fig 3B third row left panel). On the other hand, for the </w:t>
      </w:r>
      <w:r w:rsidR="008429D7">
        <w:rPr>
          <w:rFonts w:cstheme="minorHAnsi"/>
        </w:rPr>
        <w:t>Temperate</w:t>
      </w:r>
      <w:r w:rsidRPr="00B45EA5">
        <w:rPr>
          <w:rFonts w:cstheme="minorHAnsi"/>
        </w:rPr>
        <w:t xml:space="preserve"> community, there is significantly higher germination in fellfield incubator with a germination proportion of 0.4 almost doubling snowbed incubator (Fig 3A and 3B, right panel third row). </w:t>
      </w:r>
    </w:p>
    <w:p w14:paraId="3F33A6E1" w14:textId="77777777" w:rsidR="00461028" w:rsidRDefault="00461028" w:rsidP="00461028">
      <w:pPr>
        <w:pStyle w:val="Ttulo4"/>
      </w:pPr>
      <w:r>
        <w:t>Summer germination</w:t>
      </w:r>
    </w:p>
    <w:p w14:paraId="3B95D5D6" w14:textId="661E98E0" w:rsidR="00461028" w:rsidRDefault="00461028" w:rsidP="00461028">
      <w:pPr>
        <w:spacing w:line="360" w:lineRule="auto"/>
        <w:jc w:val="both"/>
        <w:rPr>
          <w:rFonts w:cstheme="minorHAnsi"/>
        </w:rPr>
      </w:pPr>
      <w:r>
        <w:rPr>
          <w:rFonts w:cstheme="minorHAnsi"/>
        </w:rPr>
        <w:t xml:space="preserve">In contrast, </w:t>
      </w:r>
      <w:proofErr w:type="gramStart"/>
      <w:r>
        <w:rPr>
          <w:rFonts w:cstheme="minorHAnsi"/>
        </w:rPr>
        <w:t>S</w:t>
      </w:r>
      <w:r w:rsidRPr="00B45EA5">
        <w:rPr>
          <w:rFonts w:cstheme="minorHAnsi"/>
        </w:rPr>
        <w:t>ummer</w:t>
      </w:r>
      <w:proofErr w:type="gramEnd"/>
      <w:r w:rsidRPr="00B45EA5">
        <w:rPr>
          <w:rFonts w:cstheme="minorHAnsi"/>
        </w:rPr>
        <w:t xml:space="preserve"> germination reached higher germination values in snowbed incubator (Fig 3A and Fig 3B fourth row) in both communities. In the </w:t>
      </w:r>
      <w:r w:rsidR="008429D7">
        <w:rPr>
          <w:rFonts w:cstheme="minorHAnsi"/>
        </w:rPr>
        <w:t>Mediterranean</w:t>
      </w:r>
      <w:r w:rsidRPr="00B45EA5">
        <w:rPr>
          <w:rFonts w:cstheme="minorHAnsi"/>
        </w:rPr>
        <w:t xml:space="preserve"> community reached values of 0.12 germination proportion compared to 0.03 in fellfield incubator. In the </w:t>
      </w:r>
      <w:r w:rsidR="008429D7">
        <w:rPr>
          <w:rFonts w:cstheme="minorHAnsi"/>
        </w:rPr>
        <w:t>Temperate</w:t>
      </w:r>
      <w:r w:rsidRPr="00B45EA5">
        <w:rPr>
          <w:rFonts w:cstheme="minorHAnsi"/>
        </w:rPr>
        <w:t xml:space="preserve"> community, differences between incubators were more noticeable, snowbed incubator reached 0.37 germination proportion compared to 0.08 in fellfield incubator. </w:t>
      </w:r>
    </w:p>
    <w:p w14:paraId="7E39533F" w14:textId="77777777" w:rsidR="00461028" w:rsidRDefault="00461028" w:rsidP="00461028">
      <w:pPr>
        <w:pStyle w:val="Ttulo4"/>
      </w:pPr>
      <w:r>
        <w:lastRenderedPageBreak/>
        <w:t>Cold conditions germination</w:t>
      </w:r>
    </w:p>
    <w:p w14:paraId="783B964A" w14:textId="4F5118A3" w:rsidR="00461028" w:rsidRDefault="00461028" w:rsidP="00461028">
      <w:pPr>
        <w:spacing w:line="360" w:lineRule="auto"/>
        <w:jc w:val="both"/>
        <w:rPr>
          <w:rFonts w:cstheme="minorHAnsi"/>
        </w:rPr>
      </w:pPr>
      <w:r w:rsidRPr="00B45EA5">
        <w:rPr>
          <w:rFonts w:cstheme="minorHAnsi"/>
        </w:rPr>
        <w:t xml:space="preserve">Germination in </w:t>
      </w:r>
      <w:r w:rsidR="00266CF8" w:rsidRPr="00266CF8">
        <w:rPr>
          <w:rFonts w:cstheme="minorHAnsi"/>
          <w:highlight w:val="yellow"/>
        </w:rPr>
        <w:t>cold</w:t>
      </w:r>
      <w:r w:rsidRPr="00266CF8">
        <w:rPr>
          <w:rFonts w:cstheme="minorHAnsi"/>
          <w:highlight w:val="yellow"/>
        </w:rPr>
        <w:t xml:space="preserve"> conditions</w:t>
      </w:r>
      <w:r w:rsidRPr="00B45EA5">
        <w:rPr>
          <w:rFonts w:cstheme="minorHAnsi"/>
        </w:rPr>
        <w:t xml:space="preserve"> was noticeable higher in snowbed incubator for both communities (</w:t>
      </w:r>
      <w:r>
        <w:rPr>
          <w:rFonts w:cstheme="minorHAnsi"/>
        </w:rPr>
        <w:t>F</w:t>
      </w:r>
      <w:r w:rsidRPr="00B45EA5">
        <w:rPr>
          <w:rFonts w:cstheme="minorHAnsi"/>
        </w:rPr>
        <w:t xml:space="preserve">ig 3 fifth row). Constant 0 º C and darkness seemed to favour germination with 0.2 germination proportion in the </w:t>
      </w:r>
      <w:r w:rsidR="008429D7">
        <w:rPr>
          <w:rFonts w:cstheme="minorHAnsi"/>
        </w:rPr>
        <w:t>Mediterranean</w:t>
      </w:r>
      <w:r w:rsidRPr="00B45EA5">
        <w:rPr>
          <w:rFonts w:cstheme="minorHAnsi"/>
        </w:rPr>
        <w:t xml:space="preserve"> community and 0.14 in the </w:t>
      </w:r>
      <w:r w:rsidR="008429D7">
        <w:rPr>
          <w:rFonts w:cstheme="minorHAnsi"/>
        </w:rPr>
        <w:t>Temperate</w:t>
      </w:r>
      <w:r w:rsidRPr="00B45EA5">
        <w:rPr>
          <w:rFonts w:cstheme="minorHAnsi"/>
        </w:rPr>
        <w:t xml:space="preserve"> community, in both cases five times higher than their respective values in fellfield incubator</w:t>
      </w:r>
      <w:r>
        <w:rPr>
          <w:rFonts w:cstheme="minorHAnsi"/>
        </w:rPr>
        <w:t xml:space="preserve"> (0.04 and 0.02 for </w:t>
      </w:r>
      <w:r w:rsidR="008429D7">
        <w:rPr>
          <w:rFonts w:cstheme="minorHAnsi"/>
        </w:rPr>
        <w:t>Mediterranean</w:t>
      </w:r>
      <w:r>
        <w:rPr>
          <w:rFonts w:cstheme="minorHAnsi"/>
        </w:rPr>
        <w:t xml:space="preserve"> and </w:t>
      </w:r>
      <w:r w:rsidR="008429D7">
        <w:rPr>
          <w:rFonts w:cstheme="minorHAnsi"/>
        </w:rPr>
        <w:t>Temperate</w:t>
      </w:r>
      <w:r>
        <w:rPr>
          <w:rFonts w:cstheme="minorHAnsi"/>
        </w:rPr>
        <w:t xml:space="preserve"> respectively)</w:t>
      </w:r>
      <w:r w:rsidRPr="00B45EA5">
        <w:rPr>
          <w:rFonts w:cstheme="minorHAnsi"/>
        </w:rPr>
        <w:t xml:space="preserve">. </w:t>
      </w:r>
    </w:p>
    <w:p w14:paraId="21017F35" w14:textId="15FF0262" w:rsidR="00461028" w:rsidRDefault="00BB2C27" w:rsidP="00461028">
      <w:pPr>
        <w:pStyle w:val="Ttulo4"/>
      </w:pPr>
      <w:r>
        <w:t xml:space="preserve">Environmental heat sum </w:t>
      </w:r>
    </w:p>
    <w:p w14:paraId="5179E480" w14:textId="201C3BC5" w:rsidR="00461028" w:rsidRDefault="007776B7" w:rsidP="00461028">
      <w:pPr>
        <w:spacing w:line="360" w:lineRule="auto"/>
        <w:jc w:val="both"/>
        <w:rPr>
          <w:rFonts w:cstheme="minorHAnsi"/>
        </w:rPr>
      </w:pPr>
      <w:r>
        <w:rPr>
          <w:rFonts w:cstheme="minorHAnsi"/>
        </w:rPr>
        <w:t>W</w:t>
      </w:r>
      <w:r w:rsidR="00461028" w:rsidRPr="00B45EA5">
        <w:rPr>
          <w:rFonts w:cstheme="minorHAnsi"/>
        </w:rPr>
        <w:t xml:space="preserve">e found </w:t>
      </w:r>
      <w:r w:rsidR="00BB2C27">
        <w:rPr>
          <w:rFonts w:cstheme="minorHAnsi"/>
        </w:rPr>
        <w:t>EHS</w:t>
      </w:r>
      <w:r w:rsidR="00461028" w:rsidRPr="00B45EA5">
        <w:rPr>
          <w:rFonts w:cstheme="minorHAnsi"/>
        </w:rPr>
        <w:t xml:space="preserve"> was </w:t>
      </w:r>
      <w:r w:rsidR="00461028">
        <w:rPr>
          <w:rFonts w:cstheme="minorHAnsi"/>
        </w:rPr>
        <w:t xml:space="preserve">not </w:t>
      </w:r>
      <w:r w:rsidR="00461028" w:rsidRPr="00B45EA5">
        <w:rPr>
          <w:rFonts w:cstheme="minorHAnsi"/>
        </w:rPr>
        <w:t xml:space="preserve">significantly different </w:t>
      </w:r>
      <w:r w:rsidR="00461028">
        <w:rPr>
          <w:rFonts w:cstheme="minorHAnsi"/>
        </w:rPr>
        <w:t>in neither of the communities. I</w:t>
      </w:r>
      <w:r w:rsidR="00461028" w:rsidRPr="00B45EA5">
        <w:rPr>
          <w:rFonts w:cstheme="minorHAnsi"/>
        </w:rPr>
        <w:t xml:space="preserve">n the </w:t>
      </w:r>
      <w:r w:rsidR="008429D7">
        <w:rPr>
          <w:rFonts w:cstheme="minorHAnsi"/>
        </w:rPr>
        <w:t>Mediterranean</w:t>
      </w:r>
      <w:r w:rsidR="00461028" w:rsidRPr="00B45EA5">
        <w:rPr>
          <w:rFonts w:cstheme="minorHAnsi"/>
        </w:rPr>
        <w:t xml:space="preserve"> community </w:t>
      </w:r>
      <w:r w:rsidR="00461028">
        <w:rPr>
          <w:rFonts w:cstheme="minorHAnsi"/>
        </w:rPr>
        <w:t>we calculated a mean value of</w:t>
      </w:r>
      <w:r w:rsidR="00461028" w:rsidRPr="00B45EA5">
        <w:rPr>
          <w:rFonts w:cstheme="minorHAnsi"/>
        </w:rPr>
        <w:t xml:space="preserve"> 304 </w:t>
      </w:r>
      <w:r w:rsidR="00461028">
        <w:rPr>
          <w:rFonts w:cstheme="minorHAnsi"/>
        </w:rPr>
        <w:t xml:space="preserve">and </w:t>
      </w:r>
      <w:r w:rsidR="00461028" w:rsidRPr="00B45EA5">
        <w:rPr>
          <w:rFonts w:cstheme="minorHAnsi"/>
        </w:rPr>
        <w:t>238 degrees</w:t>
      </w:r>
      <w:r w:rsidR="00461028">
        <w:rPr>
          <w:rFonts w:cstheme="minorHAnsi"/>
        </w:rPr>
        <w:t xml:space="preserve"> Celsius</w:t>
      </w:r>
      <w:r w:rsidR="00461028" w:rsidRPr="00B45EA5">
        <w:rPr>
          <w:rFonts w:cstheme="minorHAnsi"/>
        </w:rPr>
        <w:t xml:space="preserve"> in </w:t>
      </w:r>
      <w:r w:rsidR="00461028">
        <w:rPr>
          <w:rFonts w:cstheme="minorHAnsi"/>
        </w:rPr>
        <w:t xml:space="preserve">fellfield and </w:t>
      </w:r>
      <w:r w:rsidR="00461028" w:rsidRPr="00B45EA5">
        <w:rPr>
          <w:rFonts w:cstheme="minorHAnsi"/>
        </w:rPr>
        <w:t xml:space="preserve">snowbed </w:t>
      </w:r>
      <w:r w:rsidR="00461028">
        <w:rPr>
          <w:rFonts w:cstheme="minorHAnsi"/>
        </w:rPr>
        <w:t xml:space="preserve">respectively, while in the </w:t>
      </w:r>
      <w:r w:rsidR="008429D7">
        <w:rPr>
          <w:rFonts w:cstheme="minorHAnsi"/>
        </w:rPr>
        <w:t>Temperate</w:t>
      </w:r>
      <w:r w:rsidR="00461028">
        <w:rPr>
          <w:rFonts w:cstheme="minorHAnsi"/>
        </w:rPr>
        <w:t xml:space="preserve"> community we calculated a mean value of 445 and 427 degrees Celsius in fellfield and snowbed incubator respectively </w:t>
      </w:r>
      <w:r w:rsidR="00461028" w:rsidRPr="00B45EA5">
        <w:rPr>
          <w:rFonts w:cstheme="minorHAnsi"/>
        </w:rPr>
        <w:t>(</w:t>
      </w:r>
      <w:r w:rsidR="00461028">
        <w:rPr>
          <w:rFonts w:cstheme="minorHAnsi"/>
        </w:rPr>
        <w:t>F</w:t>
      </w:r>
      <w:r w:rsidR="00461028" w:rsidRPr="00B45EA5">
        <w:rPr>
          <w:rFonts w:cstheme="minorHAnsi"/>
        </w:rPr>
        <w:t>ig 3B last row</w:t>
      </w:r>
      <w:r w:rsidR="00461028">
        <w:rPr>
          <w:rFonts w:cstheme="minorHAnsi"/>
        </w:rPr>
        <w:t xml:space="preserve">). </w:t>
      </w:r>
    </w:p>
    <w:p w14:paraId="4C3FF0F2" w14:textId="77777777" w:rsidR="00461028" w:rsidRPr="00B45EA5" w:rsidRDefault="00461028" w:rsidP="00461028">
      <w:pPr>
        <w:pStyle w:val="Ttulo4"/>
      </w:pPr>
      <w:commentRangeStart w:id="13"/>
      <w:r>
        <w:t>Synchrony index</w:t>
      </w:r>
      <w:commentRangeEnd w:id="13"/>
      <w:r w:rsidR="00256963">
        <w:rPr>
          <w:rStyle w:val="Refdecomentario"/>
          <w:rFonts w:ascii="Calibri" w:eastAsia="Calibri" w:hAnsi="Calibri" w:cs="Calibri"/>
          <w:i w:val="0"/>
          <w:iCs w:val="0"/>
          <w:color w:val="auto"/>
        </w:rPr>
        <w:commentReference w:id="13"/>
      </w:r>
    </w:p>
    <w:p w14:paraId="3C1F0180" w14:textId="46DD5F33" w:rsidR="00861517" w:rsidRPr="00B45EA5" w:rsidRDefault="00C36FB2" w:rsidP="00C141B2">
      <w:pPr>
        <w:spacing w:line="360" w:lineRule="auto"/>
        <w:jc w:val="both"/>
        <w:rPr>
          <w:rFonts w:cstheme="minorHAnsi"/>
        </w:rPr>
      </w:pPr>
      <w:r w:rsidRPr="00C36FB2">
        <w:rPr>
          <w:rFonts w:cstheme="minorHAnsi"/>
        </w:rPr>
        <w:t>The synchrony index calculated i</w:t>
      </w:r>
      <w:r w:rsidR="00461028" w:rsidRPr="00C36FB2">
        <w:rPr>
          <w:rFonts w:cstheme="minorHAnsi"/>
        </w:rPr>
        <w:t xml:space="preserve">n the </w:t>
      </w:r>
      <w:r w:rsidR="008429D7">
        <w:rPr>
          <w:rFonts w:cstheme="minorHAnsi"/>
        </w:rPr>
        <w:t>Mediterranean</w:t>
      </w:r>
      <w:r w:rsidR="00461028" w:rsidRPr="00C36FB2">
        <w:rPr>
          <w:rFonts w:cstheme="minorHAnsi"/>
        </w:rPr>
        <w:t xml:space="preserve"> community</w:t>
      </w:r>
      <w:r w:rsidRPr="00C36FB2">
        <w:rPr>
          <w:rFonts w:cstheme="minorHAnsi"/>
        </w:rPr>
        <w:t xml:space="preserve"> showed mean</w:t>
      </w:r>
      <w:r w:rsidR="00461028" w:rsidRPr="00C36FB2">
        <w:rPr>
          <w:rFonts w:cstheme="minorHAnsi"/>
        </w:rPr>
        <w:t xml:space="preserve"> values </w:t>
      </w:r>
      <w:r w:rsidRPr="00C36FB2">
        <w:rPr>
          <w:rFonts w:cstheme="minorHAnsi"/>
        </w:rPr>
        <w:t xml:space="preserve">of </w:t>
      </w:r>
      <w:r w:rsidR="00461028" w:rsidRPr="00C36FB2">
        <w:rPr>
          <w:rFonts w:cstheme="minorHAnsi"/>
        </w:rPr>
        <w:t>0.539 and 0.558 for fellfie</w:t>
      </w:r>
      <w:r w:rsidR="003A17E9">
        <w:rPr>
          <w:rFonts w:cstheme="minorHAnsi"/>
        </w:rPr>
        <w:t>l</w:t>
      </w:r>
      <w:r w:rsidR="00461028" w:rsidRPr="00C36FB2">
        <w:rPr>
          <w:rFonts w:cstheme="minorHAnsi"/>
        </w:rPr>
        <w:t>d and snowbed</w:t>
      </w:r>
      <w:r w:rsidRPr="00C36FB2">
        <w:rPr>
          <w:rFonts w:cstheme="minorHAnsi"/>
        </w:rPr>
        <w:t xml:space="preserve"> incubator </w:t>
      </w:r>
      <w:r w:rsidR="00461028" w:rsidRPr="00C36FB2">
        <w:rPr>
          <w:rFonts w:cstheme="minorHAnsi"/>
        </w:rPr>
        <w:t>respectively</w:t>
      </w:r>
      <w:r w:rsidRPr="00C36FB2">
        <w:rPr>
          <w:rFonts w:cstheme="minorHAnsi"/>
        </w:rPr>
        <w:t>,</w:t>
      </w:r>
      <w:r w:rsidR="00461028" w:rsidRPr="00C36FB2">
        <w:rPr>
          <w:rFonts w:cstheme="minorHAnsi"/>
        </w:rPr>
        <w:t xml:space="preserve"> while in the </w:t>
      </w:r>
      <w:r w:rsidR="008429D7">
        <w:rPr>
          <w:rFonts w:cstheme="minorHAnsi"/>
        </w:rPr>
        <w:t>Temperate</w:t>
      </w:r>
      <w:r w:rsidR="00461028" w:rsidRPr="00C36FB2">
        <w:rPr>
          <w:rFonts w:cstheme="minorHAnsi"/>
        </w:rPr>
        <w:t xml:space="preserve"> community values were 0.372 and 0.350 for fellfie</w:t>
      </w:r>
      <w:r w:rsidR="003A17E9">
        <w:rPr>
          <w:rFonts w:cstheme="minorHAnsi"/>
        </w:rPr>
        <w:t>l</w:t>
      </w:r>
      <w:r w:rsidR="00461028" w:rsidRPr="00C36FB2">
        <w:rPr>
          <w:rFonts w:cstheme="minorHAnsi"/>
        </w:rPr>
        <w:t xml:space="preserve">d and snowbed respectively. Nevertheless, no </w:t>
      </w:r>
      <w:r w:rsidRPr="00C36FB2">
        <w:rPr>
          <w:rFonts w:cstheme="minorHAnsi"/>
        </w:rPr>
        <w:t xml:space="preserve">statistically </w:t>
      </w:r>
      <w:r w:rsidR="00461028" w:rsidRPr="00C36FB2">
        <w:rPr>
          <w:rFonts w:cstheme="minorHAnsi"/>
        </w:rPr>
        <w:t xml:space="preserve">significant differences were detected between incubators in either community </w:t>
      </w:r>
      <w:r w:rsidR="003A17E9" w:rsidRPr="00C36FB2">
        <w:rPr>
          <w:rFonts w:cstheme="minorHAnsi"/>
        </w:rPr>
        <w:t>or</w:t>
      </w:r>
      <w:r w:rsidR="00461028" w:rsidRPr="00C36FB2">
        <w:rPr>
          <w:rFonts w:cstheme="minorHAnsi"/>
        </w:rPr>
        <w:t xml:space="preserve"> neither between communities.</w:t>
      </w:r>
      <w:r w:rsidR="00461028">
        <w:rPr>
          <w:rFonts w:cstheme="minorHAnsi"/>
        </w:rPr>
        <w:t xml:space="preserve"> </w:t>
      </w:r>
    </w:p>
    <w:p w14:paraId="7248FDA3" w14:textId="5055D4C1" w:rsidR="00225392" w:rsidRDefault="00225392" w:rsidP="00225392">
      <w:pPr>
        <w:pStyle w:val="Ttulo3"/>
      </w:pPr>
      <w:r>
        <w:t>3.</w:t>
      </w:r>
      <w:r w:rsidR="00DC3C35">
        <w:t>3</w:t>
      </w:r>
      <w:r>
        <w:t>. Germination rate</w:t>
      </w:r>
      <w:r w:rsidR="000B5D8D">
        <w:t xml:space="preserve"> traits</w:t>
      </w:r>
    </w:p>
    <w:p w14:paraId="7DF2C27A" w14:textId="3A477011" w:rsidR="00435AD2" w:rsidRDefault="00EB1DB7" w:rsidP="00435AD2">
      <w:pPr>
        <w:shd w:val="clear" w:color="auto" w:fill="FFFFFF"/>
        <w:spacing w:line="360" w:lineRule="auto"/>
        <w:jc w:val="both"/>
        <w:textAlignment w:val="baseline"/>
        <w:rPr>
          <w:rFonts w:cstheme="minorHAnsi"/>
        </w:rPr>
      </w:pPr>
      <w:r>
        <w:rPr>
          <w:rFonts w:cstheme="minorHAnsi"/>
        </w:rPr>
        <w:t xml:space="preserve">Germination rate was analysed using the raw </w:t>
      </w:r>
      <w:r w:rsidR="008E5C7E">
        <w:rPr>
          <w:rFonts w:cstheme="minorHAnsi"/>
        </w:rPr>
        <w:t xml:space="preserve">scoring </w:t>
      </w:r>
      <w:r w:rsidR="00883741">
        <w:rPr>
          <w:rFonts w:cstheme="minorHAnsi"/>
        </w:rPr>
        <w:t xml:space="preserve">germination </w:t>
      </w:r>
      <w:r>
        <w:rPr>
          <w:rFonts w:cstheme="minorHAnsi"/>
        </w:rPr>
        <w:t>data</w:t>
      </w:r>
      <w:r w:rsidR="00814D62">
        <w:rPr>
          <w:rFonts w:cstheme="minorHAnsi"/>
        </w:rPr>
        <w:t xml:space="preserve">. </w:t>
      </w:r>
      <w:r w:rsidRPr="00B45EA5">
        <w:rPr>
          <w:rFonts w:cstheme="minorHAnsi"/>
        </w:rPr>
        <w:t xml:space="preserve">Germination rate was </w:t>
      </w:r>
      <w:r w:rsidR="00640931">
        <w:rPr>
          <w:rFonts w:cstheme="minorHAnsi"/>
        </w:rPr>
        <w:t xml:space="preserve">found significantly </w:t>
      </w:r>
      <w:r w:rsidRPr="00B45EA5">
        <w:rPr>
          <w:rFonts w:cstheme="minorHAnsi"/>
        </w:rPr>
        <w:t xml:space="preserve">faster (p &lt; 0.001) in fellfield incubator for both communities (Fig 4). </w:t>
      </w:r>
      <w:r w:rsidR="007A256E">
        <w:rPr>
          <w:rFonts w:cstheme="minorHAnsi"/>
        </w:rPr>
        <w:t xml:space="preserve">Looking at the cumulative germination curves in Fig </w:t>
      </w:r>
      <w:r w:rsidR="00E37EFD">
        <w:rPr>
          <w:rFonts w:cstheme="minorHAnsi"/>
        </w:rPr>
        <w:t>4</w:t>
      </w:r>
      <w:r w:rsidR="00B925AE">
        <w:rPr>
          <w:rFonts w:cstheme="minorHAnsi"/>
        </w:rPr>
        <w:t xml:space="preserve">, for the </w:t>
      </w:r>
      <w:r w:rsidR="008429D7">
        <w:rPr>
          <w:rFonts w:cstheme="minorHAnsi"/>
        </w:rPr>
        <w:t>Mediterranean</w:t>
      </w:r>
      <w:r w:rsidR="00B925AE">
        <w:rPr>
          <w:rFonts w:cstheme="minorHAnsi"/>
        </w:rPr>
        <w:t xml:space="preserve"> community (left panel), </w:t>
      </w:r>
      <w:r w:rsidR="00E37EFD">
        <w:rPr>
          <w:rFonts w:cstheme="minorHAnsi"/>
        </w:rPr>
        <w:t xml:space="preserve">there </w:t>
      </w:r>
      <w:r w:rsidR="00B925AE">
        <w:rPr>
          <w:rFonts w:cstheme="minorHAnsi"/>
        </w:rPr>
        <w:t>was no</w:t>
      </w:r>
      <w:r w:rsidR="00E37EFD">
        <w:rPr>
          <w:rFonts w:cstheme="minorHAnsi"/>
        </w:rPr>
        <w:t xml:space="preserve"> noticeable differences in rate </w:t>
      </w:r>
      <w:r w:rsidR="00CE02B8">
        <w:rPr>
          <w:rFonts w:cstheme="minorHAnsi"/>
        </w:rPr>
        <w:t xml:space="preserve">before </w:t>
      </w:r>
      <w:r w:rsidR="00640931">
        <w:rPr>
          <w:rFonts w:cstheme="minorHAnsi"/>
        </w:rPr>
        <w:t>cold</w:t>
      </w:r>
      <w:r w:rsidR="00CE02B8">
        <w:rPr>
          <w:rFonts w:cstheme="minorHAnsi"/>
        </w:rPr>
        <w:t xml:space="preserve"> </w:t>
      </w:r>
      <w:r w:rsidR="001A7718">
        <w:rPr>
          <w:rFonts w:cstheme="minorHAnsi"/>
        </w:rPr>
        <w:t xml:space="preserve">period </w:t>
      </w:r>
      <w:r w:rsidR="007A256E">
        <w:rPr>
          <w:rFonts w:cstheme="minorHAnsi"/>
        </w:rPr>
        <w:t xml:space="preserve">but </w:t>
      </w:r>
      <w:r w:rsidR="006111F3">
        <w:rPr>
          <w:rFonts w:cstheme="minorHAnsi"/>
        </w:rPr>
        <w:t>a</w:t>
      </w:r>
      <w:r w:rsidR="006111F3" w:rsidRPr="00B45EA5">
        <w:rPr>
          <w:rFonts w:cstheme="minorHAnsi"/>
        </w:rPr>
        <w:t xml:space="preserve">fter </w:t>
      </w:r>
      <w:r w:rsidR="00640931">
        <w:rPr>
          <w:rFonts w:cstheme="minorHAnsi"/>
        </w:rPr>
        <w:t>it</w:t>
      </w:r>
      <w:r w:rsidR="006111F3" w:rsidRPr="00B45EA5">
        <w:rPr>
          <w:rFonts w:cstheme="minorHAnsi"/>
        </w:rPr>
        <w:t xml:space="preserve"> we can observe</w:t>
      </w:r>
      <w:r w:rsidR="00637CFC">
        <w:rPr>
          <w:rFonts w:cstheme="minorHAnsi"/>
        </w:rPr>
        <w:t xml:space="preserve"> </w:t>
      </w:r>
      <w:r w:rsidR="00B925AE">
        <w:rPr>
          <w:rFonts w:cstheme="minorHAnsi"/>
        </w:rPr>
        <w:t xml:space="preserve">a </w:t>
      </w:r>
      <w:r w:rsidR="00906855">
        <w:rPr>
          <w:rFonts w:cstheme="minorHAnsi"/>
        </w:rPr>
        <w:t xml:space="preserve">delay </w:t>
      </w:r>
      <w:r w:rsidR="006111F3" w:rsidRPr="00B45EA5">
        <w:rPr>
          <w:rFonts w:cstheme="minorHAnsi"/>
        </w:rPr>
        <w:t xml:space="preserve">in </w:t>
      </w:r>
      <w:r w:rsidR="00B925AE">
        <w:rPr>
          <w:rFonts w:cstheme="minorHAnsi"/>
        </w:rPr>
        <w:t xml:space="preserve">germination in </w:t>
      </w:r>
      <w:r w:rsidR="006111F3" w:rsidRPr="00B45EA5">
        <w:rPr>
          <w:rFonts w:cstheme="minorHAnsi"/>
        </w:rPr>
        <w:t>snowbed incubator (p &lt; 0.001</w:t>
      </w:r>
      <w:r w:rsidR="00E37EFD">
        <w:rPr>
          <w:rFonts w:cstheme="minorHAnsi"/>
        </w:rPr>
        <w:t>).</w:t>
      </w:r>
      <w:r w:rsidR="006111F3">
        <w:rPr>
          <w:rFonts w:cstheme="minorHAnsi"/>
        </w:rPr>
        <w:t xml:space="preserve"> </w:t>
      </w:r>
      <w:r w:rsidR="00B925AE">
        <w:rPr>
          <w:rFonts w:cstheme="minorHAnsi"/>
        </w:rPr>
        <w:t xml:space="preserve">In the </w:t>
      </w:r>
      <w:r w:rsidR="008429D7">
        <w:rPr>
          <w:rFonts w:cstheme="minorHAnsi"/>
        </w:rPr>
        <w:t>Temperate</w:t>
      </w:r>
      <w:r w:rsidR="00B925AE">
        <w:rPr>
          <w:rFonts w:cstheme="minorHAnsi"/>
        </w:rPr>
        <w:t xml:space="preserve"> community, however w</w:t>
      </w:r>
      <w:r w:rsidR="006111F3">
        <w:rPr>
          <w:rFonts w:cstheme="minorHAnsi"/>
        </w:rPr>
        <w:t xml:space="preserve">e already </w:t>
      </w:r>
      <w:r w:rsidR="00B925AE">
        <w:rPr>
          <w:rFonts w:cstheme="minorHAnsi"/>
        </w:rPr>
        <w:t>observed</w:t>
      </w:r>
      <w:r w:rsidR="006111F3">
        <w:rPr>
          <w:rFonts w:cstheme="minorHAnsi"/>
        </w:rPr>
        <w:t xml:space="preserve"> a lower </w:t>
      </w:r>
      <w:r w:rsidR="00763C8C">
        <w:rPr>
          <w:rFonts w:cstheme="minorHAnsi"/>
        </w:rPr>
        <w:t>g</w:t>
      </w:r>
      <w:r w:rsidR="006111F3">
        <w:rPr>
          <w:rFonts w:cstheme="minorHAnsi"/>
        </w:rPr>
        <w:t xml:space="preserve">ermination rate </w:t>
      </w:r>
      <w:r w:rsidR="0072651C">
        <w:rPr>
          <w:rFonts w:cstheme="minorHAnsi"/>
        </w:rPr>
        <w:t xml:space="preserve">and delay </w:t>
      </w:r>
      <w:r w:rsidR="00763C8C" w:rsidRPr="00B45EA5">
        <w:rPr>
          <w:rFonts w:cstheme="minorHAnsi"/>
        </w:rPr>
        <w:t>in snowbed incubator</w:t>
      </w:r>
      <w:r w:rsidR="00763C8C">
        <w:rPr>
          <w:rFonts w:cstheme="minorHAnsi"/>
        </w:rPr>
        <w:t xml:space="preserve"> </w:t>
      </w:r>
      <w:r w:rsidR="006111F3">
        <w:rPr>
          <w:rFonts w:cstheme="minorHAnsi"/>
        </w:rPr>
        <w:t>before winter</w:t>
      </w:r>
      <w:r w:rsidR="0072651C">
        <w:rPr>
          <w:rFonts w:cstheme="minorHAnsi"/>
        </w:rPr>
        <w:t xml:space="preserve"> (see Fig 4</w:t>
      </w:r>
      <w:r w:rsidR="00B925AE">
        <w:rPr>
          <w:rFonts w:cstheme="minorHAnsi"/>
        </w:rPr>
        <w:t>, right panel</w:t>
      </w:r>
      <w:r w:rsidR="0072651C">
        <w:rPr>
          <w:rFonts w:cstheme="minorHAnsi"/>
        </w:rPr>
        <w:t>)</w:t>
      </w:r>
      <w:r w:rsidR="006111F3">
        <w:rPr>
          <w:rFonts w:cstheme="minorHAnsi"/>
        </w:rPr>
        <w:t xml:space="preserve"> which is </w:t>
      </w:r>
      <w:r w:rsidR="007A256E">
        <w:rPr>
          <w:rFonts w:cstheme="minorHAnsi"/>
        </w:rPr>
        <w:t>maintained after</w:t>
      </w:r>
      <w:r w:rsidR="0072651C">
        <w:rPr>
          <w:rFonts w:cstheme="minorHAnsi"/>
        </w:rPr>
        <w:t xml:space="preserve"> </w:t>
      </w:r>
      <w:r>
        <w:rPr>
          <w:rFonts w:cstheme="minorHAnsi"/>
        </w:rPr>
        <w:t>winter</w:t>
      </w:r>
      <w:r w:rsidR="007A256E">
        <w:rPr>
          <w:rFonts w:cstheme="minorHAnsi"/>
        </w:rPr>
        <w:t xml:space="preserve"> </w:t>
      </w:r>
      <w:r w:rsidR="007A256E" w:rsidRPr="00B45EA5">
        <w:rPr>
          <w:rFonts w:cstheme="minorHAnsi"/>
        </w:rPr>
        <w:t>(p &lt; 0.001)</w:t>
      </w:r>
      <w:r w:rsidR="00763C8C">
        <w:rPr>
          <w:rFonts w:cstheme="minorHAnsi"/>
        </w:rPr>
        <w:t>.</w:t>
      </w:r>
      <w:r w:rsidR="007A256E" w:rsidRPr="00B45EA5">
        <w:rPr>
          <w:rFonts w:cstheme="minorHAnsi"/>
        </w:rPr>
        <w:t xml:space="preserve"> </w:t>
      </w:r>
    </w:p>
    <w:p w14:paraId="4ADC3E5B" w14:textId="6DEC1ED3" w:rsidR="00814D62" w:rsidRDefault="00431866" w:rsidP="00431866">
      <w:pPr>
        <w:spacing w:line="360" w:lineRule="auto"/>
        <w:jc w:val="both"/>
        <w:rPr>
          <w:rFonts w:cstheme="minorHAnsi"/>
        </w:rPr>
      </w:pPr>
      <w:r w:rsidRPr="00B45EA5">
        <w:rPr>
          <w:rFonts w:cstheme="minorHAnsi"/>
        </w:rPr>
        <w:t>When looking into t50 trait, we found significant higher values in snowbed incubator (</w:t>
      </w:r>
      <w:r>
        <w:rPr>
          <w:rFonts w:cstheme="minorHAnsi"/>
        </w:rPr>
        <w:t>F</w:t>
      </w:r>
      <w:r w:rsidRPr="00B45EA5">
        <w:rPr>
          <w:rFonts w:cstheme="minorHAnsi"/>
        </w:rPr>
        <w:t xml:space="preserve">ig 3 sixth row), meaning that it took more time to reach 50% germination in the cooler </w:t>
      </w:r>
      <w:proofErr w:type="spellStart"/>
      <w:r w:rsidRPr="00B45EA5">
        <w:rPr>
          <w:rFonts w:cstheme="minorHAnsi"/>
        </w:rPr>
        <w:t>incubato</w:t>
      </w:r>
      <w:proofErr w:type="spellEnd"/>
      <w:r w:rsidRPr="00B45EA5">
        <w:rPr>
          <w:rFonts w:cstheme="minorHAnsi"/>
        </w:rPr>
        <w:t xml:space="preserve">. The average t50 time was 83 and 122 days in the </w:t>
      </w:r>
      <w:r w:rsidR="008429D7">
        <w:rPr>
          <w:rFonts w:cstheme="minorHAnsi"/>
        </w:rPr>
        <w:t>Mediterranean</w:t>
      </w:r>
      <w:r w:rsidRPr="00B45EA5">
        <w:rPr>
          <w:rFonts w:cstheme="minorHAnsi"/>
        </w:rPr>
        <w:t xml:space="preserve"> community and 164 and 236 in the </w:t>
      </w:r>
      <w:r w:rsidR="008429D7">
        <w:rPr>
          <w:rFonts w:cstheme="minorHAnsi"/>
        </w:rPr>
        <w:t>Temperate</w:t>
      </w:r>
      <w:r w:rsidRPr="00B45EA5">
        <w:rPr>
          <w:rFonts w:cstheme="minorHAnsi"/>
        </w:rPr>
        <w:t xml:space="preserve"> community for fellfield and snowbed incubator respectively (</w:t>
      </w:r>
      <w:r>
        <w:rPr>
          <w:rFonts w:cstheme="minorHAnsi"/>
        </w:rPr>
        <w:t>F</w:t>
      </w:r>
      <w:r w:rsidRPr="00B45EA5">
        <w:rPr>
          <w:rFonts w:cstheme="minorHAnsi"/>
        </w:rPr>
        <w:t xml:space="preserve">ig 3B sixth row).  </w:t>
      </w:r>
    </w:p>
    <w:p w14:paraId="0E64E263" w14:textId="707B2BFD" w:rsidR="00431866" w:rsidRDefault="00814D62" w:rsidP="00431866">
      <w:pPr>
        <w:spacing w:line="360" w:lineRule="auto"/>
        <w:jc w:val="both"/>
        <w:rPr>
          <w:rFonts w:cstheme="minorHAnsi"/>
        </w:rPr>
      </w:pPr>
      <w:r>
        <w:rPr>
          <w:rFonts w:cstheme="minorHAnsi"/>
        </w:rPr>
        <w:t>We also calculated the Mean Germination Rate (MG</w:t>
      </w:r>
      <w:r w:rsidR="002572D0">
        <w:rPr>
          <w:rFonts w:cstheme="minorHAnsi"/>
        </w:rPr>
        <w:t>R</w:t>
      </w:r>
      <w:r>
        <w:rPr>
          <w:rFonts w:cstheme="minorHAnsi"/>
        </w:rPr>
        <w:t xml:space="preserve">) per each species and can be consulted in </w:t>
      </w:r>
      <w:r w:rsidRPr="00224764">
        <w:rPr>
          <w:rFonts w:cstheme="minorHAnsi"/>
          <w:highlight w:val="yellow"/>
        </w:rPr>
        <w:t>appendix table XX</w:t>
      </w:r>
      <w:r>
        <w:rPr>
          <w:rFonts w:cstheme="minorHAnsi"/>
        </w:rPr>
        <w:t>.</w:t>
      </w:r>
      <w:r w:rsidR="001A7718" w:rsidRPr="001A7718">
        <w:rPr>
          <w:rFonts w:cstheme="minorHAnsi"/>
        </w:rPr>
        <w:t xml:space="preserve"> </w:t>
      </w:r>
      <w:r w:rsidR="001A7718">
        <w:rPr>
          <w:rFonts w:cstheme="minorHAnsi"/>
        </w:rPr>
        <w:t xml:space="preserve">In the </w:t>
      </w:r>
      <w:r w:rsidR="008429D7">
        <w:rPr>
          <w:rFonts w:cstheme="minorHAnsi"/>
        </w:rPr>
        <w:t>Mediterranean</w:t>
      </w:r>
      <w:r w:rsidR="001A7718">
        <w:rPr>
          <w:rFonts w:cstheme="minorHAnsi"/>
        </w:rPr>
        <w:t xml:space="preserve"> community MG</w:t>
      </w:r>
      <w:r w:rsidR="002572D0">
        <w:rPr>
          <w:rFonts w:cstheme="minorHAnsi"/>
        </w:rPr>
        <w:t>R</w:t>
      </w:r>
      <w:r w:rsidR="001A7718">
        <w:rPr>
          <w:rFonts w:cstheme="minorHAnsi"/>
        </w:rPr>
        <w:t xml:space="preserve"> considering all </w:t>
      </w:r>
      <w:r w:rsidR="007A542E">
        <w:rPr>
          <w:rFonts w:cstheme="minorHAnsi"/>
        </w:rPr>
        <w:t>species was</w:t>
      </w:r>
      <w:r w:rsidR="001A7718">
        <w:rPr>
          <w:rFonts w:cstheme="minorHAnsi"/>
        </w:rPr>
        <w:t xml:space="preserve"> 0.0236 in fellfield and 0.0181 in snowbed.</w:t>
      </w:r>
      <w:r w:rsidR="001A7718" w:rsidRPr="001A7718">
        <w:rPr>
          <w:rFonts w:cstheme="minorHAnsi"/>
        </w:rPr>
        <w:t xml:space="preserve"> </w:t>
      </w:r>
      <w:r w:rsidR="001A7718">
        <w:rPr>
          <w:rFonts w:cstheme="minorHAnsi"/>
        </w:rPr>
        <w:t xml:space="preserve">In the </w:t>
      </w:r>
      <w:r w:rsidR="008429D7">
        <w:rPr>
          <w:rFonts w:cstheme="minorHAnsi"/>
        </w:rPr>
        <w:t>Temperate</w:t>
      </w:r>
      <w:r w:rsidR="001A7718">
        <w:rPr>
          <w:rFonts w:cstheme="minorHAnsi"/>
        </w:rPr>
        <w:t xml:space="preserve"> community MGR was 0.0123 in fellfield and 0.00484 in snowbed.</w:t>
      </w:r>
    </w:p>
    <w:p w14:paraId="59FCAE6D" w14:textId="0511C45C" w:rsidR="0024087D" w:rsidRPr="000B5D8D" w:rsidRDefault="0024087D" w:rsidP="0024087D">
      <w:pPr>
        <w:pStyle w:val="Ttulo3"/>
      </w:pPr>
      <w:r>
        <w:lastRenderedPageBreak/>
        <w:t>3.5. Community comparison</w:t>
      </w:r>
    </w:p>
    <w:p w14:paraId="1C17554C" w14:textId="17C1E441" w:rsidR="0014564F" w:rsidRPr="00B45EA5" w:rsidRDefault="0061143F" w:rsidP="0014564F">
      <w:pPr>
        <w:spacing w:line="360" w:lineRule="auto"/>
        <w:jc w:val="both"/>
        <w:rPr>
          <w:rFonts w:cstheme="minorHAnsi"/>
        </w:rPr>
      </w:pPr>
      <w:r>
        <w:rPr>
          <w:rFonts w:cstheme="minorHAnsi"/>
        </w:rPr>
        <w:t>We also tested</w:t>
      </w:r>
      <w:r w:rsidR="00A75CF1" w:rsidRPr="00B45EA5">
        <w:rPr>
          <w:rFonts w:cstheme="minorHAnsi"/>
        </w:rPr>
        <w:t xml:space="preserve"> differences between communities with</w:t>
      </w:r>
      <w:r>
        <w:rPr>
          <w:rFonts w:cstheme="minorHAnsi"/>
        </w:rPr>
        <w:t xml:space="preserve"> a more</w:t>
      </w:r>
      <w:r w:rsidR="00A75CF1" w:rsidRPr="00B45EA5">
        <w:rPr>
          <w:rFonts w:cstheme="minorHAnsi"/>
        </w:rPr>
        <w:t xml:space="preserve"> complex model</w:t>
      </w:r>
      <w:r w:rsidR="002C7249" w:rsidRPr="00B45EA5">
        <w:rPr>
          <w:rFonts w:cstheme="minorHAnsi"/>
        </w:rPr>
        <w:t xml:space="preserve"> (incubator and community as fixed factors)</w:t>
      </w:r>
      <w:r w:rsidR="00A75CF1" w:rsidRPr="00B45EA5">
        <w:rPr>
          <w:rFonts w:cstheme="minorHAnsi"/>
        </w:rPr>
        <w:t xml:space="preserve">, we found that the </w:t>
      </w:r>
      <w:r w:rsidR="008429D7">
        <w:rPr>
          <w:rFonts w:cstheme="minorHAnsi"/>
        </w:rPr>
        <w:t>Temperate</w:t>
      </w:r>
      <w:r w:rsidR="00A75CF1" w:rsidRPr="00B45EA5">
        <w:rPr>
          <w:rFonts w:cstheme="minorHAnsi"/>
        </w:rPr>
        <w:t xml:space="preserve"> community had a significant lower germination rate, lower autumn germination and bigger t50. The rest of the traits did not statistically differ between communit</w:t>
      </w:r>
      <w:r w:rsidR="00107D4D" w:rsidRPr="00B45EA5">
        <w:rPr>
          <w:rFonts w:cstheme="minorHAnsi"/>
        </w:rPr>
        <w:t>ies</w:t>
      </w:r>
      <w:r w:rsidR="00A75CF1" w:rsidRPr="00B45EA5">
        <w:rPr>
          <w:rFonts w:cstheme="minorHAnsi"/>
        </w:rPr>
        <w:t xml:space="preserve">. Nevertheless, </w:t>
      </w:r>
      <w:r w:rsidR="00107D4D" w:rsidRPr="00B45EA5">
        <w:rPr>
          <w:rFonts w:cstheme="minorHAnsi"/>
        </w:rPr>
        <w:t xml:space="preserve">a </w:t>
      </w:r>
      <w:r w:rsidR="00A75CF1" w:rsidRPr="00B45EA5">
        <w:rPr>
          <w:rFonts w:cstheme="minorHAnsi"/>
        </w:rPr>
        <w:t>significant interaction term</w:t>
      </w:r>
      <w:r w:rsidR="00AF34B1" w:rsidRPr="00B45EA5">
        <w:rPr>
          <w:rFonts w:cstheme="minorHAnsi"/>
        </w:rPr>
        <w:t xml:space="preserve"> in </w:t>
      </w:r>
      <w:r w:rsidR="00531768">
        <w:rPr>
          <w:rFonts w:cstheme="minorHAnsi"/>
        </w:rPr>
        <w:t xml:space="preserve">the model for all traits </w:t>
      </w:r>
      <w:r w:rsidR="00994500">
        <w:rPr>
          <w:rFonts w:cstheme="minorHAnsi"/>
        </w:rPr>
        <w:t xml:space="preserve">indicate </w:t>
      </w:r>
      <w:r w:rsidR="00A75CF1" w:rsidRPr="00B45EA5">
        <w:rPr>
          <w:rFonts w:cstheme="minorHAnsi"/>
        </w:rPr>
        <w:t xml:space="preserve">that </w:t>
      </w:r>
      <w:r w:rsidR="00107D4D" w:rsidRPr="00B45EA5">
        <w:rPr>
          <w:rFonts w:cstheme="minorHAnsi"/>
        </w:rPr>
        <w:t xml:space="preserve">germination </w:t>
      </w:r>
      <w:r w:rsidR="00A75CF1" w:rsidRPr="00B45EA5">
        <w:rPr>
          <w:rFonts w:cstheme="minorHAnsi"/>
        </w:rPr>
        <w:t xml:space="preserve">differences between incubators were </w:t>
      </w:r>
      <w:r w:rsidR="00107D4D" w:rsidRPr="00B45EA5">
        <w:rPr>
          <w:rFonts w:cstheme="minorHAnsi"/>
        </w:rPr>
        <w:t>bigger</w:t>
      </w:r>
      <w:r w:rsidR="00A75CF1" w:rsidRPr="00B45EA5">
        <w:rPr>
          <w:rFonts w:cstheme="minorHAnsi"/>
        </w:rPr>
        <w:t xml:space="preserve"> in the </w:t>
      </w:r>
      <w:r w:rsidR="008429D7">
        <w:rPr>
          <w:rFonts w:cstheme="minorHAnsi"/>
        </w:rPr>
        <w:t>Temperate</w:t>
      </w:r>
      <w:r w:rsidR="00A75CF1" w:rsidRPr="00B45EA5">
        <w:rPr>
          <w:rFonts w:cstheme="minorHAnsi"/>
        </w:rPr>
        <w:t xml:space="preserve"> community </w:t>
      </w:r>
      <w:r w:rsidR="00C773F5" w:rsidRPr="00B45EA5">
        <w:rPr>
          <w:rFonts w:cstheme="minorHAnsi"/>
        </w:rPr>
        <w:t>(</w:t>
      </w:r>
      <w:r w:rsidR="00A75CF1" w:rsidRPr="0009738D">
        <w:rPr>
          <w:rFonts w:cstheme="minorHAnsi"/>
          <w:highlight w:val="yellow"/>
        </w:rPr>
        <w:t xml:space="preserve">see </w:t>
      </w:r>
      <w:r w:rsidR="00107D4D" w:rsidRPr="0009738D">
        <w:rPr>
          <w:rFonts w:cstheme="minorHAnsi"/>
          <w:highlight w:val="yellow"/>
        </w:rPr>
        <w:t xml:space="preserve">detailed </w:t>
      </w:r>
      <w:r w:rsidR="00A75CF1" w:rsidRPr="0009738D">
        <w:rPr>
          <w:rFonts w:cstheme="minorHAnsi"/>
          <w:highlight w:val="yellow"/>
        </w:rPr>
        <w:t>results from complex model in appendix table xx</w:t>
      </w:r>
      <w:r w:rsidR="00A75CF1" w:rsidRPr="00B45EA5">
        <w:rPr>
          <w:rFonts w:cstheme="minorHAnsi"/>
        </w:rPr>
        <w:t>)</w:t>
      </w:r>
      <w:r>
        <w:rPr>
          <w:rFonts w:cstheme="minorHAnsi"/>
        </w:rPr>
        <w:t>.</w:t>
      </w:r>
    </w:p>
    <w:p w14:paraId="316FD287" w14:textId="780265BC" w:rsidR="009701AF" w:rsidRPr="00B45EA5" w:rsidRDefault="0024087D" w:rsidP="0024087D">
      <w:pPr>
        <w:pStyle w:val="Ttulo3"/>
      </w:pPr>
      <w:r>
        <w:t>3.6.</w:t>
      </w:r>
      <w:r w:rsidR="007A542E">
        <w:t xml:space="preserve"> </w:t>
      </w:r>
      <w:r w:rsidR="004E1F3F">
        <w:t xml:space="preserve">Phylogeny and </w:t>
      </w:r>
      <w:r w:rsidR="00A95F25" w:rsidRPr="00B45EA5">
        <w:t>random factors</w:t>
      </w:r>
    </w:p>
    <w:p w14:paraId="6E8F7961" w14:textId="15D7B4A1" w:rsidR="007F6686" w:rsidRDefault="00D67002" w:rsidP="0014564F">
      <w:pPr>
        <w:spacing w:line="360" w:lineRule="auto"/>
        <w:jc w:val="both"/>
        <w:rPr>
          <w:rFonts w:cstheme="minorHAnsi"/>
        </w:rPr>
      </w:pPr>
      <w:r>
        <w:rPr>
          <w:rFonts w:cstheme="minorHAnsi"/>
        </w:rPr>
        <w:t xml:space="preserve">We found a strong phylogenetic signal, calculated by </w:t>
      </w:r>
      <w:r w:rsidR="005D1518">
        <w:rPr>
          <w:rFonts w:cstheme="minorHAnsi"/>
        </w:rPr>
        <w:t xml:space="preserve">Pagel’s </w:t>
      </w:r>
      <w:r w:rsidR="00C773F5" w:rsidRPr="00B45EA5">
        <w:rPr>
          <w:rFonts w:cstheme="minorHAnsi"/>
        </w:rPr>
        <w:t>Lambda</w:t>
      </w:r>
      <w:r w:rsidR="005D1518">
        <w:rPr>
          <w:rFonts w:cstheme="minorHAnsi"/>
        </w:rPr>
        <w:t xml:space="preserve"> </w:t>
      </w:r>
      <w:r w:rsidR="00683CE7">
        <w:rPr>
          <w:rFonts w:cstheme="minorHAnsi"/>
        </w:rPr>
        <w:fldChar w:fldCharType="begin" w:fldLock="1"/>
      </w:r>
      <w:r w:rsidR="00B86995">
        <w:rPr>
          <w:rFonts w:cstheme="minorHAnsi"/>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683CE7">
        <w:rPr>
          <w:rFonts w:cstheme="minorHAnsi"/>
        </w:rPr>
        <w:fldChar w:fldCharType="separate"/>
      </w:r>
      <w:r w:rsidR="00683CE7" w:rsidRPr="00683CE7">
        <w:rPr>
          <w:rFonts w:cstheme="minorHAnsi"/>
          <w:noProof/>
        </w:rPr>
        <w:t>(Pagel, 1999)</w:t>
      </w:r>
      <w:r w:rsidR="00683CE7">
        <w:rPr>
          <w:rFonts w:cstheme="minorHAnsi"/>
        </w:rPr>
        <w:fldChar w:fldCharType="end"/>
      </w:r>
      <w:r w:rsidR="00791A79">
        <w:rPr>
          <w:rFonts w:cstheme="minorHAnsi"/>
        </w:rPr>
        <w:t>, in both communities and with similar patterns</w:t>
      </w:r>
      <w:r w:rsidR="005D1518">
        <w:rPr>
          <w:rFonts w:cstheme="minorHAnsi"/>
        </w:rPr>
        <w:t xml:space="preserve">. All germination timing traits had mean </w:t>
      </w:r>
      <w:r w:rsidR="001B79B7">
        <w:rPr>
          <w:rFonts w:cstheme="minorHAnsi"/>
        </w:rPr>
        <w:t xml:space="preserve">lambda </w:t>
      </w:r>
      <w:r w:rsidR="005D1518">
        <w:rPr>
          <w:rFonts w:cstheme="minorHAnsi"/>
        </w:rPr>
        <w:t>values above 0.8</w:t>
      </w:r>
      <w:r w:rsidR="00345006">
        <w:rPr>
          <w:rFonts w:cstheme="minorHAnsi"/>
        </w:rPr>
        <w:t xml:space="preserve"> while traits related to germination speed (germination rate, t50 and </w:t>
      </w:r>
      <w:r w:rsidR="00BB2C27">
        <w:rPr>
          <w:rFonts w:cstheme="minorHAnsi"/>
        </w:rPr>
        <w:t>EHS</w:t>
      </w:r>
      <w:r w:rsidR="00345006">
        <w:rPr>
          <w:rFonts w:cstheme="minorHAnsi"/>
        </w:rPr>
        <w:t xml:space="preserve">) </w:t>
      </w:r>
      <w:r w:rsidR="004E1F3F">
        <w:rPr>
          <w:rFonts w:cstheme="minorHAnsi"/>
        </w:rPr>
        <w:t>showed values lower than 0.</w:t>
      </w:r>
      <w:r w:rsidR="00620751">
        <w:rPr>
          <w:rFonts w:cstheme="minorHAnsi"/>
        </w:rPr>
        <w:t>4 in the Mediterranean community and</w:t>
      </w:r>
      <w:r w:rsidR="005B7474">
        <w:rPr>
          <w:rFonts w:cstheme="minorHAnsi"/>
        </w:rPr>
        <w:t xml:space="preserve"> between 0.4 - 0.7 in the Temperate community</w:t>
      </w:r>
      <w:r w:rsidR="00F17D3A">
        <w:rPr>
          <w:rFonts w:cstheme="minorHAnsi"/>
        </w:rPr>
        <w:t xml:space="preserve"> </w:t>
      </w:r>
      <w:r w:rsidR="00F17D3A" w:rsidRPr="00B45EA5">
        <w:rPr>
          <w:rFonts w:cstheme="minorHAnsi"/>
        </w:rPr>
        <w:t>(</w:t>
      </w:r>
      <w:r w:rsidR="00F17D3A" w:rsidRPr="00152E70">
        <w:rPr>
          <w:rFonts w:cstheme="minorHAnsi"/>
          <w:highlight w:val="yellow"/>
        </w:rPr>
        <w:t>see appendix table xxx</w:t>
      </w:r>
      <w:r w:rsidR="00F17D3A" w:rsidRPr="00B45EA5">
        <w:rPr>
          <w:rFonts w:cstheme="minorHAnsi"/>
        </w:rPr>
        <w:t>).</w:t>
      </w:r>
      <w:r w:rsidR="004E1F3F">
        <w:rPr>
          <w:rFonts w:cstheme="minorHAnsi"/>
        </w:rPr>
        <w:t xml:space="preserve"> </w:t>
      </w:r>
      <w:r w:rsidR="00077A3D">
        <w:rPr>
          <w:rFonts w:cstheme="minorHAnsi"/>
        </w:rPr>
        <w:t xml:space="preserve">The effect of random factors </w:t>
      </w:r>
      <w:r w:rsidR="00C773F5" w:rsidRPr="00B45EA5">
        <w:rPr>
          <w:rFonts w:cstheme="minorHAnsi"/>
        </w:rPr>
        <w:t xml:space="preserve">was </w:t>
      </w:r>
      <w:r w:rsidR="004347A6">
        <w:rPr>
          <w:rFonts w:cstheme="minorHAnsi"/>
        </w:rPr>
        <w:t xml:space="preserve">also </w:t>
      </w:r>
      <w:r w:rsidR="008E7F7C">
        <w:rPr>
          <w:rFonts w:cstheme="minorHAnsi"/>
        </w:rPr>
        <w:t xml:space="preserve">consistent </w:t>
      </w:r>
      <w:r w:rsidR="005D3ABE">
        <w:rPr>
          <w:rFonts w:cstheme="minorHAnsi"/>
        </w:rPr>
        <w:t xml:space="preserve">between communities </w:t>
      </w:r>
      <w:r w:rsidR="00CB1423">
        <w:rPr>
          <w:rFonts w:cstheme="minorHAnsi"/>
        </w:rPr>
        <w:t>showing</w:t>
      </w:r>
      <w:r w:rsidR="008E7F7C">
        <w:rPr>
          <w:rFonts w:cstheme="minorHAnsi"/>
        </w:rPr>
        <w:t xml:space="preserve"> </w:t>
      </w:r>
      <w:r w:rsidR="00C773F5" w:rsidRPr="00B45EA5">
        <w:rPr>
          <w:rFonts w:cstheme="minorHAnsi"/>
        </w:rPr>
        <w:t xml:space="preserve">significant </w:t>
      </w:r>
      <w:r w:rsidR="00CB1423">
        <w:rPr>
          <w:rFonts w:cstheme="minorHAnsi"/>
        </w:rPr>
        <w:t xml:space="preserve">effects of phylogeny and intraspecific variability </w:t>
      </w:r>
      <w:r w:rsidR="00113AA5">
        <w:rPr>
          <w:rFonts w:cstheme="minorHAnsi"/>
        </w:rPr>
        <w:t xml:space="preserve">in all germination timing traits, although phylogeny </w:t>
      </w:r>
      <w:r w:rsidR="00070034">
        <w:rPr>
          <w:rFonts w:cstheme="minorHAnsi"/>
        </w:rPr>
        <w:t>always explained</w:t>
      </w:r>
      <w:r w:rsidR="00113AA5">
        <w:rPr>
          <w:rFonts w:cstheme="minorHAnsi"/>
        </w:rPr>
        <w:t xml:space="preserve"> a higher proportion of variability</w:t>
      </w:r>
      <w:r w:rsidR="0073030D">
        <w:rPr>
          <w:rFonts w:cstheme="minorHAnsi"/>
        </w:rPr>
        <w:t xml:space="preserve"> (except the autumn germination in Mediterranean community)</w:t>
      </w:r>
      <w:r w:rsidR="00113AA5">
        <w:rPr>
          <w:rFonts w:cstheme="minorHAnsi"/>
        </w:rPr>
        <w:t xml:space="preserve">. </w:t>
      </w:r>
      <w:r w:rsidR="00A93287">
        <w:rPr>
          <w:rFonts w:cstheme="minorHAnsi"/>
        </w:rPr>
        <w:t>Germination speed traits in the Mediterranean community had no significant effect of phylo</w:t>
      </w:r>
      <w:r w:rsidR="00CC13BE">
        <w:rPr>
          <w:rFonts w:cstheme="minorHAnsi"/>
        </w:rPr>
        <w:t>geny although there was a significant effect of intraspecific variation</w:t>
      </w:r>
      <w:r w:rsidR="00070034">
        <w:rPr>
          <w:rFonts w:cstheme="minorHAnsi"/>
        </w:rPr>
        <w:t xml:space="preserve"> (</w:t>
      </w:r>
      <w:r w:rsidR="00070034" w:rsidRPr="00182822">
        <w:rPr>
          <w:rFonts w:cstheme="minorHAnsi"/>
          <w:highlight w:val="yellow"/>
        </w:rPr>
        <w:t>see details in appendix table xxx</w:t>
      </w:r>
      <w:r w:rsidR="00070034">
        <w:rPr>
          <w:rFonts w:cstheme="minorHAnsi"/>
        </w:rPr>
        <w:t>).</w:t>
      </w:r>
    </w:p>
    <w:p w14:paraId="6DD85F2E" w14:textId="43C9C3E3" w:rsidR="008C496C" w:rsidRDefault="008C496C" w:rsidP="0024087D">
      <w:pPr>
        <w:pStyle w:val="Ttulo2"/>
      </w:pPr>
      <w:r w:rsidRPr="008C496C">
        <w:t>4. Discussion</w:t>
      </w:r>
    </w:p>
    <w:p w14:paraId="1F9F8C04" w14:textId="47BDCA5F" w:rsidR="00057372" w:rsidRDefault="00057372" w:rsidP="001B3188">
      <w:pPr>
        <w:spacing w:line="360" w:lineRule="auto"/>
        <w:jc w:val="both"/>
        <w:rPr>
          <w:rFonts w:cstheme="minorHAnsi"/>
        </w:rPr>
      </w:pPr>
      <w:r w:rsidRPr="00B45EA5">
        <w:rPr>
          <w:rFonts w:cstheme="minorHAnsi"/>
        </w:rPr>
        <w:t xml:space="preserve">Our study focused on germination </w:t>
      </w:r>
      <w:r w:rsidR="00535752">
        <w:rPr>
          <w:rFonts w:cstheme="minorHAnsi"/>
        </w:rPr>
        <w:t>timing</w:t>
      </w:r>
      <w:r w:rsidR="00F60678">
        <w:rPr>
          <w:rFonts w:cstheme="minorHAnsi"/>
        </w:rPr>
        <w:t xml:space="preserve"> </w:t>
      </w:r>
      <w:r w:rsidR="003D3AD4">
        <w:rPr>
          <w:rFonts w:cstheme="minorHAnsi"/>
        </w:rPr>
        <w:t>presents a novel assessment of seed germination traits</w:t>
      </w:r>
      <w:r w:rsidRPr="00B45EA5">
        <w:rPr>
          <w:rFonts w:cstheme="minorHAnsi"/>
        </w:rPr>
        <w:t xml:space="preserve"> across </w:t>
      </w:r>
      <w:r w:rsidR="00947E92">
        <w:rPr>
          <w:rFonts w:cstheme="minorHAnsi"/>
        </w:rPr>
        <w:t>a whole</w:t>
      </w:r>
      <w:r w:rsidRPr="00B45EA5">
        <w:rPr>
          <w:rFonts w:cstheme="minorHAnsi"/>
        </w:rPr>
        <w:t xml:space="preserve"> year</w:t>
      </w:r>
      <w:r w:rsidR="00833A89">
        <w:rPr>
          <w:rFonts w:cstheme="minorHAnsi"/>
        </w:rPr>
        <w:t>.</w:t>
      </w:r>
      <w:r w:rsidR="002F59C1">
        <w:rPr>
          <w:rFonts w:cstheme="minorHAnsi"/>
        </w:rPr>
        <w:t xml:space="preserve"> </w:t>
      </w:r>
      <w:r w:rsidR="002F59C1" w:rsidRPr="001B3188">
        <w:rPr>
          <w:rFonts w:cstheme="minorHAnsi"/>
        </w:rPr>
        <w:t>Our approach mimicked real</w:t>
      </w:r>
      <w:r w:rsidR="002F59C1">
        <w:rPr>
          <w:rFonts w:cstheme="minorHAnsi"/>
        </w:rPr>
        <w:t xml:space="preserve"> in-situ soil </w:t>
      </w:r>
      <w:r w:rsidR="002F59C1" w:rsidRPr="001B3188">
        <w:rPr>
          <w:rFonts w:cstheme="minorHAnsi"/>
        </w:rPr>
        <w:t xml:space="preserve">temperatures </w:t>
      </w:r>
      <w:r w:rsidR="002F59C1">
        <w:rPr>
          <w:rFonts w:cstheme="minorHAnsi"/>
        </w:rPr>
        <w:t>from</w:t>
      </w:r>
      <w:r w:rsidRPr="00B45EA5">
        <w:rPr>
          <w:rFonts w:cstheme="minorHAnsi"/>
        </w:rPr>
        <w:t xml:space="preserve"> </w:t>
      </w:r>
      <w:r>
        <w:rPr>
          <w:rFonts w:cstheme="minorHAnsi"/>
        </w:rPr>
        <w:t xml:space="preserve">contrasting </w:t>
      </w:r>
      <w:r w:rsidRPr="00B45EA5">
        <w:rPr>
          <w:rFonts w:cstheme="minorHAnsi"/>
        </w:rPr>
        <w:t xml:space="preserve">microclimatic natural conditions </w:t>
      </w:r>
      <w:r>
        <w:rPr>
          <w:rFonts w:cstheme="minorHAnsi"/>
        </w:rPr>
        <w:t>in two alpine</w:t>
      </w:r>
      <w:r w:rsidRPr="00B45EA5">
        <w:rPr>
          <w:rFonts w:cstheme="minorHAnsi"/>
        </w:rPr>
        <w:t xml:space="preserve"> communities </w:t>
      </w:r>
      <w:r>
        <w:rPr>
          <w:rFonts w:cstheme="minorHAnsi"/>
        </w:rPr>
        <w:t>from</w:t>
      </w:r>
      <w:r w:rsidRPr="00B45EA5">
        <w:rPr>
          <w:rFonts w:cstheme="minorHAnsi"/>
        </w:rPr>
        <w:t xml:space="preserve"> the same biogeographical area. </w:t>
      </w:r>
      <w:r w:rsidRPr="001B3188">
        <w:rPr>
          <w:rFonts w:cstheme="minorHAnsi"/>
        </w:rPr>
        <w:t xml:space="preserve"> </w:t>
      </w:r>
    </w:p>
    <w:p w14:paraId="1DB60A21" w14:textId="70399C2D"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We found significant differences</w:t>
      </w:r>
      <w:r w:rsidR="00CC1FAA">
        <w:rPr>
          <w:rFonts w:eastAsia="Times New Roman" w:cstheme="minorHAnsi"/>
          <w:color w:val="000000"/>
          <w:lang w:eastAsia="ca-ES"/>
        </w:rPr>
        <w:t xml:space="preserve"> in almost all</w:t>
      </w:r>
      <w:r w:rsidRPr="001B3188">
        <w:rPr>
          <w:rFonts w:eastAsia="Times New Roman" w:cstheme="minorHAnsi"/>
          <w:color w:val="000000"/>
          <w:lang w:eastAsia="ca-ES"/>
        </w:rPr>
        <w:t xml:space="preserve"> germination timing traits between microclimatic conditions</w:t>
      </w:r>
      <w:r w:rsidR="000638D4">
        <w:rPr>
          <w:rFonts w:eastAsia="Times New Roman" w:cstheme="minorHAnsi"/>
          <w:color w:val="000000"/>
          <w:lang w:eastAsia="ca-ES"/>
        </w:rPr>
        <w:t xml:space="preserve"> (micro-edges = fellfield, micro-valley = snowbed)</w:t>
      </w:r>
      <w:r w:rsidR="00D33BDD">
        <w:rPr>
          <w:rFonts w:eastAsia="Times New Roman" w:cstheme="minorHAnsi"/>
          <w:color w:val="000000"/>
          <w:lang w:eastAsia="ca-ES"/>
        </w:rPr>
        <w:t xml:space="preserve"> and consistent patterns between communities</w:t>
      </w:r>
      <w:r w:rsidRPr="001B3188">
        <w:rPr>
          <w:rFonts w:eastAsia="Times New Roman" w:cstheme="minorHAnsi"/>
          <w:color w:val="000000"/>
          <w:lang w:eastAsia="ca-ES"/>
        </w:rPr>
        <w:t xml:space="preserve">. </w:t>
      </w:r>
    </w:p>
    <w:p w14:paraId="62C10B3A" w14:textId="0BD24780" w:rsidR="006069C4" w:rsidRDefault="00BD18A3" w:rsidP="001B3188">
      <w:pPr>
        <w:shd w:val="clear" w:color="auto" w:fill="FFFFFF"/>
        <w:spacing w:after="0" w:line="360" w:lineRule="auto"/>
        <w:jc w:val="both"/>
        <w:textAlignment w:val="baseline"/>
        <w:rPr>
          <w:rFonts w:eastAsia="Times New Roman" w:cstheme="minorHAnsi"/>
          <w:color w:val="000000"/>
          <w:lang w:eastAsia="ca-ES"/>
        </w:rPr>
      </w:pPr>
      <w:commentRangeStart w:id="14"/>
      <w:r>
        <w:rPr>
          <w:rFonts w:eastAsia="Times New Roman" w:cstheme="minorHAnsi"/>
          <w:color w:val="000000"/>
          <w:lang w:eastAsia="ca-ES"/>
        </w:rPr>
        <w:t xml:space="preserve">In </w:t>
      </w:r>
      <w:r w:rsidR="001B3188" w:rsidRPr="001B3188">
        <w:rPr>
          <w:rFonts w:eastAsia="Times New Roman" w:cstheme="minorHAnsi"/>
          <w:color w:val="000000"/>
          <w:lang w:eastAsia="ca-ES"/>
        </w:rPr>
        <w:t xml:space="preserve">Fellfield incubator </w:t>
      </w:r>
      <w:r>
        <w:rPr>
          <w:rFonts w:eastAsia="Times New Roman" w:cstheme="minorHAnsi"/>
          <w:color w:val="000000"/>
          <w:lang w:eastAsia="ca-ES"/>
        </w:rPr>
        <w:t>we found</w:t>
      </w:r>
      <w:r w:rsidR="001B3188" w:rsidRPr="001B3188">
        <w:rPr>
          <w:rFonts w:eastAsia="Times New Roman" w:cstheme="minorHAnsi"/>
          <w:color w:val="000000"/>
          <w:lang w:eastAsia="ca-ES"/>
        </w:rPr>
        <w:t xml:space="preserve"> significantly faster Germination, higher Total germination, higher Autumn germination, significantly higher Spring germination.</w:t>
      </w:r>
      <w:r w:rsidR="00CB3C22">
        <w:rPr>
          <w:rFonts w:eastAsia="Times New Roman" w:cstheme="minorHAnsi"/>
          <w:color w:val="000000"/>
          <w:lang w:eastAsia="ca-ES"/>
        </w:rPr>
        <w:t xml:space="preserve"> </w:t>
      </w:r>
      <w:r w:rsidR="00E330F4">
        <w:rPr>
          <w:rFonts w:eastAsia="Times New Roman" w:cstheme="minorHAnsi"/>
          <w:color w:val="000000"/>
          <w:lang w:eastAsia="ca-ES"/>
        </w:rPr>
        <w:t xml:space="preserve">In </w:t>
      </w:r>
      <w:r w:rsidR="001B3188" w:rsidRPr="001B3188">
        <w:rPr>
          <w:rFonts w:eastAsia="Times New Roman" w:cstheme="minorHAnsi"/>
          <w:color w:val="000000"/>
          <w:lang w:eastAsia="ca-ES"/>
        </w:rPr>
        <w:t>Snowbed incubator</w:t>
      </w:r>
      <w:r w:rsidR="00E330F4">
        <w:rPr>
          <w:rFonts w:eastAsia="Times New Roman" w:cstheme="minorHAnsi"/>
          <w:color w:val="000000"/>
          <w:lang w:eastAsia="ca-ES"/>
        </w:rPr>
        <w:t xml:space="preserve"> we </w:t>
      </w:r>
      <w:r w:rsidR="00CE7676">
        <w:rPr>
          <w:rFonts w:eastAsia="Times New Roman" w:cstheme="minorHAnsi"/>
          <w:color w:val="000000"/>
          <w:lang w:eastAsia="ca-ES"/>
        </w:rPr>
        <w:t xml:space="preserve">found </w:t>
      </w:r>
      <w:r w:rsidR="00CE7676" w:rsidRPr="001B3188">
        <w:rPr>
          <w:rFonts w:eastAsia="Times New Roman" w:cstheme="minorHAnsi"/>
          <w:color w:val="000000"/>
          <w:lang w:eastAsia="ca-ES"/>
        </w:rPr>
        <w:t>significantly</w:t>
      </w:r>
      <w:r w:rsidR="001B3188" w:rsidRPr="001B3188">
        <w:rPr>
          <w:rFonts w:eastAsia="Times New Roman" w:cstheme="minorHAnsi"/>
          <w:color w:val="000000"/>
          <w:lang w:eastAsia="ca-ES"/>
        </w:rPr>
        <w:t xml:space="preserve"> higher summer germination, higher germination in </w:t>
      </w:r>
      <w:r w:rsidR="00E330F4">
        <w:rPr>
          <w:rFonts w:eastAsia="Times New Roman" w:cstheme="minorHAnsi"/>
          <w:color w:val="000000"/>
          <w:lang w:eastAsia="ca-ES"/>
        </w:rPr>
        <w:t>cold</w:t>
      </w:r>
      <w:r w:rsidR="001B3188" w:rsidRPr="001B3188">
        <w:rPr>
          <w:rFonts w:eastAsia="Times New Roman" w:cstheme="minorHAnsi"/>
          <w:color w:val="000000"/>
          <w:lang w:eastAsia="ca-ES"/>
        </w:rPr>
        <w:t xml:space="preserve"> conditions and higher t50. </w:t>
      </w:r>
      <w:r w:rsidR="00047FE1">
        <w:rPr>
          <w:rFonts w:eastAsia="Times New Roman" w:cstheme="minorHAnsi"/>
          <w:color w:val="000000"/>
          <w:lang w:eastAsia="ca-ES"/>
        </w:rPr>
        <w:t>No differences in heat environmental sum</w:t>
      </w:r>
      <w:r w:rsidR="0095199A">
        <w:rPr>
          <w:rFonts w:eastAsia="Times New Roman" w:cstheme="minorHAnsi"/>
          <w:color w:val="000000"/>
          <w:lang w:eastAsia="ca-ES"/>
        </w:rPr>
        <w:t xml:space="preserve"> between incubators. </w:t>
      </w:r>
      <w:commentRangeEnd w:id="14"/>
      <w:r w:rsidR="00E85307">
        <w:rPr>
          <w:rStyle w:val="Refdecomentario"/>
          <w:rFonts w:ascii="Calibri" w:eastAsia="Calibri" w:hAnsi="Calibri" w:cs="Calibri"/>
        </w:rPr>
        <w:commentReference w:id="14"/>
      </w:r>
    </w:p>
    <w:p w14:paraId="5FBA3BFA" w14:textId="2FB74355" w:rsidR="00015C1D" w:rsidRDefault="00CD0975" w:rsidP="001B3188">
      <w:pPr>
        <w:shd w:val="clear" w:color="auto" w:fill="FFFFFF"/>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 xml:space="preserve">The </w:t>
      </w:r>
      <w:r w:rsidR="00CB3C22">
        <w:rPr>
          <w:rFonts w:eastAsia="Times New Roman" w:cstheme="minorHAnsi"/>
          <w:color w:val="000000"/>
          <w:lang w:eastAsia="ca-ES"/>
        </w:rPr>
        <w:t xml:space="preserve">Mediterranean </w:t>
      </w:r>
      <w:r w:rsidR="00242875">
        <w:rPr>
          <w:rFonts w:eastAsia="Times New Roman" w:cstheme="minorHAnsi"/>
          <w:color w:val="000000"/>
          <w:lang w:eastAsia="ca-ES"/>
        </w:rPr>
        <w:t>community</w:t>
      </w:r>
      <w:r w:rsidR="00A42F2A">
        <w:rPr>
          <w:rFonts w:eastAsia="Times New Roman" w:cstheme="minorHAnsi"/>
          <w:color w:val="000000"/>
          <w:lang w:eastAsia="ca-ES"/>
        </w:rPr>
        <w:t xml:space="preserve"> showed a consistent germin</w:t>
      </w:r>
      <w:r w:rsidR="00ED4D6B">
        <w:rPr>
          <w:rFonts w:eastAsia="Times New Roman" w:cstheme="minorHAnsi"/>
          <w:color w:val="000000"/>
          <w:lang w:eastAsia="ca-ES"/>
        </w:rPr>
        <w:t>a</w:t>
      </w:r>
      <w:r w:rsidR="00A42F2A">
        <w:rPr>
          <w:rFonts w:eastAsia="Times New Roman" w:cstheme="minorHAnsi"/>
          <w:color w:val="000000"/>
          <w:lang w:eastAsia="ca-ES"/>
        </w:rPr>
        <w:t>tion trait differentiation between microclim</w:t>
      </w:r>
      <w:r w:rsidR="00ED4D6B">
        <w:rPr>
          <w:rFonts w:eastAsia="Times New Roman" w:cstheme="minorHAnsi"/>
          <w:color w:val="000000"/>
          <w:lang w:eastAsia="ca-ES"/>
        </w:rPr>
        <w:t>a</w:t>
      </w:r>
      <w:r w:rsidR="00A42F2A">
        <w:rPr>
          <w:rFonts w:eastAsia="Times New Roman" w:cstheme="minorHAnsi"/>
          <w:color w:val="000000"/>
          <w:lang w:eastAsia="ca-ES"/>
        </w:rPr>
        <w:t>tic cond</w:t>
      </w:r>
      <w:r w:rsidR="00ED4D6B">
        <w:rPr>
          <w:rFonts w:eastAsia="Times New Roman" w:cstheme="minorHAnsi"/>
          <w:color w:val="000000"/>
          <w:lang w:eastAsia="ca-ES"/>
        </w:rPr>
        <w:t>itions</w:t>
      </w:r>
      <w:r w:rsidR="00D84955">
        <w:rPr>
          <w:rFonts w:eastAsia="Times New Roman" w:cstheme="minorHAnsi"/>
          <w:color w:val="000000"/>
          <w:lang w:eastAsia="ca-ES"/>
        </w:rPr>
        <w:t xml:space="preserve"> except in total and spring germination</w:t>
      </w:r>
      <w:r w:rsidR="0007630C">
        <w:rPr>
          <w:rFonts w:eastAsia="Times New Roman" w:cstheme="minorHAnsi"/>
          <w:color w:val="000000"/>
          <w:lang w:eastAsia="ca-ES"/>
        </w:rPr>
        <w:t xml:space="preserve"> and </w:t>
      </w:r>
      <w:r w:rsidR="00BB2C27">
        <w:rPr>
          <w:rFonts w:eastAsia="Times New Roman" w:cstheme="minorHAnsi"/>
          <w:color w:val="000000"/>
          <w:lang w:eastAsia="ca-ES"/>
        </w:rPr>
        <w:t>EHS</w:t>
      </w:r>
      <w:r w:rsidR="00ED4D6B">
        <w:rPr>
          <w:rFonts w:eastAsia="Times New Roman" w:cstheme="minorHAnsi"/>
          <w:color w:val="000000"/>
          <w:lang w:eastAsia="ca-ES"/>
        </w:rPr>
        <w:t xml:space="preserve">. </w:t>
      </w:r>
      <w:r w:rsidR="00D24117">
        <w:rPr>
          <w:rFonts w:eastAsia="Times New Roman" w:cstheme="minorHAnsi"/>
          <w:color w:val="000000"/>
          <w:lang w:eastAsia="ca-ES"/>
        </w:rPr>
        <w:t xml:space="preserve">Although total germination at the end of the experiment did not statistically differ between incubators, values in fellfield were slightly higher. </w:t>
      </w:r>
      <w:r w:rsidR="00A94E38">
        <w:rPr>
          <w:rFonts w:eastAsia="Times New Roman" w:cstheme="minorHAnsi"/>
          <w:color w:val="000000"/>
          <w:lang w:eastAsia="ca-ES"/>
        </w:rPr>
        <w:t xml:space="preserve">The cumulative germination curve </w:t>
      </w:r>
      <w:r w:rsidR="00A94E38" w:rsidRPr="001B3188">
        <w:rPr>
          <w:rFonts w:eastAsia="Times New Roman" w:cstheme="minorHAnsi"/>
          <w:color w:val="000000"/>
          <w:lang w:eastAsia="ca-ES"/>
        </w:rPr>
        <w:t xml:space="preserve">showed that there is a significant </w:t>
      </w:r>
      <w:r w:rsidR="00A94E38">
        <w:rPr>
          <w:rFonts w:eastAsia="Times New Roman" w:cstheme="minorHAnsi"/>
          <w:color w:val="000000"/>
          <w:lang w:eastAsia="ca-ES"/>
        </w:rPr>
        <w:t xml:space="preserve">germination </w:t>
      </w:r>
      <w:r w:rsidR="00A94E38" w:rsidRPr="001B3188">
        <w:rPr>
          <w:rFonts w:eastAsia="Times New Roman" w:cstheme="minorHAnsi"/>
          <w:color w:val="000000"/>
          <w:lang w:eastAsia="ca-ES"/>
        </w:rPr>
        <w:t xml:space="preserve">delay between </w:t>
      </w:r>
      <w:r w:rsidR="00A94E38">
        <w:rPr>
          <w:rFonts w:eastAsia="Times New Roman" w:cstheme="minorHAnsi"/>
          <w:color w:val="000000"/>
          <w:lang w:eastAsia="ca-ES"/>
        </w:rPr>
        <w:t>contrasting</w:t>
      </w:r>
      <w:r w:rsidR="00A94E38" w:rsidRPr="001B3188">
        <w:rPr>
          <w:rFonts w:eastAsia="Times New Roman" w:cstheme="minorHAnsi"/>
          <w:color w:val="000000"/>
          <w:lang w:eastAsia="ca-ES"/>
        </w:rPr>
        <w:t xml:space="preserve"> micro</w:t>
      </w:r>
      <w:r w:rsidR="00A94E38">
        <w:rPr>
          <w:rFonts w:eastAsia="Times New Roman" w:cstheme="minorHAnsi"/>
          <w:color w:val="000000"/>
          <w:lang w:eastAsia="ca-ES"/>
        </w:rPr>
        <w:t>climatic conditions</w:t>
      </w:r>
      <w:r w:rsidR="007C612E">
        <w:rPr>
          <w:rFonts w:eastAsia="Times New Roman" w:cstheme="minorHAnsi"/>
          <w:color w:val="000000"/>
          <w:lang w:eastAsia="ca-ES"/>
        </w:rPr>
        <w:t xml:space="preserve"> after the cold </w:t>
      </w:r>
      <w:r w:rsidR="007C612E">
        <w:rPr>
          <w:rFonts w:eastAsia="Times New Roman" w:cstheme="minorHAnsi"/>
          <w:color w:val="000000"/>
          <w:lang w:eastAsia="ca-ES"/>
        </w:rPr>
        <w:lastRenderedPageBreak/>
        <w:t>period</w:t>
      </w:r>
      <w:r w:rsidR="00A94E38">
        <w:rPr>
          <w:rFonts w:eastAsia="Times New Roman" w:cstheme="minorHAnsi"/>
          <w:color w:val="000000"/>
          <w:lang w:eastAsia="ca-ES"/>
        </w:rPr>
        <w:t xml:space="preserve">. </w:t>
      </w:r>
      <w:r w:rsidR="00ED4D6B">
        <w:rPr>
          <w:rFonts w:eastAsia="Times New Roman" w:cstheme="minorHAnsi"/>
          <w:color w:val="000000"/>
          <w:lang w:eastAsia="ca-ES"/>
        </w:rPr>
        <w:t xml:space="preserve">We found a </w:t>
      </w:r>
      <w:r w:rsidR="00ED4D6B" w:rsidRPr="001B3188">
        <w:rPr>
          <w:rFonts w:eastAsia="Times New Roman" w:cstheme="minorHAnsi"/>
          <w:color w:val="000000"/>
          <w:lang w:eastAsia="ca-ES"/>
        </w:rPr>
        <w:t>higher proportion of</w:t>
      </w:r>
      <w:r w:rsidR="00ED4D6B">
        <w:rPr>
          <w:rFonts w:eastAsia="Times New Roman" w:cstheme="minorHAnsi"/>
          <w:color w:val="000000"/>
          <w:lang w:eastAsia="ca-ES"/>
        </w:rPr>
        <w:t xml:space="preserve"> non-dormant</w:t>
      </w:r>
      <w:r w:rsidR="00ED4D6B" w:rsidRPr="001B3188">
        <w:rPr>
          <w:rFonts w:eastAsia="Times New Roman" w:cstheme="minorHAnsi"/>
          <w:color w:val="000000"/>
          <w:lang w:eastAsia="ca-ES"/>
        </w:rPr>
        <w:t xml:space="preserve"> species</w:t>
      </w:r>
      <w:r w:rsidR="00ED4D6B">
        <w:rPr>
          <w:rFonts w:eastAsia="Times New Roman" w:cstheme="minorHAnsi"/>
          <w:color w:val="000000"/>
          <w:lang w:eastAsia="ca-ES"/>
        </w:rPr>
        <w:t xml:space="preserve"> (82%)</w:t>
      </w:r>
      <w:r w:rsidR="00ED4D6B" w:rsidRPr="001B3188">
        <w:rPr>
          <w:rFonts w:eastAsia="Times New Roman" w:cstheme="minorHAnsi"/>
          <w:color w:val="000000"/>
          <w:lang w:eastAsia="ca-ES"/>
        </w:rPr>
        <w:t>, able to germinate immediately after dispersal at both microclimatic conditions</w:t>
      </w:r>
      <w:r w:rsidR="00ED4D6B">
        <w:rPr>
          <w:rFonts w:eastAsia="Times New Roman" w:cstheme="minorHAnsi"/>
          <w:color w:val="000000"/>
          <w:lang w:eastAsia="ca-ES"/>
        </w:rPr>
        <w:t xml:space="preserve"> if water is available.</w:t>
      </w:r>
      <w:r w:rsidR="00D36A05">
        <w:rPr>
          <w:rFonts w:eastAsia="Times New Roman" w:cstheme="minorHAnsi"/>
          <w:color w:val="000000"/>
          <w:lang w:eastAsia="ca-ES"/>
        </w:rPr>
        <w:t xml:space="preserve"> </w:t>
      </w:r>
      <w:r w:rsidR="00983DCA">
        <w:rPr>
          <w:rFonts w:eastAsia="Times New Roman" w:cstheme="minorHAnsi"/>
          <w:color w:val="000000"/>
          <w:lang w:eastAsia="ca-ES"/>
        </w:rPr>
        <w:t>Consequently</w:t>
      </w:r>
      <w:r w:rsidR="00C85A16">
        <w:rPr>
          <w:rFonts w:eastAsia="Times New Roman" w:cstheme="minorHAnsi"/>
          <w:color w:val="000000"/>
          <w:lang w:eastAsia="ca-ES"/>
        </w:rPr>
        <w:t>,</w:t>
      </w:r>
      <w:r w:rsidR="00983DCA">
        <w:rPr>
          <w:rFonts w:eastAsia="Times New Roman" w:cstheme="minorHAnsi"/>
          <w:color w:val="000000"/>
          <w:lang w:eastAsia="ca-ES"/>
        </w:rPr>
        <w:t xml:space="preserve"> in Autumn germination </w:t>
      </w:r>
      <w:r w:rsidR="00562197">
        <w:rPr>
          <w:rFonts w:eastAsia="Times New Roman" w:cstheme="minorHAnsi"/>
          <w:color w:val="000000"/>
          <w:lang w:eastAsia="ca-ES"/>
        </w:rPr>
        <w:t xml:space="preserve">we found </w:t>
      </w:r>
      <w:r w:rsidR="00983DCA">
        <w:rPr>
          <w:rFonts w:eastAsia="Times New Roman" w:cstheme="minorHAnsi"/>
          <w:color w:val="000000"/>
          <w:lang w:eastAsia="ca-ES"/>
        </w:rPr>
        <w:t xml:space="preserve">the higher </w:t>
      </w:r>
      <w:r w:rsidR="00811076">
        <w:rPr>
          <w:rFonts w:eastAsia="Times New Roman" w:cstheme="minorHAnsi"/>
          <w:color w:val="000000"/>
          <w:lang w:eastAsia="ca-ES"/>
        </w:rPr>
        <w:t xml:space="preserve">germination </w:t>
      </w:r>
      <w:r w:rsidR="00983DCA">
        <w:rPr>
          <w:rFonts w:eastAsia="Times New Roman" w:cstheme="minorHAnsi"/>
          <w:color w:val="000000"/>
          <w:lang w:eastAsia="ca-ES"/>
        </w:rPr>
        <w:t>proportion</w:t>
      </w:r>
      <w:r w:rsidR="00811076">
        <w:rPr>
          <w:rFonts w:eastAsia="Times New Roman" w:cstheme="minorHAnsi"/>
          <w:color w:val="000000"/>
          <w:lang w:eastAsia="ca-ES"/>
        </w:rPr>
        <w:t xml:space="preserve"> throughout the year</w:t>
      </w:r>
      <w:r w:rsidR="00C85A16">
        <w:rPr>
          <w:rFonts w:eastAsia="Times New Roman" w:cstheme="minorHAnsi"/>
          <w:color w:val="000000"/>
          <w:lang w:eastAsia="ca-ES"/>
        </w:rPr>
        <w:t xml:space="preserve"> </w:t>
      </w:r>
      <w:r w:rsidR="00562197">
        <w:rPr>
          <w:rFonts w:eastAsia="Times New Roman" w:cstheme="minorHAnsi"/>
          <w:color w:val="000000"/>
          <w:lang w:eastAsia="ca-ES"/>
        </w:rPr>
        <w:t>in both</w:t>
      </w:r>
      <w:r w:rsidR="00EA2E81">
        <w:rPr>
          <w:rFonts w:eastAsia="Times New Roman" w:cstheme="minorHAnsi"/>
          <w:color w:val="000000"/>
          <w:lang w:eastAsia="ca-ES"/>
        </w:rPr>
        <w:t xml:space="preserve"> incubators</w:t>
      </w:r>
      <w:r w:rsidR="00811076">
        <w:rPr>
          <w:rFonts w:eastAsia="Times New Roman" w:cstheme="minorHAnsi"/>
          <w:color w:val="000000"/>
          <w:lang w:eastAsia="ca-ES"/>
        </w:rPr>
        <w:t xml:space="preserve">. </w:t>
      </w:r>
      <w:r w:rsidR="00366273" w:rsidRPr="001B3188">
        <w:rPr>
          <w:rFonts w:eastAsia="Times New Roman" w:cstheme="minorHAnsi"/>
          <w:color w:val="000000"/>
          <w:lang w:eastAsia="ca-ES"/>
        </w:rPr>
        <w:t xml:space="preserve">This behaviour </w:t>
      </w:r>
      <w:r w:rsidR="00366273">
        <w:rPr>
          <w:rFonts w:eastAsia="Times New Roman" w:cstheme="minorHAnsi"/>
          <w:color w:val="000000"/>
          <w:lang w:eastAsia="ca-ES"/>
        </w:rPr>
        <w:t xml:space="preserve">of rapid germination after dispersal </w:t>
      </w:r>
      <w:r w:rsidR="00366273" w:rsidRPr="001B3188">
        <w:rPr>
          <w:rFonts w:eastAsia="Times New Roman" w:cstheme="minorHAnsi"/>
          <w:color w:val="000000"/>
          <w:lang w:eastAsia="ca-ES"/>
        </w:rPr>
        <w:t xml:space="preserve">has been also categorized as opportunistic by Hoyle </w:t>
      </w:r>
      <w:r w:rsidR="000A02E7" w:rsidRPr="001B3188">
        <w:rPr>
          <w:rFonts w:eastAsia="Times New Roman" w:cstheme="minorHAnsi"/>
          <w:color w:val="000000"/>
          <w:lang w:eastAsia="ca-ES"/>
        </w:rPr>
        <w:t>2015 and</w:t>
      </w:r>
      <w:r w:rsidR="00366273" w:rsidRPr="001B3188">
        <w:rPr>
          <w:rFonts w:eastAsia="Times New Roman" w:cstheme="minorHAnsi"/>
          <w:color w:val="000000"/>
          <w:lang w:eastAsia="ca-ES"/>
        </w:rPr>
        <w:t xml:space="preserve"> can provide selective advantage if </w:t>
      </w:r>
      <w:r w:rsidR="00B85707">
        <w:rPr>
          <w:rFonts w:eastAsia="Times New Roman" w:cstheme="minorHAnsi"/>
          <w:color w:val="000000"/>
          <w:lang w:eastAsia="ca-ES"/>
        </w:rPr>
        <w:t xml:space="preserve">seeds achieve </w:t>
      </w:r>
      <w:r w:rsidR="00611660">
        <w:rPr>
          <w:rFonts w:eastAsia="Times New Roman" w:cstheme="minorHAnsi"/>
          <w:color w:val="000000"/>
          <w:lang w:eastAsia="ca-ES"/>
        </w:rPr>
        <w:t>ripe and shed</w:t>
      </w:r>
      <w:r w:rsidR="00B85707">
        <w:rPr>
          <w:rFonts w:eastAsia="Times New Roman" w:cstheme="minorHAnsi"/>
          <w:color w:val="000000"/>
          <w:lang w:eastAsia="ca-ES"/>
        </w:rPr>
        <w:t xml:space="preserve"> “early in the season” and therefore </w:t>
      </w:r>
      <w:r w:rsidR="00366273" w:rsidRPr="001B3188">
        <w:rPr>
          <w:rFonts w:eastAsia="Times New Roman" w:cstheme="minorHAnsi"/>
          <w:color w:val="000000"/>
          <w:lang w:eastAsia="ca-ES"/>
        </w:rPr>
        <w:t xml:space="preserve">seedling </w:t>
      </w:r>
      <w:r w:rsidR="00B85707">
        <w:rPr>
          <w:rFonts w:eastAsia="Times New Roman" w:cstheme="minorHAnsi"/>
          <w:color w:val="000000"/>
          <w:lang w:eastAsia="ca-ES"/>
        </w:rPr>
        <w:t xml:space="preserve">have enough time to </w:t>
      </w:r>
      <w:r w:rsidR="009A69A4">
        <w:rPr>
          <w:rFonts w:eastAsia="Times New Roman" w:cstheme="minorHAnsi"/>
          <w:color w:val="000000"/>
          <w:lang w:eastAsia="ca-ES"/>
        </w:rPr>
        <w:t>develop,</w:t>
      </w:r>
      <w:r w:rsidR="00B85707">
        <w:rPr>
          <w:rFonts w:eastAsia="Times New Roman" w:cstheme="minorHAnsi"/>
          <w:color w:val="000000"/>
          <w:lang w:eastAsia="ca-ES"/>
        </w:rPr>
        <w:t xml:space="preserve"> </w:t>
      </w:r>
      <w:r w:rsidR="00611660">
        <w:rPr>
          <w:rFonts w:eastAsia="Times New Roman" w:cstheme="minorHAnsi"/>
          <w:color w:val="000000"/>
          <w:lang w:eastAsia="ca-ES"/>
        </w:rPr>
        <w:t xml:space="preserve">and </w:t>
      </w:r>
      <w:r w:rsidR="00366273" w:rsidRPr="001B3188">
        <w:rPr>
          <w:rFonts w:eastAsia="Times New Roman" w:cstheme="minorHAnsi"/>
          <w:color w:val="000000"/>
          <w:lang w:eastAsia="ca-ES"/>
        </w:rPr>
        <w:t>mortality is low</w:t>
      </w:r>
      <w:r w:rsidR="006E76EF">
        <w:rPr>
          <w:rFonts w:eastAsia="Times New Roman" w:cstheme="minorHAnsi"/>
          <w:color w:val="000000"/>
          <w:lang w:eastAsia="ca-ES"/>
        </w:rPr>
        <w:t xml:space="preserve"> during the cold period (</w:t>
      </w:r>
      <w:r w:rsidR="00366273" w:rsidRPr="001B3188">
        <w:rPr>
          <w:rFonts w:eastAsia="Times New Roman" w:cstheme="minorHAnsi"/>
          <w:color w:val="000000"/>
          <w:lang w:eastAsia="ca-ES"/>
        </w:rPr>
        <w:t xml:space="preserve">some cases found by Mondoni () and under a wide range of </w:t>
      </w:r>
      <w:r w:rsidR="00366273" w:rsidRPr="00025C3E">
        <w:rPr>
          <w:rFonts w:eastAsia="Times New Roman" w:cstheme="minorHAnsi"/>
          <w:color w:val="000000"/>
          <w:lang w:eastAsia="ca-ES"/>
        </w:rPr>
        <w:t>temperatures</w:t>
      </w:r>
      <w:r w:rsidR="00025C3E">
        <w:rPr>
          <w:rFonts w:eastAsia="Times New Roman" w:cstheme="minorHAnsi"/>
          <w:color w:val="000000"/>
          <w:lang w:eastAsia="ca-ES"/>
        </w:rPr>
        <w:t>.</w:t>
      </w:r>
      <w:r w:rsidR="00366273" w:rsidRPr="00025C3E">
        <w:rPr>
          <w:rFonts w:eastAsia="Times New Roman" w:cstheme="minorHAnsi"/>
          <w:color w:val="000000"/>
          <w:highlight w:val="yellow"/>
          <w:lang w:eastAsia="ca-ES"/>
        </w:rPr>
        <w:t xml:space="preserve"> Corroborating Giménez-Benavides 2005 and 2018</w:t>
      </w:r>
      <w:r w:rsidR="00366273" w:rsidRPr="001B3188">
        <w:rPr>
          <w:rFonts w:eastAsia="Times New Roman" w:cstheme="minorHAnsi"/>
          <w:color w:val="000000"/>
          <w:lang w:eastAsia="ca-ES"/>
        </w:rPr>
        <w:t>.</w:t>
      </w:r>
      <w:r w:rsidR="006E76EF">
        <w:rPr>
          <w:rFonts w:eastAsia="Times New Roman" w:cstheme="minorHAnsi"/>
          <w:color w:val="000000"/>
          <w:lang w:eastAsia="ca-ES"/>
        </w:rPr>
        <w:t xml:space="preserve"> </w:t>
      </w:r>
      <w:r w:rsidR="00425530">
        <w:rPr>
          <w:rFonts w:eastAsia="Times New Roman" w:cstheme="minorHAnsi"/>
          <w:color w:val="000000"/>
          <w:lang w:eastAsia="ca-ES"/>
        </w:rPr>
        <w:t>Germination in spring</w:t>
      </w:r>
      <w:r w:rsidR="00B52FC4">
        <w:rPr>
          <w:rFonts w:eastAsia="Times New Roman" w:cstheme="minorHAnsi"/>
          <w:color w:val="000000"/>
          <w:lang w:eastAsia="ca-ES"/>
        </w:rPr>
        <w:t xml:space="preserve"> (relative to end of autumn)</w:t>
      </w:r>
      <w:r w:rsidR="00425530">
        <w:rPr>
          <w:rFonts w:eastAsia="Times New Roman" w:cstheme="minorHAnsi"/>
          <w:color w:val="000000"/>
          <w:lang w:eastAsia="ca-ES"/>
        </w:rPr>
        <w:t xml:space="preserve"> did not </w:t>
      </w:r>
      <w:r w:rsidR="00AC67EA">
        <w:rPr>
          <w:rFonts w:eastAsia="Times New Roman" w:cstheme="minorHAnsi"/>
          <w:color w:val="000000"/>
          <w:lang w:eastAsia="ca-ES"/>
        </w:rPr>
        <w:t xml:space="preserve">differ between microclimatic conditions suggesting that </w:t>
      </w:r>
      <w:r w:rsidR="00F610B2">
        <w:rPr>
          <w:rFonts w:eastAsia="Times New Roman" w:cstheme="minorHAnsi"/>
          <w:color w:val="000000"/>
          <w:lang w:eastAsia="ca-ES"/>
        </w:rPr>
        <w:t>species from the community are equally adapted to germinate in early season</w:t>
      </w:r>
      <w:r w:rsidR="002A2439">
        <w:rPr>
          <w:rFonts w:eastAsia="Times New Roman" w:cstheme="minorHAnsi"/>
          <w:color w:val="000000"/>
          <w:lang w:eastAsia="ca-ES"/>
        </w:rPr>
        <w:t xml:space="preserve">, </w:t>
      </w:r>
      <w:r w:rsidR="00035A45">
        <w:rPr>
          <w:rFonts w:eastAsia="Times New Roman" w:cstheme="minorHAnsi"/>
          <w:color w:val="000000"/>
          <w:lang w:eastAsia="ca-ES"/>
        </w:rPr>
        <w:t>either under snow-like conditions or at very low temperatures</w:t>
      </w:r>
      <w:r w:rsidR="000A02E7">
        <w:rPr>
          <w:rFonts w:eastAsia="Times New Roman" w:cstheme="minorHAnsi"/>
          <w:color w:val="000000"/>
          <w:lang w:eastAsia="ca-ES"/>
        </w:rPr>
        <w:t xml:space="preserve">. </w:t>
      </w:r>
      <w:r w:rsidR="00447893">
        <w:rPr>
          <w:rFonts w:eastAsia="Times New Roman" w:cstheme="minorHAnsi"/>
          <w:color w:val="000000"/>
          <w:lang w:eastAsia="ca-ES"/>
        </w:rPr>
        <w:t xml:space="preserve">Species </w:t>
      </w:r>
      <w:r w:rsidR="00447893" w:rsidRPr="001B3188">
        <w:rPr>
          <w:rFonts w:eastAsia="Times New Roman" w:cstheme="minorHAnsi"/>
          <w:color w:val="000000"/>
          <w:lang w:eastAsia="ca-ES"/>
        </w:rPr>
        <w:t>able to start germination under snow</w:t>
      </w:r>
      <w:r w:rsidR="00447893">
        <w:rPr>
          <w:rFonts w:eastAsia="Times New Roman" w:cstheme="minorHAnsi"/>
          <w:color w:val="000000"/>
          <w:lang w:eastAsia="ca-ES"/>
        </w:rPr>
        <w:t xml:space="preserve"> are</w:t>
      </w:r>
      <w:r w:rsidR="00447893" w:rsidRPr="001B3188">
        <w:rPr>
          <w:rFonts w:eastAsia="Times New Roman" w:cstheme="minorHAnsi"/>
          <w:color w:val="000000"/>
          <w:lang w:eastAsia="ca-ES"/>
        </w:rPr>
        <w:t xml:space="preserve"> taking advantage of water availability during snowmelt and </w:t>
      </w:r>
      <w:r w:rsidR="00447893">
        <w:rPr>
          <w:rFonts w:eastAsia="Times New Roman" w:cstheme="minorHAnsi"/>
          <w:color w:val="000000"/>
          <w:lang w:eastAsia="ca-ES"/>
        </w:rPr>
        <w:t>can use</w:t>
      </w:r>
      <w:r w:rsidR="00447893" w:rsidRPr="001B3188">
        <w:rPr>
          <w:rFonts w:eastAsia="Times New Roman" w:cstheme="minorHAnsi"/>
          <w:color w:val="000000"/>
          <w:lang w:eastAsia="ca-ES"/>
        </w:rPr>
        <w:t xml:space="preserve"> the full extent of the growing season to develop seedlings</w:t>
      </w:r>
      <w:r w:rsidR="00447893">
        <w:rPr>
          <w:rFonts w:eastAsia="Times New Roman" w:cstheme="minorHAnsi"/>
          <w:color w:val="000000"/>
          <w:lang w:eastAsia="ca-ES"/>
        </w:rPr>
        <w:t xml:space="preserve"> leaves and roots </w:t>
      </w:r>
      <w:r w:rsidR="00447893" w:rsidRPr="001B3188">
        <w:rPr>
          <w:rFonts w:eastAsia="Times New Roman" w:cstheme="minorHAnsi"/>
          <w:color w:val="000000"/>
          <w:lang w:eastAsia="ca-ES"/>
        </w:rPr>
        <w:t>able to survive topsoil desiccation during summer and freezing events the following winter</w:t>
      </w:r>
      <w:r w:rsidR="00447893">
        <w:rPr>
          <w:rFonts w:eastAsia="Times New Roman" w:cstheme="minorHAnsi"/>
          <w:color w:val="000000"/>
          <w:lang w:eastAsia="ca-ES"/>
        </w:rPr>
        <w:t xml:space="preserve"> (REF)</w:t>
      </w:r>
      <w:r w:rsidR="00447893" w:rsidRPr="001B3188">
        <w:rPr>
          <w:rFonts w:eastAsia="Times New Roman" w:cstheme="minorHAnsi"/>
          <w:color w:val="000000"/>
          <w:lang w:eastAsia="ca-ES"/>
        </w:rPr>
        <w:t>.</w:t>
      </w:r>
      <w:r w:rsidR="00447893">
        <w:rPr>
          <w:rFonts w:eastAsia="Times New Roman" w:cstheme="minorHAnsi"/>
          <w:color w:val="000000"/>
          <w:lang w:eastAsia="ca-ES"/>
        </w:rPr>
        <w:t xml:space="preserve"> </w:t>
      </w:r>
      <w:r w:rsidR="006B70EC">
        <w:rPr>
          <w:rFonts w:eastAsia="Times New Roman" w:cstheme="minorHAnsi"/>
          <w:color w:val="000000"/>
          <w:lang w:eastAsia="ca-ES"/>
        </w:rPr>
        <w:t>At the end of the growing season</w:t>
      </w:r>
      <w:r w:rsidR="00AE5413">
        <w:rPr>
          <w:rFonts w:eastAsia="Times New Roman" w:cstheme="minorHAnsi"/>
          <w:color w:val="000000"/>
          <w:lang w:eastAsia="ca-ES"/>
        </w:rPr>
        <w:t xml:space="preserve"> (summer germination)</w:t>
      </w:r>
      <w:r w:rsidR="006B70EC">
        <w:rPr>
          <w:rFonts w:eastAsia="Times New Roman" w:cstheme="minorHAnsi"/>
          <w:color w:val="000000"/>
          <w:lang w:eastAsia="ca-ES"/>
        </w:rPr>
        <w:t xml:space="preserve">, most species in fellfield conditions were already </w:t>
      </w:r>
      <w:r w:rsidR="00AE5413">
        <w:rPr>
          <w:rFonts w:eastAsia="Times New Roman" w:cstheme="minorHAnsi"/>
          <w:color w:val="000000"/>
          <w:lang w:eastAsia="ca-ES"/>
        </w:rPr>
        <w:t>germinat</w:t>
      </w:r>
      <w:r w:rsidR="00190D44">
        <w:rPr>
          <w:rFonts w:eastAsia="Times New Roman" w:cstheme="minorHAnsi"/>
          <w:color w:val="000000"/>
          <w:lang w:eastAsia="ca-ES"/>
        </w:rPr>
        <w:t>ed</w:t>
      </w:r>
      <w:r w:rsidR="006B70EC">
        <w:rPr>
          <w:rFonts w:eastAsia="Times New Roman" w:cstheme="minorHAnsi"/>
          <w:color w:val="000000"/>
          <w:lang w:eastAsia="ca-ES"/>
        </w:rPr>
        <w:t xml:space="preserve"> thus we observe</w:t>
      </w:r>
      <w:r w:rsidR="00190D44">
        <w:rPr>
          <w:rFonts w:eastAsia="Times New Roman" w:cstheme="minorHAnsi"/>
          <w:color w:val="000000"/>
          <w:lang w:eastAsia="ca-ES"/>
        </w:rPr>
        <w:t>d</w:t>
      </w:r>
      <w:r w:rsidR="006B70EC">
        <w:rPr>
          <w:rFonts w:eastAsia="Times New Roman" w:cstheme="minorHAnsi"/>
          <w:color w:val="000000"/>
          <w:lang w:eastAsia="ca-ES"/>
        </w:rPr>
        <w:t xml:space="preserve"> a significantly higher</w:t>
      </w:r>
      <w:r w:rsidR="00AE5413">
        <w:rPr>
          <w:rFonts w:eastAsia="Times New Roman" w:cstheme="minorHAnsi"/>
          <w:color w:val="000000"/>
          <w:lang w:eastAsia="ca-ES"/>
        </w:rPr>
        <w:t xml:space="preserve"> germination in snowbed conditions</w:t>
      </w:r>
      <w:r w:rsidR="00D4375A">
        <w:rPr>
          <w:rFonts w:eastAsia="Times New Roman" w:cstheme="minorHAnsi"/>
          <w:color w:val="000000"/>
          <w:lang w:eastAsia="ca-ES"/>
        </w:rPr>
        <w:t xml:space="preserve">, </w:t>
      </w:r>
      <w:r w:rsidR="001D7611">
        <w:rPr>
          <w:rFonts w:eastAsia="Times New Roman" w:cstheme="minorHAnsi"/>
          <w:color w:val="000000"/>
          <w:lang w:eastAsia="ca-ES"/>
        </w:rPr>
        <w:t>probably germination of species that have</w:t>
      </w:r>
      <w:r w:rsidR="007E7892">
        <w:rPr>
          <w:rFonts w:eastAsia="Times New Roman" w:cstheme="minorHAnsi"/>
          <w:color w:val="000000"/>
          <w:lang w:eastAsia="ca-ES"/>
        </w:rPr>
        <w:t xml:space="preserve"> cold stratification (alleviated during the cold period) and</w:t>
      </w:r>
      <w:r w:rsidR="001D7611">
        <w:rPr>
          <w:rFonts w:eastAsia="Times New Roman" w:cstheme="minorHAnsi"/>
          <w:color w:val="000000"/>
          <w:lang w:eastAsia="ca-ES"/>
        </w:rPr>
        <w:t xml:space="preserve"> higher temperature requirements</w:t>
      </w:r>
      <w:r w:rsidR="007E7892">
        <w:rPr>
          <w:rFonts w:eastAsia="Times New Roman" w:cstheme="minorHAnsi"/>
          <w:color w:val="000000"/>
          <w:lang w:eastAsia="ca-ES"/>
        </w:rPr>
        <w:t xml:space="preserve"> (achieved later in the season)</w:t>
      </w:r>
      <w:r w:rsidR="00E77077">
        <w:rPr>
          <w:rFonts w:eastAsia="Times New Roman" w:cstheme="minorHAnsi"/>
          <w:color w:val="000000"/>
          <w:lang w:eastAsia="ca-ES"/>
        </w:rPr>
        <w:t>. Consequen</w:t>
      </w:r>
      <w:r w:rsidR="000545C9">
        <w:rPr>
          <w:rFonts w:eastAsia="Times New Roman" w:cstheme="minorHAnsi"/>
          <w:color w:val="000000"/>
          <w:lang w:eastAsia="ca-ES"/>
        </w:rPr>
        <w:t>tly</w:t>
      </w:r>
      <w:r w:rsidR="00CA4A31">
        <w:rPr>
          <w:rFonts w:eastAsia="Times New Roman" w:cstheme="minorHAnsi"/>
          <w:color w:val="000000"/>
          <w:lang w:eastAsia="ca-ES"/>
        </w:rPr>
        <w:t>,</w:t>
      </w:r>
      <w:r w:rsidR="000545C9">
        <w:rPr>
          <w:rFonts w:eastAsia="Times New Roman" w:cstheme="minorHAnsi"/>
          <w:color w:val="000000"/>
          <w:lang w:eastAsia="ca-ES"/>
        </w:rPr>
        <w:t xml:space="preserve"> we observed a significantly</w:t>
      </w:r>
      <w:r w:rsidR="001D7611">
        <w:rPr>
          <w:rFonts w:eastAsia="Times New Roman" w:cstheme="minorHAnsi"/>
          <w:color w:val="000000"/>
          <w:lang w:eastAsia="ca-ES"/>
        </w:rPr>
        <w:t xml:space="preserve"> </w:t>
      </w:r>
      <w:r w:rsidR="00E77077">
        <w:rPr>
          <w:rFonts w:eastAsia="Times New Roman" w:cstheme="minorHAnsi"/>
          <w:color w:val="000000"/>
          <w:lang w:eastAsia="ca-ES"/>
        </w:rPr>
        <w:t>higher t50</w:t>
      </w:r>
      <w:r w:rsidR="000545C9">
        <w:rPr>
          <w:rFonts w:eastAsia="Times New Roman" w:cstheme="minorHAnsi"/>
          <w:color w:val="000000"/>
          <w:lang w:eastAsia="ca-ES"/>
        </w:rPr>
        <w:t xml:space="preserve"> in snowbed </w:t>
      </w:r>
      <w:r w:rsidR="00511AB9">
        <w:rPr>
          <w:rFonts w:eastAsia="Times New Roman" w:cstheme="minorHAnsi"/>
          <w:color w:val="000000"/>
          <w:lang w:eastAsia="ca-ES"/>
        </w:rPr>
        <w:t>incubator and</w:t>
      </w:r>
      <w:r w:rsidR="00CA4A31">
        <w:rPr>
          <w:rFonts w:eastAsia="Times New Roman" w:cstheme="minorHAnsi"/>
          <w:color w:val="000000"/>
          <w:lang w:eastAsia="ca-ES"/>
        </w:rPr>
        <w:t xml:space="preserve"> </w:t>
      </w:r>
      <w:r w:rsidR="00935E3F">
        <w:rPr>
          <w:rFonts w:eastAsia="Times New Roman" w:cstheme="minorHAnsi"/>
          <w:color w:val="000000"/>
          <w:lang w:eastAsia="ca-ES"/>
        </w:rPr>
        <w:t xml:space="preserve">not statistically different </w:t>
      </w:r>
      <w:r w:rsidR="00BB2C27">
        <w:rPr>
          <w:rFonts w:eastAsia="Times New Roman" w:cstheme="minorHAnsi"/>
          <w:color w:val="000000"/>
          <w:lang w:eastAsia="ca-ES"/>
        </w:rPr>
        <w:t>EHS</w:t>
      </w:r>
      <w:r w:rsidR="00CA4A31">
        <w:rPr>
          <w:rFonts w:eastAsia="Times New Roman" w:cstheme="minorHAnsi"/>
          <w:color w:val="000000"/>
          <w:lang w:eastAsia="ca-ES"/>
        </w:rPr>
        <w:t xml:space="preserve">, </w:t>
      </w:r>
      <w:r w:rsidR="008910DF">
        <w:rPr>
          <w:rFonts w:eastAsia="Times New Roman" w:cstheme="minorHAnsi"/>
          <w:color w:val="000000"/>
          <w:lang w:eastAsia="ca-ES"/>
        </w:rPr>
        <w:t>meaning that species germinated when they achieve</w:t>
      </w:r>
      <w:r w:rsidR="00432388">
        <w:rPr>
          <w:rFonts w:eastAsia="Times New Roman" w:cstheme="minorHAnsi"/>
          <w:color w:val="000000"/>
          <w:lang w:eastAsia="ca-ES"/>
        </w:rPr>
        <w:t>d/accumulated</w:t>
      </w:r>
      <w:r w:rsidR="008910DF">
        <w:rPr>
          <w:rFonts w:eastAsia="Times New Roman" w:cstheme="minorHAnsi"/>
          <w:color w:val="000000"/>
          <w:lang w:eastAsia="ca-ES"/>
        </w:rPr>
        <w:t xml:space="preserve"> that thermal threshold</w:t>
      </w:r>
      <w:r w:rsidR="00432388">
        <w:rPr>
          <w:rFonts w:eastAsia="Times New Roman" w:cstheme="minorHAnsi"/>
          <w:color w:val="000000"/>
          <w:lang w:eastAsia="ca-ES"/>
        </w:rPr>
        <w:t>/requirements</w:t>
      </w:r>
      <w:r w:rsidR="008910DF">
        <w:rPr>
          <w:rFonts w:eastAsia="Times New Roman" w:cstheme="minorHAnsi"/>
          <w:color w:val="000000"/>
          <w:lang w:eastAsia="ca-ES"/>
        </w:rPr>
        <w:t xml:space="preserve"> </w:t>
      </w:r>
      <w:r w:rsidR="00CF52A1">
        <w:rPr>
          <w:rFonts w:eastAsia="Times New Roman" w:cstheme="minorHAnsi"/>
          <w:color w:val="000000"/>
          <w:lang w:eastAsia="ca-ES"/>
        </w:rPr>
        <w:t xml:space="preserve">although in snowbed </w:t>
      </w:r>
      <w:r w:rsidR="00511AB9">
        <w:rPr>
          <w:rFonts w:eastAsia="Times New Roman" w:cstheme="minorHAnsi"/>
          <w:color w:val="000000"/>
          <w:lang w:eastAsia="ca-ES"/>
        </w:rPr>
        <w:t xml:space="preserve">incubator </w:t>
      </w:r>
      <w:r w:rsidR="00CF52A1">
        <w:rPr>
          <w:rFonts w:eastAsia="Times New Roman" w:cstheme="minorHAnsi"/>
          <w:color w:val="000000"/>
          <w:lang w:eastAsia="ca-ES"/>
        </w:rPr>
        <w:t>take longer to achieve</w:t>
      </w:r>
      <w:r w:rsidR="00190D44">
        <w:rPr>
          <w:rFonts w:eastAsia="Times New Roman" w:cstheme="minorHAnsi"/>
          <w:color w:val="000000"/>
          <w:lang w:eastAsia="ca-ES"/>
        </w:rPr>
        <w:t>.</w:t>
      </w:r>
      <w:r w:rsidR="0096645A">
        <w:rPr>
          <w:rFonts w:eastAsia="Times New Roman" w:cstheme="minorHAnsi"/>
          <w:color w:val="000000"/>
          <w:lang w:eastAsia="ca-ES"/>
        </w:rPr>
        <w:t xml:space="preserve"> </w:t>
      </w:r>
      <w:r w:rsidR="0014572F">
        <w:rPr>
          <w:rFonts w:eastAsia="Times New Roman" w:cstheme="minorHAnsi"/>
          <w:color w:val="000000"/>
          <w:lang w:eastAsia="ca-ES"/>
        </w:rPr>
        <w:t>The phylogenetic signal, measured as Pagel’s lambda, showed values above 0.</w:t>
      </w:r>
      <w:r w:rsidR="006F0C9D">
        <w:rPr>
          <w:rFonts w:eastAsia="Times New Roman" w:cstheme="minorHAnsi"/>
          <w:color w:val="000000"/>
          <w:lang w:eastAsia="ca-ES"/>
        </w:rPr>
        <w:t>8 in germination timing traits (total, autumn, spring, summer, cold conditions)</w:t>
      </w:r>
      <w:r w:rsidR="00C31D75">
        <w:rPr>
          <w:rFonts w:eastAsia="Times New Roman" w:cstheme="minorHAnsi"/>
          <w:color w:val="000000"/>
          <w:lang w:eastAsia="ca-ES"/>
        </w:rPr>
        <w:t xml:space="preserve"> suggesting that</w:t>
      </w:r>
      <w:r w:rsidR="001120FB">
        <w:rPr>
          <w:rFonts w:eastAsia="Times New Roman" w:cstheme="minorHAnsi"/>
          <w:color w:val="000000"/>
          <w:lang w:eastAsia="ca-ES"/>
        </w:rPr>
        <w:t xml:space="preserve"> are phylogenetic conservative traits. </w:t>
      </w:r>
      <w:r w:rsidR="0026641F">
        <w:rPr>
          <w:rFonts w:eastAsia="Times New Roman" w:cstheme="minorHAnsi"/>
          <w:color w:val="000000"/>
          <w:lang w:eastAsia="ca-ES"/>
        </w:rPr>
        <w:t>However, traits</w:t>
      </w:r>
      <w:r w:rsidR="001120FB">
        <w:rPr>
          <w:rFonts w:eastAsia="Times New Roman" w:cstheme="minorHAnsi"/>
          <w:color w:val="000000"/>
          <w:lang w:eastAsia="ca-ES"/>
        </w:rPr>
        <w:t xml:space="preserve"> related to gemination speed (germination rate, t50 and </w:t>
      </w:r>
      <w:r w:rsidR="00BB2C27">
        <w:rPr>
          <w:rFonts w:eastAsia="Times New Roman" w:cstheme="minorHAnsi"/>
          <w:color w:val="000000"/>
          <w:lang w:eastAsia="ca-ES"/>
        </w:rPr>
        <w:t>EHS</w:t>
      </w:r>
      <w:r w:rsidR="001120FB">
        <w:rPr>
          <w:rFonts w:eastAsia="Times New Roman" w:cstheme="minorHAnsi"/>
          <w:color w:val="000000"/>
          <w:lang w:eastAsia="ca-ES"/>
        </w:rPr>
        <w:t xml:space="preserve">) showed </w:t>
      </w:r>
      <w:r w:rsidR="007B5763">
        <w:rPr>
          <w:rFonts w:eastAsia="Times New Roman" w:cstheme="minorHAnsi"/>
          <w:color w:val="000000"/>
          <w:lang w:eastAsia="ca-ES"/>
        </w:rPr>
        <w:t xml:space="preserve">below 0.4 </w:t>
      </w:r>
      <w:r w:rsidR="001120FB">
        <w:rPr>
          <w:rFonts w:eastAsia="Times New Roman" w:cstheme="minorHAnsi"/>
          <w:color w:val="000000"/>
          <w:lang w:eastAsia="ca-ES"/>
        </w:rPr>
        <w:t>values suggesting a</w:t>
      </w:r>
      <w:r w:rsidR="00DA339B">
        <w:rPr>
          <w:rFonts w:eastAsia="Times New Roman" w:cstheme="minorHAnsi"/>
          <w:color w:val="000000"/>
          <w:lang w:eastAsia="ca-ES"/>
        </w:rPr>
        <w:t xml:space="preserve">n evolutionary selection. </w:t>
      </w:r>
      <w:r w:rsidR="0026641F">
        <w:rPr>
          <w:rFonts w:eastAsia="Times New Roman" w:cstheme="minorHAnsi"/>
          <w:color w:val="000000"/>
          <w:lang w:eastAsia="ca-ES"/>
        </w:rPr>
        <w:t xml:space="preserve">The results of the </w:t>
      </w:r>
      <w:r w:rsidR="00D65677">
        <w:rPr>
          <w:rFonts w:eastAsia="Times New Roman" w:cstheme="minorHAnsi"/>
          <w:color w:val="000000"/>
          <w:lang w:eastAsia="ca-ES"/>
        </w:rPr>
        <w:t xml:space="preserve">random effects showed that intraspecific </w:t>
      </w:r>
      <w:r w:rsidR="00236F8D">
        <w:rPr>
          <w:rFonts w:eastAsia="Times New Roman" w:cstheme="minorHAnsi"/>
          <w:color w:val="000000"/>
          <w:lang w:eastAsia="ca-ES"/>
        </w:rPr>
        <w:t>variation partly explained the variability observed between</w:t>
      </w:r>
      <w:r w:rsidR="00F43BE4">
        <w:rPr>
          <w:rFonts w:eastAsia="Times New Roman" w:cstheme="minorHAnsi"/>
          <w:color w:val="000000"/>
          <w:lang w:eastAsia="ca-ES"/>
        </w:rPr>
        <w:t xml:space="preserve"> the incubators. Nevertheless, accordingly with Pagel’s lambda </w:t>
      </w:r>
      <w:r w:rsidR="00DF4C33">
        <w:rPr>
          <w:rFonts w:eastAsia="Times New Roman" w:cstheme="minorHAnsi"/>
          <w:color w:val="000000"/>
          <w:lang w:eastAsia="ca-ES"/>
        </w:rPr>
        <w:t>results, phylogeny</w:t>
      </w:r>
      <w:r w:rsidR="00D71238">
        <w:rPr>
          <w:rFonts w:eastAsia="Times New Roman" w:cstheme="minorHAnsi"/>
          <w:color w:val="000000"/>
          <w:lang w:eastAsia="ca-ES"/>
        </w:rPr>
        <w:t xml:space="preserve"> explained a higher proportion of variability in germination timing traits</w:t>
      </w:r>
      <w:r w:rsidR="00DF4C33">
        <w:rPr>
          <w:rFonts w:eastAsia="Times New Roman" w:cstheme="minorHAnsi"/>
          <w:color w:val="000000"/>
          <w:lang w:eastAsia="ca-ES"/>
        </w:rPr>
        <w:t>.</w:t>
      </w:r>
      <w:r w:rsidR="007B5763">
        <w:rPr>
          <w:rFonts w:eastAsia="Times New Roman" w:cstheme="minorHAnsi"/>
          <w:color w:val="000000"/>
          <w:lang w:eastAsia="ca-ES"/>
        </w:rPr>
        <w:t xml:space="preserve"> </w:t>
      </w:r>
    </w:p>
    <w:p w14:paraId="0059AF88" w14:textId="2A1D2A0E" w:rsidR="00B44BBC" w:rsidRDefault="007C449E" w:rsidP="001B3188">
      <w:pPr>
        <w:shd w:val="clear" w:color="auto" w:fill="FFFFFF"/>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 xml:space="preserve">The </w:t>
      </w:r>
      <w:r w:rsidR="00B44BBC">
        <w:rPr>
          <w:rFonts w:eastAsia="Times New Roman" w:cstheme="minorHAnsi"/>
          <w:color w:val="000000"/>
          <w:lang w:eastAsia="ca-ES"/>
        </w:rPr>
        <w:t>Temperate</w:t>
      </w:r>
      <w:r w:rsidR="00B44BBC" w:rsidRPr="001B3188">
        <w:rPr>
          <w:rFonts w:eastAsia="Times New Roman" w:cstheme="minorHAnsi"/>
          <w:color w:val="000000"/>
          <w:lang w:eastAsia="ca-ES"/>
        </w:rPr>
        <w:t xml:space="preserve"> community</w:t>
      </w:r>
      <w:r w:rsidR="00B92C33">
        <w:rPr>
          <w:rFonts w:eastAsia="Times New Roman" w:cstheme="minorHAnsi"/>
          <w:color w:val="000000"/>
          <w:lang w:eastAsia="ca-ES"/>
        </w:rPr>
        <w:t xml:space="preserve"> showed a consistent trait differentiation in all germination</w:t>
      </w:r>
      <w:r w:rsidR="0007630C">
        <w:rPr>
          <w:rFonts w:eastAsia="Times New Roman" w:cstheme="minorHAnsi"/>
          <w:color w:val="000000"/>
          <w:lang w:eastAsia="ca-ES"/>
        </w:rPr>
        <w:t xml:space="preserve"> traits except </w:t>
      </w:r>
      <w:r w:rsidR="00BB2C27">
        <w:rPr>
          <w:rFonts w:eastAsia="Times New Roman" w:cstheme="minorHAnsi"/>
          <w:color w:val="000000"/>
          <w:lang w:eastAsia="ca-ES"/>
        </w:rPr>
        <w:t>EHS</w:t>
      </w:r>
      <w:r w:rsidR="0007630C">
        <w:rPr>
          <w:rFonts w:eastAsia="Times New Roman" w:cstheme="minorHAnsi"/>
          <w:color w:val="000000"/>
          <w:lang w:eastAsia="ca-ES"/>
        </w:rPr>
        <w:t>.</w:t>
      </w:r>
      <w:r w:rsidR="007C612E">
        <w:rPr>
          <w:rFonts w:eastAsia="Times New Roman" w:cstheme="minorHAnsi"/>
          <w:color w:val="000000"/>
          <w:lang w:eastAsia="ca-ES"/>
        </w:rPr>
        <w:t xml:space="preserve"> </w:t>
      </w:r>
      <w:r w:rsidR="000856DF">
        <w:rPr>
          <w:rFonts w:eastAsia="Times New Roman" w:cstheme="minorHAnsi"/>
          <w:color w:val="000000"/>
          <w:lang w:eastAsia="ca-ES"/>
        </w:rPr>
        <w:t>Total germination was found to be significantly higher in fellfield incubator</w:t>
      </w:r>
      <w:r w:rsidR="00DE10DC">
        <w:rPr>
          <w:rFonts w:eastAsia="Times New Roman" w:cstheme="minorHAnsi"/>
          <w:color w:val="000000"/>
          <w:lang w:eastAsia="ca-ES"/>
        </w:rPr>
        <w:t>, probably because the higher temperatures experienced</w:t>
      </w:r>
      <w:r w:rsidR="003E788B" w:rsidRPr="003E788B">
        <w:rPr>
          <w:rFonts w:eastAsia="Times New Roman" w:cstheme="minorHAnsi"/>
          <w:color w:val="000000"/>
          <w:lang w:eastAsia="ca-ES"/>
        </w:rPr>
        <w:t xml:space="preserve"> </w:t>
      </w:r>
      <w:r w:rsidR="003E788B">
        <w:rPr>
          <w:rFonts w:eastAsia="Times New Roman" w:cstheme="minorHAnsi"/>
          <w:color w:val="000000"/>
          <w:lang w:eastAsia="ca-ES"/>
        </w:rPr>
        <w:t xml:space="preserve">in the incubator and although </w:t>
      </w:r>
      <w:r w:rsidR="003E788B" w:rsidRPr="001B3188">
        <w:rPr>
          <w:rFonts w:eastAsia="Times New Roman" w:cstheme="minorHAnsi"/>
          <w:color w:val="000000"/>
          <w:lang w:eastAsia="ca-ES"/>
        </w:rPr>
        <w:t xml:space="preserve">more germination indeed increases the chances of </w:t>
      </w:r>
      <w:r w:rsidR="003E788B">
        <w:rPr>
          <w:rFonts w:eastAsia="Times New Roman" w:cstheme="minorHAnsi"/>
          <w:color w:val="000000"/>
          <w:lang w:eastAsia="ca-ES"/>
        </w:rPr>
        <w:t xml:space="preserve">successful </w:t>
      </w:r>
      <w:r w:rsidR="003E788B" w:rsidRPr="001B3188">
        <w:rPr>
          <w:rFonts w:eastAsia="Times New Roman" w:cstheme="minorHAnsi"/>
          <w:color w:val="000000"/>
          <w:lang w:eastAsia="ca-ES"/>
        </w:rPr>
        <w:t xml:space="preserve">regeneration </w:t>
      </w:r>
      <w:r w:rsidR="003E788B">
        <w:rPr>
          <w:rFonts w:eastAsia="Times New Roman" w:cstheme="minorHAnsi"/>
          <w:color w:val="000000"/>
          <w:lang w:eastAsia="ca-ES"/>
        </w:rPr>
        <w:t xml:space="preserve">the timing and strategy of it is what in the end will determine if will be or not successful. </w:t>
      </w:r>
      <w:r w:rsidR="007C612E">
        <w:rPr>
          <w:rFonts w:eastAsia="Times New Roman" w:cstheme="minorHAnsi"/>
          <w:color w:val="000000"/>
          <w:lang w:eastAsia="ca-ES"/>
        </w:rPr>
        <w:t xml:space="preserve">The cumulative germination curve </w:t>
      </w:r>
      <w:r w:rsidR="007C612E" w:rsidRPr="001B3188">
        <w:rPr>
          <w:rFonts w:eastAsia="Times New Roman" w:cstheme="minorHAnsi"/>
          <w:color w:val="000000"/>
          <w:lang w:eastAsia="ca-ES"/>
        </w:rPr>
        <w:t xml:space="preserve">showed that there is a significant </w:t>
      </w:r>
      <w:r w:rsidR="007C612E">
        <w:rPr>
          <w:rFonts w:eastAsia="Times New Roman" w:cstheme="minorHAnsi"/>
          <w:color w:val="000000"/>
          <w:lang w:eastAsia="ca-ES"/>
        </w:rPr>
        <w:t xml:space="preserve">germination </w:t>
      </w:r>
      <w:r w:rsidR="007C612E" w:rsidRPr="001B3188">
        <w:rPr>
          <w:rFonts w:eastAsia="Times New Roman" w:cstheme="minorHAnsi"/>
          <w:color w:val="000000"/>
          <w:lang w:eastAsia="ca-ES"/>
        </w:rPr>
        <w:t>delay between micro</w:t>
      </w:r>
      <w:r w:rsidR="007C612E">
        <w:rPr>
          <w:rFonts w:eastAsia="Times New Roman" w:cstheme="minorHAnsi"/>
          <w:color w:val="000000"/>
          <w:lang w:eastAsia="ca-ES"/>
        </w:rPr>
        <w:t>climatic conditions from the beginning of the experiment.</w:t>
      </w:r>
      <w:r w:rsidR="00B44BBC" w:rsidRPr="001B3188">
        <w:rPr>
          <w:rFonts w:eastAsia="Times New Roman" w:cstheme="minorHAnsi"/>
          <w:color w:val="000000"/>
          <w:lang w:eastAsia="ca-ES"/>
        </w:rPr>
        <w:t xml:space="preserve"> </w:t>
      </w:r>
      <w:r w:rsidR="00E25F9F">
        <w:rPr>
          <w:rFonts w:eastAsia="Times New Roman" w:cstheme="minorHAnsi"/>
          <w:color w:val="000000"/>
          <w:lang w:eastAsia="ca-ES"/>
        </w:rPr>
        <w:t>We observed a low</w:t>
      </w:r>
      <w:r w:rsidR="00E05D94">
        <w:rPr>
          <w:rFonts w:eastAsia="Times New Roman" w:cstheme="minorHAnsi"/>
          <w:color w:val="000000"/>
          <w:lang w:eastAsia="ca-ES"/>
        </w:rPr>
        <w:t>er proportion on non-dormant species (55%)</w:t>
      </w:r>
      <w:r w:rsidR="006806DC">
        <w:rPr>
          <w:rFonts w:eastAsia="Times New Roman" w:cstheme="minorHAnsi"/>
          <w:color w:val="000000"/>
          <w:lang w:eastAsia="ca-ES"/>
        </w:rPr>
        <w:t xml:space="preserve"> and</w:t>
      </w:r>
      <w:r w:rsidR="00E05D94">
        <w:rPr>
          <w:rFonts w:eastAsia="Times New Roman" w:cstheme="minorHAnsi"/>
          <w:color w:val="000000"/>
          <w:lang w:eastAsia="ca-ES"/>
        </w:rPr>
        <w:t xml:space="preserve"> </w:t>
      </w:r>
      <w:r w:rsidR="00411888">
        <w:rPr>
          <w:rFonts w:eastAsia="Times New Roman" w:cstheme="minorHAnsi"/>
          <w:color w:val="000000"/>
          <w:lang w:eastAsia="ca-ES"/>
        </w:rPr>
        <w:t xml:space="preserve">germination in Autumn barely reached 0.25 and 0.05 </w:t>
      </w:r>
      <w:r w:rsidR="006806DC">
        <w:rPr>
          <w:rFonts w:eastAsia="Times New Roman" w:cstheme="minorHAnsi"/>
          <w:color w:val="000000"/>
          <w:lang w:eastAsia="ca-ES"/>
        </w:rPr>
        <w:t>germination proport</w:t>
      </w:r>
      <w:r w:rsidR="00CF5527">
        <w:rPr>
          <w:rFonts w:eastAsia="Times New Roman" w:cstheme="minorHAnsi"/>
          <w:color w:val="000000"/>
          <w:lang w:eastAsia="ca-ES"/>
        </w:rPr>
        <w:t xml:space="preserve">ion in fellfield and </w:t>
      </w:r>
      <w:r w:rsidR="00411888">
        <w:rPr>
          <w:rFonts w:eastAsia="Times New Roman" w:cstheme="minorHAnsi"/>
          <w:color w:val="000000"/>
          <w:lang w:eastAsia="ca-ES"/>
        </w:rPr>
        <w:lastRenderedPageBreak/>
        <w:t>snowbed incubators,</w:t>
      </w:r>
      <w:r w:rsidR="00CF5527">
        <w:rPr>
          <w:rFonts w:eastAsia="Times New Roman" w:cstheme="minorHAnsi"/>
          <w:color w:val="000000"/>
          <w:lang w:eastAsia="ca-ES"/>
        </w:rPr>
        <w:t xml:space="preserve"> respectively, </w:t>
      </w:r>
      <w:r w:rsidR="00411888">
        <w:rPr>
          <w:rFonts w:eastAsia="Times New Roman" w:cstheme="minorHAnsi"/>
          <w:color w:val="000000"/>
          <w:lang w:eastAsia="ca-ES"/>
        </w:rPr>
        <w:t>suggesting a strong prevalence of physiological dormancy.</w:t>
      </w:r>
      <w:r w:rsidR="00E05D94">
        <w:rPr>
          <w:rFonts w:eastAsia="Times New Roman" w:cstheme="minorHAnsi"/>
          <w:color w:val="000000"/>
          <w:lang w:eastAsia="ca-ES"/>
        </w:rPr>
        <w:t xml:space="preserve"> </w:t>
      </w:r>
      <w:r w:rsidR="006C4457">
        <w:rPr>
          <w:rFonts w:eastAsia="Times New Roman" w:cstheme="minorHAnsi"/>
          <w:color w:val="000000"/>
          <w:lang w:eastAsia="ca-ES"/>
        </w:rPr>
        <w:t xml:space="preserve">Germination in </w:t>
      </w:r>
      <w:r w:rsidR="00D14142">
        <w:rPr>
          <w:rFonts w:eastAsia="Times New Roman" w:cstheme="minorHAnsi"/>
          <w:color w:val="000000"/>
          <w:lang w:eastAsia="ca-ES"/>
        </w:rPr>
        <w:t xml:space="preserve">spring, </w:t>
      </w:r>
      <w:r w:rsidR="00066BB4">
        <w:rPr>
          <w:rFonts w:eastAsia="Times New Roman" w:cstheme="minorHAnsi"/>
          <w:color w:val="000000"/>
          <w:lang w:eastAsia="ca-ES"/>
        </w:rPr>
        <w:t xml:space="preserve">was significantly higher in </w:t>
      </w:r>
      <w:r w:rsidR="00960ED9">
        <w:rPr>
          <w:rFonts w:eastAsia="Times New Roman" w:cstheme="minorHAnsi"/>
          <w:color w:val="000000"/>
          <w:lang w:eastAsia="ca-ES"/>
        </w:rPr>
        <w:t>fellfield probably because the higher temperatures experienced</w:t>
      </w:r>
      <w:r w:rsidR="00960ED9" w:rsidRPr="003E788B">
        <w:rPr>
          <w:rFonts w:eastAsia="Times New Roman" w:cstheme="minorHAnsi"/>
          <w:color w:val="000000"/>
          <w:lang w:eastAsia="ca-ES"/>
        </w:rPr>
        <w:t xml:space="preserve"> </w:t>
      </w:r>
      <w:r w:rsidR="00960ED9">
        <w:rPr>
          <w:rFonts w:eastAsia="Times New Roman" w:cstheme="minorHAnsi"/>
          <w:color w:val="000000"/>
          <w:lang w:eastAsia="ca-ES"/>
        </w:rPr>
        <w:t>in the incubator during that period</w:t>
      </w:r>
      <w:r w:rsidR="00FF6DAF">
        <w:rPr>
          <w:rFonts w:eastAsia="Times New Roman" w:cstheme="minorHAnsi"/>
          <w:color w:val="000000"/>
          <w:lang w:eastAsia="ca-ES"/>
        </w:rPr>
        <w:t xml:space="preserve"> that had alleviated both cold stratification and warm cues requirements</w:t>
      </w:r>
      <w:r w:rsidR="002F13D2">
        <w:rPr>
          <w:rFonts w:eastAsia="Times New Roman" w:cstheme="minorHAnsi"/>
          <w:color w:val="000000"/>
          <w:lang w:eastAsia="ca-ES"/>
        </w:rPr>
        <w:t>, while snowbed species still did not reach that thermal threshold</w:t>
      </w:r>
      <w:r w:rsidR="003900EF">
        <w:rPr>
          <w:rFonts w:eastAsia="Times New Roman" w:cstheme="minorHAnsi"/>
          <w:color w:val="000000"/>
          <w:lang w:eastAsia="ca-ES"/>
        </w:rPr>
        <w:t>. H</w:t>
      </w:r>
      <w:r w:rsidR="003900EF" w:rsidRPr="001B3188">
        <w:rPr>
          <w:rFonts w:eastAsia="Times New Roman" w:cstheme="minorHAnsi"/>
          <w:color w:val="000000"/>
          <w:lang w:eastAsia="ca-ES"/>
        </w:rPr>
        <w:t xml:space="preserve">aving a postponed germination after </w:t>
      </w:r>
      <w:r w:rsidR="003900EF">
        <w:rPr>
          <w:rFonts w:eastAsia="Times New Roman" w:cstheme="minorHAnsi"/>
          <w:color w:val="000000"/>
          <w:lang w:eastAsia="ca-ES"/>
        </w:rPr>
        <w:t>the cold period</w:t>
      </w:r>
      <w:r w:rsidR="003900EF" w:rsidRPr="001B3188">
        <w:rPr>
          <w:rFonts w:eastAsia="Times New Roman" w:cstheme="minorHAnsi"/>
          <w:color w:val="000000"/>
          <w:lang w:eastAsia="ca-ES"/>
        </w:rPr>
        <w:t xml:space="preserve"> can at least assure that there will be no drought during early spring</w:t>
      </w:r>
      <w:r w:rsidR="00960ED9">
        <w:rPr>
          <w:rFonts w:eastAsia="Times New Roman" w:cstheme="minorHAnsi"/>
          <w:color w:val="000000"/>
          <w:lang w:eastAsia="ca-ES"/>
        </w:rPr>
        <w:t xml:space="preserve">. </w:t>
      </w:r>
      <w:r w:rsidR="0057469A">
        <w:rPr>
          <w:rFonts w:eastAsia="Times New Roman" w:cstheme="minorHAnsi"/>
          <w:color w:val="000000"/>
          <w:lang w:eastAsia="ca-ES"/>
        </w:rPr>
        <w:t xml:space="preserve">The opposite </w:t>
      </w:r>
      <w:r w:rsidR="002F13D2">
        <w:rPr>
          <w:rFonts w:eastAsia="Times New Roman" w:cstheme="minorHAnsi"/>
          <w:color w:val="000000"/>
          <w:lang w:eastAsia="ca-ES"/>
        </w:rPr>
        <w:t>trend</w:t>
      </w:r>
      <w:r w:rsidR="0057469A">
        <w:rPr>
          <w:rFonts w:eastAsia="Times New Roman" w:cstheme="minorHAnsi"/>
          <w:color w:val="000000"/>
          <w:lang w:eastAsia="ca-ES"/>
        </w:rPr>
        <w:t xml:space="preserve"> was observed in summer germination, </w:t>
      </w:r>
      <w:r w:rsidR="001109AF">
        <w:rPr>
          <w:rFonts w:eastAsia="Times New Roman" w:cstheme="minorHAnsi"/>
          <w:color w:val="000000"/>
          <w:lang w:eastAsia="ca-ES"/>
        </w:rPr>
        <w:t xml:space="preserve">most species in fellfield conditions were already germinated thus we observed a significantly higher germination in snowbed conditions, </w:t>
      </w:r>
      <w:r w:rsidR="00430D84">
        <w:rPr>
          <w:rFonts w:eastAsia="Times New Roman" w:cstheme="minorHAnsi"/>
          <w:color w:val="000000"/>
          <w:lang w:eastAsia="ca-ES"/>
        </w:rPr>
        <w:t xml:space="preserve">after cold stratification took longer for </w:t>
      </w:r>
      <w:r w:rsidR="001109AF">
        <w:rPr>
          <w:rFonts w:eastAsia="Times New Roman" w:cstheme="minorHAnsi"/>
          <w:color w:val="000000"/>
          <w:lang w:eastAsia="ca-ES"/>
        </w:rPr>
        <w:t xml:space="preserve">species </w:t>
      </w:r>
      <w:r w:rsidR="00430D84">
        <w:rPr>
          <w:rFonts w:eastAsia="Times New Roman" w:cstheme="minorHAnsi"/>
          <w:color w:val="000000"/>
          <w:lang w:eastAsia="ca-ES"/>
        </w:rPr>
        <w:t xml:space="preserve">to reach </w:t>
      </w:r>
      <w:r w:rsidR="001109AF">
        <w:rPr>
          <w:rFonts w:eastAsia="Times New Roman" w:cstheme="minorHAnsi"/>
          <w:color w:val="000000"/>
          <w:lang w:eastAsia="ca-ES"/>
        </w:rPr>
        <w:t>temperature requirements</w:t>
      </w:r>
      <w:r w:rsidR="00430D84">
        <w:rPr>
          <w:rFonts w:eastAsia="Times New Roman" w:cstheme="minorHAnsi"/>
          <w:color w:val="000000"/>
          <w:lang w:eastAsia="ca-ES"/>
        </w:rPr>
        <w:t>.</w:t>
      </w:r>
      <w:r w:rsidR="00AF694C" w:rsidRPr="00AF694C">
        <w:rPr>
          <w:rFonts w:eastAsia="Times New Roman" w:cstheme="minorHAnsi"/>
          <w:color w:val="000000"/>
          <w:lang w:eastAsia="ca-ES"/>
        </w:rPr>
        <w:t xml:space="preserve"> </w:t>
      </w:r>
      <w:r w:rsidR="00AF694C">
        <w:rPr>
          <w:rFonts w:eastAsia="Times New Roman" w:cstheme="minorHAnsi"/>
          <w:color w:val="000000"/>
          <w:lang w:eastAsia="ca-ES"/>
        </w:rPr>
        <w:t xml:space="preserve">Consequently, we observed a significantly higher t50 in snowbed incubator and not statistically different </w:t>
      </w:r>
      <w:r w:rsidR="00BB2C27">
        <w:rPr>
          <w:rFonts w:eastAsia="Times New Roman" w:cstheme="minorHAnsi"/>
          <w:color w:val="000000"/>
          <w:lang w:eastAsia="ca-ES"/>
        </w:rPr>
        <w:t>EHS</w:t>
      </w:r>
      <w:r w:rsidR="00AF694C">
        <w:rPr>
          <w:rFonts w:eastAsia="Times New Roman" w:cstheme="minorHAnsi"/>
          <w:color w:val="000000"/>
          <w:lang w:eastAsia="ca-ES"/>
        </w:rPr>
        <w:t>, meaning that species germinated when they achieved/accumulated that thermal threshold/requirements although in snowbed incubator take longer to achieve.</w:t>
      </w:r>
      <w:r w:rsidR="005767A3">
        <w:rPr>
          <w:rFonts w:eastAsia="Times New Roman" w:cstheme="minorHAnsi"/>
          <w:color w:val="000000"/>
          <w:lang w:eastAsia="ca-ES"/>
        </w:rPr>
        <w:t xml:space="preserve"> </w:t>
      </w:r>
      <w:r w:rsidR="009C72E4">
        <w:rPr>
          <w:rFonts w:eastAsia="Times New Roman" w:cstheme="minorHAnsi"/>
          <w:color w:val="000000"/>
          <w:lang w:eastAsia="ca-ES"/>
        </w:rPr>
        <w:t xml:space="preserve">The phylogenetic signal, measured as Pagel’s lambda, showed values above 0.75 in </w:t>
      </w:r>
      <w:r w:rsidR="00166C85">
        <w:rPr>
          <w:rFonts w:eastAsia="Times New Roman" w:cstheme="minorHAnsi"/>
          <w:color w:val="000000"/>
          <w:lang w:eastAsia="ca-ES"/>
        </w:rPr>
        <w:t xml:space="preserve">all </w:t>
      </w:r>
      <w:r w:rsidR="009C72E4">
        <w:rPr>
          <w:rFonts w:eastAsia="Times New Roman" w:cstheme="minorHAnsi"/>
          <w:color w:val="000000"/>
          <w:lang w:eastAsia="ca-ES"/>
        </w:rPr>
        <w:t xml:space="preserve">germination traits </w:t>
      </w:r>
      <w:r w:rsidR="00166C85">
        <w:rPr>
          <w:rFonts w:eastAsia="Times New Roman" w:cstheme="minorHAnsi"/>
          <w:color w:val="000000"/>
          <w:lang w:eastAsia="ca-ES"/>
        </w:rPr>
        <w:t xml:space="preserve">except t50 and </w:t>
      </w:r>
      <w:r w:rsidR="00BB2C27">
        <w:rPr>
          <w:rFonts w:eastAsia="Times New Roman" w:cstheme="minorHAnsi"/>
          <w:color w:val="000000"/>
          <w:lang w:eastAsia="ca-ES"/>
        </w:rPr>
        <w:t>EHS</w:t>
      </w:r>
      <w:r w:rsidR="00166C85">
        <w:rPr>
          <w:rFonts w:eastAsia="Times New Roman" w:cstheme="minorHAnsi"/>
          <w:color w:val="000000"/>
          <w:lang w:eastAsia="ca-ES"/>
        </w:rPr>
        <w:t xml:space="preserve">, </w:t>
      </w:r>
      <w:r w:rsidR="009C72E4">
        <w:rPr>
          <w:rFonts w:eastAsia="Times New Roman" w:cstheme="minorHAnsi"/>
          <w:color w:val="000000"/>
          <w:lang w:eastAsia="ca-ES"/>
        </w:rPr>
        <w:t xml:space="preserve">suggesting that </w:t>
      </w:r>
      <w:r w:rsidR="00166C85">
        <w:rPr>
          <w:rFonts w:eastAsia="Times New Roman" w:cstheme="minorHAnsi"/>
          <w:color w:val="000000"/>
          <w:lang w:eastAsia="ca-ES"/>
        </w:rPr>
        <w:t xml:space="preserve">most traits </w:t>
      </w:r>
      <w:r w:rsidR="009C72E4">
        <w:rPr>
          <w:rFonts w:eastAsia="Times New Roman" w:cstheme="minorHAnsi"/>
          <w:color w:val="000000"/>
          <w:lang w:eastAsia="ca-ES"/>
        </w:rPr>
        <w:t>are phylogenetic conservative</w:t>
      </w:r>
      <w:r w:rsidR="001D463C">
        <w:rPr>
          <w:rFonts w:eastAsia="Times New Roman" w:cstheme="minorHAnsi"/>
          <w:color w:val="000000"/>
          <w:lang w:eastAsia="ca-ES"/>
        </w:rPr>
        <w:t xml:space="preserve"> and </w:t>
      </w:r>
      <w:r w:rsidR="009C72E4">
        <w:rPr>
          <w:rFonts w:eastAsia="Times New Roman" w:cstheme="minorHAnsi"/>
          <w:color w:val="000000"/>
          <w:lang w:eastAsia="ca-ES"/>
        </w:rPr>
        <w:t xml:space="preserve">t50 and </w:t>
      </w:r>
      <w:r w:rsidR="00BB2C27">
        <w:rPr>
          <w:rFonts w:eastAsia="Times New Roman" w:cstheme="minorHAnsi"/>
          <w:color w:val="000000"/>
          <w:lang w:eastAsia="ca-ES"/>
        </w:rPr>
        <w:t>EHS</w:t>
      </w:r>
      <w:r w:rsidR="009C72E4">
        <w:rPr>
          <w:rFonts w:eastAsia="Times New Roman" w:cstheme="minorHAnsi"/>
          <w:color w:val="000000"/>
          <w:lang w:eastAsia="ca-ES"/>
        </w:rPr>
        <w:t xml:space="preserve"> showed below 0.</w:t>
      </w:r>
      <w:r w:rsidR="001D463C">
        <w:rPr>
          <w:rFonts w:eastAsia="Times New Roman" w:cstheme="minorHAnsi"/>
          <w:color w:val="000000"/>
          <w:lang w:eastAsia="ca-ES"/>
        </w:rPr>
        <w:t>5</w:t>
      </w:r>
      <w:r w:rsidR="009C72E4">
        <w:rPr>
          <w:rFonts w:eastAsia="Times New Roman" w:cstheme="minorHAnsi"/>
          <w:color w:val="000000"/>
          <w:lang w:eastAsia="ca-ES"/>
        </w:rPr>
        <w:t xml:space="preserve"> values suggesting an evolutionary selection. The results of the random effects showed that intraspecific variation partly explained the variability observed between the incubators</w:t>
      </w:r>
      <w:r w:rsidR="00993727">
        <w:rPr>
          <w:rFonts w:eastAsia="Times New Roman" w:cstheme="minorHAnsi"/>
          <w:color w:val="000000"/>
          <w:lang w:eastAsia="ca-ES"/>
        </w:rPr>
        <w:t xml:space="preserve"> in all traits except </w:t>
      </w:r>
      <w:r w:rsidR="00B77720">
        <w:rPr>
          <w:rFonts w:eastAsia="Times New Roman" w:cstheme="minorHAnsi"/>
          <w:color w:val="000000"/>
          <w:lang w:eastAsia="ca-ES"/>
        </w:rPr>
        <w:t>total and summer germination</w:t>
      </w:r>
      <w:r w:rsidR="009C72E4">
        <w:rPr>
          <w:rFonts w:eastAsia="Times New Roman" w:cstheme="minorHAnsi"/>
          <w:color w:val="000000"/>
          <w:lang w:eastAsia="ca-ES"/>
        </w:rPr>
        <w:t xml:space="preserve">. Nevertheless, accordingly with Pagel’s lambda results, phylogeny explained a higher proportion of variability in </w:t>
      </w:r>
      <w:r w:rsidR="003900EF">
        <w:rPr>
          <w:rFonts w:eastAsia="Times New Roman" w:cstheme="minorHAnsi"/>
          <w:color w:val="000000"/>
          <w:lang w:eastAsia="ca-ES"/>
        </w:rPr>
        <w:t xml:space="preserve">all </w:t>
      </w:r>
      <w:r w:rsidR="009C72E4">
        <w:rPr>
          <w:rFonts w:eastAsia="Times New Roman" w:cstheme="minorHAnsi"/>
          <w:color w:val="000000"/>
          <w:lang w:eastAsia="ca-ES"/>
        </w:rPr>
        <w:t>germination traits</w:t>
      </w:r>
      <w:r w:rsidR="003900EF">
        <w:rPr>
          <w:rFonts w:eastAsia="Times New Roman" w:cstheme="minorHAnsi"/>
          <w:color w:val="000000"/>
          <w:lang w:eastAsia="ca-ES"/>
        </w:rPr>
        <w:t xml:space="preserve"> except t50 and </w:t>
      </w:r>
      <w:r w:rsidR="00BB2C27">
        <w:rPr>
          <w:rFonts w:eastAsia="Times New Roman" w:cstheme="minorHAnsi"/>
          <w:color w:val="000000"/>
          <w:lang w:eastAsia="ca-ES"/>
        </w:rPr>
        <w:t>EHS</w:t>
      </w:r>
      <w:r w:rsidR="003900EF">
        <w:rPr>
          <w:rFonts w:eastAsia="Times New Roman" w:cstheme="minorHAnsi"/>
          <w:color w:val="000000"/>
          <w:lang w:eastAsia="ca-ES"/>
        </w:rPr>
        <w:t xml:space="preserve">. </w:t>
      </w:r>
      <w:r w:rsidR="009C72E4">
        <w:rPr>
          <w:rFonts w:eastAsia="Times New Roman" w:cstheme="minorHAnsi"/>
          <w:color w:val="000000"/>
          <w:lang w:eastAsia="ca-ES"/>
        </w:rPr>
        <w:t xml:space="preserve"> </w:t>
      </w:r>
    </w:p>
    <w:p w14:paraId="6704D05D" w14:textId="2360D186" w:rsidR="00451FC6" w:rsidRDefault="002A2439" w:rsidP="00E85307">
      <w:pPr>
        <w:shd w:val="clear" w:color="auto" w:fill="FFFFFF"/>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 xml:space="preserve">Another </w:t>
      </w:r>
      <w:r w:rsidRPr="001B3188">
        <w:rPr>
          <w:rFonts w:eastAsia="Times New Roman" w:cstheme="minorHAnsi"/>
          <w:color w:val="000000"/>
          <w:lang w:eastAsia="ca-ES"/>
        </w:rPr>
        <w:t>worth-while point</w:t>
      </w:r>
      <w:r w:rsidR="00447893">
        <w:rPr>
          <w:rFonts w:eastAsia="Times New Roman" w:cstheme="minorHAnsi"/>
          <w:color w:val="000000"/>
          <w:lang w:eastAsia="ca-ES"/>
        </w:rPr>
        <w:t>, common in both communities,</w:t>
      </w:r>
      <w:r w:rsidRPr="001B3188">
        <w:rPr>
          <w:rFonts w:eastAsia="Times New Roman" w:cstheme="minorHAnsi"/>
          <w:color w:val="000000"/>
          <w:lang w:eastAsia="ca-ES"/>
        </w:rPr>
        <w:t xml:space="preserve"> is that </w:t>
      </w:r>
      <w:r>
        <w:rPr>
          <w:rFonts w:eastAsia="Times New Roman" w:cstheme="minorHAnsi"/>
          <w:color w:val="000000"/>
          <w:lang w:eastAsia="ca-ES"/>
        </w:rPr>
        <w:t>snowbed</w:t>
      </w:r>
      <w:r w:rsidRPr="001B3188">
        <w:rPr>
          <w:rFonts w:eastAsia="Times New Roman" w:cstheme="minorHAnsi"/>
          <w:color w:val="000000"/>
          <w:lang w:eastAsia="ca-ES"/>
        </w:rPr>
        <w:t xml:space="preserve"> </w:t>
      </w:r>
      <w:r>
        <w:rPr>
          <w:rFonts w:eastAsia="Times New Roman" w:cstheme="minorHAnsi"/>
          <w:color w:val="000000"/>
          <w:lang w:eastAsia="ca-ES"/>
        </w:rPr>
        <w:t>cold</w:t>
      </w:r>
      <w:r w:rsidRPr="001B3188">
        <w:rPr>
          <w:rFonts w:eastAsia="Times New Roman" w:cstheme="minorHAnsi"/>
          <w:color w:val="000000"/>
          <w:lang w:eastAsia="ca-ES"/>
        </w:rPr>
        <w:t xml:space="preserve"> conditions </w:t>
      </w:r>
      <w:r>
        <w:rPr>
          <w:rFonts w:eastAsia="Times New Roman" w:cstheme="minorHAnsi"/>
          <w:color w:val="000000"/>
          <w:lang w:eastAsia="ca-ES"/>
        </w:rPr>
        <w:t>(</w:t>
      </w:r>
      <w:r w:rsidRPr="001B3188">
        <w:rPr>
          <w:rFonts w:eastAsia="Times New Roman" w:cstheme="minorHAnsi"/>
          <w:color w:val="000000"/>
          <w:lang w:eastAsia="ca-ES"/>
        </w:rPr>
        <w:t>0</w:t>
      </w:r>
      <w:r>
        <w:rPr>
          <w:rFonts w:eastAsia="Times New Roman" w:cstheme="minorHAnsi"/>
          <w:color w:val="000000"/>
          <w:lang w:eastAsia="ca-ES"/>
        </w:rPr>
        <w:t>ºC</w:t>
      </w:r>
      <w:r w:rsidRPr="001B3188">
        <w:rPr>
          <w:rFonts w:eastAsia="Times New Roman" w:cstheme="minorHAnsi"/>
          <w:color w:val="000000"/>
          <w:lang w:eastAsia="ca-ES"/>
        </w:rPr>
        <w:t xml:space="preserve"> degrees and constant darkness</w:t>
      </w:r>
      <w:r>
        <w:rPr>
          <w:rFonts w:eastAsia="Times New Roman" w:cstheme="minorHAnsi"/>
          <w:color w:val="000000"/>
          <w:lang w:eastAsia="ca-ES"/>
        </w:rPr>
        <w:t>)</w:t>
      </w:r>
      <w:r w:rsidRPr="001B3188">
        <w:rPr>
          <w:rFonts w:eastAsia="Times New Roman" w:cstheme="minorHAnsi"/>
          <w:color w:val="000000"/>
          <w:lang w:eastAsia="ca-ES"/>
        </w:rPr>
        <w:t xml:space="preserve"> allowed higher germination than </w:t>
      </w:r>
      <w:r>
        <w:rPr>
          <w:rFonts w:eastAsia="Times New Roman" w:cstheme="minorHAnsi"/>
          <w:color w:val="000000"/>
          <w:lang w:eastAsia="ca-ES"/>
        </w:rPr>
        <w:t>fellfield cold conditions (</w:t>
      </w:r>
      <w:r w:rsidRPr="001B3188">
        <w:rPr>
          <w:rFonts w:eastAsia="Times New Roman" w:cstheme="minorHAnsi"/>
          <w:color w:val="000000"/>
          <w:lang w:eastAsia="ca-ES"/>
        </w:rPr>
        <w:t>below 0</w:t>
      </w:r>
      <w:r>
        <w:rPr>
          <w:rFonts w:eastAsia="Times New Roman" w:cstheme="minorHAnsi"/>
          <w:color w:val="000000"/>
          <w:lang w:eastAsia="ca-ES"/>
        </w:rPr>
        <w:t>ºC</w:t>
      </w:r>
      <w:r w:rsidRPr="001B3188">
        <w:rPr>
          <w:rFonts w:eastAsia="Times New Roman" w:cstheme="minorHAnsi"/>
          <w:color w:val="000000"/>
          <w:lang w:eastAsia="ca-ES"/>
        </w:rPr>
        <w:t xml:space="preserve"> temperatures and daily photoperiod</w:t>
      </w:r>
      <w:r>
        <w:rPr>
          <w:rFonts w:eastAsia="Times New Roman" w:cstheme="minorHAnsi"/>
          <w:color w:val="000000"/>
          <w:lang w:eastAsia="ca-ES"/>
        </w:rPr>
        <w:t>)</w:t>
      </w:r>
      <w:r w:rsidRPr="001B3188">
        <w:rPr>
          <w:rFonts w:eastAsia="Times New Roman" w:cstheme="minorHAnsi"/>
          <w:color w:val="000000"/>
          <w:lang w:eastAsia="ca-ES"/>
        </w:rPr>
        <w:t>. Th</w:t>
      </w:r>
      <w:r>
        <w:rPr>
          <w:rFonts w:eastAsia="Times New Roman" w:cstheme="minorHAnsi"/>
          <w:color w:val="000000"/>
          <w:lang w:eastAsia="ca-ES"/>
        </w:rPr>
        <w:t>ese</w:t>
      </w:r>
      <w:r w:rsidRPr="001B3188">
        <w:rPr>
          <w:rFonts w:eastAsia="Times New Roman" w:cstheme="minorHAnsi"/>
          <w:color w:val="000000"/>
          <w:lang w:eastAsia="ca-ES"/>
        </w:rPr>
        <w:t xml:space="preserve"> results suggest that </w:t>
      </w:r>
      <w:r>
        <w:rPr>
          <w:rFonts w:eastAsia="Times New Roman" w:cstheme="minorHAnsi"/>
          <w:color w:val="000000"/>
          <w:lang w:eastAsia="ca-ES"/>
        </w:rPr>
        <w:t xml:space="preserve">under </w:t>
      </w:r>
      <w:r w:rsidRPr="001B3188">
        <w:rPr>
          <w:rFonts w:eastAsia="Times New Roman" w:cstheme="minorHAnsi"/>
          <w:color w:val="000000"/>
          <w:lang w:eastAsia="ca-ES"/>
        </w:rPr>
        <w:t>snow like conditions can alleviate and break dormancy of some species,</w:t>
      </w:r>
      <w:r>
        <w:rPr>
          <w:rFonts w:eastAsia="Times New Roman" w:cstheme="minorHAnsi"/>
          <w:color w:val="000000"/>
          <w:lang w:eastAsia="ca-ES"/>
        </w:rPr>
        <w:t xml:space="preserve"> while below 0ºC temperatures showed detrimental effects on germination. </w:t>
      </w:r>
      <w:r w:rsidR="00F93FE7">
        <w:rPr>
          <w:rFonts w:eastAsia="Times New Roman" w:cstheme="minorHAnsi"/>
          <w:color w:val="000000"/>
          <w:lang w:eastAsia="ca-ES"/>
        </w:rPr>
        <w:t xml:space="preserve">Species that live in micro-valleys (snowbed) </w:t>
      </w:r>
      <w:r w:rsidR="001109AF">
        <w:rPr>
          <w:rFonts w:eastAsia="Times New Roman" w:cstheme="minorHAnsi"/>
          <w:color w:val="000000"/>
          <w:lang w:eastAsia="ca-ES"/>
        </w:rPr>
        <w:t>can</w:t>
      </w:r>
      <w:r w:rsidR="00F93FE7" w:rsidRPr="001B3188">
        <w:rPr>
          <w:rFonts w:eastAsia="Times New Roman" w:cstheme="minorHAnsi"/>
          <w:color w:val="000000"/>
          <w:lang w:eastAsia="ca-ES"/>
        </w:rPr>
        <w:t xml:space="preserve"> start germination under snow</w:t>
      </w:r>
      <w:r w:rsidR="00F93FE7">
        <w:rPr>
          <w:rFonts w:eastAsia="Times New Roman" w:cstheme="minorHAnsi"/>
          <w:color w:val="000000"/>
          <w:lang w:eastAsia="ca-ES"/>
        </w:rPr>
        <w:t xml:space="preserve"> are</w:t>
      </w:r>
      <w:r w:rsidR="00F93FE7" w:rsidRPr="001B3188">
        <w:rPr>
          <w:rFonts w:eastAsia="Times New Roman" w:cstheme="minorHAnsi"/>
          <w:color w:val="000000"/>
          <w:lang w:eastAsia="ca-ES"/>
        </w:rPr>
        <w:t xml:space="preserve"> taking advantage of water availability during snowmelt and using the full extent of the growing season to develop seedlings </w:t>
      </w:r>
      <w:r w:rsidR="00F93FE7">
        <w:rPr>
          <w:rFonts w:eastAsia="Times New Roman" w:cstheme="minorHAnsi"/>
          <w:color w:val="000000"/>
          <w:lang w:eastAsia="ca-ES"/>
        </w:rPr>
        <w:t xml:space="preserve">leaves and roots </w:t>
      </w:r>
      <w:r w:rsidR="00F93FE7" w:rsidRPr="001B3188">
        <w:rPr>
          <w:rFonts w:eastAsia="Times New Roman" w:cstheme="minorHAnsi"/>
          <w:color w:val="000000"/>
          <w:lang w:eastAsia="ca-ES"/>
        </w:rPr>
        <w:t xml:space="preserve">able to survive topsoil desiccation during summer </w:t>
      </w:r>
      <w:proofErr w:type="gramStart"/>
      <w:r w:rsidR="00F93FE7" w:rsidRPr="001B3188">
        <w:rPr>
          <w:rFonts w:eastAsia="Times New Roman" w:cstheme="minorHAnsi"/>
          <w:color w:val="000000"/>
          <w:lang w:eastAsia="ca-ES"/>
        </w:rPr>
        <w:t>and also</w:t>
      </w:r>
      <w:proofErr w:type="gramEnd"/>
      <w:r w:rsidR="00F93FE7" w:rsidRPr="001B3188">
        <w:rPr>
          <w:rFonts w:eastAsia="Times New Roman" w:cstheme="minorHAnsi"/>
          <w:color w:val="000000"/>
          <w:lang w:eastAsia="ca-ES"/>
        </w:rPr>
        <w:t xml:space="preserve"> freezing events the following winter</w:t>
      </w:r>
      <w:r w:rsidR="009B72A1">
        <w:rPr>
          <w:rFonts w:eastAsia="Times New Roman" w:cstheme="minorHAnsi"/>
          <w:color w:val="000000"/>
          <w:lang w:eastAsia="ca-ES"/>
        </w:rPr>
        <w:t xml:space="preserve">. </w:t>
      </w:r>
      <w:r w:rsidR="001D6707">
        <w:rPr>
          <w:rFonts w:eastAsia="Times New Roman" w:cstheme="minorHAnsi"/>
          <w:color w:val="000000"/>
          <w:lang w:eastAsia="ca-ES"/>
        </w:rPr>
        <w:t xml:space="preserve">Species that live in micro-edges (fellfields) </w:t>
      </w:r>
      <w:r w:rsidR="009B72A1">
        <w:rPr>
          <w:rFonts w:eastAsia="Times New Roman" w:cstheme="minorHAnsi"/>
          <w:color w:val="000000"/>
          <w:lang w:eastAsia="ca-ES"/>
        </w:rPr>
        <w:t>must</w:t>
      </w:r>
      <w:r w:rsidR="001D6707">
        <w:rPr>
          <w:rFonts w:eastAsia="Times New Roman" w:cstheme="minorHAnsi"/>
          <w:color w:val="000000"/>
          <w:lang w:eastAsia="ca-ES"/>
        </w:rPr>
        <w:t xml:space="preserve"> be able to endure below 0 ºC temperatures and wait until temperatures surpasses at least 5ºC according to out experiment.</w:t>
      </w:r>
      <w:r w:rsidR="00451FC6">
        <w:rPr>
          <w:rFonts w:eastAsia="Times New Roman" w:cstheme="minorHAnsi"/>
          <w:color w:val="000000"/>
          <w:lang w:eastAsia="ca-ES"/>
        </w:rPr>
        <w:t xml:space="preserve"> </w:t>
      </w:r>
    </w:p>
    <w:p w14:paraId="5F78007C" w14:textId="6310CA1E" w:rsidR="006B0A01" w:rsidRPr="001B3188" w:rsidRDefault="00F72FCA" w:rsidP="001B3188">
      <w:pPr>
        <w:shd w:val="clear" w:color="auto" w:fill="FFFFFF"/>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 xml:space="preserve">When we compare both communities even observing similar </w:t>
      </w:r>
      <w:commentRangeStart w:id="15"/>
      <w:r w:rsidR="006B0A01">
        <w:rPr>
          <w:rFonts w:eastAsia="Times New Roman" w:cstheme="minorHAnsi"/>
          <w:color w:val="000000"/>
          <w:lang w:eastAsia="ca-ES"/>
        </w:rPr>
        <w:t xml:space="preserve">patterns, </w:t>
      </w:r>
      <w:r>
        <w:rPr>
          <w:rFonts w:eastAsia="Times New Roman" w:cstheme="minorHAnsi"/>
          <w:color w:val="000000"/>
          <w:lang w:eastAsia="ca-ES"/>
        </w:rPr>
        <w:t xml:space="preserve">the </w:t>
      </w:r>
      <w:r w:rsidR="00E927B0">
        <w:rPr>
          <w:rFonts w:cstheme="minorHAnsi"/>
        </w:rPr>
        <w:t>Temperate</w:t>
      </w:r>
      <w:r w:rsidR="00E927B0" w:rsidRPr="00B45EA5">
        <w:rPr>
          <w:rFonts w:cstheme="minorHAnsi"/>
        </w:rPr>
        <w:t xml:space="preserve"> community had a significant lower germination rate, lower autumn germination and bigger t50</w:t>
      </w:r>
      <w:r w:rsidR="00E927B0">
        <w:rPr>
          <w:rFonts w:cstheme="minorHAnsi"/>
        </w:rPr>
        <w:t xml:space="preserve">; </w:t>
      </w:r>
      <w:r w:rsidR="00392745">
        <w:rPr>
          <w:rFonts w:cstheme="minorHAnsi"/>
        </w:rPr>
        <w:t xml:space="preserve">and a significant interaction term between community and incubators indicate that </w:t>
      </w:r>
      <w:r w:rsidR="00E927B0" w:rsidRPr="00B45EA5">
        <w:rPr>
          <w:rFonts w:cstheme="minorHAnsi"/>
        </w:rPr>
        <w:t xml:space="preserve">germination differences between incubators were bigger in the </w:t>
      </w:r>
      <w:r w:rsidR="00E927B0">
        <w:rPr>
          <w:rFonts w:cstheme="minorHAnsi"/>
        </w:rPr>
        <w:t>Temperate</w:t>
      </w:r>
      <w:r w:rsidR="00E927B0" w:rsidRPr="00B45EA5">
        <w:rPr>
          <w:rFonts w:cstheme="minorHAnsi"/>
        </w:rPr>
        <w:t xml:space="preserve"> community</w:t>
      </w:r>
      <w:r w:rsidR="008C5CA0">
        <w:rPr>
          <w:rFonts w:cstheme="minorHAnsi"/>
        </w:rPr>
        <w:t>.</w:t>
      </w:r>
      <w:commentRangeEnd w:id="15"/>
      <w:r w:rsidR="00BD022B">
        <w:rPr>
          <w:rStyle w:val="Refdecomentario"/>
          <w:rFonts w:ascii="Calibri" w:eastAsia="Calibri" w:hAnsi="Calibri" w:cs="Calibri"/>
        </w:rPr>
        <w:commentReference w:id="15"/>
      </w:r>
    </w:p>
    <w:p w14:paraId="16386957" w14:textId="2F6F6BC6" w:rsidR="00F72FCA" w:rsidRDefault="00F72FCA" w:rsidP="00F72FCA">
      <w:pPr>
        <w:shd w:val="clear" w:color="auto" w:fill="FFFFFF"/>
        <w:spacing w:after="0" w:line="360" w:lineRule="auto"/>
        <w:jc w:val="both"/>
        <w:textAlignment w:val="baseline"/>
        <w:rPr>
          <w:rFonts w:eastAsia="Times New Roman" w:cstheme="minorHAnsi"/>
          <w:color w:val="000000"/>
          <w:lang w:eastAsia="ca-ES"/>
        </w:rPr>
      </w:pPr>
      <w:r>
        <w:rPr>
          <w:rFonts w:cstheme="minorHAnsi"/>
        </w:rPr>
        <w:t>Our results confirm the differences between the germination alpine and mediterranean syndromes previously described (Giménez-Benavides, Basking and Basking, Fernández-Pascual 2021) alpine germination syndrome</w:t>
      </w:r>
      <w:r>
        <w:rPr>
          <w:rFonts w:eastAsia="Times New Roman" w:cstheme="minorHAnsi"/>
          <w:color w:val="000000"/>
          <w:lang w:eastAsia="ca-ES"/>
        </w:rPr>
        <w:t xml:space="preserve"> </w:t>
      </w:r>
      <w:r w:rsidRPr="001B3188">
        <w:rPr>
          <w:rFonts w:eastAsia="Times New Roman" w:cstheme="minorHAnsi"/>
          <w:color w:val="000000"/>
          <w:lang w:eastAsia="ca-ES"/>
        </w:rPr>
        <w:t xml:space="preserve">corroborating the findings by </w:t>
      </w:r>
      <w:proofErr w:type="spellStart"/>
      <w:r w:rsidRPr="001B3188">
        <w:rPr>
          <w:rFonts w:eastAsia="Times New Roman" w:cstheme="minorHAnsi"/>
          <w:color w:val="000000"/>
          <w:lang w:eastAsia="ca-ES"/>
        </w:rPr>
        <w:t>Cavieres</w:t>
      </w:r>
      <w:proofErr w:type="spellEnd"/>
      <w:r w:rsidRPr="001B3188">
        <w:rPr>
          <w:rFonts w:eastAsia="Times New Roman" w:cstheme="minorHAnsi"/>
          <w:color w:val="000000"/>
          <w:lang w:eastAsia="ca-ES"/>
        </w:rPr>
        <w:t xml:space="preserve"> and Arroyo 2000, </w:t>
      </w:r>
      <w:r w:rsidRPr="001B3188">
        <w:rPr>
          <w:rFonts w:eastAsia="Times New Roman" w:cstheme="minorHAnsi"/>
          <w:color w:val="000000"/>
          <w:lang w:eastAsia="ca-ES"/>
        </w:rPr>
        <w:lastRenderedPageBreak/>
        <w:t xml:space="preserve">Hoyle 2015, Mondoni 2009, Shimono and Kudo 2005 and </w:t>
      </w:r>
      <w:proofErr w:type="spellStart"/>
      <w:r w:rsidRPr="001B3188">
        <w:rPr>
          <w:rFonts w:eastAsia="Times New Roman" w:cstheme="minorHAnsi"/>
          <w:color w:val="000000"/>
          <w:lang w:eastAsia="ca-ES"/>
        </w:rPr>
        <w:t>Schwienbacher</w:t>
      </w:r>
      <w:proofErr w:type="spellEnd"/>
      <w:r w:rsidRPr="001B3188">
        <w:rPr>
          <w:rFonts w:eastAsia="Times New Roman" w:cstheme="minorHAnsi"/>
          <w:color w:val="000000"/>
          <w:lang w:eastAsia="ca-ES"/>
        </w:rPr>
        <w:t xml:space="preserve"> 2011).</w:t>
      </w:r>
      <w:r>
        <w:rPr>
          <w:rFonts w:eastAsia="Times New Roman" w:cstheme="minorHAnsi"/>
          <w:color w:val="000000"/>
          <w:lang w:eastAsia="ca-ES"/>
        </w:rPr>
        <w:t xml:space="preserve"> </w:t>
      </w:r>
      <w:proofErr w:type="gramStart"/>
      <w:r w:rsidR="00DE262F">
        <w:rPr>
          <w:rFonts w:eastAsia="Times New Roman" w:cstheme="minorHAnsi"/>
          <w:color w:val="000000"/>
          <w:lang w:eastAsia="ca-ES"/>
        </w:rPr>
        <w:t>An</w:t>
      </w:r>
      <w:r w:rsidR="00536A07">
        <w:rPr>
          <w:rFonts w:eastAsia="Times New Roman" w:cstheme="minorHAnsi"/>
          <w:color w:val="000000"/>
          <w:lang w:eastAsia="ca-ES"/>
        </w:rPr>
        <w:t>d</w:t>
      </w:r>
      <w:r w:rsidR="00DE262F">
        <w:rPr>
          <w:rFonts w:eastAsia="Times New Roman" w:cstheme="minorHAnsi"/>
          <w:color w:val="000000"/>
          <w:lang w:eastAsia="ca-ES"/>
        </w:rPr>
        <w:t xml:space="preserve"> also</w:t>
      </w:r>
      <w:proofErr w:type="gramEnd"/>
      <w:r w:rsidR="00DE262F">
        <w:rPr>
          <w:rFonts w:eastAsia="Times New Roman" w:cstheme="minorHAnsi"/>
          <w:color w:val="000000"/>
          <w:lang w:eastAsia="ca-ES"/>
        </w:rPr>
        <w:t xml:space="preserve"> confirm that microclimatic conditions can be one of the reasons of the high variability of </w:t>
      </w:r>
      <w:r w:rsidR="00536A07">
        <w:rPr>
          <w:rFonts w:eastAsia="Times New Roman" w:cstheme="minorHAnsi"/>
          <w:color w:val="000000"/>
          <w:lang w:eastAsia="ca-ES"/>
        </w:rPr>
        <w:t xml:space="preserve">germination strategies in </w:t>
      </w:r>
      <w:r w:rsidR="005542FF">
        <w:rPr>
          <w:rFonts w:eastAsia="Times New Roman" w:cstheme="minorHAnsi"/>
          <w:color w:val="000000"/>
          <w:lang w:eastAsia="ca-ES"/>
        </w:rPr>
        <w:t>al</w:t>
      </w:r>
      <w:r w:rsidR="00536A07">
        <w:rPr>
          <w:rFonts w:eastAsia="Times New Roman" w:cstheme="minorHAnsi"/>
          <w:color w:val="000000"/>
          <w:lang w:eastAsia="ca-ES"/>
        </w:rPr>
        <w:t xml:space="preserve">pine habitats. </w:t>
      </w:r>
    </w:p>
    <w:p w14:paraId="058ED651" w14:textId="55A9BCD8" w:rsidR="001B3188" w:rsidRPr="001B3188" w:rsidRDefault="009516CD" w:rsidP="001B3188">
      <w:pPr>
        <w:shd w:val="clear" w:color="auto" w:fill="FFFFFF"/>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Future</w:t>
      </w:r>
      <w:r w:rsidR="001B3188" w:rsidRPr="001B3188">
        <w:rPr>
          <w:rFonts w:eastAsia="Times New Roman" w:cstheme="minorHAnsi"/>
          <w:color w:val="000000"/>
          <w:lang w:eastAsia="ca-ES"/>
        </w:rPr>
        <w:t xml:space="preserve"> climate </w:t>
      </w:r>
      <w:r>
        <w:rPr>
          <w:rFonts w:eastAsia="Times New Roman" w:cstheme="minorHAnsi"/>
          <w:color w:val="000000"/>
          <w:lang w:eastAsia="ca-ES"/>
        </w:rPr>
        <w:t xml:space="preserve">scenarios, with warming </w:t>
      </w:r>
      <w:r w:rsidR="001B3188" w:rsidRPr="001B3188">
        <w:rPr>
          <w:rFonts w:eastAsia="Times New Roman" w:cstheme="minorHAnsi"/>
          <w:color w:val="000000"/>
          <w:lang w:eastAsia="ca-ES"/>
        </w:rPr>
        <w:t>happening faster above the tree line (Kullman 2004 and Körner 2023)</w:t>
      </w:r>
      <w:r>
        <w:rPr>
          <w:rFonts w:eastAsia="Times New Roman" w:cstheme="minorHAnsi"/>
          <w:color w:val="000000"/>
          <w:lang w:eastAsia="ca-ES"/>
        </w:rPr>
        <w:t>,</w:t>
      </w:r>
      <w:r w:rsidR="001B3188" w:rsidRPr="001B3188">
        <w:rPr>
          <w:rFonts w:eastAsia="Times New Roman" w:cstheme="minorHAnsi"/>
          <w:color w:val="000000"/>
          <w:lang w:eastAsia="ca-ES"/>
        </w:rPr>
        <w:t xml:space="preserve"> might be a greater threat to those species that will be restricted to more remote/shadowed/cool microsites where snow can last longer in contrast of species more adapted to fellfield conditions that will find their area expanded under current climate warming and will be able to germinate better.  </w:t>
      </w:r>
    </w:p>
    <w:p w14:paraId="23B6EF1B" w14:textId="65E93306" w:rsidR="00DB4EB1" w:rsidRDefault="00FC784D"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In th</w:t>
      </w:r>
      <w:r w:rsidR="00044D8D">
        <w:rPr>
          <w:rFonts w:eastAsia="Times New Roman" w:cstheme="minorHAnsi"/>
          <w:color w:val="000000"/>
          <w:lang w:eastAsia="ca-ES"/>
        </w:rPr>
        <w:t>ese</w:t>
      </w:r>
      <w:r w:rsidRPr="001B3188">
        <w:rPr>
          <w:rFonts w:eastAsia="Times New Roman" w:cstheme="minorHAnsi"/>
          <w:color w:val="000000"/>
          <w:lang w:eastAsia="ca-ES"/>
        </w:rPr>
        <w:t xml:space="preserve"> </w:t>
      </w:r>
      <w:r w:rsidR="00560798">
        <w:rPr>
          <w:rFonts w:eastAsia="Times New Roman" w:cstheme="minorHAnsi"/>
          <w:color w:val="000000"/>
          <w:lang w:eastAsia="ca-ES"/>
        </w:rPr>
        <w:t>warming scenarios</w:t>
      </w:r>
      <w:r w:rsidRPr="001B3188">
        <w:rPr>
          <w:rFonts w:eastAsia="Times New Roman" w:cstheme="minorHAnsi"/>
          <w:color w:val="000000"/>
          <w:lang w:eastAsia="ca-ES"/>
        </w:rPr>
        <w:t xml:space="preserve"> spring germination may shift into autumn germination</w:t>
      </w:r>
      <w:r w:rsidR="00560798">
        <w:rPr>
          <w:rFonts w:eastAsia="Times New Roman" w:cstheme="minorHAnsi"/>
          <w:color w:val="000000"/>
          <w:lang w:eastAsia="ca-ES"/>
        </w:rPr>
        <w:t xml:space="preserve"> if thermal requirements are met</w:t>
      </w:r>
      <w:r w:rsidR="00DB4EB1">
        <w:rPr>
          <w:rFonts w:eastAsia="Times New Roman" w:cstheme="minorHAnsi"/>
          <w:color w:val="000000"/>
          <w:lang w:eastAsia="ca-ES"/>
        </w:rPr>
        <w:t xml:space="preserve"> (</w:t>
      </w:r>
      <w:commentRangeStart w:id="16"/>
      <w:proofErr w:type="spellStart"/>
      <w:r w:rsidR="00DB4EB1" w:rsidRPr="001B3188">
        <w:rPr>
          <w:rFonts w:eastAsia="Times New Roman" w:cstheme="minorHAnsi"/>
          <w:color w:val="000000"/>
          <w:lang w:eastAsia="ca-ES"/>
        </w:rPr>
        <w:t>Bernareggi</w:t>
      </w:r>
      <w:proofErr w:type="spellEnd"/>
      <w:r w:rsidR="00DB4EB1" w:rsidRPr="001B3188">
        <w:rPr>
          <w:rFonts w:eastAsia="Times New Roman" w:cstheme="minorHAnsi"/>
          <w:color w:val="000000"/>
          <w:lang w:eastAsia="ca-ES"/>
        </w:rPr>
        <w:t xml:space="preserve"> 2016</w:t>
      </w:r>
      <w:commentRangeEnd w:id="16"/>
      <w:r w:rsidR="00DB4EB1">
        <w:rPr>
          <w:rStyle w:val="Refdecomentario"/>
          <w:rFonts w:ascii="Calibri" w:eastAsia="Calibri" w:hAnsi="Calibri" w:cs="Calibri"/>
        </w:rPr>
        <w:commentReference w:id="16"/>
      </w:r>
      <w:r w:rsidR="00DB4EB1">
        <w:rPr>
          <w:rFonts w:eastAsia="Times New Roman" w:cstheme="minorHAnsi"/>
          <w:color w:val="000000"/>
          <w:lang w:eastAsia="ca-ES"/>
        </w:rPr>
        <w:t>)</w:t>
      </w:r>
      <w:r w:rsidR="00044D8D">
        <w:rPr>
          <w:rFonts w:eastAsia="Times New Roman" w:cstheme="minorHAnsi"/>
          <w:color w:val="000000"/>
          <w:lang w:eastAsia="ca-ES"/>
        </w:rPr>
        <w:t xml:space="preserve"> and would have </w:t>
      </w:r>
      <w:r w:rsidRPr="001B3188">
        <w:rPr>
          <w:rFonts w:eastAsia="Times New Roman" w:cstheme="minorHAnsi"/>
          <w:color w:val="000000"/>
          <w:lang w:eastAsia="ca-ES"/>
        </w:rPr>
        <w:t>major implications for species currently adapted to different timing (Mondoni 2012).</w:t>
      </w:r>
      <w:r w:rsidR="00B40F1F">
        <w:rPr>
          <w:rFonts w:eastAsia="Times New Roman" w:cstheme="minorHAnsi"/>
          <w:color w:val="000000"/>
          <w:lang w:eastAsia="ca-ES"/>
        </w:rPr>
        <w:t xml:space="preserve"> </w:t>
      </w:r>
      <w:r w:rsidR="00B40F1F" w:rsidRPr="001B3188">
        <w:rPr>
          <w:rFonts w:eastAsia="Times New Roman" w:cstheme="minorHAnsi"/>
          <w:color w:val="000000"/>
          <w:lang w:eastAsia="ca-ES"/>
        </w:rPr>
        <w:t>In our experimental setting fellfield incubator (warmer) reproduced the same behaviour with faster germination rate and more autumn /spring</w:t>
      </w:r>
      <w:r w:rsidR="00B40F1F">
        <w:rPr>
          <w:rFonts w:eastAsia="Times New Roman" w:cstheme="minorHAnsi"/>
          <w:color w:val="000000"/>
          <w:lang w:eastAsia="ca-ES"/>
        </w:rPr>
        <w:t xml:space="preserve">. </w:t>
      </w:r>
      <w:r w:rsidRPr="001B3188">
        <w:rPr>
          <w:rFonts w:eastAsia="Times New Roman" w:cstheme="minorHAnsi"/>
          <w:color w:val="000000"/>
          <w:lang w:eastAsia="ca-ES"/>
        </w:rPr>
        <w:t xml:space="preserve">Although literature agrees that temperature is the main factor influencing germination (Körner 2023, Baskin and Baskin 2014); the results of the </w:t>
      </w:r>
      <w:r>
        <w:rPr>
          <w:rFonts w:eastAsia="Times New Roman" w:cstheme="minorHAnsi"/>
          <w:color w:val="000000"/>
          <w:lang w:eastAsia="ca-ES"/>
        </w:rPr>
        <w:t>Mediterranean</w:t>
      </w:r>
      <w:r w:rsidRPr="001B3188">
        <w:rPr>
          <w:rFonts w:eastAsia="Times New Roman" w:cstheme="minorHAnsi"/>
          <w:color w:val="000000"/>
          <w:lang w:eastAsia="ca-ES"/>
        </w:rPr>
        <w:t xml:space="preserve"> community in our experiment, suggests that water availability may potentially have a stronger influence in germination than lack of high temperatures with species able to germinate at </w:t>
      </w:r>
      <w:r w:rsidR="00044D8D">
        <w:rPr>
          <w:rFonts w:eastAsia="Times New Roman" w:cstheme="minorHAnsi"/>
          <w:color w:val="000000"/>
          <w:lang w:eastAsia="ca-ES"/>
        </w:rPr>
        <w:t>5ºC</w:t>
      </w:r>
      <w:r w:rsidR="00DB4EB1">
        <w:rPr>
          <w:rFonts w:eastAsia="Times New Roman" w:cstheme="minorHAnsi"/>
          <w:color w:val="000000"/>
          <w:lang w:eastAsia="ca-ES"/>
        </w:rPr>
        <w:t xml:space="preserve"> </w:t>
      </w:r>
      <w:r w:rsidRPr="001B3188">
        <w:rPr>
          <w:rFonts w:eastAsia="Times New Roman" w:cstheme="minorHAnsi"/>
          <w:color w:val="000000"/>
          <w:lang w:eastAsia="ca-ES"/>
        </w:rPr>
        <w:t>when water was available.</w:t>
      </w:r>
      <w:r w:rsidRPr="00E85307">
        <w:rPr>
          <w:rFonts w:eastAsia="Times New Roman" w:cstheme="minorHAnsi"/>
          <w:color w:val="000000"/>
          <w:lang w:eastAsia="ca-ES"/>
        </w:rPr>
        <w:t xml:space="preserve"> </w:t>
      </w:r>
      <w:r w:rsidR="005542FF" w:rsidRPr="001B3188">
        <w:rPr>
          <w:rFonts w:eastAsia="Times New Roman" w:cstheme="minorHAnsi"/>
          <w:color w:val="000000"/>
          <w:lang w:eastAsia="ca-ES"/>
        </w:rPr>
        <w:t xml:space="preserve">Drier soils also have low thermal conductivity and therefore become warmer (Graham et al 2010). Species inhabiting warmer soils tends to have a </w:t>
      </w:r>
      <w:commentRangeStart w:id="17"/>
      <w:r w:rsidR="005542FF" w:rsidRPr="001B3188">
        <w:rPr>
          <w:rFonts w:eastAsia="Times New Roman" w:cstheme="minorHAnsi"/>
          <w:color w:val="000000"/>
          <w:lang w:eastAsia="ca-ES"/>
        </w:rPr>
        <w:t xml:space="preserve">higher Tb </w:t>
      </w:r>
      <w:commentRangeEnd w:id="17"/>
      <w:r w:rsidR="005542FF">
        <w:rPr>
          <w:rStyle w:val="Refdecomentario"/>
          <w:rFonts w:ascii="Calibri" w:eastAsia="Calibri" w:hAnsi="Calibri" w:cs="Calibri"/>
        </w:rPr>
        <w:commentReference w:id="17"/>
      </w:r>
      <w:r w:rsidR="005542FF" w:rsidRPr="001B3188">
        <w:rPr>
          <w:rFonts w:eastAsia="Times New Roman" w:cstheme="minorHAnsi"/>
          <w:color w:val="000000"/>
          <w:lang w:eastAsia="ca-ES"/>
        </w:rPr>
        <w:t>as they have adapted to need more heat as a cue to initiate germination (</w:t>
      </w:r>
      <w:r w:rsidR="005542FF" w:rsidRPr="001B3188">
        <w:rPr>
          <w:rFonts w:eastAsia="Times New Roman" w:cstheme="minorHAnsi"/>
          <w:color w:val="000000"/>
          <w:highlight w:val="yellow"/>
          <w:lang w:eastAsia="ca-ES"/>
        </w:rPr>
        <w:t>Dürr et al 2015</w:t>
      </w:r>
      <w:r w:rsidR="005542FF" w:rsidRPr="001B3188">
        <w:rPr>
          <w:rFonts w:eastAsia="Times New Roman" w:cstheme="minorHAnsi"/>
          <w:color w:val="000000"/>
          <w:lang w:eastAsia="ca-ES"/>
        </w:rPr>
        <w:t xml:space="preserve">) possibly to prevent germination at dispersal time (Tudela </w:t>
      </w:r>
      <w:proofErr w:type="spellStart"/>
      <w:r w:rsidR="005542FF" w:rsidRPr="001B3188">
        <w:rPr>
          <w:rFonts w:eastAsia="Times New Roman" w:cstheme="minorHAnsi"/>
          <w:color w:val="000000"/>
          <w:lang w:eastAsia="ca-ES"/>
        </w:rPr>
        <w:t>Isanta</w:t>
      </w:r>
      <w:proofErr w:type="spellEnd"/>
      <w:r w:rsidR="005542FF" w:rsidRPr="001B3188">
        <w:rPr>
          <w:rFonts w:eastAsia="Times New Roman" w:cstheme="minorHAnsi"/>
          <w:color w:val="000000"/>
          <w:lang w:eastAsia="ca-ES"/>
        </w:rPr>
        <w:t xml:space="preserve"> 2018), reducing the chances of seedling emergence before winter when mortality due to frost events is higher (</w:t>
      </w:r>
      <w:proofErr w:type="spellStart"/>
      <w:r w:rsidR="005542FF" w:rsidRPr="001B3188">
        <w:rPr>
          <w:rFonts w:eastAsia="Times New Roman" w:cstheme="minorHAnsi"/>
          <w:color w:val="000000"/>
          <w:lang w:eastAsia="ca-ES"/>
        </w:rPr>
        <w:t>Rosback</w:t>
      </w:r>
      <w:proofErr w:type="spellEnd"/>
      <w:r w:rsidR="005542FF" w:rsidRPr="001B3188">
        <w:rPr>
          <w:rFonts w:eastAsia="Times New Roman" w:cstheme="minorHAnsi"/>
          <w:color w:val="000000"/>
          <w:lang w:eastAsia="ca-ES"/>
        </w:rPr>
        <w:t xml:space="preserve"> and </w:t>
      </w:r>
      <w:proofErr w:type="spellStart"/>
      <w:r w:rsidR="005542FF" w:rsidRPr="001B3188">
        <w:rPr>
          <w:rFonts w:eastAsia="Times New Roman" w:cstheme="minorHAnsi"/>
          <w:color w:val="000000"/>
          <w:lang w:eastAsia="ca-ES"/>
        </w:rPr>
        <w:t>Poschold</w:t>
      </w:r>
      <w:proofErr w:type="spellEnd"/>
      <w:r w:rsidR="005542FF" w:rsidRPr="001B3188">
        <w:rPr>
          <w:rFonts w:eastAsia="Times New Roman" w:cstheme="minorHAnsi"/>
          <w:color w:val="000000"/>
          <w:lang w:eastAsia="ca-ES"/>
        </w:rPr>
        <w:t xml:space="preserve"> 2015, Fernández </w:t>
      </w:r>
      <w:proofErr w:type="spellStart"/>
      <w:r w:rsidR="005542FF" w:rsidRPr="001B3188">
        <w:rPr>
          <w:rFonts w:eastAsia="Times New Roman" w:cstheme="minorHAnsi"/>
          <w:color w:val="000000"/>
          <w:lang w:eastAsia="ca-ES"/>
        </w:rPr>
        <w:t>PAscual</w:t>
      </w:r>
      <w:proofErr w:type="spellEnd"/>
      <w:r w:rsidR="005542FF" w:rsidRPr="001B3188">
        <w:rPr>
          <w:rFonts w:eastAsia="Times New Roman" w:cstheme="minorHAnsi"/>
          <w:color w:val="000000"/>
          <w:lang w:eastAsia="ca-ES"/>
        </w:rPr>
        <w:t xml:space="preserve"> 2017)</w:t>
      </w:r>
    </w:p>
    <w:p w14:paraId="7627C30E" w14:textId="77777777" w:rsidR="00044D8D" w:rsidRDefault="00434F61" w:rsidP="001B3188">
      <w:pPr>
        <w:shd w:val="clear" w:color="auto" w:fill="FFFFFF"/>
        <w:spacing w:after="0" w:line="360" w:lineRule="auto"/>
        <w:jc w:val="both"/>
        <w:textAlignment w:val="baseline"/>
        <w:rPr>
          <w:rFonts w:eastAsia="Times New Roman" w:cstheme="minorHAnsi"/>
          <w:color w:val="000000"/>
          <w:lang w:eastAsia="ca-ES"/>
        </w:rPr>
      </w:pPr>
      <w:r>
        <w:rPr>
          <w:rFonts w:eastAsia="Times New Roman" w:cstheme="minorHAnsi"/>
          <w:color w:val="000000"/>
          <w:lang w:eastAsia="ca-ES"/>
        </w:rPr>
        <w:t xml:space="preserve">Study limitations: </w:t>
      </w:r>
    </w:p>
    <w:p w14:paraId="1D9BD969" w14:textId="52B64287" w:rsidR="001B3188" w:rsidRPr="001B3188" w:rsidRDefault="001B3188" w:rsidP="001B3188">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 xml:space="preserve">Our two communities do not only differ in their </w:t>
      </w:r>
      <w:r w:rsidR="008F3D6C">
        <w:rPr>
          <w:rFonts w:eastAsia="Times New Roman" w:cstheme="minorHAnsi"/>
          <w:color w:val="000000"/>
          <w:lang w:eastAsia="ca-ES"/>
        </w:rPr>
        <w:t>macro</w:t>
      </w:r>
      <w:r w:rsidRPr="001B3188">
        <w:rPr>
          <w:rFonts w:eastAsia="Times New Roman" w:cstheme="minorHAnsi"/>
          <w:color w:val="000000"/>
          <w:lang w:eastAsia="ca-ES"/>
        </w:rPr>
        <w:t>climate but also in the bedrock (</w:t>
      </w:r>
      <w:r w:rsidR="008429D7">
        <w:rPr>
          <w:rFonts w:eastAsia="Times New Roman" w:cstheme="minorHAnsi"/>
          <w:color w:val="000000"/>
          <w:lang w:eastAsia="ca-ES"/>
        </w:rPr>
        <w:t>Mediterranean</w:t>
      </w:r>
      <w:r w:rsidRPr="001B3188">
        <w:rPr>
          <w:rFonts w:eastAsia="Times New Roman" w:cstheme="minorHAnsi"/>
          <w:color w:val="000000"/>
          <w:lang w:eastAsia="ca-ES"/>
        </w:rPr>
        <w:t xml:space="preserve"> = siliceous, </w:t>
      </w:r>
      <w:r w:rsidR="008429D7">
        <w:rPr>
          <w:rFonts w:eastAsia="Times New Roman" w:cstheme="minorHAnsi"/>
          <w:color w:val="000000"/>
          <w:lang w:eastAsia="ca-ES"/>
        </w:rPr>
        <w:t>Temperate</w:t>
      </w:r>
      <w:r w:rsidRPr="001B3188">
        <w:rPr>
          <w:rFonts w:eastAsia="Times New Roman" w:cstheme="minorHAnsi"/>
          <w:color w:val="000000"/>
          <w:lang w:eastAsia="ca-ES"/>
        </w:rPr>
        <w:t xml:space="preserve">= calcareous) </w:t>
      </w:r>
      <w:r w:rsidR="00DB4EB1">
        <w:rPr>
          <w:rFonts w:eastAsia="Times New Roman" w:cstheme="minorHAnsi"/>
          <w:color w:val="000000"/>
          <w:lang w:eastAsia="ca-ES"/>
        </w:rPr>
        <w:t>and a r</w:t>
      </w:r>
      <w:r w:rsidRPr="001B3188">
        <w:rPr>
          <w:rFonts w:eastAsia="Times New Roman" w:cstheme="minorHAnsi"/>
          <w:color w:val="000000"/>
          <w:lang w:eastAsia="ca-ES"/>
        </w:rPr>
        <w:t>ecent study by Tudela-</w:t>
      </w:r>
      <w:proofErr w:type="spellStart"/>
      <w:r w:rsidRPr="001B3188">
        <w:rPr>
          <w:rFonts w:eastAsia="Times New Roman" w:cstheme="minorHAnsi"/>
          <w:color w:val="000000"/>
          <w:lang w:eastAsia="ca-ES"/>
        </w:rPr>
        <w:t>Isanta</w:t>
      </w:r>
      <w:proofErr w:type="spellEnd"/>
      <w:r w:rsidRPr="001B3188">
        <w:rPr>
          <w:rFonts w:eastAsia="Times New Roman" w:cstheme="minorHAnsi"/>
          <w:color w:val="000000"/>
          <w:lang w:eastAsia="ca-ES"/>
        </w:rPr>
        <w:t xml:space="preserve"> 2018 has shown that germination traits </w:t>
      </w:r>
      <w:commentRangeStart w:id="18"/>
      <w:commentRangeStart w:id="19"/>
      <w:r w:rsidRPr="001B3188">
        <w:rPr>
          <w:rFonts w:eastAsia="Times New Roman" w:cstheme="minorHAnsi"/>
          <w:color w:val="000000"/>
          <w:lang w:eastAsia="ca-ES"/>
        </w:rPr>
        <w:t>differed</w:t>
      </w:r>
      <w:commentRangeEnd w:id="18"/>
      <w:r w:rsidR="00DB4EB1">
        <w:rPr>
          <w:rStyle w:val="Refdecomentario"/>
          <w:rFonts w:ascii="Calibri" w:eastAsia="Calibri" w:hAnsi="Calibri" w:cs="Calibri"/>
        </w:rPr>
        <w:commentReference w:id="18"/>
      </w:r>
      <w:commentRangeEnd w:id="19"/>
      <w:r w:rsidR="005542FF">
        <w:rPr>
          <w:rStyle w:val="Refdecomentario"/>
          <w:rFonts w:ascii="Calibri" w:eastAsia="Calibri" w:hAnsi="Calibri" w:cs="Calibri"/>
        </w:rPr>
        <w:commentReference w:id="19"/>
      </w:r>
      <w:r w:rsidRPr="001B3188">
        <w:rPr>
          <w:rFonts w:eastAsia="Times New Roman" w:cstheme="minorHAnsi"/>
          <w:color w:val="000000"/>
          <w:lang w:eastAsia="ca-ES"/>
        </w:rPr>
        <w:t xml:space="preserve"> between siliceous and calcareous bedrock in the Alps</w:t>
      </w:r>
      <w:r w:rsidR="00DB4EB1">
        <w:rPr>
          <w:rFonts w:eastAsia="Times New Roman" w:cstheme="minorHAnsi"/>
          <w:color w:val="000000"/>
          <w:lang w:eastAsia="ca-ES"/>
        </w:rPr>
        <w:t>, potentially having a cofounding factor</w:t>
      </w:r>
      <w:r w:rsidRPr="001B3188">
        <w:rPr>
          <w:rFonts w:eastAsia="Times New Roman" w:cstheme="minorHAnsi"/>
          <w:color w:val="000000"/>
          <w:lang w:eastAsia="ca-ES"/>
        </w:rPr>
        <w:t xml:space="preserve">. </w:t>
      </w:r>
    </w:p>
    <w:p w14:paraId="73C42A1D" w14:textId="77777777" w:rsidR="00F72FCA" w:rsidRDefault="00F72FCA" w:rsidP="00F72FCA">
      <w:pPr>
        <w:shd w:val="clear" w:color="auto" w:fill="FFFFFF"/>
        <w:spacing w:after="0" w:line="360" w:lineRule="auto"/>
        <w:jc w:val="both"/>
        <w:textAlignment w:val="baseline"/>
        <w:rPr>
          <w:rFonts w:eastAsia="Times New Roman" w:cstheme="minorHAnsi"/>
          <w:color w:val="000000"/>
          <w:lang w:eastAsia="ca-ES"/>
        </w:rPr>
      </w:pPr>
      <w:commentRangeStart w:id="20"/>
      <w:proofErr w:type="spellStart"/>
      <w:r>
        <w:rPr>
          <w:rFonts w:eastAsia="Times New Roman" w:cstheme="minorHAnsi"/>
          <w:color w:val="000000"/>
          <w:lang w:eastAsia="ca-ES"/>
        </w:rPr>
        <w:t>Syncrony</w:t>
      </w:r>
      <w:proofErr w:type="spellEnd"/>
      <w:r>
        <w:rPr>
          <w:rFonts w:eastAsia="Times New Roman" w:cstheme="minorHAnsi"/>
          <w:color w:val="000000"/>
          <w:lang w:eastAsia="ca-ES"/>
        </w:rPr>
        <w:t xml:space="preserve">, we found no differences on synchrony between incubators, the strategy seems to be mainly related to intrinsic </w:t>
      </w:r>
      <w:proofErr w:type="gramStart"/>
      <w:r>
        <w:rPr>
          <w:rFonts w:eastAsia="Times New Roman" w:cstheme="minorHAnsi"/>
          <w:color w:val="000000"/>
          <w:lang w:eastAsia="ca-ES"/>
        </w:rPr>
        <w:t xml:space="preserve">factors,  </w:t>
      </w:r>
      <w:r w:rsidRPr="001B3188">
        <w:rPr>
          <w:rFonts w:eastAsia="Times New Roman" w:cstheme="minorHAnsi"/>
          <w:color w:val="000000"/>
          <w:lang w:eastAsia="ca-ES"/>
        </w:rPr>
        <w:t>if</w:t>
      </w:r>
      <w:proofErr w:type="gramEnd"/>
      <w:r w:rsidRPr="001B3188">
        <w:rPr>
          <w:rFonts w:eastAsia="Times New Roman" w:cstheme="minorHAnsi"/>
          <w:color w:val="000000"/>
          <w:lang w:eastAsia="ca-ES"/>
        </w:rPr>
        <w:t xml:space="preserve"> it happens at once this episode is very vulnerable to extreme heat waves, drought or freezing events (REF) </w:t>
      </w:r>
      <w:r>
        <w:rPr>
          <w:rFonts w:eastAsia="Times New Roman" w:cstheme="minorHAnsi"/>
          <w:color w:val="000000"/>
          <w:lang w:eastAsia="ca-ES"/>
        </w:rPr>
        <w:t xml:space="preserve">while having a more stretched germination period can help avoid this punctual detrimental factors. </w:t>
      </w:r>
      <w:r w:rsidRPr="001B3188">
        <w:rPr>
          <w:rFonts w:eastAsia="Times New Roman" w:cstheme="minorHAnsi"/>
          <w:color w:val="000000"/>
          <w:lang w:eastAsia="ca-ES"/>
        </w:rPr>
        <w:t xml:space="preserve">1 germination episode higher risk higher benefit/chances of regeneration, several events lower risks lower benefit. </w:t>
      </w:r>
      <w:commentRangeEnd w:id="20"/>
      <w:r>
        <w:rPr>
          <w:rStyle w:val="Refdecomentario"/>
          <w:rFonts w:ascii="Calibri" w:eastAsia="Calibri" w:hAnsi="Calibri" w:cs="Calibri"/>
        </w:rPr>
        <w:commentReference w:id="20"/>
      </w:r>
    </w:p>
    <w:p w14:paraId="54D2226F" w14:textId="6FFD04F3" w:rsidR="001B3188" w:rsidRDefault="00D9175A" w:rsidP="0014564F">
      <w:pPr>
        <w:spacing w:line="360" w:lineRule="auto"/>
        <w:jc w:val="both"/>
        <w:rPr>
          <w:rFonts w:cstheme="minorHAnsi"/>
        </w:rPr>
      </w:pPr>
      <w:r>
        <w:rPr>
          <w:rFonts w:cstheme="minorHAnsi"/>
        </w:rPr>
        <w:t>Study limitations</w:t>
      </w:r>
    </w:p>
    <w:p w14:paraId="2793EB46" w14:textId="77777777" w:rsidR="004F2557" w:rsidRDefault="00D9175A" w:rsidP="004F2557">
      <w:pPr>
        <w:shd w:val="clear" w:color="auto" w:fill="FFFFFF"/>
        <w:spacing w:after="0" w:line="360" w:lineRule="auto"/>
        <w:jc w:val="both"/>
        <w:textAlignment w:val="baseline"/>
        <w:rPr>
          <w:rFonts w:eastAsia="Times New Roman" w:cstheme="minorHAnsi"/>
          <w:color w:val="000000"/>
          <w:lang w:eastAsia="ca-ES"/>
        </w:rPr>
      </w:pPr>
      <w:commentRangeStart w:id="21"/>
      <w:r>
        <w:rPr>
          <w:rFonts w:cstheme="minorHAnsi"/>
        </w:rPr>
        <w:t>Conclusions</w:t>
      </w:r>
      <w:r w:rsidR="004A0CF5">
        <w:rPr>
          <w:rFonts w:cstheme="minorHAnsi"/>
        </w:rPr>
        <w:t xml:space="preserve"> + future directions!</w:t>
      </w:r>
      <w:r w:rsidR="004F2557" w:rsidRPr="004F2557">
        <w:rPr>
          <w:rFonts w:eastAsia="Times New Roman" w:cstheme="minorHAnsi"/>
          <w:color w:val="000000"/>
          <w:lang w:eastAsia="ca-ES"/>
        </w:rPr>
        <w:t xml:space="preserve"> </w:t>
      </w:r>
      <w:commentRangeEnd w:id="21"/>
      <w:r w:rsidR="005542FF">
        <w:rPr>
          <w:rStyle w:val="Refdecomentario"/>
          <w:rFonts w:ascii="Calibri" w:eastAsia="Calibri" w:hAnsi="Calibri" w:cs="Calibri"/>
        </w:rPr>
        <w:commentReference w:id="21"/>
      </w:r>
    </w:p>
    <w:p w14:paraId="548894F3" w14:textId="77777777" w:rsidR="004F2557" w:rsidRDefault="004F2557" w:rsidP="004F2557">
      <w:pPr>
        <w:shd w:val="clear" w:color="auto" w:fill="FFFFFF"/>
        <w:spacing w:after="0" w:line="360" w:lineRule="auto"/>
        <w:jc w:val="both"/>
        <w:textAlignment w:val="baseline"/>
        <w:rPr>
          <w:rFonts w:eastAsia="Times New Roman" w:cstheme="minorHAnsi"/>
          <w:color w:val="000000"/>
          <w:lang w:eastAsia="ca-ES"/>
        </w:rPr>
      </w:pPr>
    </w:p>
    <w:p w14:paraId="500EC0AC" w14:textId="563E1AB8" w:rsidR="004F2557" w:rsidRDefault="004F2557" w:rsidP="004F2557">
      <w:pPr>
        <w:shd w:val="clear" w:color="auto" w:fill="FFFFFF"/>
        <w:spacing w:after="0" w:line="360" w:lineRule="auto"/>
        <w:jc w:val="both"/>
        <w:textAlignment w:val="baseline"/>
        <w:rPr>
          <w:rFonts w:eastAsia="Times New Roman" w:cstheme="minorHAnsi"/>
          <w:color w:val="000000"/>
          <w:lang w:eastAsia="ca-ES"/>
        </w:rPr>
      </w:pPr>
      <w:r w:rsidRPr="001B3188">
        <w:rPr>
          <w:rFonts w:eastAsia="Times New Roman" w:cstheme="minorHAnsi"/>
          <w:color w:val="000000"/>
          <w:lang w:eastAsia="ca-ES"/>
        </w:rPr>
        <w:t>Also having a persistent soil seed bank with seed with from same species with different levels of dormancy can be beneficial to secure regeneration in the good years (</w:t>
      </w:r>
      <w:proofErr w:type="spellStart"/>
      <w:r w:rsidRPr="001B3188">
        <w:rPr>
          <w:rFonts w:eastAsia="Times New Roman" w:cstheme="minorHAnsi"/>
          <w:color w:val="000000"/>
          <w:lang w:eastAsia="ca-ES"/>
        </w:rPr>
        <w:t>Schwienbaccher</w:t>
      </w:r>
      <w:proofErr w:type="spellEnd"/>
      <w:r w:rsidRPr="001B3188">
        <w:rPr>
          <w:rFonts w:eastAsia="Times New Roman" w:cstheme="minorHAnsi"/>
          <w:color w:val="000000"/>
          <w:lang w:eastAsia="ca-ES"/>
        </w:rPr>
        <w:t xml:space="preserve"> 2010) and not bet everything to the next year after dispersal, which could be very dry or very cold.</w:t>
      </w:r>
    </w:p>
    <w:p w14:paraId="796AF150" w14:textId="61025E60" w:rsidR="00D9175A" w:rsidRPr="00D9175A" w:rsidRDefault="00D9175A" w:rsidP="0014564F">
      <w:pPr>
        <w:spacing w:line="360" w:lineRule="auto"/>
        <w:jc w:val="both"/>
        <w:rPr>
          <w:rFonts w:cstheme="minorHAnsi"/>
        </w:rPr>
      </w:pPr>
    </w:p>
    <w:p w14:paraId="51107B55" w14:textId="031593EB" w:rsidR="00683324" w:rsidRPr="00B45EA5" w:rsidRDefault="00196669" w:rsidP="0014564F">
      <w:pPr>
        <w:spacing w:line="360" w:lineRule="auto"/>
        <w:jc w:val="both"/>
        <w:rPr>
          <w:rFonts w:cstheme="minorHAnsi"/>
        </w:rPr>
      </w:pPr>
      <w:r>
        <w:rPr>
          <w:rFonts w:cstheme="minorHAnsi"/>
        </w:rPr>
        <w:t>Literature</w:t>
      </w:r>
    </w:p>
    <w:p w14:paraId="362E2B76" w14:textId="1714AA81" w:rsidR="00FD5F37" w:rsidRPr="00FD5F37" w:rsidRDefault="00152AE0" w:rsidP="00FD5F37">
      <w:pPr>
        <w:widowControl w:val="0"/>
        <w:autoSpaceDE w:val="0"/>
        <w:autoSpaceDN w:val="0"/>
        <w:adjustRightInd w:val="0"/>
        <w:spacing w:line="360" w:lineRule="auto"/>
        <w:ind w:left="480" w:hanging="480"/>
        <w:rPr>
          <w:rFonts w:ascii="Calibri" w:hAnsi="Calibri" w:cs="Calibri"/>
          <w:noProof/>
          <w:sz w:val="20"/>
          <w:szCs w:val="24"/>
        </w:rPr>
      </w:pPr>
      <w:r w:rsidRPr="00B45EA5">
        <w:rPr>
          <w:sz w:val="20"/>
          <w:szCs w:val="20"/>
        </w:rPr>
        <w:fldChar w:fldCharType="begin" w:fldLock="1"/>
      </w:r>
      <w:r w:rsidRPr="00B45EA5">
        <w:rPr>
          <w:sz w:val="20"/>
          <w:szCs w:val="20"/>
        </w:rPr>
        <w:instrText xml:space="preserve">ADDIN Mendeley Bibliography CSL_BIBLIOGRAPHY </w:instrText>
      </w:r>
      <w:r w:rsidRPr="00B45EA5">
        <w:rPr>
          <w:sz w:val="20"/>
          <w:szCs w:val="20"/>
        </w:rPr>
        <w:fldChar w:fldCharType="separate"/>
      </w:r>
      <w:r w:rsidR="00FD5F37" w:rsidRPr="00FD5F37">
        <w:rPr>
          <w:rFonts w:ascii="Calibri" w:hAnsi="Calibri" w:cs="Calibri"/>
          <w:noProof/>
          <w:sz w:val="20"/>
          <w:szCs w:val="24"/>
        </w:rPr>
        <w:t xml:space="preserve">Baskin, C. C., &amp; Baskin, J. M. (2014). Seeds. Ecology, Biogeography and Evolution of Dormancy and Germination. In </w:t>
      </w:r>
      <w:r w:rsidR="00FD5F37" w:rsidRPr="00FD5F37">
        <w:rPr>
          <w:rFonts w:ascii="Calibri" w:hAnsi="Calibri" w:cs="Calibri"/>
          <w:i/>
          <w:iCs/>
          <w:noProof/>
          <w:sz w:val="20"/>
          <w:szCs w:val="24"/>
        </w:rPr>
        <w:t>Seeds</w:t>
      </w:r>
      <w:r w:rsidR="00FD5F37" w:rsidRPr="00FD5F37">
        <w:rPr>
          <w:rFonts w:ascii="Calibri" w:hAnsi="Calibri" w:cs="Calibri"/>
          <w:noProof/>
          <w:sz w:val="20"/>
          <w:szCs w:val="24"/>
        </w:rPr>
        <w:t xml:space="preserve"> (2nd Editio). Academic Press. https://doi.org/10.1016/B978-0-12-416677-6.00001-9</w:t>
      </w:r>
    </w:p>
    <w:p w14:paraId="24461BDF" w14:textId="77777777" w:rsidR="00FD5F37" w:rsidRPr="003A2646" w:rsidRDefault="00FD5F37" w:rsidP="00FD5F37">
      <w:pPr>
        <w:widowControl w:val="0"/>
        <w:autoSpaceDE w:val="0"/>
        <w:autoSpaceDN w:val="0"/>
        <w:adjustRightInd w:val="0"/>
        <w:spacing w:line="360" w:lineRule="auto"/>
        <w:ind w:left="480" w:hanging="480"/>
        <w:rPr>
          <w:rFonts w:ascii="Calibri" w:hAnsi="Calibri" w:cs="Calibri"/>
          <w:noProof/>
          <w:sz w:val="20"/>
          <w:szCs w:val="24"/>
          <w:lang w:val="es-ES"/>
        </w:rPr>
      </w:pPr>
      <w:r w:rsidRPr="00FD5F37">
        <w:rPr>
          <w:rFonts w:ascii="Calibri" w:hAnsi="Calibri" w:cs="Calibri"/>
          <w:noProof/>
          <w:sz w:val="20"/>
          <w:szCs w:val="24"/>
        </w:rPr>
        <w:t xml:space="preserve">Fernández-Pascual, E., Carta, A., Mondoni, A., Cavieres, L. A., Rosbakh, S., Venn, S., Satyanti, A., Guja, L., Briceño, V. F., Vandelook, F., Mattana, E., Saatkamp, A., Bu, H., Sommerville, K., Poschlod, P., Liu, K., Nicotra, A., &amp; Jiménez-Alfaro, B. (2021). The seed germination spectrum of alpine plants: a global meta-analysis. </w:t>
      </w:r>
      <w:r w:rsidRPr="003A2646">
        <w:rPr>
          <w:rFonts w:ascii="Calibri" w:hAnsi="Calibri" w:cs="Calibri"/>
          <w:i/>
          <w:iCs/>
          <w:noProof/>
          <w:sz w:val="20"/>
          <w:szCs w:val="24"/>
          <w:lang w:val="es-ES"/>
        </w:rPr>
        <w:t>New Phytologist</w:t>
      </w:r>
      <w:r w:rsidRPr="003A2646">
        <w:rPr>
          <w:rFonts w:ascii="Calibri" w:hAnsi="Calibri" w:cs="Calibri"/>
          <w:noProof/>
          <w:sz w:val="20"/>
          <w:szCs w:val="24"/>
          <w:lang w:val="es-ES"/>
        </w:rPr>
        <w:t xml:space="preserve">, </w:t>
      </w:r>
      <w:r w:rsidRPr="003A2646">
        <w:rPr>
          <w:rFonts w:ascii="Calibri" w:hAnsi="Calibri" w:cs="Calibri"/>
          <w:i/>
          <w:iCs/>
          <w:noProof/>
          <w:sz w:val="20"/>
          <w:szCs w:val="24"/>
          <w:lang w:val="es-ES"/>
        </w:rPr>
        <w:t>229</w:t>
      </w:r>
      <w:r w:rsidRPr="003A2646">
        <w:rPr>
          <w:rFonts w:ascii="Calibri" w:hAnsi="Calibri" w:cs="Calibri"/>
          <w:noProof/>
          <w:sz w:val="20"/>
          <w:szCs w:val="24"/>
          <w:lang w:val="es-ES"/>
        </w:rPr>
        <w:t>(6), 3573–3586. https://doi.org/10.1111/nph.17086</w:t>
      </w:r>
    </w:p>
    <w:p w14:paraId="30A7F0DC"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3A2646">
        <w:rPr>
          <w:rFonts w:ascii="Calibri" w:hAnsi="Calibri" w:cs="Calibri"/>
          <w:noProof/>
          <w:sz w:val="20"/>
          <w:szCs w:val="24"/>
          <w:lang w:val="es-ES"/>
        </w:rPr>
        <w:t xml:space="preserve">García-Gutiérrez, T., Jiménez-Alfaro, B., Fernández-Pascual, E., &amp; Müller, J. V. (2018). </w:t>
      </w:r>
      <w:r w:rsidRPr="00FD5F37">
        <w:rPr>
          <w:rFonts w:ascii="Calibri" w:hAnsi="Calibri" w:cs="Calibri"/>
          <w:noProof/>
          <w:sz w:val="20"/>
          <w:szCs w:val="24"/>
        </w:rPr>
        <w:t xml:space="preserve">Functional diversity and ecological requirements of alpine vegetation types in a biogeographical transition zone. </w:t>
      </w:r>
      <w:r w:rsidRPr="00FD5F37">
        <w:rPr>
          <w:rFonts w:ascii="Calibri" w:hAnsi="Calibri" w:cs="Calibri"/>
          <w:i/>
          <w:iCs/>
          <w:noProof/>
          <w:sz w:val="20"/>
          <w:szCs w:val="24"/>
        </w:rPr>
        <w:t>Phytocoenologia</w:t>
      </w:r>
      <w:r w:rsidRPr="00FD5F37">
        <w:rPr>
          <w:rFonts w:ascii="Calibri" w:hAnsi="Calibri" w:cs="Calibri"/>
          <w:noProof/>
          <w:sz w:val="20"/>
          <w:szCs w:val="24"/>
        </w:rPr>
        <w:t xml:space="preserve">, </w:t>
      </w:r>
      <w:r w:rsidRPr="00FD5F37">
        <w:rPr>
          <w:rFonts w:ascii="Calibri" w:hAnsi="Calibri" w:cs="Calibri"/>
          <w:i/>
          <w:iCs/>
          <w:noProof/>
          <w:sz w:val="20"/>
          <w:szCs w:val="24"/>
        </w:rPr>
        <w:t>48</w:t>
      </w:r>
      <w:r w:rsidRPr="00FD5F37">
        <w:rPr>
          <w:rFonts w:ascii="Calibri" w:hAnsi="Calibri" w:cs="Calibri"/>
          <w:noProof/>
          <w:sz w:val="20"/>
          <w:szCs w:val="24"/>
        </w:rPr>
        <w:t>(1), 77–89. https://doi.org/10.1127/phyto/2017/0224</w:t>
      </w:r>
    </w:p>
    <w:p w14:paraId="35D00043"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FD5F37">
        <w:rPr>
          <w:rFonts w:ascii="Calibri" w:hAnsi="Calibri" w:cs="Calibri"/>
          <w:noProof/>
          <w:sz w:val="20"/>
          <w:szCs w:val="24"/>
        </w:rPr>
        <w:t xml:space="preserve">Grubb, P. J. (1977). the Maintenance of Species-Richness in Plant Communities: the Importance of the Regeneration Niche. </w:t>
      </w:r>
      <w:r w:rsidRPr="00FD5F37">
        <w:rPr>
          <w:rFonts w:ascii="Calibri" w:hAnsi="Calibri" w:cs="Calibri"/>
          <w:i/>
          <w:iCs/>
          <w:noProof/>
          <w:sz w:val="20"/>
          <w:szCs w:val="24"/>
        </w:rPr>
        <w:t>Biological Reviews</w:t>
      </w:r>
      <w:r w:rsidRPr="00FD5F37">
        <w:rPr>
          <w:rFonts w:ascii="Calibri" w:hAnsi="Calibri" w:cs="Calibri"/>
          <w:noProof/>
          <w:sz w:val="20"/>
          <w:szCs w:val="24"/>
        </w:rPr>
        <w:t xml:space="preserve">, </w:t>
      </w:r>
      <w:r w:rsidRPr="00FD5F37">
        <w:rPr>
          <w:rFonts w:ascii="Calibri" w:hAnsi="Calibri" w:cs="Calibri"/>
          <w:i/>
          <w:iCs/>
          <w:noProof/>
          <w:sz w:val="20"/>
          <w:szCs w:val="24"/>
        </w:rPr>
        <w:t>52</w:t>
      </w:r>
      <w:r w:rsidRPr="00FD5F37">
        <w:rPr>
          <w:rFonts w:ascii="Calibri" w:hAnsi="Calibri" w:cs="Calibri"/>
          <w:noProof/>
          <w:sz w:val="20"/>
          <w:szCs w:val="24"/>
        </w:rPr>
        <w:t>(1), 107–145. https://doi.org/10.1111/j.1469-185x.1977.tb01347.x</w:t>
      </w:r>
    </w:p>
    <w:p w14:paraId="07A6EA1A"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FD5F37">
        <w:rPr>
          <w:rFonts w:ascii="Calibri" w:hAnsi="Calibri" w:cs="Calibri"/>
          <w:noProof/>
          <w:sz w:val="20"/>
          <w:szCs w:val="24"/>
        </w:rPr>
        <w:t xml:space="preserve">Hadfield, J. D. (2010). MCMCglmm: MCMC Methods for Multi-Response GLMMs in R. </w:t>
      </w:r>
      <w:r w:rsidRPr="00FD5F37">
        <w:rPr>
          <w:rFonts w:ascii="Calibri" w:hAnsi="Calibri" w:cs="Calibri"/>
          <w:i/>
          <w:iCs/>
          <w:noProof/>
          <w:sz w:val="20"/>
          <w:szCs w:val="24"/>
        </w:rPr>
        <w:t>Journal of Statistical Software</w:t>
      </w:r>
      <w:r w:rsidRPr="00FD5F37">
        <w:rPr>
          <w:rFonts w:ascii="Calibri" w:hAnsi="Calibri" w:cs="Calibri"/>
          <w:noProof/>
          <w:sz w:val="20"/>
          <w:szCs w:val="24"/>
        </w:rPr>
        <w:t xml:space="preserve">, </w:t>
      </w:r>
      <w:r w:rsidRPr="00FD5F37">
        <w:rPr>
          <w:rFonts w:ascii="Calibri" w:hAnsi="Calibri" w:cs="Calibri"/>
          <w:i/>
          <w:iCs/>
          <w:noProof/>
          <w:sz w:val="20"/>
          <w:szCs w:val="24"/>
        </w:rPr>
        <w:t>33</w:t>
      </w:r>
      <w:r w:rsidRPr="00FD5F37">
        <w:rPr>
          <w:rFonts w:ascii="Calibri" w:hAnsi="Calibri" w:cs="Calibri"/>
          <w:noProof/>
          <w:sz w:val="20"/>
          <w:szCs w:val="24"/>
        </w:rPr>
        <w:t>(2), 1–22. http://www.jstatsoft.org/</w:t>
      </w:r>
    </w:p>
    <w:p w14:paraId="296FA02B" w14:textId="2FFE119A"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3A2646">
        <w:rPr>
          <w:rFonts w:ascii="Calibri" w:hAnsi="Calibri" w:cs="Calibri"/>
          <w:noProof/>
          <w:sz w:val="20"/>
          <w:szCs w:val="24"/>
          <w:lang w:val="es-ES"/>
        </w:rPr>
        <w:t xml:space="preserve">Jiménez-Alfaro, B., Carlón, L., Fernández-Pascual, E., Acedo, C., Alfaro-Saiz, E., Redondo, R. A., Cires, E., del Egido Mazuelas, F., del Río, S., Díaz-González, T. E., García-González, M. E., Lence, C., Llamas, F., Nava, H., Penas, Á., Rodríguez Guitián, M. A., &amp; Vázquez, V. M. (2021). </w:t>
      </w:r>
      <w:r w:rsidRPr="00FD5F37">
        <w:rPr>
          <w:rFonts w:ascii="Calibri" w:hAnsi="Calibri" w:cs="Calibri"/>
          <w:noProof/>
          <w:sz w:val="20"/>
          <w:szCs w:val="24"/>
        </w:rPr>
        <w:t xml:space="preserve">Checklist of the vascular plants of the Cantabrian Mountains. </w:t>
      </w:r>
      <w:r w:rsidR="008429D7">
        <w:rPr>
          <w:rFonts w:ascii="Calibri" w:hAnsi="Calibri" w:cs="Calibri"/>
          <w:i/>
          <w:iCs/>
          <w:noProof/>
          <w:sz w:val="20"/>
          <w:szCs w:val="24"/>
        </w:rPr>
        <w:t>Mediterranean</w:t>
      </w:r>
      <w:r w:rsidRPr="00FD5F37">
        <w:rPr>
          <w:rFonts w:ascii="Calibri" w:hAnsi="Calibri" w:cs="Calibri"/>
          <w:i/>
          <w:iCs/>
          <w:noProof/>
          <w:sz w:val="20"/>
          <w:szCs w:val="24"/>
        </w:rPr>
        <w:t xml:space="preserve"> Botany</w:t>
      </w:r>
      <w:r w:rsidRPr="00FD5F37">
        <w:rPr>
          <w:rFonts w:ascii="Calibri" w:hAnsi="Calibri" w:cs="Calibri"/>
          <w:noProof/>
          <w:sz w:val="20"/>
          <w:szCs w:val="24"/>
        </w:rPr>
        <w:t xml:space="preserve">, </w:t>
      </w:r>
      <w:r w:rsidRPr="00FD5F37">
        <w:rPr>
          <w:rFonts w:ascii="Calibri" w:hAnsi="Calibri" w:cs="Calibri"/>
          <w:i/>
          <w:iCs/>
          <w:noProof/>
          <w:sz w:val="20"/>
          <w:szCs w:val="24"/>
        </w:rPr>
        <w:t>42</w:t>
      </w:r>
      <w:r w:rsidRPr="00FD5F37">
        <w:rPr>
          <w:rFonts w:ascii="Calibri" w:hAnsi="Calibri" w:cs="Calibri"/>
          <w:noProof/>
          <w:sz w:val="20"/>
          <w:szCs w:val="24"/>
        </w:rPr>
        <w:t>, 1–60. https://doi.org/10.5209/MBOT.74570</w:t>
      </w:r>
    </w:p>
    <w:p w14:paraId="3A60585B"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3A2646">
        <w:rPr>
          <w:rFonts w:ascii="Calibri" w:hAnsi="Calibri" w:cs="Calibri"/>
          <w:noProof/>
          <w:sz w:val="20"/>
          <w:szCs w:val="24"/>
          <w:lang w:val="es-ES"/>
        </w:rPr>
        <w:t xml:space="preserve">Jiménez-Alfaro, B., Marcenó, C., Bueno, Á., Gavilán, R., &amp; Obeso, J. R. (2014). </w:t>
      </w:r>
      <w:r w:rsidRPr="00FD5F37">
        <w:rPr>
          <w:rFonts w:ascii="Calibri" w:hAnsi="Calibri" w:cs="Calibri"/>
          <w:noProof/>
          <w:sz w:val="20"/>
          <w:szCs w:val="24"/>
        </w:rPr>
        <w:t xml:space="preserve">Biogeographic deconstruction of alpine plant communities along altitudinal and topographic gradients. </w:t>
      </w:r>
      <w:r w:rsidRPr="00FD5F37">
        <w:rPr>
          <w:rFonts w:ascii="Calibri" w:hAnsi="Calibri" w:cs="Calibri"/>
          <w:i/>
          <w:iCs/>
          <w:noProof/>
          <w:sz w:val="20"/>
          <w:szCs w:val="24"/>
        </w:rPr>
        <w:t>Journal of Vegetation Science</w:t>
      </w:r>
      <w:r w:rsidRPr="00FD5F37">
        <w:rPr>
          <w:rFonts w:ascii="Calibri" w:hAnsi="Calibri" w:cs="Calibri"/>
          <w:noProof/>
          <w:sz w:val="20"/>
          <w:szCs w:val="24"/>
        </w:rPr>
        <w:t xml:space="preserve">, </w:t>
      </w:r>
      <w:r w:rsidRPr="00FD5F37">
        <w:rPr>
          <w:rFonts w:ascii="Calibri" w:hAnsi="Calibri" w:cs="Calibri"/>
          <w:i/>
          <w:iCs/>
          <w:noProof/>
          <w:sz w:val="20"/>
          <w:szCs w:val="24"/>
        </w:rPr>
        <w:t>25</w:t>
      </w:r>
      <w:r w:rsidRPr="00FD5F37">
        <w:rPr>
          <w:rFonts w:ascii="Calibri" w:hAnsi="Calibri" w:cs="Calibri"/>
          <w:noProof/>
          <w:sz w:val="20"/>
          <w:szCs w:val="24"/>
        </w:rPr>
        <w:t>(1), 160–171. https://doi.org/10.1111/jvs.12060</w:t>
      </w:r>
    </w:p>
    <w:p w14:paraId="1D2A6085"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FD5F37">
        <w:rPr>
          <w:rFonts w:ascii="Calibri" w:hAnsi="Calibri" w:cs="Calibri"/>
          <w:noProof/>
          <w:sz w:val="20"/>
          <w:szCs w:val="24"/>
        </w:rPr>
        <w:t xml:space="preserve">Jin, Y., &amp; Qian, H. (2019). V.PhyloMaker: an R package that can generate very large phylogenies for vascular plants. </w:t>
      </w:r>
      <w:r w:rsidRPr="00FD5F37">
        <w:rPr>
          <w:rFonts w:ascii="Calibri" w:hAnsi="Calibri" w:cs="Calibri"/>
          <w:i/>
          <w:iCs/>
          <w:noProof/>
          <w:sz w:val="20"/>
          <w:szCs w:val="24"/>
        </w:rPr>
        <w:t>Ecography</w:t>
      </w:r>
      <w:r w:rsidRPr="00FD5F37">
        <w:rPr>
          <w:rFonts w:ascii="Calibri" w:hAnsi="Calibri" w:cs="Calibri"/>
          <w:noProof/>
          <w:sz w:val="20"/>
          <w:szCs w:val="24"/>
        </w:rPr>
        <w:t xml:space="preserve">, </w:t>
      </w:r>
      <w:r w:rsidRPr="00FD5F37">
        <w:rPr>
          <w:rFonts w:ascii="Calibri" w:hAnsi="Calibri" w:cs="Calibri"/>
          <w:i/>
          <w:iCs/>
          <w:noProof/>
          <w:sz w:val="20"/>
          <w:szCs w:val="24"/>
        </w:rPr>
        <w:t>42</w:t>
      </w:r>
      <w:r w:rsidRPr="00FD5F37">
        <w:rPr>
          <w:rFonts w:ascii="Calibri" w:hAnsi="Calibri" w:cs="Calibri"/>
          <w:noProof/>
          <w:sz w:val="20"/>
          <w:szCs w:val="24"/>
        </w:rPr>
        <w:t>(8), 1353–1359. https://doi.org/10.1111/ecog.04434</w:t>
      </w:r>
    </w:p>
    <w:p w14:paraId="7DC59066"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FD5F37">
        <w:rPr>
          <w:rFonts w:ascii="Calibri" w:hAnsi="Calibri" w:cs="Calibri"/>
          <w:noProof/>
          <w:sz w:val="20"/>
          <w:szCs w:val="24"/>
        </w:rPr>
        <w:t xml:space="preserve">Lozano-Isla, F., Benites-Alfaro, O., &amp; Pompelli, M. (2019). GerminaR: An R package for germination analysis with the interactive web application “GerminaQuant for R. </w:t>
      </w:r>
      <w:r w:rsidRPr="00FD5F37">
        <w:rPr>
          <w:rFonts w:ascii="Calibri" w:hAnsi="Calibri" w:cs="Calibri"/>
          <w:i/>
          <w:iCs/>
          <w:noProof/>
          <w:sz w:val="20"/>
          <w:szCs w:val="24"/>
        </w:rPr>
        <w:t>Ecological Research</w:t>
      </w:r>
      <w:r w:rsidRPr="00FD5F37">
        <w:rPr>
          <w:rFonts w:ascii="Calibri" w:hAnsi="Calibri" w:cs="Calibri"/>
          <w:noProof/>
          <w:sz w:val="20"/>
          <w:szCs w:val="24"/>
        </w:rPr>
        <w:t xml:space="preserve">, </w:t>
      </w:r>
      <w:r w:rsidRPr="00FD5F37">
        <w:rPr>
          <w:rFonts w:ascii="Calibri" w:hAnsi="Calibri" w:cs="Calibri"/>
          <w:i/>
          <w:iCs/>
          <w:noProof/>
          <w:sz w:val="20"/>
          <w:szCs w:val="24"/>
        </w:rPr>
        <w:t>34</w:t>
      </w:r>
      <w:r w:rsidRPr="00FD5F37">
        <w:rPr>
          <w:rFonts w:ascii="Calibri" w:hAnsi="Calibri" w:cs="Calibri"/>
          <w:noProof/>
          <w:sz w:val="20"/>
          <w:szCs w:val="24"/>
        </w:rPr>
        <w:t xml:space="preserve">(2), </w:t>
      </w:r>
      <w:r w:rsidRPr="00FD5F37">
        <w:rPr>
          <w:rFonts w:ascii="Calibri" w:hAnsi="Calibri" w:cs="Calibri"/>
          <w:noProof/>
          <w:sz w:val="20"/>
          <w:szCs w:val="24"/>
        </w:rPr>
        <w:lastRenderedPageBreak/>
        <w:t>339–346. https://doi.org/10.1111/1440-1703.1275</w:t>
      </w:r>
    </w:p>
    <w:p w14:paraId="1F41A134"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FD5F37">
        <w:rPr>
          <w:rFonts w:ascii="Calibri" w:hAnsi="Calibri" w:cs="Calibri"/>
          <w:noProof/>
          <w:sz w:val="20"/>
          <w:szCs w:val="24"/>
        </w:rPr>
        <w:t xml:space="preserve">M. Pagel. (1999). Inferring the historical patterns of biological evolution. </w:t>
      </w:r>
      <w:r w:rsidRPr="00FD5F37">
        <w:rPr>
          <w:rFonts w:ascii="Calibri" w:hAnsi="Calibri" w:cs="Calibri"/>
          <w:i/>
          <w:iCs/>
          <w:noProof/>
          <w:sz w:val="20"/>
          <w:szCs w:val="24"/>
        </w:rPr>
        <w:t>Nature</w:t>
      </w:r>
      <w:r w:rsidRPr="00FD5F37">
        <w:rPr>
          <w:rFonts w:ascii="Calibri" w:hAnsi="Calibri" w:cs="Calibri"/>
          <w:noProof/>
          <w:sz w:val="20"/>
          <w:szCs w:val="24"/>
        </w:rPr>
        <w:t xml:space="preserve">, </w:t>
      </w:r>
      <w:r w:rsidRPr="00FD5F37">
        <w:rPr>
          <w:rFonts w:ascii="Calibri" w:hAnsi="Calibri" w:cs="Calibri"/>
          <w:i/>
          <w:iCs/>
          <w:noProof/>
          <w:sz w:val="20"/>
          <w:szCs w:val="24"/>
        </w:rPr>
        <w:t>401</w:t>
      </w:r>
      <w:r w:rsidRPr="00FD5F37">
        <w:rPr>
          <w:rFonts w:ascii="Calibri" w:hAnsi="Calibri" w:cs="Calibri"/>
          <w:noProof/>
          <w:sz w:val="20"/>
          <w:szCs w:val="24"/>
        </w:rPr>
        <w:t>(October), 877–884.</w:t>
      </w:r>
    </w:p>
    <w:p w14:paraId="33D1FD04"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szCs w:val="24"/>
        </w:rPr>
      </w:pPr>
      <w:r w:rsidRPr="00FD5F37">
        <w:rPr>
          <w:rFonts w:ascii="Calibri" w:hAnsi="Calibri" w:cs="Calibri"/>
          <w:noProof/>
          <w:sz w:val="20"/>
          <w:szCs w:val="24"/>
        </w:rPr>
        <w:t xml:space="preserve">Scherrer, D. and Körner, C. (2011). Topographically controlled thermal-habitat differentiation buffers alpine plant diversity against climate warming. </w:t>
      </w:r>
      <w:r w:rsidRPr="00FD5F37">
        <w:rPr>
          <w:rFonts w:ascii="Calibri" w:hAnsi="Calibri" w:cs="Calibri"/>
          <w:i/>
          <w:iCs/>
          <w:noProof/>
          <w:sz w:val="20"/>
          <w:szCs w:val="24"/>
        </w:rPr>
        <w:t>Journal of Biogeography</w:t>
      </w:r>
      <w:r w:rsidRPr="00FD5F37">
        <w:rPr>
          <w:rFonts w:ascii="Calibri" w:hAnsi="Calibri" w:cs="Calibri"/>
          <w:noProof/>
          <w:sz w:val="20"/>
          <w:szCs w:val="24"/>
        </w:rPr>
        <w:t xml:space="preserve">, </w:t>
      </w:r>
      <w:r w:rsidRPr="00FD5F37">
        <w:rPr>
          <w:rFonts w:ascii="Calibri" w:hAnsi="Calibri" w:cs="Calibri"/>
          <w:i/>
          <w:iCs/>
          <w:noProof/>
          <w:sz w:val="20"/>
          <w:szCs w:val="24"/>
        </w:rPr>
        <w:t>38</w:t>
      </w:r>
      <w:r w:rsidRPr="00FD5F37">
        <w:rPr>
          <w:rFonts w:ascii="Calibri" w:hAnsi="Calibri" w:cs="Calibri"/>
          <w:noProof/>
          <w:sz w:val="20"/>
          <w:szCs w:val="24"/>
        </w:rPr>
        <w:t>, 406–416. https://doi.org/https://doi.org/10.1111/j.1365-2699.2010.02407.x</w:t>
      </w:r>
    </w:p>
    <w:p w14:paraId="19E453FA" w14:textId="77777777" w:rsidR="00FD5F37" w:rsidRPr="00FD5F37" w:rsidRDefault="00FD5F37" w:rsidP="00FD5F37">
      <w:pPr>
        <w:widowControl w:val="0"/>
        <w:autoSpaceDE w:val="0"/>
        <w:autoSpaceDN w:val="0"/>
        <w:adjustRightInd w:val="0"/>
        <w:spacing w:line="360" w:lineRule="auto"/>
        <w:ind w:left="480" w:hanging="480"/>
        <w:rPr>
          <w:rFonts w:ascii="Calibri" w:hAnsi="Calibri" w:cs="Calibri"/>
          <w:noProof/>
          <w:sz w:val="20"/>
        </w:rPr>
      </w:pPr>
      <w:r w:rsidRPr="00FD5F37">
        <w:rPr>
          <w:rFonts w:ascii="Calibri" w:hAnsi="Calibri" w:cs="Calibri"/>
          <w:noProof/>
          <w:sz w:val="20"/>
          <w:szCs w:val="24"/>
        </w:rPr>
        <w:t xml:space="preserve">Zhang, Y., Chen, W., Smith, S. L., Riseborough, D. W., &amp; Cihlar, J. (2005). Soil temperature in Canada during the twentieth century: Complex responses to atmospheric climate change. </w:t>
      </w:r>
      <w:r w:rsidRPr="00FD5F37">
        <w:rPr>
          <w:rFonts w:ascii="Calibri" w:hAnsi="Calibri" w:cs="Calibri"/>
          <w:i/>
          <w:iCs/>
          <w:noProof/>
          <w:sz w:val="20"/>
          <w:szCs w:val="24"/>
        </w:rPr>
        <w:t>Journal of Geophysical Research D: Atmospheres</w:t>
      </w:r>
      <w:r w:rsidRPr="00FD5F37">
        <w:rPr>
          <w:rFonts w:ascii="Calibri" w:hAnsi="Calibri" w:cs="Calibri"/>
          <w:noProof/>
          <w:sz w:val="20"/>
          <w:szCs w:val="24"/>
        </w:rPr>
        <w:t xml:space="preserve">, </w:t>
      </w:r>
      <w:r w:rsidRPr="00FD5F37">
        <w:rPr>
          <w:rFonts w:ascii="Calibri" w:hAnsi="Calibri" w:cs="Calibri"/>
          <w:i/>
          <w:iCs/>
          <w:noProof/>
          <w:sz w:val="20"/>
          <w:szCs w:val="24"/>
        </w:rPr>
        <w:t>110</w:t>
      </w:r>
      <w:r w:rsidRPr="00FD5F37">
        <w:rPr>
          <w:rFonts w:ascii="Calibri" w:hAnsi="Calibri" w:cs="Calibri"/>
          <w:noProof/>
          <w:sz w:val="20"/>
          <w:szCs w:val="24"/>
        </w:rPr>
        <w:t>(3), 1–15. https://doi.org/10.1029/2004JD004910</w:t>
      </w:r>
    </w:p>
    <w:p w14:paraId="5CEE0ED4" w14:textId="22F283D4" w:rsidR="0014564F" w:rsidRDefault="00152AE0" w:rsidP="00D53DCE">
      <w:pPr>
        <w:spacing w:line="360" w:lineRule="auto"/>
        <w:jc w:val="both"/>
        <w:rPr>
          <w:sz w:val="20"/>
          <w:szCs w:val="20"/>
        </w:rPr>
      </w:pPr>
      <w:r w:rsidRPr="00B45EA5">
        <w:rPr>
          <w:sz w:val="20"/>
          <w:szCs w:val="20"/>
        </w:rPr>
        <w:fldChar w:fldCharType="end"/>
      </w:r>
    </w:p>
    <w:p w14:paraId="6135AEE8" w14:textId="6F2A789A" w:rsidR="00111D60" w:rsidRDefault="00E86840" w:rsidP="00E86840">
      <w:pPr>
        <w:pStyle w:val="Ttulo1"/>
      </w:pPr>
      <w:r>
        <w:t>Tables and figures</w:t>
      </w:r>
    </w:p>
    <w:p w14:paraId="5D7C8FA0" w14:textId="77777777" w:rsidR="00E86840" w:rsidRPr="00B45EA5" w:rsidRDefault="00E86840" w:rsidP="00E86840">
      <w:pPr>
        <w:spacing w:line="360" w:lineRule="auto"/>
        <w:jc w:val="both"/>
        <w:rPr>
          <w:rFonts w:cstheme="minorHAnsi"/>
          <w:lang w:val="en-US"/>
        </w:rPr>
      </w:pPr>
      <w:r w:rsidRPr="00B45EA5">
        <w:rPr>
          <w:rFonts w:cstheme="minorHAnsi"/>
          <w:lang w:val="en-US"/>
        </w:rPr>
        <w:t xml:space="preserve">Table 1. Description of our two alpine communities with soil pH, mean soil temperature, growing days (defined </w:t>
      </w:r>
      <w:r>
        <w:rPr>
          <w:rFonts w:cstheme="minorHAnsi"/>
          <w:lang w:val="en-US"/>
        </w:rPr>
        <w:t xml:space="preserve">here </w:t>
      </w:r>
      <w:r w:rsidRPr="00B45EA5">
        <w:rPr>
          <w:rFonts w:cstheme="minorHAnsi"/>
          <w:lang w:val="en-US"/>
        </w:rPr>
        <w:t xml:space="preserve">as days when mean temperature &gt; 3 ºC), temperature annual range and dominant species values extracted from own field data. Precipitation values extracted from the closest weather stations to the study sites. </w:t>
      </w:r>
    </w:p>
    <w:tbl>
      <w:tblPr>
        <w:tblStyle w:val="Tablaconcuadrcula"/>
        <w:tblW w:w="8500" w:type="dxa"/>
        <w:tblLook w:val="04A0" w:firstRow="1" w:lastRow="0" w:firstColumn="1" w:lastColumn="0" w:noHBand="0" w:noVBand="1"/>
      </w:tblPr>
      <w:tblGrid>
        <w:gridCol w:w="2830"/>
        <w:gridCol w:w="2835"/>
        <w:gridCol w:w="2835"/>
      </w:tblGrid>
      <w:tr w:rsidR="00E86840" w:rsidRPr="00557D39" w14:paraId="432F7D6A" w14:textId="77777777" w:rsidTr="00EA48DA">
        <w:tc>
          <w:tcPr>
            <w:tcW w:w="2830" w:type="dxa"/>
          </w:tcPr>
          <w:p w14:paraId="0E9EE71D" w14:textId="77777777" w:rsidR="00E86840" w:rsidRPr="00557D39" w:rsidRDefault="00E86840" w:rsidP="00EA48DA">
            <w:pPr>
              <w:spacing w:line="360" w:lineRule="auto"/>
              <w:jc w:val="both"/>
              <w:rPr>
                <w:rFonts w:cstheme="minorHAnsi"/>
                <w:sz w:val="20"/>
                <w:szCs w:val="20"/>
                <w:lang w:val="en-US"/>
              </w:rPr>
            </w:pPr>
          </w:p>
        </w:tc>
        <w:tc>
          <w:tcPr>
            <w:tcW w:w="2835" w:type="dxa"/>
          </w:tcPr>
          <w:p w14:paraId="0114EBED" w14:textId="386950FE" w:rsidR="00E86840" w:rsidRPr="00557D39" w:rsidRDefault="008429D7" w:rsidP="00EA48DA">
            <w:pPr>
              <w:spacing w:line="360" w:lineRule="auto"/>
              <w:jc w:val="both"/>
              <w:rPr>
                <w:rFonts w:cstheme="minorHAnsi"/>
                <w:sz w:val="20"/>
                <w:szCs w:val="20"/>
                <w:lang w:val="en-US"/>
              </w:rPr>
            </w:pPr>
            <w:r>
              <w:rPr>
                <w:rFonts w:cstheme="minorHAnsi"/>
                <w:sz w:val="20"/>
                <w:szCs w:val="20"/>
                <w:lang w:val="en-US"/>
              </w:rPr>
              <w:t>Mediterranean</w:t>
            </w:r>
            <w:r w:rsidR="00E86840" w:rsidRPr="00557D39">
              <w:rPr>
                <w:rFonts w:cstheme="minorHAnsi"/>
                <w:sz w:val="20"/>
                <w:szCs w:val="20"/>
                <w:lang w:val="en-US"/>
              </w:rPr>
              <w:t xml:space="preserve"> community</w:t>
            </w:r>
          </w:p>
        </w:tc>
        <w:tc>
          <w:tcPr>
            <w:tcW w:w="2835" w:type="dxa"/>
          </w:tcPr>
          <w:p w14:paraId="1AAB92E8" w14:textId="6D98530B" w:rsidR="00E86840" w:rsidRPr="00557D39" w:rsidRDefault="008429D7" w:rsidP="00EA48DA">
            <w:pPr>
              <w:spacing w:line="360" w:lineRule="auto"/>
              <w:jc w:val="both"/>
              <w:rPr>
                <w:rFonts w:cstheme="minorHAnsi"/>
                <w:sz w:val="20"/>
                <w:szCs w:val="20"/>
                <w:lang w:val="en-US"/>
              </w:rPr>
            </w:pPr>
            <w:r>
              <w:rPr>
                <w:rFonts w:cstheme="minorHAnsi"/>
                <w:sz w:val="20"/>
                <w:szCs w:val="20"/>
                <w:lang w:val="en-US"/>
              </w:rPr>
              <w:t>Temperate</w:t>
            </w:r>
            <w:r w:rsidR="00E86840" w:rsidRPr="00557D39">
              <w:rPr>
                <w:rFonts w:cstheme="minorHAnsi"/>
                <w:sz w:val="20"/>
                <w:szCs w:val="20"/>
                <w:lang w:val="en-US"/>
              </w:rPr>
              <w:t xml:space="preserve"> community</w:t>
            </w:r>
          </w:p>
        </w:tc>
      </w:tr>
      <w:tr w:rsidR="00E86840" w:rsidRPr="00557D39" w14:paraId="634062DB" w14:textId="77777777" w:rsidTr="00EA48DA">
        <w:tc>
          <w:tcPr>
            <w:tcW w:w="2830" w:type="dxa"/>
          </w:tcPr>
          <w:p w14:paraId="0FEB1427" w14:textId="7B44EEBD" w:rsidR="00E86840" w:rsidRPr="00557D39" w:rsidRDefault="00E86840" w:rsidP="00EA48DA">
            <w:pPr>
              <w:spacing w:line="360" w:lineRule="auto"/>
              <w:rPr>
                <w:rFonts w:cstheme="minorHAnsi"/>
                <w:sz w:val="20"/>
                <w:szCs w:val="20"/>
                <w:lang w:val="en-US"/>
              </w:rPr>
            </w:pPr>
            <w:r w:rsidRPr="00557D39">
              <w:rPr>
                <w:rFonts w:cstheme="minorHAnsi"/>
                <w:sz w:val="20"/>
                <w:szCs w:val="20"/>
                <w:lang w:val="en-US"/>
              </w:rPr>
              <w:t>Location (center of four sampling sites</w:t>
            </w:r>
            <w:r w:rsidR="006D0A99">
              <w:rPr>
                <w:rFonts w:cstheme="minorHAnsi"/>
                <w:sz w:val="20"/>
                <w:szCs w:val="20"/>
                <w:lang w:val="en-US"/>
              </w:rPr>
              <w:t xml:space="preserve"> per community</w:t>
            </w:r>
            <w:r w:rsidRPr="00557D39">
              <w:rPr>
                <w:rFonts w:cstheme="minorHAnsi"/>
                <w:sz w:val="20"/>
                <w:szCs w:val="20"/>
                <w:lang w:val="en-US"/>
              </w:rPr>
              <w:t>)</w:t>
            </w:r>
          </w:p>
        </w:tc>
        <w:tc>
          <w:tcPr>
            <w:tcW w:w="2835" w:type="dxa"/>
          </w:tcPr>
          <w:p w14:paraId="4870E6A6"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42.910731 / 42.891192˚ N        - 6.043621 / - 6.107621˚ E</w:t>
            </w:r>
          </w:p>
        </w:tc>
        <w:tc>
          <w:tcPr>
            <w:tcW w:w="2835" w:type="dxa"/>
          </w:tcPr>
          <w:p w14:paraId="2E4D36E9"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43.168822 / 43.201078˚ N       - 4.826706 / - 4.830672˚ E</w:t>
            </w:r>
          </w:p>
        </w:tc>
      </w:tr>
      <w:tr w:rsidR="00E86840" w:rsidRPr="00557D39" w14:paraId="5E28CEC7" w14:textId="77777777" w:rsidTr="00EA48DA">
        <w:tc>
          <w:tcPr>
            <w:tcW w:w="2830" w:type="dxa"/>
          </w:tcPr>
          <w:p w14:paraId="381D6013"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Soil pH</w:t>
            </w:r>
          </w:p>
        </w:tc>
        <w:tc>
          <w:tcPr>
            <w:tcW w:w="2835" w:type="dxa"/>
          </w:tcPr>
          <w:p w14:paraId="59FB7DAF"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3.8 – 4.8</w:t>
            </w:r>
          </w:p>
        </w:tc>
        <w:tc>
          <w:tcPr>
            <w:tcW w:w="2835" w:type="dxa"/>
          </w:tcPr>
          <w:p w14:paraId="2011990A"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6.5 – 6.8</w:t>
            </w:r>
          </w:p>
        </w:tc>
      </w:tr>
      <w:tr w:rsidR="00E86840" w:rsidRPr="00557D39" w14:paraId="678DD165" w14:textId="77777777" w:rsidTr="00EA48DA">
        <w:tc>
          <w:tcPr>
            <w:tcW w:w="2830" w:type="dxa"/>
          </w:tcPr>
          <w:p w14:paraId="5E918055" w14:textId="77777777" w:rsidR="00E86840" w:rsidRPr="00557D39" w:rsidRDefault="00E86840" w:rsidP="00EA48DA">
            <w:pPr>
              <w:spacing w:line="360" w:lineRule="auto"/>
              <w:jc w:val="both"/>
              <w:rPr>
                <w:rFonts w:cstheme="minorHAnsi"/>
                <w:sz w:val="20"/>
                <w:szCs w:val="20"/>
                <w:lang w:val="en-US"/>
              </w:rPr>
            </w:pPr>
            <w:commentRangeStart w:id="22"/>
            <w:r w:rsidRPr="00557D39">
              <w:rPr>
                <w:rFonts w:cstheme="minorHAnsi"/>
                <w:sz w:val="20"/>
                <w:szCs w:val="20"/>
                <w:lang w:val="en-US"/>
              </w:rPr>
              <w:t>Growing season length</w:t>
            </w:r>
            <w:commentRangeEnd w:id="22"/>
            <w:r w:rsidRPr="00557D39">
              <w:rPr>
                <w:rStyle w:val="Refdecomentario"/>
                <w:rFonts w:ascii="Calibri" w:eastAsia="Calibri" w:hAnsi="Calibri" w:cs="Calibri"/>
                <w:sz w:val="20"/>
                <w:szCs w:val="20"/>
              </w:rPr>
              <w:commentReference w:id="22"/>
            </w:r>
            <w:r w:rsidRPr="00557D39">
              <w:rPr>
                <w:rFonts w:cstheme="minorHAnsi"/>
                <w:sz w:val="20"/>
                <w:szCs w:val="20"/>
                <w:lang w:val="en-US"/>
              </w:rPr>
              <w:t xml:space="preserve"> </w:t>
            </w:r>
          </w:p>
        </w:tc>
        <w:tc>
          <w:tcPr>
            <w:tcW w:w="2835" w:type="dxa"/>
          </w:tcPr>
          <w:p w14:paraId="0EF52721"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 xml:space="preserve">April – October </w:t>
            </w:r>
          </w:p>
        </w:tc>
        <w:tc>
          <w:tcPr>
            <w:tcW w:w="2835" w:type="dxa"/>
          </w:tcPr>
          <w:p w14:paraId="6DEAE631"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May - October</w:t>
            </w:r>
          </w:p>
        </w:tc>
      </w:tr>
      <w:tr w:rsidR="00E86840" w:rsidRPr="00557D39" w14:paraId="7C902209" w14:textId="77777777" w:rsidTr="00EA48DA">
        <w:tc>
          <w:tcPr>
            <w:tcW w:w="2830" w:type="dxa"/>
          </w:tcPr>
          <w:p w14:paraId="46A7099A"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Mean annual Temperature in the soil (5 cm depth)</w:t>
            </w:r>
            <w:del w:id="23" w:author="FRANCISCO DE BORJA JIMENEZ-ALFARO GONZALEZ" w:date="2023-08-02T10:01:00Z">
              <w:r w:rsidRPr="00557D39" w:rsidDel="00230FCD">
                <w:rPr>
                  <w:rFonts w:cstheme="minorHAnsi"/>
                  <w:sz w:val="20"/>
                  <w:szCs w:val="20"/>
                  <w:lang w:val="en-US"/>
                </w:rPr>
                <w:delText xml:space="preserve"> </w:delText>
              </w:r>
            </w:del>
          </w:p>
        </w:tc>
        <w:tc>
          <w:tcPr>
            <w:tcW w:w="2835" w:type="dxa"/>
          </w:tcPr>
          <w:p w14:paraId="112820BB"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8.08 ºC</w:t>
            </w:r>
          </w:p>
        </w:tc>
        <w:tc>
          <w:tcPr>
            <w:tcW w:w="2835" w:type="dxa"/>
          </w:tcPr>
          <w:p w14:paraId="4B7C59DC"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5.13 ºC</w:t>
            </w:r>
          </w:p>
        </w:tc>
      </w:tr>
      <w:tr w:rsidR="00E86840" w:rsidRPr="00557D39" w14:paraId="202DD28B" w14:textId="77777777" w:rsidTr="00EA48DA">
        <w:tc>
          <w:tcPr>
            <w:tcW w:w="2830" w:type="dxa"/>
          </w:tcPr>
          <w:p w14:paraId="4076C0A9" w14:textId="63D09CAD" w:rsidR="00E86840" w:rsidRPr="00557D39" w:rsidRDefault="00E86840" w:rsidP="00EA48DA">
            <w:pPr>
              <w:spacing w:line="360" w:lineRule="auto"/>
              <w:jc w:val="both"/>
              <w:rPr>
                <w:rFonts w:cstheme="minorHAnsi"/>
                <w:sz w:val="20"/>
                <w:szCs w:val="20"/>
                <w:lang w:val="en-US"/>
              </w:rPr>
            </w:pPr>
            <w:commentRangeStart w:id="24"/>
            <w:r w:rsidRPr="00557D39">
              <w:rPr>
                <w:rFonts w:cstheme="minorHAnsi"/>
                <w:sz w:val="20"/>
                <w:szCs w:val="20"/>
                <w:lang w:val="en-US"/>
              </w:rPr>
              <w:t>Temperature annual range</w:t>
            </w:r>
            <w:commentRangeEnd w:id="24"/>
            <w:r w:rsidRPr="00557D39">
              <w:rPr>
                <w:rStyle w:val="Refdecomentario"/>
                <w:rFonts w:ascii="Calibri" w:eastAsia="Calibri" w:hAnsi="Calibri" w:cs="Calibri"/>
                <w:sz w:val="20"/>
                <w:szCs w:val="20"/>
              </w:rPr>
              <w:commentReference w:id="24"/>
            </w:r>
            <w:r w:rsidR="00CC42F4" w:rsidRPr="00557D39">
              <w:rPr>
                <w:rFonts w:cstheme="minorHAnsi"/>
                <w:sz w:val="20"/>
                <w:szCs w:val="20"/>
                <w:lang w:val="en-US"/>
              </w:rPr>
              <w:t xml:space="preserve"> </w:t>
            </w:r>
            <w:r w:rsidR="00853BA7" w:rsidRPr="00557D39">
              <w:rPr>
                <w:rFonts w:cstheme="minorHAnsi"/>
                <w:sz w:val="20"/>
                <w:szCs w:val="20"/>
                <w:lang w:val="en-US"/>
              </w:rPr>
              <w:t xml:space="preserve">(absolute max – absolute min, </w:t>
            </w:r>
            <w:r w:rsidR="008E5B20" w:rsidRPr="00557D39">
              <w:rPr>
                <w:rFonts w:cstheme="minorHAnsi"/>
                <w:sz w:val="20"/>
                <w:szCs w:val="20"/>
                <w:lang w:val="en-US"/>
              </w:rPr>
              <w:t xml:space="preserve">BIO5 – BIO6), from Picos 10 years </w:t>
            </w:r>
            <w:r w:rsidR="00B80D4B">
              <w:rPr>
                <w:rFonts w:cstheme="minorHAnsi"/>
                <w:sz w:val="20"/>
                <w:szCs w:val="20"/>
                <w:lang w:val="en-US"/>
              </w:rPr>
              <w:t xml:space="preserve">and </w:t>
            </w:r>
            <w:r w:rsidR="008E5B20" w:rsidRPr="00557D39">
              <w:rPr>
                <w:rFonts w:cstheme="minorHAnsi"/>
                <w:sz w:val="20"/>
                <w:szCs w:val="20"/>
                <w:lang w:val="en-US"/>
              </w:rPr>
              <w:t>from Omaña 1 year.</w:t>
            </w:r>
          </w:p>
        </w:tc>
        <w:tc>
          <w:tcPr>
            <w:tcW w:w="2835" w:type="dxa"/>
          </w:tcPr>
          <w:p w14:paraId="26C9E3F2"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21.77 ºC</w:t>
            </w:r>
          </w:p>
        </w:tc>
        <w:tc>
          <w:tcPr>
            <w:tcW w:w="2835" w:type="dxa"/>
          </w:tcPr>
          <w:p w14:paraId="2A3A7882" w14:textId="77777777" w:rsidR="00E86840" w:rsidRPr="00557D39" w:rsidRDefault="00E86840" w:rsidP="00EA48DA">
            <w:pPr>
              <w:spacing w:line="360" w:lineRule="auto"/>
              <w:jc w:val="both"/>
              <w:rPr>
                <w:rFonts w:cstheme="minorHAnsi"/>
                <w:sz w:val="20"/>
                <w:szCs w:val="20"/>
                <w:lang w:val="en-US"/>
              </w:rPr>
            </w:pPr>
            <w:r w:rsidRPr="00557D39">
              <w:rPr>
                <w:rFonts w:cstheme="minorHAnsi"/>
                <w:sz w:val="20"/>
                <w:szCs w:val="20"/>
                <w:lang w:val="en-US"/>
              </w:rPr>
              <w:t>30.66 ºC</w:t>
            </w:r>
          </w:p>
        </w:tc>
      </w:tr>
      <w:tr w:rsidR="00E86840" w:rsidRPr="004C116E" w14:paraId="786ADFF3" w14:textId="77777777" w:rsidTr="00EA48DA">
        <w:tc>
          <w:tcPr>
            <w:tcW w:w="2830" w:type="dxa"/>
          </w:tcPr>
          <w:p w14:paraId="18F2E4A2" w14:textId="77777777" w:rsidR="00E86840" w:rsidRPr="00557D39" w:rsidRDefault="00E86840" w:rsidP="00EA48DA">
            <w:pPr>
              <w:spacing w:line="360" w:lineRule="auto"/>
              <w:rPr>
                <w:rFonts w:cstheme="minorHAnsi"/>
                <w:sz w:val="20"/>
                <w:szCs w:val="20"/>
                <w:lang w:val="en-US"/>
              </w:rPr>
            </w:pPr>
            <w:r w:rsidRPr="00557D39">
              <w:rPr>
                <w:rFonts w:cstheme="minorHAnsi"/>
                <w:sz w:val="20"/>
                <w:szCs w:val="20"/>
                <w:lang w:val="en-US"/>
              </w:rPr>
              <w:t>Annual precipitation (mm) from nearest station</w:t>
            </w:r>
          </w:p>
        </w:tc>
        <w:tc>
          <w:tcPr>
            <w:tcW w:w="2835" w:type="dxa"/>
          </w:tcPr>
          <w:p w14:paraId="3939CEED" w14:textId="77777777" w:rsidR="00E86840" w:rsidRPr="00557D39" w:rsidRDefault="00E86840" w:rsidP="00EA48DA">
            <w:pPr>
              <w:spacing w:line="360" w:lineRule="auto"/>
              <w:jc w:val="both"/>
              <w:rPr>
                <w:rFonts w:cstheme="minorHAnsi"/>
                <w:sz w:val="20"/>
                <w:szCs w:val="20"/>
                <w:lang w:val="es-ES"/>
              </w:rPr>
            </w:pPr>
            <w:r w:rsidRPr="00557D39">
              <w:rPr>
                <w:rFonts w:cstheme="minorHAnsi"/>
                <w:sz w:val="20"/>
                <w:szCs w:val="20"/>
                <w:highlight w:val="yellow"/>
                <w:lang w:val="es-ES"/>
              </w:rPr>
              <w:t>1058 mm (mean 2010-2022</w:t>
            </w:r>
            <w:r w:rsidRPr="00557D39">
              <w:rPr>
                <w:rFonts w:cstheme="minorHAnsi"/>
                <w:sz w:val="20"/>
                <w:szCs w:val="20"/>
                <w:lang w:val="es-ES"/>
              </w:rPr>
              <w:t xml:space="preserve"> </w:t>
            </w:r>
            <w:proofErr w:type="spellStart"/>
            <w:r w:rsidRPr="00557D39">
              <w:rPr>
                <w:rFonts w:cstheme="minorHAnsi"/>
                <w:sz w:val="20"/>
                <w:szCs w:val="20"/>
                <w:lang w:val="es-ES"/>
              </w:rPr>
              <w:t>from</w:t>
            </w:r>
            <w:proofErr w:type="spellEnd"/>
            <w:r w:rsidRPr="00557D39">
              <w:rPr>
                <w:rFonts w:cstheme="minorHAnsi"/>
                <w:sz w:val="20"/>
                <w:szCs w:val="20"/>
                <w:lang w:val="es-ES"/>
              </w:rPr>
              <w:t xml:space="preserve"> </w:t>
            </w:r>
            <w:commentRangeStart w:id="25"/>
            <w:r w:rsidRPr="00557D39">
              <w:rPr>
                <w:rFonts w:cstheme="minorHAnsi"/>
                <w:sz w:val="20"/>
                <w:szCs w:val="20"/>
                <w:lang w:val="es-ES"/>
              </w:rPr>
              <w:t>Barrios de Luna</w:t>
            </w:r>
            <w:commentRangeEnd w:id="25"/>
            <w:r w:rsidRPr="00557D39">
              <w:rPr>
                <w:rStyle w:val="Refdecomentario"/>
                <w:rFonts w:ascii="Calibri" w:eastAsia="Calibri" w:hAnsi="Calibri" w:cs="Calibri"/>
                <w:sz w:val="20"/>
                <w:szCs w:val="20"/>
              </w:rPr>
              <w:commentReference w:id="25"/>
            </w:r>
            <w:r w:rsidRPr="00557D39">
              <w:rPr>
                <w:rFonts w:cstheme="minorHAnsi"/>
                <w:sz w:val="20"/>
                <w:szCs w:val="20"/>
                <w:lang w:val="es-ES"/>
              </w:rPr>
              <w:t>)</w:t>
            </w:r>
          </w:p>
        </w:tc>
        <w:tc>
          <w:tcPr>
            <w:tcW w:w="2835" w:type="dxa"/>
          </w:tcPr>
          <w:p w14:paraId="79C43D26" w14:textId="77777777" w:rsidR="00E86840" w:rsidRPr="00557D39" w:rsidRDefault="00E86840" w:rsidP="00EA48DA">
            <w:pPr>
              <w:spacing w:line="360" w:lineRule="auto"/>
              <w:jc w:val="both"/>
              <w:rPr>
                <w:rFonts w:cstheme="minorHAnsi"/>
                <w:sz w:val="20"/>
                <w:szCs w:val="20"/>
                <w:lang w:val="es-ES"/>
              </w:rPr>
            </w:pPr>
            <w:r w:rsidRPr="00557D39">
              <w:rPr>
                <w:rFonts w:cstheme="minorHAnsi"/>
                <w:sz w:val="20"/>
                <w:szCs w:val="20"/>
                <w:highlight w:val="yellow"/>
                <w:lang w:val="es-ES"/>
              </w:rPr>
              <w:t xml:space="preserve">3004.79 mm (Vega de </w:t>
            </w:r>
            <w:proofErr w:type="spellStart"/>
            <w:r w:rsidRPr="00557D39">
              <w:rPr>
                <w:rFonts w:cstheme="minorHAnsi"/>
                <w:sz w:val="20"/>
                <w:szCs w:val="20"/>
                <w:highlight w:val="yellow"/>
                <w:lang w:val="es-ES"/>
              </w:rPr>
              <w:t>Urriellu</w:t>
            </w:r>
            <w:proofErr w:type="spellEnd"/>
            <w:r w:rsidRPr="00557D39">
              <w:rPr>
                <w:rFonts w:cstheme="minorHAnsi"/>
                <w:sz w:val="20"/>
                <w:szCs w:val="20"/>
                <w:highlight w:val="yellow"/>
                <w:lang w:val="es-ES"/>
              </w:rPr>
              <w:t xml:space="preserve">, </w:t>
            </w:r>
            <w:commentRangeStart w:id="26"/>
            <w:r w:rsidRPr="00557D39">
              <w:rPr>
                <w:rFonts w:cstheme="minorHAnsi"/>
                <w:sz w:val="20"/>
                <w:szCs w:val="20"/>
                <w:highlight w:val="yellow"/>
                <w:lang w:val="es-ES"/>
              </w:rPr>
              <w:t>mean 2008-2014</w:t>
            </w:r>
            <w:commentRangeEnd w:id="26"/>
            <w:r w:rsidRPr="00557D39">
              <w:rPr>
                <w:rStyle w:val="Refdecomentario"/>
                <w:rFonts w:ascii="Calibri" w:eastAsia="Calibri" w:hAnsi="Calibri" w:cs="Calibri"/>
                <w:sz w:val="20"/>
                <w:szCs w:val="20"/>
                <w:highlight w:val="yellow"/>
              </w:rPr>
              <w:commentReference w:id="26"/>
            </w:r>
            <w:r w:rsidRPr="00557D39">
              <w:rPr>
                <w:rFonts w:cstheme="minorHAnsi"/>
                <w:sz w:val="20"/>
                <w:szCs w:val="20"/>
                <w:lang w:val="es-ES"/>
              </w:rPr>
              <w:t>).</w:t>
            </w:r>
          </w:p>
        </w:tc>
      </w:tr>
      <w:tr w:rsidR="00E86840" w:rsidRPr="00557D39" w14:paraId="25F929C8" w14:textId="77777777" w:rsidTr="00EA48DA">
        <w:tc>
          <w:tcPr>
            <w:tcW w:w="2830" w:type="dxa"/>
          </w:tcPr>
          <w:p w14:paraId="371E64F0" w14:textId="1022EC28" w:rsidR="00E86840" w:rsidRPr="00557D39" w:rsidRDefault="00E86840" w:rsidP="00EA48DA">
            <w:pPr>
              <w:spacing w:line="360" w:lineRule="auto"/>
              <w:rPr>
                <w:rFonts w:cstheme="minorHAnsi"/>
                <w:sz w:val="20"/>
                <w:szCs w:val="20"/>
                <w:lang w:val="en-US"/>
              </w:rPr>
            </w:pPr>
            <w:commentRangeStart w:id="27"/>
            <w:r w:rsidRPr="00557D39">
              <w:rPr>
                <w:rFonts w:cstheme="minorHAnsi"/>
                <w:sz w:val="20"/>
                <w:szCs w:val="20"/>
                <w:lang w:val="en-US"/>
              </w:rPr>
              <w:t xml:space="preserve">Dominant species </w:t>
            </w:r>
            <w:commentRangeEnd w:id="27"/>
            <w:r w:rsidRPr="00557D39">
              <w:rPr>
                <w:rStyle w:val="Refdecomentario"/>
                <w:rFonts w:ascii="Calibri" w:eastAsia="Calibri" w:hAnsi="Calibri" w:cs="Calibri"/>
                <w:sz w:val="20"/>
                <w:szCs w:val="20"/>
              </w:rPr>
              <w:commentReference w:id="27"/>
            </w:r>
            <w:r w:rsidRPr="00557D39">
              <w:rPr>
                <w:rFonts w:cstheme="minorHAnsi"/>
                <w:sz w:val="20"/>
                <w:szCs w:val="20"/>
                <w:lang w:val="en-US"/>
              </w:rPr>
              <w:t>(mean cover</w:t>
            </w:r>
            <w:r w:rsidR="00DE2779">
              <w:rPr>
                <w:rFonts w:cstheme="minorHAnsi"/>
                <w:sz w:val="20"/>
                <w:szCs w:val="20"/>
                <w:lang w:val="en-US"/>
              </w:rPr>
              <w:t xml:space="preserve"> in percentage and standard deviation</w:t>
            </w:r>
            <w:r w:rsidRPr="00557D39">
              <w:rPr>
                <w:rFonts w:cstheme="minorHAnsi"/>
                <w:sz w:val="20"/>
                <w:szCs w:val="20"/>
                <w:lang w:val="en-US"/>
              </w:rPr>
              <w:t xml:space="preserve"> from 80</w:t>
            </w:r>
            <w:r w:rsidR="00CD480E">
              <w:rPr>
                <w:rFonts w:cstheme="minorHAnsi"/>
                <w:sz w:val="20"/>
                <w:szCs w:val="20"/>
                <w:lang w:val="en-US"/>
              </w:rPr>
              <w:t xml:space="preserve"> inventory</w:t>
            </w:r>
            <w:r w:rsidRPr="00557D39">
              <w:rPr>
                <w:rFonts w:cstheme="minorHAnsi"/>
                <w:sz w:val="20"/>
                <w:szCs w:val="20"/>
                <w:lang w:val="en-US"/>
              </w:rPr>
              <w:t xml:space="preserve"> plots</w:t>
            </w:r>
            <w:r w:rsidR="00CD480E">
              <w:rPr>
                <w:rFonts w:cstheme="minorHAnsi"/>
                <w:sz w:val="20"/>
                <w:szCs w:val="20"/>
                <w:lang w:val="en-US"/>
              </w:rPr>
              <w:t xml:space="preserve"> at each community</w:t>
            </w:r>
            <w:r w:rsidRPr="00557D39">
              <w:rPr>
                <w:rFonts w:cstheme="minorHAnsi"/>
                <w:sz w:val="20"/>
                <w:szCs w:val="20"/>
                <w:lang w:val="en-US"/>
              </w:rPr>
              <w:t>)</w:t>
            </w:r>
          </w:p>
        </w:tc>
        <w:tc>
          <w:tcPr>
            <w:tcW w:w="2835" w:type="dxa"/>
          </w:tcPr>
          <w:p w14:paraId="2413282D" w14:textId="21C11BCC" w:rsidR="00E86840" w:rsidRPr="00557D39" w:rsidRDefault="000708B1" w:rsidP="000708B1">
            <w:pPr>
              <w:tabs>
                <w:tab w:val="left" w:pos="3780"/>
              </w:tabs>
              <w:spacing w:line="360" w:lineRule="auto"/>
              <w:jc w:val="both"/>
              <w:rPr>
                <w:rFonts w:cstheme="minorHAnsi"/>
                <w:sz w:val="20"/>
                <w:szCs w:val="20"/>
                <w:highlight w:val="yellow"/>
                <w:lang w:val="es-ES"/>
              </w:rPr>
            </w:pPr>
            <w:r w:rsidRPr="00557D39">
              <w:rPr>
                <w:rFonts w:cstheme="minorHAnsi"/>
                <w:i/>
                <w:iCs/>
                <w:sz w:val="20"/>
                <w:szCs w:val="20"/>
                <w:lang w:val="es-ES"/>
              </w:rPr>
              <w:t xml:space="preserve">Luzula </w:t>
            </w:r>
            <w:proofErr w:type="spellStart"/>
            <w:r w:rsidRPr="00557D39">
              <w:rPr>
                <w:rFonts w:cstheme="minorHAnsi"/>
                <w:i/>
                <w:iCs/>
                <w:sz w:val="20"/>
                <w:szCs w:val="20"/>
                <w:lang w:val="es-ES"/>
              </w:rPr>
              <w:t>caespitosa</w:t>
            </w:r>
            <w:proofErr w:type="spellEnd"/>
            <w:r w:rsidRPr="00557D39">
              <w:rPr>
                <w:rFonts w:cstheme="minorHAnsi"/>
                <w:i/>
                <w:iCs/>
                <w:sz w:val="20"/>
                <w:szCs w:val="20"/>
                <w:lang w:val="es-ES"/>
              </w:rPr>
              <w:t xml:space="preserve"> </w:t>
            </w:r>
            <w:r w:rsidRPr="00557D39">
              <w:rPr>
                <w:rFonts w:cstheme="minorHAnsi"/>
                <w:sz w:val="20"/>
                <w:szCs w:val="20"/>
                <w:lang w:val="es-ES"/>
              </w:rPr>
              <w:t>(</w:t>
            </w:r>
            <w:r w:rsidR="00043089" w:rsidRPr="00557D39">
              <w:rPr>
                <w:rFonts w:cstheme="minorHAnsi"/>
                <w:sz w:val="20"/>
                <w:szCs w:val="20"/>
                <w:lang w:val="es-ES"/>
              </w:rPr>
              <w:t>25.3</w:t>
            </w:r>
            <w:r w:rsidR="006D0A99">
              <w:rPr>
                <w:rFonts w:cstheme="minorHAnsi"/>
                <w:sz w:val="20"/>
                <w:szCs w:val="20"/>
                <w:lang w:val="es-ES"/>
              </w:rPr>
              <w:t xml:space="preserve"> </w:t>
            </w:r>
            <w:r w:rsidR="00043089" w:rsidRPr="00557D39">
              <w:rPr>
                <w:rFonts w:cstheme="minorHAnsi"/>
                <w:sz w:val="20"/>
                <w:szCs w:val="20"/>
                <w:lang w:val="es-ES"/>
              </w:rPr>
              <w:t>±</w:t>
            </w:r>
            <w:r w:rsidR="006D0A99">
              <w:rPr>
                <w:rFonts w:cstheme="minorHAnsi"/>
                <w:sz w:val="20"/>
                <w:szCs w:val="20"/>
                <w:lang w:val="es-ES"/>
              </w:rPr>
              <w:t xml:space="preserve"> </w:t>
            </w:r>
            <w:r w:rsidR="00043089" w:rsidRPr="00557D39">
              <w:rPr>
                <w:rFonts w:cstheme="minorHAnsi"/>
                <w:sz w:val="20"/>
                <w:szCs w:val="20"/>
                <w:lang w:val="es-ES"/>
              </w:rPr>
              <w:t>20.2)</w:t>
            </w:r>
            <w:r w:rsidR="00DE0827">
              <w:rPr>
                <w:rFonts w:cstheme="minorHAnsi"/>
                <w:sz w:val="20"/>
                <w:szCs w:val="20"/>
                <w:lang w:val="es-ES"/>
              </w:rPr>
              <w:t xml:space="preserve">, </w:t>
            </w:r>
            <w:proofErr w:type="spellStart"/>
            <w:r w:rsidRPr="00557D39">
              <w:rPr>
                <w:rFonts w:cstheme="minorHAnsi"/>
                <w:i/>
                <w:iCs/>
                <w:sz w:val="20"/>
                <w:szCs w:val="20"/>
                <w:lang w:val="es-ES"/>
              </w:rPr>
              <w:t>Festuca</w:t>
            </w:r>
            <w:proofErr w:type="spellEnd"/>
            <w:r w:rsidRPr="00557D39">
              <w:rPr>
                <w:rFonts w:cstheme="minorHAnsi"/>
                <w:i/>
                <w:iCs/>
                <w:sz w:val="20"/>
                <w:szCs w:val="20"/>
                <w:lang w:val="es-ES"/>
              </w:rPr>
              <w:t xml:space="preserve"> </w:t>
            </w:r>
            <w:proofErr w:type="spellStart"/>
            <w:r w:rsidRPr="00557D39">
              <w:rPr>
                <w:rFonts w:cstheme="minorHAnsi"/>
                <w:i/>
                <w:iCs/>
                <w:sz w:val="20"/>
                <w:szCs w:val="20"/>
                <w:lang w:val="es-ES"/>
              </w:rPr>
              <w:t>summilusitana</w:t>
            </w:r>
            <w:proofErr w:type="spellEnd"/>
            <w:r w:rsidR="00043089" w:rsidRPr="00557D39">
              <w:rPr>
                <w:rFonts w:cstheme="minorHAnsi"/>
                <w:i/>
                <w:iCs/>
                <w:sz w:val="20"/>
                <w:szCs w:val="20"/>
                <w:lang w:val="es-ES"/>
              </w:rPr>
              <w:t xml:space="preserve"> </w:t>
            </w:r>
            <w:r w:rsidR="00043089" w:rsidRPr="00557D39">
              <w:rPr>
                <w:rFonts w:cstheme="minorHAnsi"/>
                <w:sz w:val="20"/>
                <w:szCs w:val="20"/>
                <w:lang w:val="es-ES"/>
              </w:rPr>
              <w:t>(23.3 ±</w:t>
            </w:r>
            <w:r w:rsidR="006D0A99">
              <w:rPr>
                <w:rFonts w:cstheme="minorHAnsi"/>
                <w:sz w:val="20"/>
                <w:szCs w:val="20"/>
                <w:lang w:val="es-ES"/>
              </w:rPr>
              <w:t xml:space="preserve"> </w:t>
            </w:r>
            <w:r w:rsidR="00533026" w:rsidRPr="00557D39">
              <w:rPr>
                <w:rFonts w:cstheme="minorHAnsi"/>
                <w:sz w:val="20"/>
                <w:szCs w:val="20"/>
                <w:lang w:val="es-ES"/>
              </w:rPr>
              <w:t>21.5)</w:t>
            </w:r>
            <w:r w:rsidR="00DE0827">
              <w:rPr>
                <w:rFonts w:cstheme="minorHAnsi"/>
                <w:sz w:val="20"/>
                <w:szCs w:val="20"/>
                <w:lang w:val="es-ES"/>
              </w:rPr>
              <w:t xml:space="preserve">, </w:t>
            </w:r>
            <w:proofErr w:type="spellStart"/>
            <w:r w:rsidR="00DE0827" w:rsidRPr="00B80D4B">
              <w:rPr>
                <w:rFonts w:cstheme="minorHAnsi"/>
                <w:i/>
                <w:iCs/>
                <w:sz w:val="20"/>
                <w:szCs w:val="20"/>
                <w:lang w:val="es-ES"/>
              </w:rPr>
              <w:t>Minuartia</w:t>
            </w:r>
            <w:proofErr w:type="spellEnd"/>
            <w:r w:rsidR="00DE0827" w:rsidRPr="00B80D4B">
              <w:rPr>
                <w:rFonts w:cstheme="minorHAnsi"/>
                <w:i/>
                <w:iCs/>
                <w:sz w:val="20"/>
                <w:szCs w:val="20"/>
                <w:lang w:val="es-ES"/>
              </w:rPr>
              <w:t xml:space="preserve"> recurva</w:t>
            </w:r>
            <w:r w:rsidR="00DE0827">
              <w:rPr>
                <w:rFonts w:cstheme="minorHAnsi"/>
                <w:sz w:val="20"/>
                <w:szCs w:val="20"/>
                <w:lang w:val="es-ES"/>
              </w:rPr>
              <w:t xml:space="preserve"> (</w:t>
            </w:r>
            <w:r w:rsidR="00B80D4B">
              <w:rPr>
                <w:rFonts w:cstheme="minorHAnsi"/>
                <w:sz w:val="20"/>
                <w:szCs w:val="20"/>
                <w:lang w:val="es-ES"/>
              </w:rPr>
              <w:t xml:space="preserve">7.78 </w:t>
            </w:r>
            <w:r w:rsidR="00B80D4B" w:rsidRPr="00557D39">
              <w:rPr>
                <w:rFonts w:cstheme="minorHAnsi"/>
                <w:sz w:val="20"/>
                <w:szCs w:val="20"/>
                <w:lang w:val="es-ES"/>
              </w:rPr>
              <w:t>±</w:t>
            </w:r>
            <w:r w:rsidR="00B80D4B">
              <w:rPr>
                <w:rFonts w:cstheme="minorHAnsi"/>
                <w:sz w:val="20"/>
                <w:szCs w:val="20"/>
                <w:lang w:val="es-ES"/>
              </w:rPr>
              <w:t xml:space="preserve"> 8.35) and </w:t>
            </w:r>
            <w:proofErr w:type="spellStart"/>
            <w:r w:rsidR="00B80D4B" w:rsidRPr="00B80D4B">
              <w:rPr>
                <w:rFonts w:cstheme="minorHAnsi"/>
                <w:i/>
                <w:iCs/>
                <w:sz w:val="20"/>
                <w:szCs w:val="20"/>
                <w:lang w:val="es-ES"/>
              </w:rPr>
              <w:t>Thymus</w:t>
            </w:r>
            <w:proofErr w:type="spellEnd"/>
            <w:r w:rsidR="00B80D4B" w:rsidRPr="00B80D4B">
              <w:rPr>
                <w:rFonts w:cstheme="minorHAnsi"/>
                <w:i/>
                <w:iCs/>
                <w:sz w:val="20"/>
                <w:szCs w:val="20"/>
                <w:lang w:val="es-ES"/>
              </w:rPr>
              <w:t xml:space="preserve"> </w:t>
            </w:r>
            <w:proofErr w:type="spellStart"/>
            <w:r w:rsidR="00B80D4B" w:rsidRPr="00B80D4B">
              <w:rPr>
                <w:rFonts w:cstheme="minorHAnsi"/>
                <w:i/>
                <w:iCs/>
                <w:sz w:val="20"/>
                <w:szCs w:val="20"/>
                <w:lang w:val="es-ES"/>
              </w:rPr>
              <w:t>praecox</w:t>
            </w:r>
            <w:proofErr w:type="spellEnd"/>
            <w:r w:rsidR="00B80D4B">
              <w:rPr>
                <w:rFonts w:cstheme="minorHAnsi"/>
                <w:sz w:val="20"/>
                <w:szCs w:val="20"/>
                <w:lang w:val="es-ES"/>
              </w:rPr>
              <w:t xml:space="preserve"> (6.8 </w:t>
            </w:r>
            <w:r w:rsidR="00B80D4B" w:rsidRPr="00557D39">
              <w:rPr>
                <w:rFonts w:cstheme="minorHAnsi"/>
                <w:sz w:val="20"/>
                <w:szCs w:val="20"/>
                <w:lang w:val="es-ES"/>
              </w:rPr>
              <w:t>±</w:t>
            </w:r>
            <w:r w:rsidR="00B80D4B">
              <w:rPr>
                <w:rFonts w:cstheme="minorHAnsi"/>
                <w:sz w:val="20"/>
                <w:szCs w:val="20"/>
                <w:lang w:val="es-ES"/>
              </w:rPr>
              <w:t xml:space="preserve"> 5.35).</w:t>
            </w:r>
          </w:p>
        </w:tc>
        <w:tc>
          <w:tcPr>
            <w:tcW w:w="2835" w:type="dxa"/>
          </w:tcPr>
          <w:p w14:paraId="0DF909C9" w14:textId="79DCE456" w:rsidR="00E86840" w:rsidRPr="00557D39" w:rsidRDefault="00E86840" w:rsidP="00EA48DA">
            <w:pPr>
              <w:spacing w:line="360" w:lineRule="auto"/>
              <w:jc w:val="both"/>
              <w:rPr>
                <w:rFonts w:cstheme="minorHAnsi"/>
                <w:sz w:val="20"/>
                <w:szCs w:val="20"/>
                <w:lang w:val="en-US"/>
              </w:rPr>
            </w:pPr>
            <w:proofErr w:type="spellStart"/>
            <w:r w:rsidRPr="00557D39">
              <w:rPr>
                <w:rFonts w:cstheme="minorHAnsi"/>
                <w:i/>
                <w:iCs/>
                <w:sz w:val="20"/>
                <w:szCs w:val="20"/>
                <w:lang w:val="en-US"/>
              </w:rPr>
              <w:t>Carex</w:t>
            </w:r>
            <w:proofErr w:type="spellEnd"/>
            <w:r w:rsidRPr="00557D39">
              <w:rPr>
                <w:rFonts w:cstheme="minorHAnsi"/>
                <w:i/>
                <w:iCs/>
                <w:sz w:val="20"/>
                <w:szCs w:val="20"/>
                <w:lang w:val="en-US"/>
              </w:rPr>
              <w:t xml:space="preserve"> sempervirens</w:t>
            </w:r>
            <w:r w:rsidRPr="00557D39">
              <w:rPr>
                <w:rFonts w:cstheme="minorHAnsi"/>
                <w:sz w:val="20"/>
                <w:szCs w:val="20"/>
                <w:lang w:val="en-US"/>
              </w:rPr>
              <w:t xml:space="preserve"> </w:t>
            </w:r>
            <w:r w:rsidR="00107F1B" w:rsidRPr="00557D39">
              <w:rPr>
                <w:rFonts w:cstheme="minorHAnsi"/>
                <w:sz w:val="20"/>
                <w:szCs w:val="20"/>
                <w:lang w:val="en-US"/>
              </w:rPr>
              <w:t>(</w:t>
            </w:r>
            <w:r w:rsidR="00893E7F" w:rsidRPr="00557D39">
              <w:rPr>
                <w:rFonts w:cstheme="minorHAnsi"/>
                <w:sz w:val="20"/>
                <w:szCs w:val="20"/>
                <w:lang w:val="en-US"/>
              </w:rPr>
              <w:t>10.9 ±</w:t>
            </w:r>
            <w:r w:rsidR="00700861" w:rsidRPr="00557D39">
              <w:rPr>
                <w:rFonts w:cstheme="minorHAnsi"/>
                <w:sz w:val="20"/>
                <w:szCs w:val="20"/>
                <w:lang w:val="en-US"/>
              </w:rPr>
              <w:t xml:space="preserve"> </w:t>
            </w:r>
            <w:r w:rsidR="00893E7F" w:rsidRPr="00557D39">
              <w:rPr>
                <w:rFonts w:cstheme="minorHAnsi"/>
                <w:sz w:val="20"/>
                <w:szCs w:val="20"/>
                <w:lang w:val="en-US"/>
              </w:rPr>
              <w:t>10.4</w:t>
            </w:r>
            <w:r w:rsidR="00700861" w:rsidRPr="00557D39">
              <w:rPr>
                <w:rFonts w:cstheme="minorHAnsi"/>
                <w:sz w:val="20"/>
                <w:szCs w:val="20"/>
                <w:lang w:val="en-US"/>
              </w:rPr>
              <w:t>),</w:t>
            </w:r>
            <w:r w:rsidRPr="00557D39">
              <w:rPr>
                <w:rFonts w:cstheme="minorHAnsi"/>
                <w:sz w:val="20"/>
                <w:szCs w:val="20"/>
                <w:lang w:val="en-US"/>
              </w:rPr>
              <w:t xml:space="preserve"> </w:t>
            </w:r>
            <w:r w:rsidR="00893E7F" w:rsidRPr="00557D39">
              <w:rPr>
                <w:rFonts w:cstheme="minorHAnsi"/>
                <w:i/>
                <w:iCs/>
                <w:sz w:val="20"/>
                <w:szCs w:val="20"/>
                <w:lang w:val="en-US"/>
              </w:rPr>
              <w:t>Silene acaulis (</w:t>
            </w:r>
            <w:r w:rsidR="00700861" w:rsidRPr="00557D39">
              <w:rPr>
                <w:rFonts w:cstheme="minorHAnsi"/>
                <w:i/>
                <w:iCs/>
                <w:sz w:val="20"/>
                <w:szCs w:val="20"/>
                <w:lang w:val="en-US"/>
              </w:rPr>
              <w:t xml:space="preserve">6.46 </w:t>
            </w:r>
            <w:r w:rsidR="00700861" w:rsidRPr="00557D39">
              <w:rPr>
                <w:rFonts w:cstheme="minorHAnsi"/>
                <w:sz w:val="20"/>
                <w:szCs w:val="20"/>
                <w:lang w:val="en-US"/>
              </w:rPr>
              <w:t>± 9.87)</w:t>
            </w:r>
            <w:r w:rsidR="00E75502" w:rsidRPr="00557D39">
              <w:rPr>
                <w:rFonts w:cstheme="minorHAnsi"/>
                <w:sz w:val="20"/>
                <w:szCs w:val="20"/>
                <w:lang w:val="en-US"/>
              </w:rPr>
              <w:t xml:space="preserve">, </w:t>
            </w:r>
            <w:r w:rsidR="00E75502" w:rsidRPr="00B80D4B">
              <w:rPr>
                <w:rFonts w:cstheme="minorHAnsi"/>
                <w:i/>
                <w:iCs/>
                <w:sz w:val="20"/>
                <w:szCs w:val="20"/>
                <w:lang w:val="en-US"/>
              </w:rPr>
              <w:t xml:space="preserve">Helianthemum </w:t>
            </w:r>
            <w:proofErr w:type="spellStart"/>
            <w:r w:rsidR="00E75502" w:rsidRPr="00B80D4B">
              <w:rPr>
                <w:rFonts w:cstheme="minorHAnsi"/>
                <w:i/>
                <w:iCs/>
                <w:sz w:val="20"/>
                <w:szCs w:val="20"/>
                <w:lang w:val="en-US"/>
              </w:rPr>
              <w:t>urrielense</w:t>
            </w:r>
            <w:proofErr w:type="spellEnd"/>
            <w:r w:rsidR="00E75502" w:rsidRPr="00557D39">
              <w:rPr>
                <w:rFonts w:cstheme="minorHAnsi"/>
                <w:sz w:val="20"/>
                <w:szCs w:val="20"/>
                <w:lang w:val="en-US"/>
              </w:rPr>
              <w:t xml:space="preserve"> (6.29 ± </w:t>
            </w:r>
            <w:r w:rsidR="0030750B" w:rsidRPr="00557D39">
              <w:rPr>
                <w:rFonts w:cstheme="minorHAnsi"/>
                <w:sz w:val="20"/>
                <w:szCs w:val="20"/>
                <w:lang w:val="en-US"/>
              </w:rPr>
              <w:t xml:space="preserve">6.81) and </w:t>
            </w:r>
            <w:r w:rsidR="0030750B" w:rsidRPr="00B80D4B">
              <w:rPr>
                <w:rFonts w:cstheme="minorHAnsi"/>
                <w:i/>
                <w:iCs/>
                <w:sz w:val="20"/>
                <w:szCs w:val="20"/>
                <w:lang w:val="en-US"/>
              </w:rPr>
              <w:t xml:space="preserve">Helianthemum </w:t>
            </w:r>
            <w:proofErr w:type="spellStart"/>
            <w:r w:rsidR="0030750B" w:rsidRPr="00B80D4B">
              <w:rPr>
                <w:rFonts w:cstheme="minorHAnsi"/>
                <w:i/>
                <w:iCs/>
                <w:sz w:val="20"/>
                <w:szCs w:val="20"/>
                <w:lang w:val="en-US"/>
              </w:rPr>
              <w:t>canum</w:t>
            </w:r>
            <w:proofErr w:type="spellEnd"/>
            <w:r w:rsidR="0030750B" w:rsidRPr="00557D39">
              <w:rPr>
                <w:rFonts w:cstheme="minorHAnsi"/>
                <w:sz w:val="20"/>
                <w:szCs w:val="20"/>
                <w:lang w:val="en-US"/>
              </w:rPr>
              <w:t xml:space="preserve"> (5.09</w:t>
            </w:r>
            <w:r w:rsidR="00557D39" w:rsidRPr="00557D39">
              <w:rPr>
                <w:rFonts w:cstheme="minorHAnsi"/>
                <w:sz w:val="20"/>
                <w:szCs w:val="20"/>
                <w:lang w:val="en-US"/>
              </w:rPr>
              <w:t xml:space="preserve"> </w:t>
            </w:r>
            <w:r w:rsidR="0030750B" w:rsidRPr="00557D39">
              <w:rPr>
                <w:rFonts w:cstheme="minorHAnsi"/>
                <w:sz w:val="20"/>
                <w:szCs w:val="20"/>
                <w:lang w:val="en-US"/>
              </w:rPr>
              <w:t>±</w:t>
            </w:r>
            <w:r w:rsidR="00557D39" w:rsidRPr="00557D39">
              <w:rPr>
                <w:rFonts w:cstheme="minorHAnsi"/>
                <w:sz w:val="20"/>
                <w:szCs w:val="20"/>
                <w:lang w:val="en-US"/>
              </w:rPr>
              <w:t xml:space="preserve"> </w:t>
            </w:r>
            <w:r w:rsidR="0030750B" w:rsidRPr="00557D39">
              <w:rPr>
                <w:rFonts w:cstheme="minorHAnsi"/>
                <w:sz w:val="20"/>
                <w:szCs w:val="20"/>
                <w:lang w:val="en-US"/>
              </w:rPr>
              <w:t>5.01)</w:t>
            </w:r>
            <w:r w:rsidR="00B80D4B">
              <w:rPr>
                <w:rFonts w:cstheme="minorHAnsi"/>
                <w:sz w:val="20"/>
                <w:szCs w:val="20"/>
                <w:lang w:val="en-US"/>
              </w:rPr>
              <w:t>.</w:t>
            </w:r>
            <w:r w:rsidR="0030750B" w:rsidRPr="00557D39">
              <w:rPr>
                <w:rFonts w:cstheme="minorHAnsi"/>
                <w:sz w:val="20"/>
                <w:szCs w:val="20"/>
                <w:lang w:val="en-US"/>
              </w:rPr>
              <w:t xml:space="preserve"> </w:t>
            </w:r>
          </w:p>
        </w:tc>
      </w:tr>
    </w:tbl>
    <w:p w14:paraId="6C3164BC" w14:textId="77777777" w:rsidR="000708B1" w:rsidRDefault="000708B1" w:rsidP="00E86840">
      <w:pPr>
        <w:spacing w:after="0" w:line="360" w:lineRule="auto"/>
        <w:jc w:val="both"/>
        <w:textAlignment w:val="baseline"/>
        <w:rPr>
          <w:rFonts w:eastAsia="Times New Roman" w:cstheme="minorHAnsi"/>
          <w:color w:val="000000"/>
          <w:lang w:eastAsia="ca-ES"/>
        </w:rPr>
      </w:pPr>
    </w:p>
    <w:p w14:paraId="12FA0115" w14:textId="153D4FF7" w:rsidR="00E86840" w:rsidRPr="00B45EA5" w:rsidRDefault="00E86840" w:rsidP="00E86840">
      <w:pPr>
        <w:spacing w:after="0" w:line="360" w:lineRule="auto"/>
        <w:jc w:val="both"/>
        <w:textAlignment w:val="baseline"/>
        <w:rPr>
          <w:rFonts w:eastAsia="Times New Roman" w:cstheme="minorHAnsi"/>
          <w:color w:val="000000"/>
          <w:lang w:eastAsia="ca-ES"/>
        </w:rPr>
      </w:pPr>
      <w:r w:rsidRPr="00B45EA5">
        <w:rPr>
          <w:rFonts w:eastAsia="Times New Roman" w:cstheme="minorHAnsi"/>
          <w:color w:val="000000"/>
          <w:lang w:eastAsia="ca-ES"/>
        </w:rPr>
        <w:lastRenderedPageBreak/>
        <w:t xml:space="preserve">Table 2: Description of the </w:t>
      </w:r>
      <w:r>
        <w:rPr>
          <w:rFonts w:eastAsia="Times New Roman" w:cstheme="minorHAnsi"/>
          <w:color w:val="000000"/>
          <w:lang w:eastAsia="ca-ES"/>
        </w:rPr>
        <w:t xml:space="preserve">seed </w:t>
      </w:r>
      <w:r w:rsidRPr="00B45EA5">
        <w:rPr>
          <w:rFonts w:eastAsia="Times New Roman" w:cstheme="minorHAnsi"/>
          <w:color w:val="000000"/>
          <w:lang w:eastAsia="ca-ES"/>
        </w:rPr>
        <w:t xml:space="preserve">germination </w:t>
      </w:r>
      <w:r>
        <w:rPr>
          <w:rFonts w:eastAsia="Times New Roman" w:cstheme="minorHAnsi"/>
          <w:color w:val="000000"/>
          <w:lang w:eastAsia="ca-ES"/>
        </w:rPr>
        <w:t>traits</w:t>
      </w:r>
      <w:r w:rsidRPr="00B45EA5">
        <w:rPr>
          <w:rFonts w:eastAsia="Times New Roman" w:cstheme="minorHAnsi"/>
          <w:color w:val="000000"/>
          <w:lang w:eastAsia="ca-ES"/>
        </w:rPr>
        <w:t xml:space="preserve"> calculated in our study along with their ecological significance. Traits were calculated for petri dish and used as replicates per each population.</w:t>
      </w:r>
    </w:p>
    <w:tbl>
      <w:tblPr>
        <w:tblStyle w:val="Tablaconcuadrcula"/>
        <w:tblW w:w="8484" w:type="dxa"/>
        <w:tblLayout w:type="fixed"/>
        <w:tblLook w:val="04A0" w:firstRow="1" w:lastRow="0" w:firstColumn="1" w:lastColumn="0" w:noHBand="0" w:noVBand="1"/>
      </w:tblPr>
      <w:tblGrid>
        <w:gridCol w:w="1696"/>
        <w:gridCol w:w="3119"/>
        <w:gridCol w:w="3669"/>
      </w:tblGrid>
      <w:tr w:rsidR="00E86840" w:rsidRPr="00B45EA5" w14:paraId="2F750289" w14:textId="77777777" w:rsidTr="00EA48DA">
        <w:trPr>
          <w:trHeight w:val="539"/>
        </w:trPr>
        <w:tc>
          <w:tcPr>
            <w:tcW w:w="1696" w:type="dxa"/>
          </w:tcPr>
          <w:p w14:paraId="1C083642" w14:textId="77777777" w:rsidR="00E86840" w:rsidRPr="00B45EA5" w:rsidRDefault="00E86840" w:rsidP="00EA48DA">
            <w:pPr>
              <w:jc w:val="both"/>
            </w:pPr>
          </w:p>
        </w:tc>
        <w:tc>
          <w:tcPr>
            <w:tcW w:w="3119" w:type="dxa"/>
          </w:tcPr>
          <w:p w14:paraId="02163B3A" w14:textId="77777777" w:rsidR="00E86840" w:rsidRPr="00B45EA5" w:rsidRDefault="00E86840" w:rsidP="00EA48DA">
            <w:pPr>
              <w:jc w:val="both"/>
            </w:pPr>
            <w:r w:rsidRPr="00B45EA5">
              <w:t>Description</w:t>
            </w:r>
          </w:p>
        </w:tc>
        <w:tc>
          <w:tcPr>
            <w:tcW w:w="3669" w:type="dxa"/>
          </w:tcPr>
          <w:p w14:paraId="29EACADB" w14:textId="77777777" w:rsidR="00E86840" w:rsidRPr="00B45EA5" w:rsidRDefault="00E86840" w:rsidP="00EA48DA">
            <w:pPr>
              <w:jc w:val="both"/>
            </w:pPr>
            <w:r w:rsidRPr="00B45EA5">
              <w:t>Ecological significance</w:t>
            </w:r>
          </w:p>
        </w:tc>
      </w:tr>
      <w:tr w:rsidR="00E86840" w:rsidRPr="00B45EA5" w14:paraId="1A727AB8" w14:textId="77777777" w:rsidTr="00EA48DA">
        <w:trPr>
          <w:trHeight w:val="539"/>
        </w:trPr>
        <w:tc>
          <w:tcPr>
            <w:tcW w:w="1696" w:type="dxa"/>
          </w:tcPr>
          <w:p w14:paraId="36EF1D7C" w14:textId="77777777" w:rsidR="00E86840" w:rsidRPr="00B45EA5" w:rsidRDefault="00E86840" w:rsidP="00EA48DA">
            <w:pPr>
              <w:jc w:val="both"/>
            </w:pPr>
            <w:r w:rsidRPr="00B45EA5">
              <w:t xml:space="preserve">Germination rate </w:t>
            </w:r>
          </w:p>
        </w:tc>
        <w:tc>
          <w:tcPr>
            <w:tcW w:w="3119" w:type="dxa"/>
          </w:tcPr>
          <w:p w14:paraId="0E4ADE1D" w14:textId="77777777" w:rsidR="00E86840" w:rsidRPr="00B45EA5" w:rsidRDefault="00E86840" w:rsidP="00EA48DA">
            <w:pPr>
              <w:jc w:val="both"/>
            </w:pPr>
            <w:r w:rsidRPr="00B45EA5">
              <w:t xml:space="preserve">Cumulative germination by time passed (days). </w:t>
            </w:r>
          </w:p>
        </w:tc>
        <w:tc>
          <w:tcPr>
            <w:tcW w:w="3669" w:type="dxa"/>
          </w:tcPr>
          <w:p w14:paraId="6937BD9F" w14:textId="77777777" w:rsidR="00E86840" w:rsidRPr="00B45EA5" w:rsidRDefault="00E86840" w:rsidP="00EA48DA">
            <w:pPr>
              <w:jc w:val="both"/>
            </w:pPr>
            <w:r w:rsidRPr="00B45EA5">
              <w:t xml:space="preserve">Fast germination means more time to grow before winter but also higher vulnerability to early frosts. </w:t>
            </w:r>
          </w:p>
        </w:tc>
      </w:tr>
      <w:tr w:rsidR="00E86840" w:rsidRPr="00B45EA5" w14:paraId="439A7848" w14:textId="77777777" w:rsidTr="00EA48DA">
        <w:trPr>
          <w:trHeight w:val="581"/>
        </w:trPr>
        <w:tc>
          <w:tcPr>
            <w:tcW w:w="1696" w:type="dxa"/>
          </w:tcPr>
          <w:p w14:paraId="34DAA548" w14:textId="77777777" w:rsidR="00E86840" w:rsidRPr="00B45EA5" w:rsidRDefault="00E86840" w:rsidP="00EA48DA">
            <w:pPr>
              <w:jc w:val="both"/>
            </w:pPr>
            <w:r w:rsidRPr="00B45EA5">
              <w:t>Total germination</w:t>
            </w:r>
          </w:p>
        </w:tc>
        <w:tc>
          <w:tcPr>
            <w:tcW w:w="3119" w:type="dxa"/>
          </w:tcPr>
          <w:p w14:paraId="43039D16" w14:textId="77777777" w:rsidR="00E86840" w:rsidRPr="00B45EA5" w:rsidRDefault="00E86840" w:rsidP="00EA48DA">
            <w:pPr>
              <w:jc w:val="both"/>
            </w:pPr>
            <w:r w:rsidRPr="00B45EA5">
              <w:t>Total amount of seeds germinated (from 31/07/2021 to 19/09/2022).</w:t>
            </w:r>
          </w:p>
        </w:tc>
        <w:tc>
          <w:tcPr>
            <w:tcW w:w="3669" w:type="dxa"/>
          </w:tcPr>
          <w:p w14:paraId="7CAE3E57" w14:textId="77777777" w:rsidR="00E86840" w:rsidRPr="00B45EA5" w:rsidRDefault="00E86840" w:rsidP="00EA48DA">
            <w:pPr>
              <w:jc w:val="both"/>
            </w:pPr>
            <w:r w:rsidRPr="00B45EA5">
              <w:t xml:space="preserve">Higher total germination means high potential of regeneration by seeds. </w:t>
            </w:r>
          </w:p>
        </w:tc>
      </w:tr>
      <w:tr w:rsidR="00E86840" w:rsidRPr="00B45EA5" w14:paraId="2CC42609" w14:textId="77777777" w:rsidTr="00EA48DA">
        <w:trPr>
          <w:trHeight w:val="791"/>
        </w:trPr>
        <w:tc>
          <w:tcPr>
            <w:tcW w:w="1696" w:type="dxa"/>
          </w:tcPr>
          <w:p w14:paraId="1805328F" w14:textId="77777777" w:rsidR="00E86840" w:rsidRPr="00B45EA5" w:rsidRDefault="00E86840" w:rsidP="00EA48DA">
            <w:pPr>
              <w:jc w:val="both"/>
            </w:pPr>
            <w:r w:rsidRPr="00B45EA5">
              <w:t xml:space="preserve">Autumn germination </w:t>
            </w:r>
          </w:p>
        </w:tc>
        <w:tc>
          <w:tcPr>
            <w:tcW w:w="3119" w:type="dxa"/>
          </w:tcPr>
          <w:p w14:paraId="1A71479B" w14:textId="77777777" w:rsidR="00E86840" w:rsidRPr="00B45EA5" w:rsidRDefault="00E86840" w:rsidP="00EA48DA">
            <w:pPr>
              <w:jc w:val="both"/>
            </w:pPr>
            <w:r w:rsidRPr="00B45EA5">
              <w:t>Germination at mid-November (from 31/07/21 to 12/11/21.</w:t>
            </w:r>
          </w:p>
        </w:tc>
        <w:tc>
          <w:tcPr>
            <w:tcW w:w="3669" w:type="dxa"/>
          </w:tcPr>
          <w:p w14:paraId="06D4CCDE" w14:textId="77777777" w:rsidR="00E86840" w:rsidRPr="00B45EA5" w:rsidRDefault="00E86840" w:rsidP="00EA48DA">
            <w:pPr>
              <w:jc w:val="both"/>
            </w:pPr>
            <w:r w:rsidRPr="00B45EA5">
              <w:t>Germination of species without physiological dormancy. Strategy to germinate fast and grow before winter ‘s adverse conditions.</w:t>
            </w:r>
          </w:p>
        </w:tc>
      </w:tr>
      <w:tr w:rsidR="00E86840" w:rsidRPr="00B45EA5" w14:paraId="54AAAE03" w14:textId="77777777" w:rsidTr="00EA48DA">
        <w:trPr>
          <w:trHeight w:val="602"/>
        </w:trPr>
        <w:tc>
          <w:tcPr>
            <w:tcW w:w="1696" w:type="dxa"/>
          </w:tcPr>
          <w:p w14:paraId="7BF3E262" w14:textId="77777777" w:rsidR="00E86840" w:rsidRPr="00B45EA5" w:rsidRDefault="00E86840" w:rsidP="00EA48DA">
            <w:pPr>
              <w:jc w:val="both"/>
            </w:pPr>
            <w:r w:rsidRPr="00B45EA5">
              <w:t>Spring germination (relative)</w:t>
            </w:r>
          </w:p>
        </w:tc>
        <w:tc>
          <w:tcPr>
            <w:tcW w:w="3119" w:type="dxa"/>
          </w:tcPr>
          <w:p w14:paraId="5640D5DE" w14:textId="77777777" w:rsidR="00E86840" w:rsidRPr="00B45EA5" w:rsidRDefault="00E86840" w:rsidP="00EA48DA">
            <w:pPr>
              <w:jc w:val="both"/>
            </w:pPr>
            <w:r w:rsidRPr="00B45EA5">
              <w:t>Germination at mid-June relative to end of autumn (from 13/11/21 to 16/06/22.</w:t>
            </w:r>
          </w:p>
        </w:tc>
        <w:tc>
          <w:tcPr>
            <w:tcW w:w="3669" w:type="dxa"/>
          </w:tcPr>
          <w:p w14:paraId="105980B1" w14:textId="77777777" w:rsidR="00E86840" w:rsidRPr="00B45EA5" w:rsidRDefault="00E86840" w:rsidP="00EA48DA">
            <w:pPr>
              <w:jc w:val="both"/>
            </w:pPr>
            <w:r w:rsidRPr="00B45EA5">
              <w:t>Germination of species with cold stratification requirement but no need for high temperatures. Rapid onset of germination following snowmelt.</w:t>
            </w:r>
          </w:p>
        </w:tc>
      </w:tr>
      <w:tr w:rsidR="00E86840" w:rsidRPr="00B45EA5" w14:paraId="2430F63B" w14:textId="77777777" w:rsidTr="00EA48DA">
        <w:trPr>
          <w:trHeight w:val="522"/>
        </w:trPr>
        <w:tc>
          <w:tcPr>
            <w:tcW w:w="1696" w:type="dxa"/>
          </w:tcPr>
          <w:p w14:paraId="32E28D45" w14:textId="77777777" w:rsidR="00E86840" w:rsidRPr="00B45EA5" w:rsidRDefault="00E86840" w:rsidP="00EA48DA">
            <w:r w:rsidRPr="00B45EA5">
              <w:t>Summer germination (relative)</w:t>
            </w:r>
          </w:p>
        </w:tc>
        <w:tc>
          <w:tcPr>
            <w:tcW w:w="3119" w:type="dxa"/>
          </w:tcPr>
          <w:p w14:paraId="38526449" w14:textId="77777777" w:rsidR="00E86840" w:rsidRPr="00B45EA5" w:rsidRDefault="00E86840" w:rsidP="00EA48DA">
            <w:pPr>
              <w:jc w:val="both"/>
            </w:pPr>
            <w:r w:rsidRPr="00B45EA5">
              <w:t>Germination at mid-September relative to spring (from 17/06/22 to 19/09/22.</w:t>
            </w:r>
          </w:p>
        </w:tc>
        <w:tc>
          <w:tcPr>
            <w:tcW w:w="3669" w:type="dxa"/>
          </w:tcPr>
          <w:p w14:paraId="4BDE24A7" w14:textId="77777777" w:rsidR="00E86840" w:rsidRPr="00B45EA5" w:rsidRDefault="00E86840" w:rsidP="00EA48DA">
            <w:pPr>
              <w:jc w:val="both"/>
            </w:pPr>
            <w:r w:rsidRPr="00B45EA5">
              <w:t>Germination of species with cold stratification and warm cued germination.</w:t>
            </w:r>
          </w:p>
        </w:tc>
      </w:tr>
      <w:tr w:rsidR="00E86840" w:rsidRPr="00B45EA5" w14:paraId="05C9CC35" w14:textId="77777777" w:rsidTr="00EA48DA">
        <w:trPr>
          <w:trHeight w:val="729"/>
        </w:trPr>
        <w:tc>
          <w:tcPr>
            <w:tcW w:w="1696" w:type="dxa"/>
          </w:tcPr>
          <w:p w14:paraId="05630DEE" w14:textId="77777777" w:rsidR="00E86840" w:rsidRPr="00B45EA5" w:rsidRDefault="00E86840" w:rsidP="00EA48DA">
            <w:r w:rsidRPr="00B45EA5">
              <w:t xml:space="preserve">Germination </w:t>
            </w:r>
          </w:p>
          <w:p w14:paraId="441A046E" w14:textId="256AE298" w:rsidR="00E86840" w:rsidRPr="00B45EA5" w:rsidRDefault="00E86840" w:rsidP="00EA48DA">
            <w:r w:rsidRPr="00B45EA5">
              <w:t xml:space="preserve">in </w:t>
            </w:r>
            <w:r w:rsidR="00BC7F3D" w:rsidRPr="00BC7F3D">
              <w:rPr>
                <w:highlight w:val="yellow"/>
              </w:rPr>
              <w:t>cold</w:t>
            </w:r>
            <w:commentRangeStart w:id="28"/>
            <w:r w:rsidRPr="00BC7F3D">
              <w:rPr>
                <w:highlight w:val="yellow"/>
              </w:rPr>
              <w:t xml:space="preserve"> conditions</w:t>
            </w:r>
            <w:commentRangeEnd w:id="28"/>
            <w:r w:rsidRPr="00BC7F3D">
              <w:rPr>
                <w:rStyle w:val="Refdecomentario"/>
                <w:rFonts w:ascii="Calibri" w:eastAsia="Calibri" w:hAnsi="Calibri" w:cs="Calibri"/>
                <w:highlight w:val="yellow"/>
              </w:rPr>
              <w:commentReference w:id="28"/>
            </w:r>
          </w:p>
        </w:tc>
        <w:tc>
          <w:tcPr>
            <w:tcW w:w="3119" w:type="dxa"/>
          </w:tcPr>
          <w:p w14:paraId="3528C6CE" w14:textId="3D09D69A" w:rsidR="00E86840" w:rsidRPr="00B45EA5" w:rsidRDefault="00E86840" w:rsidP="00EA48DA">
            <w:pPr>
              <w:jc w:val="both"/>
            </w:pPr>
            <w:r w:rsidRPr="00B45EA5">
              <w:t xml:space="preserve">Germination during </w:t>
            </w:r>
            <w:r w:rsidR="00BC7F3D">
              <w:t>cold</w:t>
            </w:r>
            <w:r w:rsidRPr="00B45EA5">
              <w:t xml:space="preserve"> period (from T</w:t>
            </w:r>
            <w:r>
              <w:t xml:space="preserve"> </w:t>
            </w:r>
            <w:r w:rsidRPr="00B45EA5">
              <w:t xml:space="preserve">mean </w:t>
            </w:r>
            <w:r w:rsidRPr="00B45EA5">
              <w:rPr>
                <w:rFonts w:cstheme="minorHAnsi"/>
              </w:rPr>
              <w:t xml:space="preserve">≤ </w:t>
            </w:r>
            <w:r w:rsidRPr="00B45EA5">
              <w:t>3 ºC until T</w:t>
            </w:r>
            <w:r>
              <w:t xml:space="preserve"> </w:t>
            </w:r>
            <w:r w:rsidRPr="00B45EA5">
              <w:t>mean &gt; 3 ºC).</w:t>
            </w:r>
          </w:p>
        </w:tc>
        <w:tc>
          <w:tcPr>
            <w:tcW w:w="3669" w:type="dxa"/>
          </w:tcPr>
          <w:p w14:paraId="785F9450" w14:textId="44AFF0AC" w:rsidR="00E86840" w:rsidRPr="00B45EA5" w:rsidRDefault="00E86840" w:rsidP="00EA48DA">
            <w:pPr>
              <w:jc w:val="both"/>
            </w:pPr>
            <w:r w:rsidRPr="00B45EA5">
              <w:t>Germination of species able to germinate at low temperatures</w:t>
            </w:r>
            <w:r w:rsidR="00240B83">
              <w:t xml:space="preserve">: </w:t>
            </w:r>
            <w:r w:rsidRPr="00B45EA5">
              <w:t>under snow</w:t>
            </w:r>
            <w:r>
              <w:t>-like conditions</w:t>
            </w:r>
            <w:r w:rsidR="001003C6">
              <w:t xml:space="preserve"> </w:t>
            </w:r>
            <w:r w:rsidR="00240B83">
              <w:t>(</w:t>
            </w:r>
            <w:r w:rsidR="001003C6">
              <w:t>zero degrees and darkness</w:t>
            </w:r>
            <w:r w:rsidR="00240B83">
              <w:t>)</w:t>
            </w:r>
            <w:r w:rsidR="001003C6">
              <w:t xml:space="preserve"> versus germination</w:t>
            </w:r>
            <w:r w:rsidR="000C505C">
              <w:t xml:space="preserve"> below zero </w:t>
            </w:r>
            <w:r w:rsidR="00240B83">
              <w:t xml:space="preserve">degrees. </w:t>
            </w:r>
            <w:r w:rsidR="007B343E">
              <w:t xml:space="preserve">Gives us a hint of the ability of </w:t>
            </w:r>
            <w:r w:rsidRPr="00B45EA5">
              <w:t>taking advantage of snowmelt water availability.</w:t>
            </w:r>
          </w:p>
        </w:tc>
      </w:tr>
      <w:tr w:rsidR="00E86840" w:rsidRPr="00B45EA5" w14:paraId="7C549749" w14:textId="77777777" w:rsidTr="00EA48DA">
        <w:trPr>
          <w:trHeight w:val="134"/>
        </w:trPr>
        <w:tc>
          <w:tcPr>
            <w:tcW w:w="1696" w:type="dxa"/>
          </w:tcPr>
          <w:p w14:paraId="29ABCC92" w14:textId="77777777" w:rsidR="00E86840" w:rsidRPr="00B45EA5" w:rsidRDefault="00E86840" w:rsidP="00EA48DA">
            <w:pPr>
              <w:jc w:val="both"/>
            </w:pPr>
            <w:r w:rsidRPr="00B45EA5">
              <w:t xml:space="preserve">t50 </w:t>
            </w:r>
          </w:p>
        </w:tc>
        <w:tc>
          <w:tcPr>
            <w:tcW w:w="3119" w:type="dxa"/>
          </w:tcPr>
          <w:p w14:paraId="3ED3C32C" w14:textId="038FFCF3" w:rsidR="00E86840" w:rsidRPr="00B45EA5" w:rsidRDefault="00E86840" w:rsidP="00EA48DA">
            <w:pPr>
              <w:jc w:val="both"/>
            </w:pPr>
            <w:r w:rsidRPr="00B45EA5">
              <w:t>Time to reach 50% germination. Species under 50% germination were excluded from analysis (n</w:t>
            </w:r>
            <w:r>
              <w:t xml:space="preserve"> </w:t>
            </w:r>
            <w:r w:rsidRPr="00B45EA5">
              <w:t xml:space="preserve">= 72 </w:t>
            </w:r>
            <w:r w:rsidR="007B343E">
              <w:t>seed lots</w:t>
            </w:r>
            <w:r w:rsidRPr="00B45EA5">
              <w:t>).</w:t>
            </w:r>
          </w:p>
        </w:tc>
        <w:tc>
          <w:tcPr>
            <w:tcW w:w="3669" w:type="dxa"/>
          </w:tcPr>
          <w:p w14:paraId="5CF3496C" w14:textId="18FDD5AE" w:rsidR="00E86840" w:rsidRPr="00B45EA5" w:rsidRDefault="00E86840" w:rsidP="00EA48DA">
            <w:pPr>
              <w:jc w:val="both"/>
            </w:pPr>
            <w:commentRangeStart w:id="29"/>
            <w:r w:rsidRPr="00B45EA5">
              <w:t xml:space="preserve">Specific germination speed metric, </w:t>
            </w:r>
            <w:r>
              <w:t>broadly</w:t>
            </w:r>
            <w:r w:rsidRPr="00B45EA5">
              <w:t xml:space="preserve"> comparable with other studies in the field.</w:t>
            </w:r>
            <w:commentRangeEnd w:id="29"/>
            <w:r>
              <w:rPr>
                <w:rStyle w:val="Refdecomentario"/>
                <w:rFonts w:ascii="Calibri" w:eastAsia="Calibri" w:hAnsi="Calibri" w:cs="Calibri"/>
              </w:rPr>
              <w:commentReference w:id="29"/>
            </w:r>
          </w:p>
        </w:tc>
      </w:tr>
      <w:tr w:rsidR="00E86840" w:rsidRPr="00B45EA5" w14:paraId="57F3D57C" w14:textId="77777777" w:rsidTr="00EA48DA">
        <w:trPr>
          <w:trHeight w:val="134"/>
        </w:trPr>
        <w:tc>
          <w:tcPr>
            <w:tcW w:w="1696" w:type="dxa"/>
          </w:tcPr>
          <w:p w14:paraId="543CD0AB" w14:textId="1D0E3DC3" w:rsidR="00E86840" w:rsidRPr="00B45EA5" w:rsidRDefault="00E86840" w:rsidP="00EA48DA">
            <w:pPr>
              <w:jc w:val="both"/>
            </w:pPr>
            <w:r w:rsidRPr="00B45EA5">
              <w:t xml:space="preserve">Environmental heat sum </w:t>
            </w:r>
            <w:r w:rsidR="00BB2C27">
              <w:t>(EHS)</w:t>
            </w:r>
          </w:p>
        </w:tc>
        <w:tc>
          <w:tcPr>
            <w:tcW w:w="3119" w:type="dxa"/>
          </w:tcPr>
          <w:p w14:paraId="3C1E016B" w14:textId="50A14EDE" w:rsidR="00E86840" w:rsidRPr="00B45EA5" w:rsidRDefault="00E86840" w:rsidP="00EA48DA">
            <w:pPr>
              <w:jc w:val="both"/>
            </w:pPr>
            <w:r w:rsidRPr="00B45EA5">
              <w:t>Sum of degrees (T</w:t>
            </w:r>
            <w:r>
              <w:t xml:space="preserve"> </w:t>
            </w:r>
            <w:r w:rsidRPr="00B45EA5">
              <w:t>mean) needed to reach t50. Species under 50% germination were excluded from analysis (n</w:t>
            </w:r>
            <w:r>
              <w:t xml:space="preserve"> </w:t>
            </w:r>
            <w:r w:rsidRPr="00B45EA5">
              <w:t xml:space="preserve">= 72 </w:t>
            </w:r>
            <w:r w:rsidR="007B343E">
              <w:t>seed lots</w:t>
            </w:r>
            <w:r w:rsidRPr="00B45EA5">
              <w:t>).</w:t>
            </w:r>
          </w:p>
        </w:tc>
        <w:tc>
          <w:tcPr>
            <w:tcW w:w="3669" w:type="dxa"/>
          </w:tcPr>
          <w:p w14:paraId="662942C8" w14:textId="77777777" w:rsidR="00E86840" w:rsidRPr="00B45EA5" w:rsidRDefault="00E86840" w:rsidP="00EA48DA">
            <w:pPr>
              <w:jc w:val="both"/>
            </w:pPr>
            <w:r w:rsidRPr="00B45EA5">
              <w:t>Number of degrees that species need to accumulate before germination. Strategy to avoid too early season germination after winter when frost events can still happen.</w:t>
            </w:r>
          </w:p>
        </w:tc>
      </w:tr>
    </w:tbl>
    <w:p w14:paraId="2A9EAFEA" w14:textId="77777777" w:rsidR="00E86840" w:rsidRPr="00E86840" w:rsidRDefault="00E86840" w:rsidP="00E86840">
      <w:pPr>
        <w:tabs>
          <w:tab w:val="left" w:pos="3780"/>
        </w:tabs>
        <w:spacing w:line="360" w:lineRule="auto"/>
        <w:jc w:val="both"/>
        <w:rPr>
          <w:rFonts w:cstheme="minorHAnsi"/>
        </w:rPr>
      </w:pPr>
    </w:p>
    <w:p w14:paraId="19F8BC27" w14:textId="77777777" w:rsidR="00E86840" w:rsidRPr="00E86840" w:rsidRDefault="00E86840" w:rsidP="00E86840"/>
    <w:p w14:paraId="0FF93F8D" w14:textId="78C1FE3F" w:rsidR="00E86840" w:rsidRPr="00B45EA5" w:rsidRDefault="00E86840" w:rsidP="00E86840">
      <w:pPr>
        <w:spacing w:line="360" w:lineRule="auto"/>
        <w:jc w:val="both"/>
        <w:rPr>
          <w:rFonts w:cstheme="minorHAnsi"/>
        </w:rPr>
      </w:pPr>
      <w:r w:rsidRPr="00B45EA5">
        <w:rPr>
          <w:rFonts w:cstheme="minorHAnsi"/>
          <w:noProof/>
          <w:lang w:val="en-US"/>
        </w:rPr>
        <w:lastRenderedPageBreak/>
        <w:drawing>
          <wp:inline distT="0" distB="0" distL="0" distR="0" wp14:anchorId="1F4E6F1D" wp14:editId="1F098095">
            <wp:extent cx="5319423" cy="4950617"/>
            <wp:effectExtent l="0" t="0" r="0" b="2540"/>
            <wp:docPr id="1027173337" name="Imagen 3" descr="Imagen que contiene exterior, foto, firmar,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3337" name="Imagen 3" descr="Imagen que contiene exterior, foto, firmar, diferente&#10;&#10;Descripción generada automáticamente"/>
                    <pic:cNvPicPr/>
                  </pic:nvPicPr>
                  <pic:blipFill rotWithShape="1">
                    <a:blip r:embed="rId10">
                      <a:extLst>
                        <a:ext uri="{28A0092B-C50C-407E-A947-70E740481C1C}">
                          <a14:useLocalDpi xmlns:a14="http://schemas.microsoft.com/office/drawing/2010/main" val="0"/>
                        </a:ext>
                      </a:extLst>
                    </a:blip>
                    <a:srcRect l="8541" t="9476" r="8708" b="9278"/>
                    <a:stretch/>
                  </pic:blipFill>
                  <pic:spPr bwMode="auto">
                    <a:xfrm>
                      <a:off x="0" y="0"/>
                      <a:ext cx="5332821" cy="4963086"/>
                    </a:xfrm>
                    <a:prstGeom prst="rect">
                      <a:avLst/>
                    </a:prstGeom>
                    <a:ln>
                      <a:noFill/>
                    </a:ln>
                    <a:extLst>
                      <a:ext uri="{53640926-AAD7-44D8-BBD7-CCE9431645EC}">
                        <a14:shadowObscured xmlns:a14="http://schemas.microsoft.com/office/drawing/2010/main"/>
                      </a:ext>
                    </a:extLst>
                  </pic:spPr>
                </pic:pic>
              </a:graphicData>
            </a:graphic>
          </wp:inline>
        </w:drawing>
      </w:r>
      <w:r w:rsidRPr="00E86840">
        <w:rPr>
          <w:rFonts w:cstheme="minorHAnsi"/>
        </w:rPr>
        <w:t xml:space="preserve"> </w:t>
      </w:r>
      <w:r w:rsidRPr="00B45EA5">
        <w:rPr>
          <w:rFonts w:cstheme="minorHAnsi"/>
        </w:rPr>
        <w:t xml:space="preserve">Fig 1. </w:t>
      </w:r>
      <w:commentRangeStart w:id="30"/>
      <w:commentRangeStart w:id="31"/>
      <w:r w:rsidRPr="00B45EA5">
        <w:rPr>
          <w:rFonts w:cstheme="minorHAnsi"/>
        </w:rPr>
        <w:t xml:space="preserve">Map </w:t>
      </w:r>
      <w:commentRangeEnd w:id="30"/>
      <w:r>
        <w:rPr>
          <w:rStyle w:val="Refdecomentario"/>
          <w:rFonts w:ascii="Calibri" w:eastAsia="Calibri" w:hAnsi="Calibri" w:cs="Calibri"/>
        </w:rPr>
        <w:commentReference w:id="30"/>
      </w:r>
      <w:commentRangeEnd w:id="31"/>
      <w:r w:rsidR="0082748C">
        <w:rPr>
          <w:rStyle w:val="Refdecomentario"/>
          <w:rFonts w:ascii="Calibri" w:eastAsia="Calibri" w:hAnsi="Calibri" w:cs="Calibri"/>
        </w:rPr>
        <w:commentReference w:id="31"/>
      </w:r>
      <w:r w:rsidRPr="00B45EA5">
        <w:rPr>
          <w:rFonts w:cstheme="minorHAnsi"/>
        </w:rPr>
        <w:t xml:space="preserve">of the study sites in northwest Spain with the Cantabrian Mountain´s </w:t>
      </w:r>
      <w:commentRangeStart w:id="32"/>
      <w:r w:rsidRPr="00B45EA5">
        <w:rPr>
          <w:rFonts w:cstheme="minorHAnsi"/>
          <w:color w:val="FF0000"/>
        </w:rPr>
        <w:t xml:space="preserve">precipitation gradient? </w:t>
      </w:r>
      <w:commentRangeEnd w:id="32"/>
      <w:r w:rsidRPr="00B45EA5">
        <w:rPr>
          <w:rStyle w:val="Refdecomentario"/>
          <w:rFonts w:ascii="Calibri" w:eastAsia="Calibri" w:hAnsi="Calibri" w:cs="Calibri"/>
          <w:sz w:val="14"/>
          <w:szCs w:val="14"/>
        </w:rPr>
        <w:commentReference w:id="32"/>
      </w:r>
      <w:r w:rsidRPr="00B45EA5">
        <w:rPr>
          <w:rFonts w:cstheme="minorHAnsi"/>
        </w:rPr>
        <w:t xml:space="preserve">and the location of our two communities: </w:t>
      </w:r>
      <w:r w:rsidR="008429D7">
        <w:rPr>
          <w:rFonts w:cstheme="minorHAnsi"/>
        </w:rPr>
        <w:t>Mediterranean</w:t>
      </w:r>
      <w:r w:rsidRPr="00B45EA5">
        <w:rPr>
          <w:rFonts w:cstheme="minorHAnsi"/>
        </w:rPr>
        <w:t xml:space="preserve"> and </w:t>
      </w:r>
      <w:r w:rsidR="008429D7">
        <w:rPr>
          <w:rFonts w:cstheme="minorHAnsi"/>
        </w:rPr>
        <w:t>Temperate</w:t>
      </w:r>
      <w:r w:rsidRPr="00B45EA5">
        <w:rPr>
          <w:rFonts w:cstheme="minorHAnsi"/>
        </w:rPr>
        <w:t xml:space="preserve">. </w:t>
      </w:r>
    </w:p>
    <w:p w14:paraId="4C613BEE" w14:textId="2878FF1E" w:rsidR="00E86840" w:rsidRDefault="00E86840" w:rsidP="00E86840"/>
    <w:p w14:paraId="2535EA1D" w14:textId="77777777" w:rsidR="00E86840" w:rsidRPr="00B45EA5" w:rsidRDefault="00E86840" w:rsidP="00E86840">
      <w:pPr>
        <w:autoSpaceDE w:val="0"/>
        <w:autoSpaceDN w:val="0"/>
        <w:adjustRightInd w:val="0"/>
        <w:spacing w:after="0" w:line="360" w:lineRule="auto"/>
        <w:jc w:val="both"/>
        <w:rPr>
          <w:rFonts w:cstheme="minorHAnsi"/>
          <w:color w:val="000000"/>
          <w:lang w:val="en-US"/>
        </w:rPr>
      </w:pPr>
    </w:p>
    <w:p w14:paraId="20632CBC" w14:textId="7138C12C" w:rsidR="00E86840" w:rsidRDefault="00E86840" w:rsidP="00E86840">
      <w:pPr>
        <w:spacing w:line="360" w:lineRule="auto"/>
        <w:jc w:val="both"/>
        <w:rPr>
          <w:rFonts w:cstheme="minorHAnsi"/>
          <w:color w:val="000000"/>
          <w:highlight w:val="yellow"/>
          <w:lang w:val="en-US"/>
        </w:rPr>
      </w:pPr>
    </w:p>
    <w:p w14:paraId="3E8A2A5F" w14:textId="72962E3E" w:rsidR="00453EBA" w:rsidRPr="00B45EA5" w:rsidRDefault="005D2CB3" w:rsidP="00E86840">
      <w:pPr>
        <w:spacing w:line="360" w:lineRule="auto"/>
        <w:jc w:val="both"/>
        <w:rPr>
          <w:rFonts w:cstheme="minorHAnsi"/>
          <w:color w:val="000000"/>
          <w:highlight w:val="yellow"/>
          <w:lang w:val="en-US"/>
        </w:rPr>
      </w:pPr>
      <w:r>
        <w:rPr>
          <w:rFonts w:cstheme="minorHAnsi"/>
          <w:noProof/>
          <w:color w:val="000000"/>
          <w:lang w:val="en-US"/>
        </w:rPr>
        <w:lastRenderedPageBreak/>
        <w:drawing>
          <wp:inline distT="0" distB="0" distL="0" distR="0" wp14:anchorId="06790021" wp14:editId="244D77A7">
            <wp:extent cx="5400040" cy="2804160"/>
            <wp:effectExtent l="0" t="0" r="0" b="0"/>
            <wp:docPr id="1971647646"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47646" name="Imagen 5" descr="Gráf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17B7E5BE" w14:textId="2B8580C3" w:rsidR="00E86840" w:rsidRPr="00B45EA5" w:rsidRDefault="00E86840" w:rsidP="00E86840">
      <w:pPr>
        <w:spacing w:line="360" w:lineRule="auto"/>
        <w:jc w:val="both"/>
        <w:rPr>
          <w:rFonts w:cstheme="minorHAnsi"/>
          <w:color w:val="000000"/>
          <w:lang w:val="en-US"/>
        </w:rPr>
      </w:pPr>
      <w:commentRangeStart w:id="33"/>
      <w:commentRangeStart w:id="34"/>
      <w:commentRangeStart w:id="35"/>
      <w:r w:rsidRPr="00B45EA5">
        <w:rPr>
          <w:rFonts w:cstheme="minorHAnsi"/>
          <w:color w:val="000000"/>
          <w:lang w:val="en-US"/>
        </w:rPr>
        <w:t>Fig 2</w:t>
      </w:r>
      <w:commentRangeEnd w:id="33"/>
      <w:r>
        <w:rPr>
          <w:rStyle w:val="Refdecomentario"/>
          <w:rFonts w:ascii="Calibri" w:eastAsia="Calibri" w:hAnsi="Calibri" w:cs="Calibri"/>
        </w:rPr>
        <w:commentReference w:id="33"/>
      </w:r>
      <w:commentRangeEnd w:id="34"/>
      <w:r w:rsidR="00FD5DAC">
        <w:rPr>
          <w:rStyle w:val="Refdecomentario"/>
          <w:rFonts w:ascii="Calibri" w:eastAsia="Calibri" w:hAnsi="Calibri" w:cs="Calibri"/>
        </w:rPr>
        <w:commentReference w:id="34"/>
      </w:r>
      <w:commentRangeEnd w:id="35"/>
      <w:r w:rsidR="002619BD">
        <w:rPr>
          <w:rStyle w:val="Refdecomentario"/>
          <w:rFonts w:ascii="Calibri" w:eastAsia="Calibri" w:hAnsi="Calibri" w:cs="Calibri"/>
        </w:rPr>
        <w:commentReference w:id="35"/>
      </w:r>
      <w:r w:rsidRPr="00B45EA5">
        <w:rPr>
          <w:rFonts w:cstheme="minorHAnsi"/>
          <w:color w:val="000000"/>
          <w:lang w:val="en-US"/>
        </w:rPr>
        <w:t xml:space="preserve">. </w:t>
      </w:r>
      <w:r w:rsidR="00C8410C">
        <w:rPr>
          <w:rFonts w:cstheme="minorHAnsi"/>
          <w:color w:val="000000"/>
          <w:lang w:val="en-US"/>
        </w:rPr>
        <w:t>Continuous s</w:t>
      </w:r>
      <w:r>
        <w:rPr>
          <w:rFonts w:cstheme="minorHAnsi"/>
          <w:color w:val="000000"/>
          <w:lang w:val="en-US"/>
        </w:rPr>
        <w:t>easonal temperature experiments performed at weekly resolution with daily temperature ramps and monthly photoperiods to represent fellfield and snowbed conditions in laboratory incubators. The experimental settings were</w:t>
      </w:r>
      <w:r w:rsidRPr="00B45EA5">
        <w:rPr>
          <w:rFonts w:cstheme="minorHAnsi"/>
          <w:color w:val="000000"/>
          <w:lang w:val="en-US"/>
        </w:rPr>
        <w:t xml:space="preserve"> based on </w:t>
      </w:r>
      <w:r>
        <w:rPr>
          <w:rFonts w:cstheme="minorHAnsi"/>
          <w:color w:val="000000"/>
          <w:lang w:val="en-US"/>
        </w:rPr>
        <w:t xml:space="preserve">soil temperatures measured during </w:t>
      </w:r>
      <w:r w:rsidRPr="00B45EA5">
        <w:rPr>
          <w:rFonts w:cstheme="minorHAnsi"/>
          <w:color w:val="000000"/>
          <w:lang w:val="en-US"/>
        </w:rPr>
        <w:t xml:space="preserve">10 years </w:t>
      </w:r>
      <w:r>
        <w:rPr>
          <w:rFonts w:cstheme="minorHAnsi"/>
          <w:color w:val="000000"/>
          <w:lang w:val="en-US"/>
        </w:rPr>
        <w:t>in alpine communities of</w:t>
      </w:r>
      <w:r w:rsidRPr="00B45EA5">
        <w:rPr>
          <w:rFonts w:cstheme="minorHAnsi"/>
          <w:color w:val="000000"/>
          <w:lang w:val="en-US"/>
        </w:rPr>
        <w:t xml:space="preserve"> Picos de Europa National Park</w:t>
      </w:r>
      <w:r>
        <w:rPr>
          <w:rFonts w:cstheme="minorHAnsi"/>
          <w:color w:val="000000"/>
          <w:lang w:val="en-US"/>
        </w:rPr>
        <w:t>, Cantabrian Mountains, Spain</w:t>
      </w:r>
      <w:r w:rsidRPr="00B45EA5">
        <w:rPr>
          <w:rFonts w:cstheme="minorHAnsi"/>
          <w:color w:val="000000"/>
          <w:lang w:val="en-US"/>
        </w:rPr>
        <w:t>. Both incubators were configured with weekly mean of maximum and minimum soil temperatures. Vertical lines mark germination timing traits calculated in our study. Horizontal lines represent the length of winter conditions (T mean &lt; 3</w:t>
      </w:r>
      <w:r w:rsidRPr="00B45EA5">
        <w:rPr>
          <w:rFonts w:cstheme="minorHAnsi"/>
          <w:lang w:val="en-US"/>
        </w:rPr>
        <w:t xml:space="preserve"> ºC</w:t>
      </w:r>
      <w:r w:rsidRPr="00B45EA5">
        <w:rPr>
          <w:rFonts w:cstheme="minorHAnsi"/>
          <w:color w:val="000000"/>
          <w:lang w:val="en-US"/>
        </w:rPr>
        <w:t xml:space="preserve">) in both fellfield and snowbed incubators. </w:t>
      </w:r>
    </w:p>
    <w:p w14:paraId="3369088E" w14:textId="77777777" w:rsidR="00E86840" w:rsidRPr="00B45EA5" w:rsidRDefault="00E86840" w:rsidP="00E86840">
      <w:pPr>
        <w:spacing w:line="360" w:lineRule="auto"/>
        <w:jc w:val="both"/>
        <w:rPr>
          <w:rFonts w:cstheme="minorHAnsi"/>
        </w:rPr>
      </w:pPr>
      <w:r>
        <w:rPr>
          <w:rFonts w:cstheme="minorHAnsi"/>
          <w:noProof/>
        </w:rPr>
        <w:lastRenderedPageBreak/>
        <w:drawing>
          <wp:inline distT="0" distB="0" distL="0" distR="0" wp14:anchorId="67A02E14" wp14:editId="0714A1FE">
            <wp:extent cx="5400040" cy="4859655"/>
            <wp:effectExtent l="0" t="0" r="0" b="0"/>
            <wp:docPr id="311682927" name="Imagen 1"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2927" name="Imagen 1" descr="Gráfico, Gráfico de barras, Gráfico de cajas y bigote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859655"/>
                    </a:xfrm>
                    <a:prstGeom prst="rect">
                      <a:avLst/>
                    </a:prstGeom>
                  </pic:spPr>
                </pic:pic>
              </a:graphicData>
            </a:graphic>
          </wp:inline>
        </w:drawing>
      </w:r>
    </w:p>
    <w:p w14:paraId="5F7A0860" w14:textId="2D5F85FE" w:rsidR="00E86840" w:rsidRDefault="00E86840" w:rsidP="00E86840">
      <w:pPr>
        <w:spacing w:line="360" w:lineRule="auto"/>
        <w:jc w:val="both"/>
        <w:rPr>
          <w:rFonts w:cstheme="minorHAnsi"/>
        </w:rPr>
      </w:pPr>
      <w:r w:rsidRPr="00B45EA5">
        <w:rPr>
          <w:rFonts w:cstheme="minorHAnsi"/>
        </w:rPr>
        <w:t xml:space="preserve">Fig 3. </w:t>
      </w:r>
      <w:r>
        <w:rPr>
          <w:rFonts w:cstheme="minorHAnsi"/>
        </w:rPr>
        <w:t xml:space="preserve">Seed germination responses to incubator chambers representing fellfield and snowbed conditions in species from </w:t>
      </w:r>
      <w:r w:rsidR="008429D7">
        <w:rPr>
          <w:rFonts w:cstheme="minorHAnsi"/>
        </w:rPr>
        <w:t>Mediterranean</w:t>
      </w:r>
      <w:r>
        <w:rPr>
          <w:rFonts w:cstheme="minorHAnsi"/>
        </w:rPr>
        <w:t xml:space="preserve"> and </w:t>
      </w:r>
      <w:r w:rsidR="008429D7">
        <w:rPr>
          <w:rFonts w:cstheme="minorHAnsi"/>
        </w:rPr>
        <w:t>Temperate</w:t>
      </w:r>
      <w:r>
        <w:rPr>
          <w:rFonts w:cstheme="minorHAnsi"/>
        </w:rPr>
        <w:t xml:space="preserve"> alpine communities of northern Spain</w:t>
      </w:r>
      <w:r w:rsidRPr="00B45EA5">
        <w:rPr>
          <w:rFonts w:cstheme="minorHAnsi"/>
        </w:rPr>
        <w:t xml:space="preserve">. 3A. </w:t>
      </w:r>
      <w:r>
        <w:rPr>
          <w:rFonts w:cstheme="minorHAnsi"/>
        </w:rPr>
        <w:t>E</w:t>
      </w:r>
      <w:r w:rsidRPr="00B45EA5">
        <w:rPr>
          <w:rFonts w:cstheme="minorHAnsi"/>
        </w:rPr>
        <w:t>ffect</w:t>
      </w:r>
      <w:r>
        <w:rPr>
          <w:rFonts w:cstheme="minorHAnsi"/>
        </w:rPr>
        <w:t>s</w:t>
      </w:r>
      <w:r w:rsidRPr="00B45EA5">
        <w:rPr>
          <w:rFonts w:cstheme="minorHAnsi"/>
        </w:rPr>
        <w:t xml:space="preserve"> of</w:t>
      </w:r>
      <w:r>
        <w:rPr>
          <w:rFonts w:cstheme="minorHAnsi"/>
        </w:rPr>
        <w:t xml:space="preserve"> </w:t>
      </w:r>
      <w:r w:rsidRPr="00B45EA5">
        <w:rPr>
          <w:rFonts w:cstheme="minorHAnsi"/>
        </w:rPr>
        <w:t>incubator according to the MCMC-</w:t>
      </w:r>
      <w:proofErr w:type="spellStart"/>
      <w:r w:rsidRPr="00B45EA5">
        <w:rPr>
          <w:rFonts w:cstheme="minorHAnsi"/>
        </w:rPr>
        <w:t>glmm</w:t>
      </w:r>
      <w:proofErr w:type="spellEnd"/>
      <w:r w:rsidRPr="00B45EA5">
        <w:rPr>
          <w:rFonts w:cstheme="minorHAnsi"/>
        </w:rPr>
        <w:t xml:space="preserve"> analysis of raw data. Dots indicate mean effect size</w:t>
      </w:r>
      <w:r w:rsidRPr="0010168D">
        <w:rPr>
          <w:rFonts w:cstheme="minorHAnsi"/>
        </w:rPr>
        <w:t xml:space="preserve"> </w:t>
      </w:r>
      <w:r>
        <w:rPr>
          <w:rFonts w:cstheme="minorHAnsi"/>
        </w:rPr>
        <w:t xml:space="preserve">and </w:t>
      </w:r>
      <w:r w:rsidRPr="00B45EA5">
        <w:rPr>
          <w:rFonts w:cstheme="minorHAnsi"/>
        </w:rPr>
        <w:t>whiskers are 95 % credible intervals (CI)</w:t>
      </w:r>
      <w:r>
        <w:rPr>
          <w:rFonts w:cstheme="minorHAnsi"/>
        </w:rPr>
        <w:t>.</w:t>
      </w:r>
      <w:r w:rsidRPr="00B45EA5">
        <w:rPr>
          <w:rFonts w:cstheme="minorHAnsi"/>
        </w:rPr>
        <w:t xml:space="preserve"> The vertical dashed line marks zero effect</w:t>
      </w:r>
      <w:r>
        <w:rPr>
          <w:rFonts w:cstheme="minorHAnsi"/>
        </w:rPr>
        <w:t>, w</w:t>
      </w:r>
      <w:r w:rsidRPr="00B45EA5">
        <w:rPr>
          <w:rFonts w:cstheme="minorHAnsi"/>
        </w:rPr>
        <w:t xml:space="preserve">hen the CI crosses the zero-line, </w:t>
      </w:r>
      <w:r>
        <w:rPr>
          <w:rFonts w:cstheme="minorHAnsi"/>
        </w:rPr>
        <w:t xml:space="preserve">means </w:t>
      </w:r>
      <w:r w:rsidRPr="00B45EA5">
        <w:rPr>
          <w:rFonts w:cstheme="minorHAnsi"/>
        </w:rPr>
        <w:t>effect is not significant</w:t>
      </w:r>
      <w:r>
        <w:rPr>
          <w:rFonts w:cstheme="minorHAnsi"/>
        </w:rPr>
        <w:t>;</w:t>
      </w:r>
      <w:r w:rsidRPr="004F08DA">
        <w:rPr>
          <w:rFonts w:cstheme="minorHAnsi"/>
        </w:rPr>
        <w:t xml:space="preserve"> positive numbers mean higher values in snowbed while negative numbers mean higher </w:t>
      </w:r>
      <w:r>
        <w:rPr>
          <w:rFonts w:cstheme="minorHAnsi"/>
        </w:rPr>
        <w:t xml:space="preserve">values </w:t>
      </w:r>
      <w:r w:rsidRPr="00B45EA5">
        <w:rPr>
          <w:rFonts w:cstheme="minorHAnsi"/>
        </w:rPr>
        <w:t xml:space="preserve">in fellfield incubator. 3B. Mean value for the eight traits at each incubator </w:t>
      </w:r>
      <w:r>
        <w:rPr>
          <w:rFonts w:cstheme="minorHAnsi"/>
        </w:rPr>
        <w:t>for</w:t>
      </w:r>
      <w:r w:rsidRPr="00B45EA5">
        <w:rPr>
          <w:rFonts w:cstheme="minorHAnsi"/>
        </w:rPr>
        <w:t xml:space="preserve"> both communities. Errors bars in germination timing traits (Total, Autumn, Spring, Summer, Winter</w:t>
      </w:r>
      <w:r>
        <w:rPr>
          <w:rFonts w:cstheme="minorHAnsi"/>
        </w:rPr>
        <w:t xml:space="preserve"> conditions</w:t>
      </w:r>
      <w:r w:rsidRPr="00B45EA5">
        <w:rPr>
          <w:rFonts w:cstheme="minorHAnsi"/>
        </w:rPr>
        <w:t xml:space="preserve">) are binomial confident intervals. Errors bars in t50 and </w:t>
      </w:r>
      <w:r w:rsidR="00BB2C27">
        <w:rPr>
          <w:rFonts w:cstheme="minorHAnsi"/>
        </w:rPr>
        <w:t>EHS</w:t>
      </w:r>
      <w:r w:rsidRPr="00B45EA5">
        <w:rPr>
          <w:rFonts w:cstheme="minorHAnsi"/>
        </w:rPr>
        <w:t xml:space="preserve"> are standard error measures. Notice the different scales in y-axis</w:t>
      </w:r>
      <w:r>
        <w:rPr>
          <w:rFonts w:cstheme="minorHAnsi"/>
        </w:rPr>
        <w:t xml:space="preserve"> in 3B</w:t>
      </w:r>
      <w:r w:rsidRPr="00B45EA5">
        <w:rPr>
          <w:rFonts w:cstheme="minorHAnsi"/>
        </w:rPr>
        <w:t>.</w:t>
      </w:r>
    </w:p>
    <w:p w14:paraId="414D2783" w14:textId="77777777" w:rsidR="00E86840" w:rsidRPr="00B45EA5" w:rsidRDefault="00E86840" w:rsidP="00E86840">
      <w:pPr>
        <w:spacing w:line="360" w:lineRule="auto"/>
        <w:jc w:val="both"/>
        <w:rPr>
          <w:rFonts w:cstheme="minorHAnsi"/>
        </w:rPr>
      </w:pPr>
    </w:p>
    <w:p w14:paraId="47F1A142" w14:textId="01EB57A9" w:rsidR="00E86840" w:rsidRPr="00B45EA5" w:rsidRDefault="004B5C24" w:rsidP="00E86840">
      <w:pPr>
        <w:spacing w:line="360" w:lineRule="auto"/>
        <w:jc w:val="both"/>
        <w:rPr>
          <w:rFonts w:cstheme="minorHAnsi"/>
        </w:rPr>
      </w:pPr>
      <w:r>
        <w:rPr>
          <w:rFonts w:cstheme="minorHAnsi"/>
          <w:noProof/>
        </w:rPr>
        <w:lastRenderedPageBreak/>
        <w:drawing>
          <wp:inline distT="0" distB="0" distL="0" distR="0" wp14:anchorId="3C8E950F" wp14:editId="21B28295">
            <wp:extent cx="5400040" cy="2804160"/>
            <wp:effectExtent l="0" t="0" r="0" b="0"/>
            <wp:docPr id="1694698916"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98916" name="Imagen 6" descr="Gráfico, Gráfico de línea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1BC4448F" w14:textId="339F6BF8" w:rsidR="00E86840" w:rsidRPr="00B45EA5" w:rsidRDefault="00E86840" w:rsidP="00E86840">
      <w:pPr>
        <w:spacing w:line="360" w:lineRule="auto"/>
        <w:jc w:val="both"/>
        <w:rPr>
          <w:rFonts w:cstheme="minorHAnsi"/>
        </w:rPr>
      </w:pPr>
      <w:r w:rsidRPr="00226AC3">
        <w:rPr>
          <w:rFonts w:cstheme="minorHAnsi"/>
        </w:rPr>
        <w:t>Fig 4. Cumulative germination curves</w:t>
      </w:r>
      <w:r>
        <w:rPr>
          <w:rFonts w:cstheme="minorHAnsi"/>
        </w:rPr>
        <w:t xml:space="preserve">, </w:t>
      </w:r>
      <w:r w:rsidR="00CD042F">
        <w:rPr>
          <w:rFonts w:cstheme="minorHAnsi"/>
        </w:rPr>
        <w:t xml:space="preserve">based on the </w:t>
      </w:r>
      <w:r>
        <w:rPr>
          <w:rFonts w:cstheme="minorHAnsi"/>
        </w:rPr>
        <w:t>sum of</w:t>
      </w:r>
      <w:r w:rsidRPr="00226AC3">
        <w:rPr>
          <w:rFonts w:cstheme="minorHAnsi"/>
        </w:rPr>
        <w:t xml:space="preserve"> all </w:t>
      </w:r>
      <w:r w:rsidR="00D052EE">
        <w:rPr>
          <w:rFonts w:cstheme="minorHAnsi"/>
        </w:rPr>
        <w:t xml:space="preserve">species </w:t>
      </w:r>
      <w:r>
        <w:rPr>
          <w:rFonts w:cstheme="minorHAnsi"/>
        </w:rPr>
        <w:t>germination from each community</w:t>
      </w:r>
      <w:r w:rsidR="00CD042F">
        <w:rPr>
          <w:rFonts w:cstheme="minorHAnsi"/>
        </w:rPr>
        <w:t xml:space="preserve"> (</w:t>
      </w:r>
      <w:r w:rsidR="008429D7">
        <w:rPr>
          <w:rFonts w:cstheme="minorHAnsi"/>
          <w:highlight w:val="yellow"/>
        </w:rPr>
        <w:t>Mediterranean</w:t>
      </w:r>
      <w:r w:rsidR="00CD042F" w:rsidRPr="00922E13">
        <w:rPr>
          <w:rFonts w:cstheme="minorHAnsi"/>
          <w:highlight w:val="yellow"/>
        </w:rPr>
        <w:t xml:space="preserve"> left panel</w:t>
      </w:r>
      <w:r w:rsidR="00922E13" w:rsidRPr="00922E13">
        <w:rPr>
          <w:rFonts w:cstheme="minorHAnsi"/>
          <w:highlight w:val="yellow"/>
        </w:rPr>
        <w:t xml:space="preserve"> (n=21</w:t>
      </w:r>
      <w:r w:rsidR="00922E13">
        <w:rPr>
          <w:rFonts w:cstheme="minorHAnsi"/>
        </w:rPr>
        <w:t>)</w:t>
      </w:r>
      <w:r w:rsidR="00CD042F">
        <w:rPr>
          <w:rFonts w:cstheme="minorHAnsi"/>
        </w:rPr>
        <w:t xml:space="preserve"> and </w:t>
      </w:r>
      <w:r w:rsidR="008429D7">
        <w:rPr>
          <w:rFonts w:cstheme="minorHAnsi"/>
        </w:rPr>
        <w:t>Temperate</w:t>
      </w:r>
      <w:r w:rsidR="00CD042F">
        <w:rPr>
          <w:rFonts w:cstheme="minorHAnsi"/>
        </w:rPr>
        <w:t xml:space="preserve"> right panel)</w:t>
      </w:r>
      <w:r>
        <w:rPr>
          <w:rFonts w:cstheme="minorHAnsi"/>
        </w:rPr>
        <w:t>,</w:t>
      </w:r>
      <w:r w:rsidRPr="00226AC3">
        <w:rPr>
          <w:rFonts w:cstheme="minorHAnsi"/>
        </w:rPr>
        <w:t xml:space="preserve"> throughout the experiment</w:t>
      </w:r>
      <w:r w:rsidR="00CD042F">
        <w:rPr>
          <w:rFonts w:cstheme="minorHAnsi"/>
        </w:rPr>
        <w:t xml:space="preserve">. </w:t>
      </w:r>
      <w:r w:rsidRPr="00226AC3">
        <w:rPr>
          <w:rFonts w:cstheme="minorHAnsi"/>
        </w:rPr>
        <w:t xml:space="preserve">Within each panel, orange curve represents germination proportion in fellfield incubator and blue curve snowbed incubator. Flat areas represent </w:t>
      </w:r>
      <w:r w:rsidR="002572D0">
        <w:rPr>
          <w:rFonts w:cstheme="minorHAnsi"/>
        </w:rPr>
        <w:t>cold period</w:t>
      </w:r>
      <w:r w:rsidRPr="00226AC3">
        <w:rPr>
          <w:rFonts w:cstheme="minorHAnsi"/>
        </w:rPr>
        <w:t xml:space="preserve"> when no germination score</w:t>
      </w:r>
      <w:r>
        <w:rPr>
          <w:rFonts w:cstheme="minorHAnsi"/>
        </w:rPr>
        <w:t>s</w:t>
      </w:r>
      <w:r w:rsidRPr="00226AC3">
        <w:rPr>
          <w:rFonts w:cstheme="minorHAnsi"/>
        </w:rPr>
        <w:t xml:space="preserve"> were done.  </w:t>
      </w:r>
    </w:p>
    <w:p w14:paraId="15CFDB41" w14:textId="77777777" w:rsidR="00E86840" w:rsidRPr="00B45EA5" w:rsidRDefault="00E86840" w:rsidP="00E86840">
      <w:pPr>
        <w:spacing w:line="360" w:lineRule="auto"/>
        <w:jc w:val="both"/>
        <w:rPr>
          <w:rFonts w:cstheme="minorHAnsi"/>
        </w:rPr>
      </w:pPr>
    </w:p>
    <w:p w14:paraId="6BDBF1A5" w14:textId="77777777" w:rsidR="00E86840" w:rsidRPr="00E86840" w:rsidRDefault="00E86840" w:rsidP="00E86840">
      <w:pPr>
        <w:rPr>
          <w:lang w:val="en-US"/>
        </w:rPr>
      </w:pPr>
    </w:p>
    <w:sectPr w:rsidR="00E86840" w:rsidRPr="00E86840" w:rsidSect="002248C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3-08-24T11:59:00Z" w:initials="CEDA">
    <w:p w14:paraId="42C1DC17" w14:textId="77777777" w:rsidR="008B3DB8" w:rsidRDefault="008B3DB8" w:rsidP="009D3983">
      <w:pPr>
        <w:pStyle w:val="Textocomentario"/>
      </w:pPr>
      <w:r>
        <w:rPr>
          <w:rStyle w:val="Refdecomentario"/>
        </w:rPr>
        <w:annotationRef/>
      </w:r>
      <w:r>
        <w:t>Nine traits if we include synchronization index</w:t>
      </w:r>
    </w:p>
  </w:comment>
  <w:comment w:id="1" w:author="CLARA ESPINOSA DEL ALBA" w:date="2023-08-24T12:42:00Z" w:initials="CEDA">
    <w:p w14:paraId="78D8F7C3" w14:textId="77777777" w:rsidR="00FC6F9D" w:rsidRDefault="00FC6F9D" w:rsidP="00BF2552">
      <w:pPr>
        <w:pStyle w:val="Textocomentario"/>
      </w:pPr>
      <w:r>
        <w:rPr>
          <w:rStyle w:val="Refdecomentario"/>
        </w:rPr>
        <w:annotationRef/>
      </w:r>
      <w:r>
        <w:t>Briceño et al 2015</w:t>
      </w:r>
    </w:p>
  </w:comment>
  <w:comment w:id="2" w:author="CLARA ESPINOSA DEL ALBA" w:date="2023-08-24T12:17:00Z" w:initials="CEDA">
    <w:p w14:paraId="4737A511" w14:textId="01A404D8" w:rsidR="00A057D1" w:rsidRDefault="00A057D1" w:rsidP="002C3D2B">
      <w:pPr>
        <w:pStyle w:val="Textocomentario"/>
      </w:pPr>
      <w:r>
        <w:rPr>
          <w:rStyle w:val="Refdecomentario"/>
        </w:rPr>
        <w:annotationRef/>
      </w:r>
      <w:r>
        <w:t>Jimenez-alfaro 2016 Seed germination traits can contribute….; Larson and Funk 2016; Saatkamp et al 2019</w:t>
      </w:r>
    </w:p>
  </w:comment>
  <w:comment w:id="3" w:author="FRANCISCO DE BORJA JIMENEZ-ALFARO GONZALEZ" w:date="2023-08-02T10:26:00Z" w:initials="FDBJAG">
    <w:p w14:paraId="6B9C5080" w14:textId="77777777" w:rsidR="002D7E31" w:rsidRDefault="002D7E31" w:rsidP="0057619F">
      <w:pPr>
        <w:pStyle w:val="Textocomentario"/>
      </w:pPr>
      <w:r>
        <w:rPr>
          <w:rStyle w:val="Refdecomentario"/>
        </w:rPr>
        <w:annotationRef/>
      </w:r>
      <w:r>
        <w:t>Un poco pobre. Habrá que explicar algo más sobre las comunidades alpinas, se puede indicar que la variación local en composición está marcada por gradientes mesotopográficos (Jiménez-Alfaro et al. 2014 Biogeographic deconstruction… JVS) y que estos gradientes marcan también diferencias funcionales y en requerimientos eocológicos (García-González). Más cualquier cosa que ayude a entender las comunidades a estudio.</w:t>
      </w:r>
    </w:p>
  </w:comment>
  <w:comment w:id="4" w:author="CLARA ESPINOSA DEL ALBA" w:date="2023-08-16T08:09:00Z" w:initials="CEDA">
    <w:p w14:paraId="09161FB0" w14:textId="77777777" w:rsidR="005364F9" w:rsidRDefault="006E5323" w:rsidP="00F860C4">
      <w:pPr>
        <w:pStyle w:val="Textocomentario"/>
      </w:pPr>
      <w:r>
        <w:rPr>
          <w:rStyle w:val="Refdecomentario"/>
        </w:rPr>
        <w:annotationRef/>
      </w:r>
      <w:r w:rsidR="005364F9">
        <w:t>Esta explicación está en la intro, ¿lo vuelvo a repetir aquí?</w:t>
      </w:r>
    </w:p>
  </w:comment>
  <w:comment w:id="5" w:author="FRANCISCO DE BORJA JIMENEZ-ALFARO GONZALEZ" w:date="2023-08-02T10:29:00Z" w:initials="FDBJAG">
    <w:p w14:paraId="6EF30E06" w14:textId="37E8F310" w:rsidR="00E73152" w:rsidRDefault="00E73152" w:rsidP="00085EC4">
      <w:pPr>
        <w:pStyle w:val="Textocomentario"/>
      </w:pPr>
      <w:r>
        <w:rPr>
          <w:rStyle w:val="Refdecomentario"/>
        </w:rPr>
        <w:annotationRef/>
      </w:r>
      <w:r>
        <w:t>Unir esto con el siguiente párrafo (4 sitios por comunidad, etc.) Tiene que quedar bien explicado que consideramos los cuatro sitios como puntos de muestreo de la misma comunidad (= las mismas poblaciones)</w:t>
      </w:r>
    </w:p>
  </w:comment>
  <w:comment w:id="6" w:author="CLARA ESPINOSA DEL ALBA" w:date="2023-08-23T09:02:00Z" w:initials="CEDA">
    <w:p w14:paraId="26AA8F27" w14:textId="77777777" w:rsidR="001C3B44" w:rsidRDefault="001C3B44" w:rsidP="00FA548A">
      <w:pPr>
        <w:pStyle w:val="Textocomentario"/>
      </w:pPr>
      <w:r>
        <w:rPr>
          <w:rStyle w:val="Refdecomentario"/>
        </w:rPr>
        <w:annotationRef/>
      </w:r>
      <w:r>
        <w:t>Hasta ahora considerábamos cada site una población diferente.</w:t>
      </w:r>
    </w:p>
  </w:comment>
  <w:comment w:id="7" w:author="FRANCISCO DE BORJA JIMENEZ-ALFARO GONZALEZ" w:date="2023-08-02T10:35:00Z" w:initials="FDBJAG">
    <w:p w14:paraId="228369EC" w14:textId="77777777" w:rsidR="008502EE" w:rsidRDefault="008502EE" w:rsidP="007C0D0D">
      <w:pPr>
        <w:pStyle w:val="Textocomentario"/>
      </w:pPr>
      <w:r>
        <w:rPr>
          <w:rStyle w:val="Refdecomentario"/>
        </w:rPr>
        <w:annotationRef/>
      </w:r>
      <w:r>
        <w:t>Quizás mejor hablar de "sites", otra opción sería "subpopulations", pero tiene que ser consistente</w:t>
      </w:r>
    </w:p>
  </w:comment>
  <w:comment w:id="8" w:author="FRANCISCO DE BORJA JIMENEZ-ALFARO GONZALEZ" w:date="2023-08-02T11:13:00Z" w:initials="FDBJAG">
    <w:p w14:paraId="603FC952" w14:textId="77777777" w:rsidR="00D0727A" w:rsidRDefault="00DD5DC2" w:rsidP="00540368">
      <w:pPr>
        <w:pStyle w:val="Textocomentario"/>
      </w:pPr>
      <w:r>
        <w:rPr>
          <w:rStyle w:val="Refdecomentario"/>
        </w:rPr>
        <w:annotationRef/>
      </w:r>
      <w:r w:rsidR="00D0727A">
        <w:t>Despues de mucho pensar y mirar por ahí, de momento lo que mejor me cuadra es "Seasonal temperature experiments", explicando que tienen una "weekly resolution", "daily ramps" y "montly photoperiod regimes". Mira como cambié la leyenda de la Figura 2 para adaptar el texto.</w:t>
      </w:r>
    </w:p>
  </w:comment>
  <w:comment w:id="9" w:author="FRANCISCO DE BORJA JIMENEZ-ALFARO GONZALEZ" w:date="2023-08-02T11:14:00Z" w:initials="FDBJAG">
    <w:p w14:paraId="22017F1E" w14:textId="74C513C6" w:rsidR="00516EAC" w:rsidRDefault="00516EAC" w:rsidP="00C2097D">
      <w:pPr>
        <w:pStyle w:val="Textocomentario"/>
      </w:pPr>
      <w:r>
        <w:rPr>
          <w:rStyle w:val="Refdecomentario"/>
        </w:rPr>
        <w:annotationRef/>
      </w:r>
      <w:r>
        <w:t>Yo hablaría de contrasting conditions/regimens, para las dos situaciones realistas de nieve/no nieve. Situaciones extremas serían más bien outliers o años/temperaturas anómalas, pero lo que buscamos son dos situaciones diferentes y relativamente comunes/estables.</w:t>
      </w:r>
    </w:p>
  </w:comment>
  <w:comment w:id="10" w:author="FRANCISCO DE BORJA JIMENEZ-ALFARO GONZALEZ" w:date="2023-08-02T11:50:00Z" w:initials="FDBJAG">
    <w:p w14:paraId="1DC8957D" w14:textId="77777777" w:rsidR="00A14F6C" w:rsidRDefault="00A14F6C" w:rsidP="00DD66D0">
      <w:pPr>
        <w:pStyle w:val="Textocomentario"/>
      </w:pPr>
      <w:r>
        <w:rPr>
          <w:rStyle w:val="Refdecomentario"/>
        </w:rPr>
        <w:annotationRef/>
      </w:r>
      <w:r>
        <w:t>Pero no afectaría por igual todas las placas de la misma especie/sitio, no?</w:t>
      </w:r>
    </w:p>
  </w:comment>
  <w:comment w:id="11" w:author="CLARA ESPINOSA DEL ALBA" w:date="2023-08-04T10:33:00Z" w:initials="CEDA">
    <w:p w14:paraId="4AEADB0C" w14:textId="77777777" w:rsidR="0021137E" w:rsidRDefault="008B560A" w:rsidP="00386CDC">
      <w:pPr>
        <w:pStyle w:val="Textocomentario"/>
      </w:pPr>
      <w:r>
        <w:rPr>
          <w:rStyle w:val="Refdecomentario"/>
        </w:rPr>
        <w:annotationRef/>
      </w:r>
      <w:r w:rsidR="0021137E">
        <w:t>Muy similar! Miré los valores medios de afectación eran superiores al 60%</w:t>
      </w:r>
    </w:p>
  </w:comment>
  <w:comment w:id="12" w:author="CLARA ESPINOSA DEL ALBA" w:date="2023-08-25T16:55:00Z" w:initials="CEDA">
    <w:p w14:paraId="2946B847" w14:textId="77777777" w:rsidR="00BB2C27" w:rsidRDefault="00BB2C27" w:rsidP="008B727B">
      <w:pPr>
        <w:pStyle w:val="Textocomentario"/>
      </w:pPr>
      <w:r>
        <w:rPr>
          <w:rStyle w:val="Refdecomentario"/>
        </w:rPr>
        <w:annotationRef/>
      </w:r>
      <w:r>
        <w:t>Posibilidad de eliminar esto subheadings si expandimos un poco más el párrafo de reusmen anterior.</w:t>
      </w:r>
    </w:p>
  </w:comment>
  <w:comment w:id="13" w:author="CLARA ESPINOSA DEL ALBA" w:date="2023-08-23T10:45:00Z" w:initials="CEDA">
    <w:p w14:paraId="0856D2EC" w14:textId="77777777" w:rsidR="00B62B3B" w:rsidRDefault="00256963" w:rsidP="00C96D25">
      <w:pPr>
        <w:pStyle w:val="Textocomentario"/>
      </w:pPr>
      <w:r>
        <w:rPr>
          <w:rStyle w:val="Refdecomentario"/>
        </w:rPr>
        <w:annotationRef/>
      </w:r>
      <w:r w:rsidR="00B62B3B">
        <w:t>No está incluido en las figuras del artículo. ¿Hace falta incluir la sincronia y el MGR?</w:t>
      </w:r>
    </w:p>
  </w:comment>
  <w:comment w:id="14" w:author="CLARA ESPINOSA DEL ALBA" w:date="2023-08-25T13:18:00Z" w:initials="CEDA">
    <w:p w14:paraId="01416076" w14:textId="7D8D0234" w:rsidR="00BE36DF" w:rsidRDefault="00E85307" w:rsidP="00321D93">
      <w:pPr>
        <w:pStyle w:val="Textocomentario"/>
      </w:pPr>
      <w:r>
        <w:rPr>
          <w:rStyle w:val="Refdecomentario"/>
        </w:rPr>
        <w:annotationRef/>
      </w:r>
      <w:r w:rsidR="00BE36DF">
        <w:t>Resumen resultados 1a pregunta</w:t>
      </w:r>
    </w:p>
  </w:comment>
  <w:comment w:id="15" w:author="CLARA ESPINOSA DEL ALBA" w:date="2023-08-25T13:19:00Z" w:initials="CEDA">
    <w:p w14:paraId="5D836D29" w14:textId="632C1A6F" w:rsidR="00BE36DF" w:rsidRDefault="00BD022B" w:rsidP="007427D1">
      <w:pPr>
        <w:pStyle w:val="Textocomentario"/>
      </w:pPr>
      <w:r>
        <w:rPr>
          <w:rStyle w:val="Refdecomentario"/>
        </w:rPr>
        <w:annotationRef/>
      </w:r>
      <w:r w:rsidR="00BE36DF">
        <w:t>Resumen resultados 2a pregunta</w:t>
      </w:r>
    </w:p>
  </w:comment>
  <w:comment w:id="16" w:author="CLARA ESPINOSA DEL ALBA" w:date="2023-08-25T16:48:00Z" w:initials="CEDA">
    <w:p w14:paraId="3793DF24" w14:textId="77777777" w:rsidR="00DB4EB1" w:rsidRDefault="00DB4EB1" w:rsidP="00AA39A7">
      <w:pPr>
        <w:pStyle w:val="Textocomentario"/>
      </w:pPr>
      <w:r>
        <w:rPr>
          <w:rStyle w:val="Refdecomentario"/>
        </w:rPr>
        <w:annotationRef/>
      </w:r>
      <w:r>
        <w:rPr>
          <w:color w:val="000000"/>
        </w:rPr>
        <w:t>found that experimental warming in pushed an early timing state by more than a week and that higher incubation temperatures increased the total germination observed. However, their results also provided limited proof warmer parentals change germination/dormancy</w:t>
      </w:r>
    </w:p>
  </w:comment>
  <w:comment w:id="17" w:author="CLARA ESPINOSA DEL ALBA" w:date="2023-08-24T15:34:00Z" w:initials="CEDA">
    <w:p w14:paraId="4FDCE885" w14:textId="77777777" w:rsidR="005542FF" w:rsidRDefault="005542FF" w:rsidP="005542FF">
      <w:pPr>
        <w:pStyle w:val="Textocomentario"/>
      </w:pPr>
      <w:r>
        <w:rPr>
          <w:rStyle w:val="Refdecomentario"/>
        </w:rPr>
        <w:annotationRef/>
      </w:r>
      <w:r>
        <w:t xml:space="preserve">In our case the calcareous/temperate community also had higher Tb. </w:t>
      </w:r>
    </w:p>
  </w:comment>
  <w:comment w:id="18" w:author="CLARA ESPINOSA DEL ALBA" w:date="2023-08-25T16:46:00Z" w:initials="CEDA">
    <w:p w14:paraId="7550A3E3" w14:textId="44797AF7" w:rsidR="00DB4EB1" w:rsidRDefault="00DB4EB1" w:rsidP="00A86DE0">
      <w:pPr>
        <w:pStyle w:val="Textocomentario"/>
      </w:pPr>
      <w:r>
        <w:rPr>
          <w:rStyle w:val="Refdecomentario"/>
        </w:rPr>
        <w:annotationRef/>
      </w:r>
      <w:r>
        <w:rPr>
          <w:color w:val="000000"/>
        </w:rPr>
        <w:t xml:space="preserve">(calcareous showed higher tb (i.e. need more warmth to germinate), low base water potential (i.e. able to germinate in drier conditions) and low FGP compared to siliceous habitat). </w:t>
      </w:r>
    </w:p>
  </w:comment>
  <w:comment w:id="19" w:author="CLARA ESPINOSA DEL ALBA" w:date="2023-08-25T16:52:00Z" w:initials="CEDA">
    <w:p w14:paraId="23694F6E" w14:textId="77777777" w:rsidR="005542FF" w:rsidRDefault="005542FF" w:rsidP="00F1279C">
      <w:pPr>
        <w:pStyle w:val="Textocomentario"/>
      </w:pPr>
      <w:r>
        <w:rPr>
          <w:rStyle w:val="Refdecomentario"/>
        </w:rPr>
        <w:annotationRef/>
      </w:r>
      <w:r>
        <w:rPr>
          <w:color w:val="000000"/>
        </w:rPr>
        <w:t xml:space="preserve">In Tudela-Isanta 2018 their siliceous habitats rarely suffer water restriction and their species had higher base water potential i.e. hardly germinate under low water potentials. </w:t>
      </w:r>
    </w:p>
  </w:comment>
  <w:comment w:id="20" w:author="CLARA ESPINOSA DEL ALBA" w:date="2023-08-25T16:38:00Z" w:initials="CEDA">
    <w:p w14:paraId="4790A142" w14:textId="77777777" w:rsidR="005542FF" w:rsidRDefault="00F72FCA" w:rsidP="00131D92">
      <w:pPr>
        <w:pStyle w:val="Textocomentario"/>
      </w:pPr>
      <w:r>
        <w:rPr>
          <w:rStyle w:val="Refdecomentario"/>
        </w:rPr>
        <w:annotationRef/>
      </w:r>
      <w:r w:rsidR="005542FF">
        <w:t>Añadir sincronia a lo largo de todo el manuscrito?</w:t>
      </w:r>
    </w:p>
  </w:comment>
  <w:comment w:id="21" w:author="CLARA ESPINOSA DEL ALBA" w:date="2023-08-25T16:53:00Z" w:initials="CEDA">
    <w:p w14:paraId="00969625" w14:textId="2498B7C9" w:rsidR="005542FF" w:rsidRDefault="005542FF" w:rsidP="008B0EF0">
      <w:pPr>
        <w:pStyle w:val="Textocomentario"/>
      </w:pPr>
      <w:r>
        <w:rPr>
          <w:rStyle w:val="Refdecomentario"/>
        </w:rPr>
        <w:annotationRef/>
      </w:r>
      <w:r>
        <w:t>Still working on it</w:t>
      </w:r>
    </w:p>
  </w:comment>
  <w:comment w:id="22" w:author="CLARA ESPINOSA DEL ALBA" w:date="2023-04-14T13:02:00Z" w:initials="CEDA">
    <w:p w14:paraId="41D1DC6B" w14:textId="061EAFCA" w:rsidR="00E86840" w:rsidRDefault="00E86840" w:rsidP="00E86840">
      <w:pPr>
        <w:pStyle w:val="Textocomentario"/>
      </w:pPr>
      <w:r>
        <w:rPr>
          <w:rStyle w:val="Refdecomentario"/>
        </w:rPr>
        <w:annotationRef/>
      </w:r>
      <w:r>
        <w:t>Revisar con los nuevos datos de WP-dataloggers 2022-2023, contar en dias? Growing days excel in WP Github</w:t>
      </w:r>
    </w:p>
  </w:comment>
  <w:comment w:id="24" w:author="FRANCISCO DE BORJA JIMENEZ-ALFARO GONZALEZ" w:date="2023-08-02T10:02:00Z" w:initials="FDBJAG">
    <w:p w14:paraId="2B01BEC1" w14:textId="77777777" w:rsidR="00E86840" w:rsidRDefault="00E86840" w:rsidP="00E86840">
      <w:pPr>
        <w:pStyle w:val="Textocomentario"/>
      </w:pPr>
      <w:r>
        <w:rPr>
          <w:rStyle w:val="Refdecomentario"/>
        </w:rPr>
        <w:annotationRef/>
      </w:r>
      <w:r>
        <w:t>From the year means? For which period? Explain better</w:t>
      </w:r>
    </w:p>
  </w:comment>
  <w:comment w:id="25" w:author="CLARA ESPINOSA DEL ALBA" w:date="2023-03-02T10:20:00Z" w:initials="CEDA">
    <w:p w14:paraId="7CFFA955" w14:textId="77777777" w:rsidR="00E86840" w:rsidRDefault="00E86840" w:rsidP="00E86840">
      <w:pPr>
        <w:pStyle w:val="Textocomentario"/>
      </w:pPr>
      <w:r>
        <w:rPr>
          <w:rStyle w:val="Refdecomentario"/>
        </w:rPr>
        <w:annotationRef/>
      </w:r>
      <w:r>
        <w:t>Estación meteorológica Barrios de Luna (1985-2022), 42.84º N, 5.86º O, 1032 m s.n.m embalse.net</w:t>
      </w:r>
    </w:p>
  </w:comment>
  <w:comment w:id="26" w:author="CLARA ESPINOSA DEL ALBA" w:date="2023-03-02T11:02:00Z" w:initials="CEDA">
    <w:p w14:paraId="77101D0F" w14:textId="77777777" w:rsidR="00E86840" w:rsidRDefault="00E86840" w:rsidP="00E86840">
      <w:pPr>
        <w:pStyle w:val="Textocomentario"/>
      </w:pPr>
      <w:r>
        <w:rPr>
          <w:rStyle w:val="Refdecomentario"/>
        </w:rPr>
        <w:annotationRef/>
      </w:r>
      <w:r>
        <w:t>Datos informe Red de Seguimiento del cambio Global en la Red de Parques Nacionales (2008-2014)</w:t>
      </w:r>
    </w:p>
  </w:comment>
  <w:comment w:id="27" w:author="FRANCISCO DE BORJA JIMENEZ-ALFARO GONZALEZ" w:date="2023-08-02T10:04:00Z" w:initials="FDBJAG">
    <w:p w14:paraId="4037B9F7" w14:textId="77777777" w:rsidR="00E86840" w:rsidRDefault="00E86840" w:rsidP="00E86840">
      <w:pPr>
        <w:pStyle w:val="Textocomentario"/>
      </w:pPr>
      <w:r>
        <w:rPr>
          <w:rStyle w:val="Refdecomentario"/>
        </w:rPr>
        <w:annotationRef/>
      </w:r>
      <w:r>
        <w:t>Poner alguna más, un total de 4 o 5, con los valores medios y SD de cover</w:t>
      </w:r>
    </w:p>
  </w:comment>
  <w:comment w:id="28" w:author="FRANCISCO DE BORJA JIMENEZ-ALFARO GONZALEZ" w:date="2023-08-02T12:20:00Z" w:initials="FDBJAG">
    <w:p w14:paraId="4051E64A" w14:textId="45CBDB0B" w:rsidR="00E86840" w:rsidRDefault="00E86840" w:rsidP="00E86840">
      <w:pPr>
        <w:pStyle w:val="Textocomentario"/>
      </w:pPr>
      <w:r>
        <w:rPr>
          <w:rStyle w:val="Refdecomentario"/>
        </w:rPr>
        <w:annotationRef/>
      </w:r>
      <w:r>
        <w:t>Esto debe recibir otro nombre, para diferenciarlo del resto, porque no se basa en la estación. Si se deja así, va a plantear muchos problemas en la revisión. AL fin y al cabo, se refiere al periodo de reposo (lo que no es growing season), así que se puede llamar "Germination in cold conditions", o simplemente "Germination at low temperatures" (de paso, revisa la descripción de este trait, que no se repita, y que hable del significando biológico (el tema del snow, etc.)</w:t>
      </w:r>
    </w:p>
  </w:comment>
  <w:comment w:id="29" w:author="FRANCISCO DE BORJA JIMENEZ-ALFARO GONZALEZ" w:date="2023-08-02T12:22:00Z" w:initials="FDBJAG">
    <w:p w14:paraId="20FC8278" w14:textId="77777777" w:rsidR="00E86840" w:rsidRDefault="00E86840" w:rsidP="00E86840">
      <w:pPr>
        <w:pStyle w:val="Textocomentario"/>
      </w:pPr>
      <w:r>
        <w:rPr>
          <w:rStyle w:val="Refdecomentario"/>
        </w:rPr>
        <w:annotationRef/>
      </w:r>
      <w:r>
        <w:t>No me parece muy "ecological significance"</w:t>
      </w:r>
    </w:p>
  </w:comment>
  <w:comment w:id="30" w:author="FRANCISCO DE BORJA JIMENEZ-ALFARO GONZALEZ" w:date="2023-08-02T10:30:00Z" w:initials="FDBJAG">
    <w:p w14:paraId="0B2D7F0E" w14:textId="77777777" w:rsidR="00E86840" w:rsidRDefault="00E86840" w:rsidP="00E86840">
      <w:pPr>
        <w:pStyle w:val="Textocomentario"/>
      </w:pPr>
      <w:r>
        <w:rPr>
          <w:rStyle w:val="Refdecomentario"/>
        </w:rPr>
        <w:annotationRef/>
      </w:r>
      <w:r>
        <w:t>Tendrá que incluir también el mapa con los cuatro puntos de muestreo de cada comunidad, si no da tiempo lo miramos en septiembre</w:t>
      </w:r>
    </w:p>
  </w:comment>
  <w:comment w:id="31" w:author="CLARA ESPINOSA DEL ALBA" w:date="2023-08-16T09:15:00Z" w:initials="CEDA">
    <w:p w14:paraId="4AFFA313" w14:textId="77777777" w:rsidR="0082748C" w:rsidRDefault="0082748C" w:rsidP="00A131D5">
      <w:pPr>
        <w:pStyle w:val="Textocomentario"/>
      </w:pPr>
      <w:r>
        <w:rPr>
          <w:rStyle w:val="Refdecomentario"/>
        </w:rPr>
        <w:annotationRef/>
      </w:r>
      <w:r>
        <w:t>Le pregunto a Edu como  lo recomienda hacer</w:t>
      </w:r>
    </w:p>
  </w:comment>
  <w:comment w:id="32" w:author="CLARA ESPINOSA DEL ALBA" w:date="2023-05-08T16:25:00Z" w:initials="CEDA">
    <w:p w14:paraId="6B7000DE" w14:textId="05BB0B2F" w:rsidR="00E86840" w:rsidRDefault="00E86840" w:rsidP="00E86840">
      <w:pPr>
        <w:pStyle w:val="Textocomentario"/>
      </w:pPr>
      <w:r>
        <w:rPr>
          <w:rStyle w:val="Refdecomentario"/>
        </w:rPr>
        <w:annotationRef/>
      </w:r>
      <w:r>
        <w:t>Borja con GIS?</w:t>
      </w:r>
    </w:p>
  </w:comment>
  <w:comment w:id="33" w:author="FRANCISCO DE BORJA JIMENEZ-ALFARO GONZALEZ" w:date="2023-08-02T11:44:00Z" w:initials="FDBJAG">
    <w:p w14:paraId="134EE170" w14:textId="77777777" w:rsidR="00E86840" w:rsidRDefault="00E86840" w:rsidP="00E86840">
      <w:pPr>
        <w:pStyle w:val="Textocomentario"/>
      </w:pPr>
      <w:r>
        <w:rPr>
          <w:rStyle w:val="Refdecomentario"/>
        </w:rPr>
        <w:annotationRef/>
      </w:r>
      <w:r>
        <w:t>Mejoras (creo que lo mejor sería exportar en emf y tunearlo en ppt):</w:t>
      </w:r>
    </w:p>
    <w:p w14:paraId="542B496C" w14:textId="77777777" w:rsidR="00E86840" w:rsidRDefault="00E86840" w:rsidP="00E86840">
      <w:pPr>
        <w:pStyle w:val="Textocomentario"/>
      </w:pPr>
      <w:r>
        <w:t>Separar más las líneas de los "winter period"- Habría que buscar una alternativa a "winter period", porque el invierno es el mismo en los dos sitios, otra cosa es que se cambien las condiciones según el periodo vegetativo, etc.</w:t>
      </w:r>
    </w:p>
    <w:p w14:paraId="1BAC95DE" w14:textId="77777777" w:rsidR="00E86840" w:rsidRDefault="00E86840" w:rsidP="00E86840">
      <w:pPr>
        <w:pStyle w:val="Textocomentario"/>
      </w:pPr>
      <w:r>
        <w:t>Como se mencionan la "vertical lines y los traits, quizás mejor poner más detalles en la gráfica usando los mismos términos de los traits que se usan en la tabla?</w:t>
      </w:r>
    </w:p>
    <w:p w14:paraId="46FE3320" w14:textId="77777777" w:rsidR="00E86840" w:rsidRDefault="00E86840" w:rsidP="00E86840">
      <w:pPr>
        <w:pStyle w:val="Textocomentario"/>
      </w:pPr>
      <w:r>
        <w:t>Aumentar tamaño de fuente en general</w:t>
      </w:r>
    </w:p>
    <w:p w14:paraId="20FC256C" w14:textId="77777777" w:rsidR="00E86840" w:rsidRDefault="00E86840" w:rsidP="00E86840">
      <w:pPr>
        <w:pStyle w:val="Textocomentario"/>
      </w:pPr>
      <w:r>
        <w:t>No hace falta indicar el año (October,…) al ser un experimento es independiente del año (aunque en el texto se indica cuando se realizaron)</w:t>
      </w:r>
    </w:p>
  </w:comment>
  <w:comment w:id="34" w:author="CLARA ESPINOSA DEL ALBA" w:date="2023-08-16T08:48:00Z" w:initials="CEDA">
    <w:p w14:paraId="47007F30" w14:textId="77777777" w:rsidR="00D052EE" w:rsidRDefault="00FD5DAC" w:rsidP="006B2DF9">
      <w:pPr>
        <w:pStyle w:val="Textocomentario"/>
      </w:pPr>
      <w:r>
        <w:rPr>
          <w:rStyle w:val="Refdecomentario"/>
        </w:rPr>
        <w:annotationRef/>
      </w:r>
      <w:r w:rsidR="00D052EE">
        <w:t>El invierno no es el mismo no solo por duración sino por condiciones de T y luz, para ponerlo como en la tabla 2 puedo poner cold conditions</w:t>
      </w:r>
    </w:p>
  </w:comment>
  <w:comment w:id="35" w:author="CLARA ESPINOSA DEL ALBA" w:date="2023-08-16T08:50:00Z" w:initials="CEDA">
    <w:p w14:paraId="24FE0B24" w14:textId="77777777" w:rsidR="00D052EE" w:rsidRDefault="002619BD" w:rsidP="00042501">
      <w:pPr>
        <w:pStyle w:val="Textocomentario"/>
      </w:pPr>
      <w:r>
        <w:rPr>
          <w:rStyle w:val="Refdecomentario"/>
        </w:rPr>
        <w:annotationRef/>
      </w:r>
      <w:r w:rsidR="00D052EE">
        <w:t>Como le gráfico está hecho con R coge los datos directos de la tabal de datos con la fecha completa, por lo que no puedo sacar el año a no ser que lo tunee en ppt, pero yo lo dejaría, me gusta como queda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C1DC17" w15:done="0"/>
  <w15:commentEx w15:paraId="78D8F7C3" w15:done="0"/>
  <w15:commentEx w15:paraId="4737A511" w15:done="0"/>
  <w15:commentEx w15:paraId="6B9C5080" w15:done="0"/>
  <w15:commentEx w15:paraId="09161FB0" w15:paraIdParent="6B9C5080" w15:done="0"/>
  <w15:commentEx w15:paraId="6EF30E06" w15:done="0"/>
  <w15:commentEx w15:paraId="26AA8F27" w15:paraIdParent="6EF30E06" w15:done="0"/>
  <w15:commentEx w15:paraId="228369EC" w15:done="0"/>
  <w15:commentEx w15:paraId="603FC952" w15:done="0"/>
  <w15:commentEx w15:paraId="22017F1E" w15:done="0"/>
  <w15:commentEx w15:paraId="1DC8957D" w15:done="0"/>
  <w15:commentEx w15:paraId="4AEADB0C" w15:paraIdParent="1DC8957D" w15:done="0"/>
  <w15:commentEx w15:paraId="2946B847" w15:done="0"/>
  <w15:commentEx w15:paraId="0856D2EC" w15:done="0"/>
  <w15:commentEx w15:paraId="01416076" w15:done="0"/>
  <w15:commentEx w15:paraId="5D836D29" w15:done="0"/>
  <w15:commentEx w15:paraId="3793DF24" w15:done="0"/>
  <w15:commentEx w15:paraId="4FDCE885" w15:done="0"/>
  <w15:commentEx w15:paraId="7550A3E3" w15:done="0"/>
  <w15:commentEx w15:paraId="23694F6E" w15:paraIdParent="7550A3E3" w15:done="0"/>
  <w15:commentEx w15:paraId="4790A142" w15:done="0"/>
  <w15:commentEx w15:paraId="00969625" w15:done="0"/>
  <w15:commentEx w15:paraId="41D1DC6B" w15:done="0"/>
  <w15:commentEx w15:paraId="2B01BEC1" w15:done="1"/>
  <w15:commentEx w15:paraId="7CFFA955" w15:done="0"/>
  <w15:commentEx w15:paraId="77101D0F" w15:done="0"/>
  <w15:commentEx w15:paraId="4037B9F7" w15:done="1"/>
  <w15:commentEx w15:paraId="4051E64A" w15:done="1"/>
  <w15:commentEx w15:paraId="20FC8278" w15:done="0"/>
  <w15:commentEx w15:paraId="0B2D7F0E" w15:done="1"/>
  <w15:commentEx w15:paraId="4AFFA313" w15:paraIdParent="0B2D7F0E" w15:done="1"/>
  <w15:commentEx w15:paraId="6B7000DE" w15:done="0"/>
  <w15:commentEx w15:paraId="20FC256C" w15:done="0"/>
  <w15:commentEx w15:paraId="47007F30" w15:paraIdParent="20FC256C" w15:done="0"/>
  <w15:commentEx w15:paraId="24FE0B24" w15:paraIdParent="47007F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1C4AA" w16cex:dateUtc="2023-08-24T09:59:00Z"/>
  <w16cex:commentExtensible w16cex:durableId="2891CECD" w16cex:dateUtc="2023-08-24T10:42:00Z"/>
  <w16cex:commentExtensible w16cex:durableId="2891C8C4" w16cex:dateUtc="2023-08-24T10:17:00Z"/>
  <w16cex:commentExtensible w16cex:durableId="2874ADBA" w16cex:dateUtc="2023-08-02T08:26:00Z"/>
  <w16cex:commentExtensible w16cex:durableId="288702D6" w16cex:dateUtc="2023-08-16T06:09:00Z"/>
  <w16cex:commentExtensible w16cex:durableId="2874AEA7" w16cex:dateUtc="2023-08-02T08:29:00Z"/>
  <w16cex:commentExtensible w16cex:durableId="289049B7" w16cex:dateUtc="2023-08-23T07:02:00Z"/>
  <w16cex:commentExtensible w16cex:durableId="2874B004" w16cex:dateUtc="2023-08-02T08:35:00Z"/>
  <w16cex:commentExtensible w16cex:durableId="2874B8D8" w16cex:dateUtc="2023-08-02T09:13:00Z"/>
  <w16cex:commentExtensible w16cex:durableId="2874B931" w16cex:dateUtc="2023-08-02T09:14:00Z"/>
  <w16cex:commentExtensible w16cex:durableId="2874C177" w16cex:dateUtc="2023-08-02T09:50:00Z"/>
  <w16cex:commentExtensible w16cex:durableId="28775280" w16cex:dateUtc="2023-08-04T08:33:00Z"/>
  <w16cex:commentExtensible w16cex:durableId="28935B99" w16cex:dateUtc="2023-08-25T14:55:00Z"/>
  <w16cex:commentExtensible w16cex:durableId="289061BD" w16cex:dateUtc="2023-08-23T08:45:00Z"/>
  <w16cex:commentExtensible w16cex:durableId="2893289F" w16cex:dateUtc="2023-08-25T11:18:00Z"/>
  <w16cex:commentExtensible w16cex:durableId="289328C6" w16cex:dateUtc="2023-08-25T11:19:00Z"/>
  <w16cex:commentExtensible w16cex:durableId="289359DE" w16cex:dateUtc="2023-08-25T14:48:00Z"/>
  <w16cex:commentExtensible w16cex:durableId="2891F703" w16cex:dateUtc="2023-08-24T13:34:00Z"/>
  <w16cex:commentExtensible w16cex:durableId="2893597D" w16cex:dateUtc="2023-08-25T14:46:00Z"/>
  <w16cex:commentExtensible w16cex:durableId="28935AC9" w16cex:dateUtc="2023-08-25T14:52:00Z"/>
  <w16cex:commentExtensible w16cex:durableId="28935781" w16cex:dateUtc="2023-08-25T14:38:00Z"/>
  <w16cex:commentExtensible w16cex:durableId="28935AED" w16cex:dateUtc="2023-08-25T14:53:00Z"/>
  <w16cex:commentExtensible w16cex:durableId="27E3CD78" w16cex:dateUtc="2023-04-14T11:02:00Z"/>
  <w16cex:commentExtensible w16cex:durableId="2874A839" w16cex:dateUtc="2023-08-02T08:02:00Z"/>
  <w16cex:commentExtensible w16cex:durableId="27AAF6E4" w16cex:dateUtc="2023-03-02T09:20:00Z"/>
  <w16cex:commentExtensible w16cex:durableId="27AB00C1" w16cex:dateUtc="2023-03-02T10:02:00Z"/>
  <w16cex:commentExtensible w16cex:durableId="2874A8B2" w16cex:dateUtc="2023-08-02T08:04:00Z"/>
  <w16cex:commentExtensible w16cex:durableId="2874C883" w16cex:dateUtc="2023-08-02T10:20:00Z"/>
  <w16cex:commentExtensible w16cex:durableId="2874C8F0" w16cex:dateUtc="2023-08-02T10:22:00Z"/>
  <w16cex:commentExtensible w16cex:durableId="2874AED5" w16cex:dateUtc="2023-08-02T08:30:00Z"/>
  <w16cex:commentExtensible w16cex:durableId="2887124D" w16cex:dateUtc="2023-08-16T07:15:00Z"/>
  <w16cex:commentExtensible w16cex:durableId="2803A0F3" w16cex:dateUtc="2023-05-08T14:25:00Z"/>
  <w16cex:commentExtensible w16cex:durableId="2874C01A" w16cex:dateUtc="2023-08-02T09:44:00Z"/>
  <w16cex:commentExtensible w16cex:durableId="28870BC4" w16cex:dateUtc="2023-08-16T06:48:00Z"/>
  <w16cex:commentExtensible w16cex:durableId="28870C62" w16cex:dateUtc="2023-08-16T06: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C1DC17" w16cid:durableId="2891C4AA"/>
  <w16cid:commentId w16cid:paraId="78D8F7C3" w16cid:durableId="2891CECD"/>
  <w16cid:commentId w16cid:paraId="4737A511" w16cid:durableId="2891C8C4"/>
  <w16cid:commentId w16cid:paraId="6B9C5080" w16cid:durableId="2874ADBA"/>
  <w16cid:commentId w16cid:paraId="09161FB0" w16cid:durableId="288702D6"/>
  <w16cid:commentId w16cid:paraId="6EF30E06" w16cid:durableId="2874AEA7"/>
  <w16cid:commentId w16cid:paraId="26AA8F27" w16cid:durableId="289049B7"/>
  <w16cid:commentId w16cid:paraId="228369EC" w16cid:durableId="2874B004"/>
  <w16cid:commentId w16cid:paraId="603FC952" w16cid:durableId="2874B8D8"/>
  <w16cid:commentId w16cid:paraId="22017F1E" w16cid:durableId="2874B931"/>
  <w16cid:commentId w16cid:paraId="1DC8957D" w16cid:durableId="2874C177"/>
  <w16cid:commentId w16cid:paraId="4AEADB0C" w16cid:durableId="28775280"/>
  <w16cid:commentId w16cid:paraId="2946B847" w16cid:durableId="28935B99"/>
  <w16cid:commentId w16cid:paraId="0856D2EC" w16cid:durableId="289061BD"/>
  <w16cid:commentId w16cid:paraId="01416076" w16cid:durableId="2893289F"/>
  <w16cid:commentId w16cid:paraId="5D836D29" w16cid:durableId="289328C6"/>
  <w16cid:commentId w16cid:paraId="3793DF24" w16cid:durableId="289359DE"/>
  <w16cid:commentId w16cid:paraId="4FDCE885" w16cid:durableId="2891F703"/>
  <w16cid:commentId w16cid:paraId="7550A3E3" w16cid:durableId="2893597D"/>
  <w16cid:commentId w16cid:paraId="23694F6E" w16cid:durableId="28935AC9"/>
  <w16cid:commentId w16cid:paraId="4790A142" w16cid:durableId="28935781"/>
  <w16cid:commentId w16cid:paraId="00969625" w16cid:durableId="28935AED"/>
  <w16cid:commentId w16cid:paraId="41D1DC6B" w16cid:durableId="27E3CD78"/>
  <w16cid:commentId w16cid:paraId="2B01BEC1" w16cid:durableId="2874A839"/>
  <w16cid:commentId w16cid:paraId="7CFFA955" w16cid:durableId="27AAF6E4"/>
  <w16cid:commentId w16cid:paraId="77101D0F" w16cid:durableId="27AB00C1"/>
  <w16cid:commentId w16cid:paraId="4037B9F7" w16cid:durableId="2874A8B2"/>
  <w16cid:commentId w16cid:paraId="4051E64A" w16cid:durableId="2874C883"/>
  <w16cid:commentId w16cid:paraId="20FC8278" w16cid:durableId="2874C8F0"/>
  <w16cid:commentId w16cid:paraId="0B2D7F0E" w16cid:durableId="2874AED5"/>
  <w16cid:commentId w16cid:paraId="4AFFA313" w16cid:durableId="2887124D"/>
  <w16cid:commentId w16cid:paraId="6B7000DE" w16cid:durableId="2803A0F3"/>
  <w16cid:commentId w16cid:paraId="20FC256C" w16cid:durableId="2874C01A"/>
  <w16cid:commentId w16cid:paraId="47007F30" w16cid:durableId="28870BC4"/>
  <w16cid:commentId w16cid:paraId="24FE0B24" w16cid:durableId="28870C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49482">
    <w:abstractNumId w:val="14"/>
  </w:num>
  <w:num w:numId="2" w16cid:durableId="1177841141">
    <w:abstractNumId w:val="8"/>
  </w:num>
  <w:num w:numId="3" w16cid:durableId="454493583">
    <w:abstractNumId w:val="19"/>
  </w:num>
  <w:num w:numId="4" w16cid:durableId="1877934743">
    <w:abstractNumId w:val="16"/>
  </w:num>
  <w:num w:numId="5" w16cid:durableId="2124569437">
    <w:abstractNumId w:val="22"/>
  </w:num>
  <w:num w:numId="6" w16cid:durableId="1188981757">
    <w:abstractNumId w:val="13"/>
  </w:num>
  <w:num w:numId="7" w16cid:durableId="157767318">
    <w:abstractNumId w:val="17"/>
  </w:num>
  <w:num w:numId="8" w16cid:durableId="140778256">
    <w:abstractNumId w:val="6"/>
  </w:num>
  <w:num w:numId="9" w16cid:durableId="1501847620">
    <w:abstractNumId w:val="20"/>
  </w:num>
  <w:num w:numId="10" w16cid:durableId="1694183640">
    <w:abstractNumId w:val="15"/>
  </w:num>
  <w:num w:numId="11" w16cid:durableId="2098088803">
    <w:abstractNumId w:val="12"/>
  </w:num>
  <w:num w:numId="12" w16cid:durableId="1419717050">
    <w:abstractNumId w:val="1"/>
  </w:num>
  <w:num w:numId="13" w16cid:durableId="1983994428">
    <w:abstractNumId w:val="7"/>
  </w:num>
  <w:num w:numId="14" w16cid:durableId="1960791527">
    <w:abstractNumId w:val="4"/>
  </w:num>
  <w:num w:numId="15" w16cid:durableId="1316298235">
    <w:abstractNumId w:val="25"/>
  </w:num>
  <w:num w:numId="16" w16cid:durableId="1602880639">
    <w:abstractNumId w:val="5"/>
  </w:num>
  <w:num w:numId="17" w16cid:durableId="426117626">
    <w:abstractNumId w:val="3"/>
  </w:num>
  <w:num w:numId="18" w16cid:durableId="2062627466">
    <w:abstractNumId w:val="10"/>
  </w:num>
  <w:num w:numId="19" w16cid:durableId="251738765">
    <w:abstractNumId w:val="11"/>
  </w:num>
  <w:num w:numId="20" w16cid:durableId="1058215">
    <w:abstractNumId w:val="23"/>
  </w:num>
  <w:num w:numId="21" w16cid:durableId="746075487">
    <w:abstractNumId w:val="9"/>
  </w:num>
  <w:num w:numId="22" w16cid:durableId="1276059556">
    <w:abstractNumId w:val="2"/>
  </w:num>
  <w:num w:numId="23" w16cid:durableId="380323861">
    <w:abstractNumId w:val="0"/>
  </w:num>
  <w:num w:numId="24" w16cid:durableId="126435343">
    <w:abstractNumId w:val="18"/>
  </w:num>
  <w:num w:numId="25" w16cid:durableId="528031120">
    <w:abstractNumId w:val="24"/>
  </w:num>
  <w:num w:numId="26" w16cid:durableId="83869567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rson w15:author="FRANCISCO DE BORJA JIMENEZ-ALFARO GONZALEZ">
    <w15:presenceInfo w15:providerId="AD" w15:userId="S::jimenezalfaro@uniovi.es::7a07debb-7299-4e3a-b4e7-bb63edf1c6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BD"/>
    <w:rsid w:val="00001051"/>
    <w:rsid w:val="000032D9"/>
    <w:rsid w:val="00003A3C"/>
    <w:rsid w:val="00003CE2"/>
    <w:rsid w:val="00005C36"/>
    <w:rsid w:val="00005DD8"/>
    <w:rsid w:val="00007BB3"/>
    <w:rsid w:val="00010DB7"/>
    <w:rsid w:val="00011B7A"/>
    <w:rsid w:val="00012B0C"/>
    <w:rsid w:val="000135FA"/>
    <w:rsid w:val="0001412F"/>
    <w:rsid w:val="000158CB"/>
    <w:rsid w:val="00015C1D"/>
    <w:rsid w:val="00015E56"/>
    <w:rsid w:val="00016AAD"/>
    <w:rsid w:val="00017199"/>
    <w:rsid w:val="0001778C"/>
    <w:rsid w:val="0002012C"/>
    <w:rsid w:val="00020644"/>
    <w:rsid w:val="00021119"/>
    <w:rsid w:val="00024631"/>
    <w:rsid w:val="00024831"/>
    <w:rsid w:val="00024B86"/>
    <w:rsid w:val="00024C6A"/>
    <w:rsid w:val="00025C3E"/>
    <w:rsid w:val="0002638C"/>
    <w:rsid w:val="0002662F"/>
    <w:rsid w:val="0003077C"/>
    <w:rsid w:val="00031330"/>
    <w:rsid w:val="00031C99"/>
    <w:rsid w:val="00032160"/>
    <w:rsid w:val="00032288"/>
    <w:rsid w:val="00033516"/>
    <w:rsid w:val="000350B8"/>
    <w:rsid w:val="00035A45"/>
    <w:rsid w:val="00035E9F"/>
    <w:rsid w:val="0003646E"/>
    <w:rsid w:val="00040BD4"/>
    <w:rsid w:val="00041651"/>
    <w:rsid w:val="00041738"/>
    <w:rsid w:val="0004271E"/>
    <w:rsid w:val="00042F1A"/>
    <w:rsid w:val="00043089"/>
    <w:rsid w:val="000442B6"/>
    <w:rsid w:val="000444C5"/>
    <w:rsid w:val="00044D8D"/>
    <w:rsid w:val="00044DB2"/>
    <w:rsid w:val="000456BC"/>
    <w:rsid w:val="00047A7A"/>
    <w:rsid w:val="00047FE1"/>
    <w:rsid w:val="0005143D"/>
    <w:rsid w:val="00053907"/>
    <w:rsid w:val="000545C9"/>
    <w:rsid w:val="00054B13"/>
    <w:rsid w:val="00054EE7"/>
    <w:rsid w:val="00055D7A"/>
    <w:rsid w:val="00056FFB"/>
    <w:rsid w:val="00057372"/>
    <w:rsid w:val="00061E61"/>
    <w:rsid w:val="00062534"/>
    <w:rsid w:val="000638D4"/>
    <w:rsid w:val="00063B81"/>
    <w:rsid w:val="00063DFE"/>
    <w:rsid w:val="00064BBE"/>
    <w:rsid w:val="000652E8"/>
    <w:rsid w:val="00065C74"/>
    <w:rsid w:val="00066BB4"/>
    <w:rsid w:val="0006767A"/>
    <w:rsid w:val="000678E7"/>
    <w:rsid w:val="00070034"/>
    <w:rsid w:val="000705EB"/>
    <w:rsid w:val="000708B1"/>
    <w:rsid w:val="000721B2"/>
    <w:rsid w:val="000733B5"/>
    <w:rsid w:val="0007630C"/>
    <w:rsid w:val="0007658F"/>
    <w:rsid w:val="00077752"/>
    <w:rsid w:val="00077A3D"/>
    <w:rsid w:val="00077B76"/>
    <w:rsid w:val="00083077"/>
    <w:rsid w:val="0008564E"/>
    <w:rsid w:val="000856DF"/>
    <w:rsid w:val="00086195"/>
    <w:rsid w:val="0008697B"/>
    <w:rsid w:val="0008719B"/>
    <w:rsid w:val="00087876"/>
    <w:rsid w:val="000900EB"/>
    <w:rsid w:val="0009089D"/>
    <w:rsid w:val="00090D6F"/>
    <w:rsid w:val="0009111B"/>
    <w:rsid w:val="000923D8"/>
    <w:rsid w:val="00092A0A"/>
    <w:rsid w:val="00092B1B"/>
    <w:rsid w:val="00092D23"/>
    <w:rsid w:val="00092EEE"/>
    <w:rsid w:val="0009417D"/>
    <w:rsid w:val="000943F5"/>
    <w:rsid w:val="00094EDD"/>
    <w:rsid w:val="00095241"/>
    <w:rsid w:val="0009530B"/>
    <w:rsid w:val="0009738D"/>
    <w:rsid w:val="000A02E7"/>
    <w:rsid w:val="000A06B5"/>
    <w:rsid w:val="000A3793"/>
    <w:rsid w:val="000A4CBF"/>
    <w:rsid w:val="000A575C"/>
    <w:rsid w:val="000A59F9"/>
    <w:rsid w:val="000A5DCF"/>
    <w:rsid w:val="000B038D"/>
    <w:rsid w:val="000B40E0"/>
    <w:rsid w:val="000B54C7"/>
    <w:rsid w:val="000B5878"/>
    <w:rsid w:val="000B5D8D"/>
    <w:rsid w:val="000B5FC5"/>
    <w:rsid w:val="000B65D8"/>
    <w:rsid w:val="000B69DE"/>
    <w:rsid w:val="000B6B3F"/>
    <w:rsid w:val="000C1563"/>
    <w:rsid w:val="000C2D58"/>
    <w:rsid w:val="000C32B7"/>
    <w:rsid w:val="000C4A88"/>
    <w:rsid w:val="000C505C"/>
    <w:rsid w:val="000C570D"/>
    <w:rsid w:val="000C58E1"/>
    <w:rsid w:val="000C6EEE"/>
    <w:rsid w:val="000C7FBF"/>
    <w:rsid w:val="000D2462"/>
    <w:rsid w:val="000D3173"/>
    <w:rsid w:val="000D4D84"/>
    <w:rsid w:val="000D6FE5"/>
    <w:rsid w:val="000E3D97"/>
    <w:rsid w:val="000E472B"/>
    <w:rsid w:val="000E5549"/>
    <w:rsid w:val="000E5637"/>
    <w:rsid w:val="000E6BFD"/>
    <w:rsid w:val="000E6D9B"/>
    <w:rsid w:val="000E7007"/>
    <w:rsid w:val="000F07CD"/>
    <w:rsid w:val="000F18F3"/>
    <w:rsid w:val="000F31FA"/>
    <w:rsid w:val="000F4128"/>
    <w:rsid w:val="000F4E3E"/>
    <w:rsid w:val="000F52C9"/>
    <w:rsid w:val="000F5A10"/>
    <w:rsid w:val="000F7043"/>
    <w:rsid w:val="000F73C6"/>
    <w:rsid w:val="001003C6"/>
    <w:rsid w:val="00100713"/>
    <w:rsid w:val="0010168D"/>
    <w:rsid w:val="00101C0E"/>
    <w:rsid w:val="00101D40"/>
    <w:rsid w:val="00102437"/>
    <w:rsid w:val="00103655"/>
    <w:rsid w:val="00104765"/>
    <w:rsid w:val="001058BC"/>
    <w:rsid w:val="001063AE"/>
    <w:rsid w:val="001070A3"/>
    <w:rsid w:val="00107D4D"/>
    <w:rsid w:val="00107F1B"/>
    <w:rsid w:val="001109AF"/>
    <w:rsid w:val="00111D60"/>
    <w:rsid w:val="001120FB"/>
    <w:rsid w:val="0011235B"/>
    <w:rsid w:val="001129F3"/>
    <w:rsid w:val="00113AA5"/>
    <w:rsid w:val="00115FB6"/>
    <w:rsid w:val="00117C8B"/>
    <w:rsid w:val="00117D9A"/>
    <w:rsid w:val="001204A0"/>
    <w:rsid w:val="00126B02"/>
    <w:rsid w:val="001300CA"/>
    <w:rsid w:val="00130222"/>
    <w:rsid w:val="00131049"/>
    <w:rsid w:val="00134736"/>
    <w:rsid w:val="00141DD9"/>
    <w:rsid w:val="00142A55"/>
    <w:rsid w:val="00144DEC"/>
    <w:rsid w:val="00145410"/>
    <w:rsid w:val="001455D2"/>
    <w:rsid w:val="0014564F"/>
    <w:rsid w:val="0014572F"/>
    <w:rsid w:val="00145A86"/>
    <w:rsid w:val="00145DAA"/>
    <w:rsid w:val="00145FAC"/>
    <w:rsid w:val="00146FE1"/>
    <w:rsid w:val="00151519"/>
    <w:rsid w:val="001520EA"/>
    <w:rsid w:val="00152264"/>
    <w:rsid w:val="00152AE0"/>
    <w:rsid w:val="00152E70"/>
    <w:rsid w:val="00154CE1"/>
    <w:rsid w:val="00154DF4"/>
    <w:rsid w:val="0016196E"/>
    <w:rsid w:val="00162368"/>
    <w:rsid w:val="00162B39"/>
    <w:rsid w:val="00163C0D"/>
    <w:rsid w:val="00165535"/>
    <w:rsid w:val="001656BD"/>
    <w:rsid w:val="00166C85"/>
    <w:rsid w:val="001678E4"/>
    <w:rsid w:val="0017088A"/>
    <w:rsid w:val="001717CA"/>
    <w:rsid w:val="00171B80"/>
    <w:rsid w:val="001720F5"/>
    <w:rsid w:val="00172B7B"/>
    <w:rsid w:val="00173823"/>
    <w:rsid w:val="0017392C"/>
    <w:rsid w:val="00175BA8"/>
    <w:rsid w:val="00177167"/>
    <w:rsid w:val="00181756"/>
    <w:rsid w:val="00181A61"/>
    <w:rsid w:val="00182822"/>
    <w:rsid w:val="00183EAA"/>
    <w:rsid w:val="00184176"/>
    <w:rsid w:val="00184B53"/>
    <w:rsid w:val="00184DB9"/>
    <w:rsid w:val="001856FA"/>
    <w:rsid w:val="00185BDA"/>
    <w:rsid w:val="00187ACE"/>
    <w:rsid w:val="00190D44"/>
    <w:rsid w:val="00191BD3"/>
    <w:rsid w:val="0019272D"/>
    <w:rsid w:val="00193128"/>
    <w:rsid w:val="00196669"/>
    <w:rsid w:val="00197C8E"/>
    <w:rsid w:val="001A0B53"/>
    <w:rsid w:val="001A0C42"/>
    <w:rsid w:val="001A1B67"/>
    <w:rsid w:val="001A1F88"/>
    <w:rsid w:val="001A30C0"/>
    <w:rsid w:val="001A598B"/>
    <w:rsid w:val="001A5E4B"/>
    <w:rsid w:val="001A7718"/>
    <w:rsid w:val="001B3188"/>
    <w:rsid w:val="001B60F9"/>
    <w:rsid w:val="001B6862"/>
    <w:rsid w:val="001B698E"/>
    <w:rsid w:val="001B79B7"/>
    <w:rsid w:val="001C1EC5"/>
    <w:rsid w:val="001C3B44"/>
    <w:rsid w:val="001C3F0F"/>
    <w:rsid w:val="001C5481"/>
    <w:rsid w:val="001C65A0"/>
    <w:rsid w:val="001C6982"/>
    <w:rsid w:val="001C6A2A"/>
    <w:rsid w:val="001D0E73"/>
    <w:rsid w:val="001D21D3"/>
    <w:rsid w:val="001D2AF4"/>
    <w:rsid w:val="001D321B"/>
    <w:rsid w:val="001D38F3"/>
    <w:rsid w:val="001D3F2B"/>
    <w:rsid w:val="001D463C"/>
    <w:rsid w:val="001D6707"/>
    <w:rsid w:val="001D7611"/>
    <w:rsid w:val="001D7853"/>
    <w:rsid w:val="001E094E"/>
    <w:rsid w:val="001E1309"/>
    <w:rsid w:val="001E33BF"/>
    <w:rsid w:val="001E46C0"/>
    <w:rsid w:val="001E4A60"/>
    <w:rsid w:val="001E57F8"/>
    <w:rsid w:val="001E5A2C"/>
    <w:rsid w:val="001E5B9A"/>
    <w:rsid w:val="001E6D7A"/>
    <w:rsid w:val="001E722A"/>
    <w:rsid w:val="001E777A"/>
    <w:rsid w:val="001F13C5"/>
    <w:rsid w:val="001F39C7"/>
    <w:rsid w:val="001F5E5C"/>
    <w:rsid w:val="001F63CD"/>
    <w:rsid w:val="001F6FFD"/>
    <w:rsid w:val="001F7655"/>
    <w:rsid w:val="001F7DC7"/>
    <w:rsid w:val="002003D0"/>
    <w:rsid w:val="00204618"/>
    <w:rsid w:val="00204A40"/>
    <w:rsid w:val="00205BEE"/>
    <w:rsid w:val="00206F6F"/>
    <w:rsid w:val="00207A61"/>
    <w:rsid w:val="00210116"/>
    <w:rsid w:val="00210A78"/>
    <w:rsid w:val="00210D25"/>
    <w:rsid w:val="0021137E"/>
    <w:rsid w:val="00213F89"/>
    <w:rsid w:val="00215BBA"/>
    <w:rsid w:val="002164D1"/>
    <w:rsid w:val="002174F4"/>
    <w:rsid w:val="00222D8A"/>
    <w:rsid w:val="0022441C"/>
    <w:rsid w:val="00224764"/>
    <w:rsid w:val="002248C0"/>
    <w:rsid w:val="00225392"/>
    <w:rsid w:val="00226AC3"/>
    <w:rsid w:val="00226B88"/>
    <w:rsid w:val="00227715"/>
    <w:rsid w:val="00227FCA"/>
    <w:rsid w:val="00230354"/>
    <w:rsid w:val="00230FCD"/>
    <w:rsid w:val="002316CB"/>
    <w:rsid w:val="00231857"/>
    <w:rsid w:val="00231A1B"/>
    <w:rsid w:val="00232445"/>
    <w:rsid w:val="00232EE7"/>
    <w:rsid w:val="0023317A"/>
    <w:rsid w:val="002332D4"/>
    <w:rsid w:val="002343D1"/>
    <w:rsid w:val="0023660E"/>
    <w:rsid w:val="00236F8D"/>
    <w:rsid w:val="00237393"/>
    <w:rsid w:val="0023769A"/>
    <w:rsid w:val="00237AF9"/>
    <w:rsid w:val="0024087D"/>
    <w:rsid w:val="00240B83"/>
    <w:rsid w:val="00242875"/>
    <w:rsid w:val="00244405"/>
    <w:rsid w:val="002448C2"/>
    <w:rsid w:val="00245333"/>
    <w:rsid w:val="00245D41"/>
    <w:rsid w:val="002503AD"/>
    <w:rsid w:val="00250A2E"/>
    <w:rsid w:val="0025110C"/>
    <w:rsid w:val="00252259"/>
    <w:rsid w:val="00254FAC"/>
    <w:rsid w:val="002555C5"/>
    <w:rsid w:val="00255AE1"/>
    <w:rsid w:val="00255E90"/>
    <w:rsid w:val="00256963"/>
    <w:rsid w:val="00256A05"/>
    <w:rsid w:val="002571A8"/>
    <w:rsid w:val="002572D0"/>
    <w:rsid w:val="00257544"/>
    <w:rsid w:val="00260455"/>
    <w:rsid w:val="002619BD"/>
    <w:rsid w:val="00261D50"/>
    <w:rsid w:val="00263023"/>
    <w:rsid w:val="002640CE"/>
    <w:rsid w:val="00264BB2"/>
    <w:rsid w:val="00265888"/>
    <w:rsid w:val="00266331"/>
    <w:rsid w:val="0026641F"/>
    <w:rsid w:val="002664F7"/>
    <w:rsid w:val="00266B8B"/>
    <w:rsid w:val="00266CF8"/>
    <w:rsid w:val="00267B5C"/>
    <w:rsid w:val="00270A67"/>
    <w:rsid w:val="00271C8A"/>
    <w:rsid w:val="00271E06"/>
    <w:rsid w:val="00271F1F"/>
    <w:rsid w:val="00274BB4"/>
    <w:rsid w:val="00277FA2"/>
    <w:rsid w:val="00280193"/>
    <w:rsid w:val="0028325B"/>
    <w:rsid w:val="00283FED"/>
    <w:rsid w:val="002905EE"/>
    <w:rsid w:val="00291962"/>
    <w:rsid w:val="00292167"/>
    <w:rsid w:val="00292905"/>
    <w:rsid w:val="00293C0D"/>
    <w:rsid w:val="00294374"/>
    <w:rsid w:val="002948CF"/>
    <w:rsid w:val="00294C3C"/>
    <w:rsid w:val="0029584D"/>
    <w:rsid w:val="002959B8"/>
    <w:rsid w:val="002A0B75"/>
    <w:rsid w:val="002A1BCE"/>
    <w:rsid w:val="002A1CEC"/>
    <w:rsid w:val="002A2439"/>
    <w:rsid w:val="002A432C"/>
    <w:rsid w:val="002A5FE6"/>
    <w:rsid w:val="002A73E8"/>
    <w:rsid w:val="002B0247"/>
    <w:rsid w:val="002B0436"/>
    <w:rsid w:val="002B0886"/>
    <w:rsid w:val="002B0FCA"/>
    <w:rsid w:val="002B1504"/>
    <w:rsid w:val="002B18E2"/>
    <w:rsid w:val="002B1F46"/>
    <w:rsid w:val="002B4CFF"/>
    <w:rsid w:val="002B5733"/>
    <w:rsid w:val="002B5DE1"/>
    <w:rsid w:val="002B712B"/>
    <w:rsid w:val="002C03C1"/>
    <w:rsid w:val="002C0416"/>
    <w:rsid w:val="002C13B4"/>
    <w:rsid w:val="002C374E"/>
    <w:rsid w:val="002C4CAC"/>
    <w:rsid w:val="002C5513"/>
    <w:rsid w:val="002C6824"/>
    <w:rsid w:val="002C6BB7"/>
    <w:rsid w:val="002C6FD7"/>
    <w:rsid w:val="002C7249"/>
    <w:rsid w:val="002D113A"/>
    <w:rsid w:val="002D3A0D"/>
    <w:rsid w:val="002D48D3"/>
    <w:rsid w:val="002D5AB3"/>
    <w:rsid w:val="002D7E31"/>
    <w:rsid w:val="002E1343"/>
    <w:rsid w:val="002E315F"/>
    <w:rsid w:val="002E3DF8"/>
    <w:rsid w:val="002E3FBF"/>
    <w:rsid w:val="002E413E"/>
    <w:rsid w:val="002E5943"/>
    <w:rsid w:val="002E5BAD"/>
    <w:rsid w:val="002F0049"/>
    <w:rsid w:val="002F13D2"/>
    <w:rsid w:val="002F1EF5"/>
    <w:rsid w:val="002F59C1"/>
    <w:rsid w:val="002F5C8B"/>
    <w:rsid w:val="002F6254"/>
    <w:rsid w:val="002F7D1F"/>
    <w:rsid w:val="00301395"/>
    <w:rsid w:val="00301486"/>
    <w:rsid w:val="00303AE3"/>
    <w:rsid w:val="0030479E"/>
    <w:rsid w:val="00305CB3"/>
    <w:rsid w:val="00306829"/>
    <w:rsid w:val="0030724D"/>
    <w:rsid w:val="0030750B"/>
    <w:rsid w:val="00312AD9"/>
    <w:rsid w:val="00315324"/>
    <w:rsid w:val="00315A2C"/>
    <w:rsid w:val="00316793"/>
    <w:rsid w:val="0032041D"/>
    <w:rsid w:val="00320647"/>
    <w:rsid w:val="00321542"/>
    <w:rsid w:val="00323F1B"/>
    <w:rsid w:val="00323FE3"/>
    <w:rsid w:val="0032512C"/>
    <w:rsid w:val="0032535E"/>
    <w:rsid w:val="003264D9"/>
    <w:rsid w:val="00326C1C"/>
    <w:rsid w:val="0032708A"/>
    <w:rsid w:val="00327481"/>
    <w:rsid w:val="00327795"/>
    <w:rsid w:val="00327941"/>
    <w:rsid w:val="0033142B"/>
    <w:rsid w:val="00333950"/>
    <w:rsid w:val="00334DE7"/>
    <w:rsid w:val="00337BC9"/>
    <w:rsid w:val="003425B8"/>
    <w:rsid w:val="00343763"/>
    <w:rsid w:val="003437E0"/>
    <w:rsid w:val="00343840"/>
    <w:rsid w:val="00344BA1"/>
    <w:rsid w:val="00345006"/>
    <w:rsid w:val="0034512B"/>
    <w:rsid w:val="00351087"/>
    <w:rsid w:val="003516A3"/>
    <w:rsid w:val="00352AC7"/>
    <w:rsid w:val="00352D52"/>
    <w:rsid w:val="00353744"/>
    <w:rsid w:val="003541DC"/>
    <w:rsid w:val="00354FAB"/>
    <w:rsid w:val="00354FAE"/>
    <w:rsid w:val="00355A39"/>
    <w:rsid w:val="00357722"/>
    <w:rsid w:val="00361DFD"/>
    <w:rsid w:val="00361E55"/>
    <w:rsid w:val="003644BB"/>
    <w:rsid w:val="00364769"/>
    <w:rsid w:val="00364A1B"/>
    <w:rsid w:val="00364E9F"/>
    <w:rsid w:val="0036558D"/>
    <w:rsid w:val="00366273"/>
    <w:rsid w:val="00366315"/>
    <w:rsid w:val="003663D2"/>
    <w:rsid w:val="0036650F"/>
    <w:rsid w:val="003665BD"/>
    <w:rsid w:val="003701C9"/>
    <w:rsid w:val="00370CEA"/>
    <w:rsid w:val="00372C77"/>
    <w:rsid w:val="0037354A"/>
    <w:rsid w:val="003749B0"/>
    <w:rsid w:val="00375DE5"/>
    <w:rsid w:val="003804B1"/>
    <w:rsid w:val="00381B2D"/>
    <w:rsid w:val="00381E4F"/>
    <w:rsid w:val="0038265D"/>
    <w:rsid w:val="003834A0"/>
    <w:rsid w:val="00385364"/>
    <w:rsid w:val="003866A0"/>
    <w:rsid w:val="00387003"/>
    <w:rsid w:val="003872C4"/>
    <w:rsid w:val="003900EF"/>
    <w:rsid w:val="003907B5"/>
    <w:rsid w:val="00390B5B"/>
    <w:rsid w:val="0039259D"/>
    <w:rsid w:val="00392673"/>
    <w:rsid w:val="00392745"/>
    <w:rsid w:val="00392994"/>
    <w:rsid w:val="003945F2"/>
    <w:rsid w:val="00394852"/>
    <w:rsid w:val="00395982"/>
    <w:rsid w:val="00397610"/>
    <w:rsid w:val="003A0677"/>
    <w:rsid w:val="003A17E9"/>
    <w:rsid w:val="003A2646"/>
    <w:rsid w:val="003A57A4"/>
    <w:rsid w:val="003A64E7"/>
    <w:rsid w:val="003B0A32"/>
    <w:rsid w:val="003B13B6"/>
    <w:rsid w:val="003B16E4"/>
    <w:rsid w:val="003B406A"/>
    <w:rsid w:val="003B435B"/>
    <w:rsid w:val="003B61A6"/>
    <w:rsid w:val="003C3D41"/>
    <w:rsid w:val="003C3DEA"/>
    <w:rsid w:val="003C6A26"/>
    <w:rsid w:val="003C7465"/>
    <w:rsid w:val="003D2F71"/>
    <w:rsid w:val="003D3055"/>
    <w:rsid w:val="003D3AD4"/>
    <w:rsid w:val="003D6011"/>
    <w:rsid w:val="003D6904"/>
    <w:rsid w:val="003E09D5"/>
    <w:rsid w:val="003E0D52"/>
    <w:rsid w:val="003E2BEF"/>
    <w:rsid w:val="003E51FE"/>
    <w:rsid w:val="003E6CFF"/>
    <w:rsid w:val="003E6E8A"/>
    <w:rsid w:val="003E788B"/>
    <w:rsid w:val="003E7E47"/>
    <w:rsid w:val="003F15C1"/>
    <w:rsid w:val="003F16F4"/>
    <w:rsid w:val="003F4ACC"/>
    <w:rsid w:val="003F56C7"/>
    <w:rsid w:val="003F6B36"/>
    <w:rsid w:val="00400AAB"/>
    <w:rsid w:val="00400D6B"/>
    <w:rsid w:val="00400FD1"/>
    <w:rsid w:val="0040102E"/>
    <w:rsid w:val="00401D3E"/>
    <w:rsid w:val="004025C1"/>
    <w:rsid w:val="00402C77"/>
    <w:rsid w:val="00402CA0"/>
    <w:rsid w:val="00402EBD"/>
    <w:rsid w:val="00403423"/>
    <w:rsid w:val="00405715"/>
    <w:rsid w:val="004103ED"/>
    <w:rsid w:val="004113E8"/>
    <w:rsid w:val="00411888"/>
    <w:rsid w:val="00411F74"/>
    <w:rsid w:val="004151EA"/>
    <w:rsid w:val="004210C6"/>
    <w:rsid w:val="00421DCC"/>
    <w:rsid w:val="00422F5B"/>
    <w:rsid w:val="00425530"/>
    <w:rsid w:val="004259FF"/>
    <w:rsid w:val="004267F4"/>
    <w:rsid w:val="00430D84"/>
    <w:rsid w:val="00431866"/>
    <w:rsid w:val="00431B2A"/>
    <w:rsid w:val="00431EEA"/>
    <w:rsid w:val="00432388"/>
    <w:rsid w:val="00433B97"/>
    <w:rsid w:val="004347A6"/>
    <w:rsid w:val="00434F61"/>
    <w:rsid w:val="00435AD2"/>
    <w:rsid w:val="0043610B"/>
    <w:rsid w:val="004375D7"/>
    <w:rsid w:val="00440F29"/>
    <w:rsid w:val="00441959"/>
    <w:rsid w:val="00441ACB"/>
    <w:rsid w:val="004430C8"/>
    <w:rsid w:val="004438E3"/>
    <w:rsid w:val="00443B3A"/>
    <w:rsid w:val="00443BDE"/>
    <w:rsid w:val="0044479F"/>
    <w:rsid w:val="0044689F"/>
    <w:rsid w:val="00447893"/>
    <w:rsid w:val="00450781"/>
    <w:rsid w:val="004519AE"/>
    <w:rsid w:val="00451FC6"/>
    <w:rsid w:val="0045385B"/>
    <w:rsid w:val="00453EBA"/>
    <w:rsid w:val="00455127"/>
    <w:rsid w:val="00456A3F"/>
    <w:rsid w:val="00456EB4"/>
    <w:rsid w:val="00460322"/>
    <w:rsid w:val="00461028"/>
    <w:rsid w:val="004628B3"/>
    <w:rsid w:val="0046295F"/>
    <w:rsid w:val="00465595"/>
    <w:rsid w:val="0046654E"/>
    <w:rsid w:val="00466AC8"/>
    <w:rsid w:val="00466E3E"/>
    <w:rsid w:val="00470A5D"/>
    <w:rsid w:val="00473B9F"/>
    <w:rsid w:val="0047559D"/>
    <w:rsid w:val="00475CCC"/>
    <w:rsid w:val="00475DA3"/>
    <w:rsid w:val="004765B5"/>
    <w:rsid w:val="00477837"/>
    <w:rsid w:val="0048053C"/>
    <w:rsid w:val="00480DD9"/>
    <w:rsid w:val="00483D06"/>
    <w:rsid w:val="004876E6"/>
    <w:rsid w:val="00490127"/>
    <w:rsid w:val="0049017C"/>
    <w:rsid w:val="00490273"/>
    <w:rsid w:val="00490DEB"/>
    <w:rsid w:val="00491042"/>
    <w:rsid w:val="0049241A"/>
    <w:rsid w:val="00493E18"/>
    <w:rsid w:val="00495F18"/>
    <w:rsid w:val="00497376"/>
    <w:rsid w:val="00497676"/>
    <w:rsid w:val="004A0CF5"/>
    <w:rsid w:val="004A0D9D"/>
    <w:rsid w:val="004A12DE"/>
    <w:rsid w:val="004A14A6"/>
    <w:rsid w:val="004A182B"/>
    <w:rsid w:val="004A3182"/>
    <w:rsid w:val="004A61BB"/>
    <w:rsid w:val="004A63B4"/>
    <w:rsid w:val="004B105B"/>
    <w:rsid w:val="004B3A77"/>
    <w:rsid w:val="004B5C24"/>
    <w:rsid w:val="004B64C3"/>
    <w:rsid w:val="004B6BE9"/>
    <w:rsid w:val="004B6D4D"/>
    <w:rsid w:val="004B6F1C"/>
    <w:rsid w:val="004C0C22"/>
    <w:rsid w:val="004C116E"/>
    <w:rsid w:val="004C27B5"/>
    <w:rsid w:val="004C3C7D"/>
    <w:rsid w:val="004C57C2"/>
    <w:rsid w:val="004C6DB5"/>
    <w:rsid w:val="004C7A28"/>
    <w:rsid w:val="004C7ECA"/>
    <w:rsid w:val="004D0362"/>
    <w:rsid w:val="004D3208"/>
    <w:rsid w:val="004D648F"/>
    <w:rsid w:val="004D6EB2"/>
    <w:rsid w:val="004E1EFB"/>
    <w:rsid w:val="004E1F3F"/>
    <w:rsid w:val="004E28DB"/>
    <w:rsid w:val="004E3172"/>
    <w:rsid w:val="004E3851"/>
    <w:rsid w:val="004E478E"/>
    <w:rsid w:val="004E583B"/>
    <w:rsid w:val="004E64BD"/>
    <w:rsid w:val="004E6B72"/>
    <w:rsid w:val="004E7290"/>
    <w:rsid w:val="004F08DA"/>
    <w:rsid w:val="004F0AD2"/>
    <w:rsid w:val="004F1781"/>
    <w:rsid w:val="004F1EC6"/>
    <w:rsid w:val="004F2557"/>
    <w:rsid w:val="004F2570"/>
    <w:rsid w:val="004F2D67"/>
    <w:rsid w:val="004F406C"/>
    <w:rsid w:val="004F4D25"/>
    <w:rsid w:val="004F4D9B"/>
    <w:rsid w:val="004F69AA"/>
    <w:rsid w:val="004F7E94"/>
    <w:rsid w:val="005023EB"/>
    <w:rsid w:val="00502423"/>
    <w:rsid w:val="00504190"/>
    <w:rsid w:val="00504432"/>
    <w:rsid w:val="00504E2F"/>
    <w:rsid w:val="005064E5"/>
    <w:rsid w:val="0051043F"/>
    <w:rsid w:val="00510B76"/>
    <w:rsid w:val="00511AB9"/>
    <w:rsid w:val="00511F7F"/>
    <w:rsid w:val="00512D9C"/>
    <w:rsid w:val="0051500F"/>
    <w:rsid w:val="00515D8C"/>
    <w:rsid w:val="00515E27"/>
    <w:rsid w:val="00516EAC"/>
    <w:rsid w:val="00524FCC"/>
    <w:rsid w:val="005255E8"/>
    <w:rsid w:val="00525C52"/>
    <w:rsid w:val="0052702E"/>
    <w:rsid w:val="00527CB0"/>
    <w:rsid w:val="00531768"/>
    <w:rsid w:val="00531A98"/>
    <w:rsid w:val="00532DCC"/>
    <w:rsid w:val="00533026"/>
    <w:rsid w:val="00533510"/>
    <w:rsid w:val="00534482"/>
    <w:rsid w:val="005352E2"/>
    <w:rsid w:val="00535752"/>
    <w:rsid w:val="005364F9"/>
    <w:rsid w:val="00536A07"/>
    <w:rsid w:val="005411D4"/>
    <w:rsid w:val="005413B3"/>
    <w:rsid w:val="00541961"/>
    <w:rsid w:val="005431CB"/>
    <w:rsid w:val="00543A56"/>
    <w:rsid w:val="00547A44"/>
    <w:rsid w:val="005542FF"/>
    <w:rsid w:val="00557039"/>
    <w:rsid w:val="00557376"/>
    <w:rsid w:val="00557D39"/>
    <w:rsid w:val="00560143"/>
    <w:rsid w:val="00560798"/>
    <w:rsid w:val="0056212F"/>
    <w:rsid w:val="00562197"/>
    <w:rsid w:val="00562249"/>
    <w:rsid w:val="005636D6"/>
    <w:rsid w:val="00563AB6"/>
    <w:rsid w:val="005641B1"/>
    <w:rsid w:val="005656AE"/>
    <w:rsid w:val="0056630A"/>
    <w:rsid w:val="00567B37"/>
    <w:rsid w:val="005720A6"/>
    <w:rsid w:val="0057285C"/>
    <w:rsid w:val="005733A6"/>
    <w:rsid w:val="00574270"/>
    <w:rsid w:val="00574689"/>
    <w:rsid w:val="0057469A"/>
    <w:rsid w:val="00575677"/>
    <w:rsid w:val="005767A3"/>
    <w:rsid w:val="00576B72"/>
    <w:rsid w:val="005771F9"/>
    <w:rsid w:val="00577D75"/>
    <w:rsid w:val="00580A1F"/>
    <w:rsid w:val="0058190D"/>
    <w:rsid w:val="00584488"/>
    <w:rsid w:val="005845CF"/>
    <w:rsid w:val="00584800"/>
    <w:rsid w:val="005854FF"/>
    <w:rsid w:val="005858C3"/>
    <w:rsid w:val="00586BBB"/>
    <w:rsid w:val="00586E4B"/>
    <w:rsid w:val="0058733C"/>
    <w:rsid w:val="0059246C"/>
    <w:rsid w:val="00594EC6"/>
    <w:rsid w:val="0059572A"/>
    <w:rsid w:val="00595A01"/>
    <w:rsid w:val="0059665E"/>
    <w:rsid w:val="005A0AD3"/>
    <w:rsid w:val="005A2091"/>
    <w:rsid w:val="005A31CD"/>
    <w:rsid w:val="005A4194"/>
    <w:rsid w:val="005A5659"/>
    <w:rsid w:val="005A7567"/>
    <w:rsid w:val="005A7876"/>
    <w:rsid w:val="005A7CBF"/>
    <w:rsid w:val="005B0FA7"/>
    <w:rsid w:val="005B2CEB"/>
    <w:rsid w:val="005B35EF"/>
    <w:rsid w:val="005B3690"/>
    <w:rsid w:val="005B3BD6"/>
    <w:rsid w:val="005B440A"/>
    <w:rsid w:val="005B58E2"/>
    <w:rsid w:val="005B73A1"/>
    <w:rsid w:val="005B7474"/>
    <w:rsid w:val="005B7987"/>
    <w:rsid w:val="005C00E4"/>
    <w:rsid w:val="005C2CD3"/>
    <w:rsid w:val="005C3F55"/>
    <w:rsid w:val="005C4368"/>
    <w:rsid w:val="005C737E"/>
    <w:rsid w:val="005D1518"/>
    <w:rsid w:val="005D2A7F"/>
    <w:rsid w:val="005D2CB3"/>
    <w:rsid w:val="005D3478"/>
    <w:rsid w:val="005D3ABE"/>
    <w:rsid w:val="005D5411"/>
    <w:rsid w:val="005D77B3"/>
    <w:rsid w:val="005E1911"/>
    <w:rsid w:val="005E3321"/>
    <w:rsid w:val="005E49CA"/>
    <w:rsid w:val="005E4D89"/>
    <w:rsid w:val="005E4DEE"/>
    <w:rsid w:val="005E5ACA"/>
    <w:rsid w:val="005E6AD4"/>
    <w:rsid w:val="005F12EA"/>
    <w:rsid w:val="005F394A"/>
    <w:rsid w:val="00601113"/>
    <w:rsid w:val="006022F3"/>
    <w:rsid w:val="00602FEB"/>
    <w:rsid w:val="0060391F"/>
    <w:rsid w:val="00604104"/>
    <w:rsid w:val="0060489A"/>
    <w:rsid w:val="00605150"/>
    <w:rsid w:val="006060B3"/>
    <w:rsid w:val="006069C4"/>
    <w:rsid w:val="00606A8E"/>
    <w:rsid w:val="00607764"/>
    <w:rsid w:val="00607B9D"/>
    <w:rsid w:val="006111F3"/>
    <w:rsid w:val="0061126F"/>
    <w:rsid w:val="0061143F"/>
    <w:rsid w:val="00611660"/>
    <w:rsid w:val="0061319B"/>
    <w:rsid w:val="00613B79"/>
    <w:rsid w:val="0061498D"/>
    <w:rsid w:val="00617F86"/>
    <w:rsid w:val="00620751"/>
    <w:rsid w:val="00621DD7"/>
    <w:rsid w:val="00622261"/>
    <w:rsid w:val="006225F1"/>
    <w:rsid w:val="00622827"/>
    <w:rsid w:val="00623AA5"/>
    <w:rsid w:val="006254AB"/>
    <w:rsid w:val="0062654A"/>
    <w:rsid w:val="00627225"/>
    <w:rsid w:val="00632B5B"/>
    <w:rsid w:val="00634ACE"/>
    <w:rsid w:val="00637CFC"/>
    <w:rsid w:val="00640690"/>
    <w:rsid w:val="00640931"/>
    <w:rsid w:val="00643A4D"/>
    <w:rsid w:val="00643AD8"/>
    <w:rsid w:val="00646602"/>
    <w:rsid w:val="006467C8"/>
    <w:rsid w:val="006506C8"/>
    <w:rsid w:val="00651005"/>
    <w:rsid w:val="00652411"/>
    <w:rsid w:val="00653C39"/>
    <w:rsid w:val="006543C1"/>
    <w:rsid w:val="00654C53"/>
    <w:rsid w:val="0065774F"/>
    <w:rsid w:val="00662E7F"/>
    <w:rsid w:val="00663B5B"/>
    <w:rsid w:val="006657BB"/>
    <w:rsid w:val="00666A4B"/>
    <w:rsid w:val="00666D95"/>
    <w:rsid w:val="00666DCE"/>
    <w:rsid w:val="00673307"/>
    <w:rsid w:val="00674759"/>
    <w:rsid w:val="00674A07"/>
    <w:rsid w:val="00674EC9"/>
    <w:rsid w:val="0067517B"/>
    <w:rsid w:val="00675757"/>
    <w:rsid w:val="006806DC"/>
    <w:rsid w:val="00680A7E"/>
    <w:rsid w:val="00681DD8"/>
    <w:rsid w:val="00682B84"/>
    <w:rsid w:val="00682F2A"/>
    <w:rsid w:val="00683324"/>
    <w:rsid w:val="00683CE7"/>
    <w:rsid w:val="00685269"/>
    <w:rsid w:val="00686E51"/>
    <w:rsid w:val="00687DCD"/>
    <w:rsid w:val="006912F4"/>
    <w:rsid w:val="00694EE6"/>
    <w:rsid w:val="00696B7F"/>
    <w:rsid w:val="006A17ED"/>
    <w:rsid w:val="006A1B8B"/>
    <w:rsid w:val="006A24FF"/>
    <w:rsid w:val="006A2613"/>
    <w:rsid w:val="006A2DC4"/>
    <w:rsid w:val="006A432B"/>
    <w:rsid w:val="006A644E"/>
    <w:rsid w:val="006A679D"/>
    <w:rsid w:val="006A6D9D"/>
    <w:rsid w:val="006A7B53"/>
    <w:rsid w:val="006B0602"/>
    <w:rsid w:val="006B081A"/>
    <w:rsid w:val="006B0A01"/>
    <w:rsid w:val="006B46E2"/>
    <w:rsid w:val="006B6A1E"/>
    <w:rsid w:val="006B6A9D"/>
    <w:rsid w:val="006B70EC"/>
    <w:rsid w:val="006B71DF"/>
    <w:rsid w:val="006B78E3"/>
    <w:rsid w:val="006B7B52"/>
    <w:rsid w:val="006B7C76"/>
    <w:rsid w:val="006C392A"/>
    <w:rsid w:val="006C3959"/>
    <w:rsid w:val="006C4457"/>
    <w:rsid w:val="006C48F7"/>
    <w:rsid w:val="006C6792"/>
    <w:rsid w:val="006C6A18"/>
    <w:rsid w:val="006C7999"/>
    <w:rsid w:val="006D0A99"/>
    <w:rsid w:val="006D1608"/>
    <w:rsid w:val="006D1A47"/>
    <w:rsid w:val="006D33F8"/>
    <w:rsid w:val="006D67A5"/>
    <w:rsid w:val="006D67CB"/>
    <w:rsid w:val="006D6BE7"/>
    <w:rsid w:val="006D7E97"/>
    <w:rsid w:val="006E00A3"/>
    <w:rsid w:val="006E0CFF"/>
    <w:rsid w:val="006E44B6"/>
    <w:rsid w:val="006E5323"/>
    <w:rsid w:val="006E5E0A"/>
    <w:rsid w:val="006E65EB"/>
    <w:rsid w:val="006E6F55"/>
    <w:rsid w:val="006E76EF"/>
    <w:rsid w:val="006F01DD"/>
    <w:rsid w:val="006F0C9D"/>
    <w:rsid w:val="006F0FE9"/>
    <w:rsid w:val="006F1CA1"/>
    <w:rsid w:val="006F2D37"/>
    <w:rsid w:val="006F6093"/>
    <w:rsid w:val="006F72CE"/>
    <w:rsid w:val="006F7DC6"/>
    <w:rsid w:val="00700861"/>
    <w:rsid w:val="00700D9A"/>
    <w:rsid w:val="007018B7"/>
    <w:rsid w:val="00701B7A"/>
    <w:rsid w:val="007026DD"/>
    <w:rsid w:val="00705E7D"/>
    <w:rsid w:val="00706B27"/>
    <w:rsid w:val="007074D0"/>
    <w:rsid w:val="007108C1"/>
    <w:rsid w:val="007114B3"/>
    <w:rsid w:val="00712C78"/>
    <w:rsid w:val="007149A6"/>
    <w:rsid w:val="007149C8"/>
    <w:rsid w:val="00715D53"/>
    <w:rsid w:val="00717FEA"/>
    <w:rsid w:val="007228D3"/>
    <w:rsid w:val="00722FF1"/>
    <w:rsid w:val="00723555"/>
    <w:rsid w:val="0072400C"/>
    <w:rsid w:val="007245CB"/>
    <w:rsid w:val="007254A7"/>
    <w:rsid w:val="00725662"/>
    <w:rsid w:val="0072651C"/>
    <w:rsid w:val="00727759"/>
    <w:rsid w:val="0073030D"/>
    <w:rsid w:val="0073219D"/>
    <w:rsid w:val="00732589"/>
    <w:rsid w:val="0073393B"/>
    <w:rsid w:val="00733DB4"/>
    <w:rsid w:val="0073404F"/>
    <w:rsid w:val="0073599D"/>
    <w:rsid w:val="00741B45"/>
    <w:rsid w:val="00742F75"/>
    <w:rsid w:val="00743DE0"/>
    <w:rsid w:val="0074584F"/>
    <w:rsid w:val="007467C4"/>
    <w:rsid w:val="00751E97"/>
    <w:rsid w:val="007543A3"/>
    <w:rsid w:val="00754610"/>
    <w:rsid w:val="00760B44"/>
    <w:rsid w:val="0076100C"/>
    <w:rsid w:val="007611B6"/>
    <w:rsid w:val="00761961"/>
    <w:rsid w:val="007621B5"/>
    <w:rsid w:val="007628D5"/>
    <w:rsid w:val="00763951"/>
    <w:rsid w:val="00763C8C"/>
    <w:rsid w:val="00764986"/>
    <w:rsid w:val="00765B7E"/>
    <w:rsid w:val="00766CC7"/>
    <w:rsid w:val="00766E7E"/>
    <w:rsid w:val="00767538"/>
    <w:rsid w:val="00770CD3"/>
    <w:rsid w:val="007776B7"/>
    <w:rsid w:val="00780A49"/>
    <w:rsid w:val="00780C03"/>
    <w:rsid w:val="007826C4"/>
    <w:rsid w:val="0078316F"/>
    <w:rsid w:val="00783439"/>
    <w:rsid w:val="007842C8"/>
    <w:rsid w:val="0078547B"/>
    <w:rsid w:val="007856F3"/>
    <w:rsid w:val="00785F00"/>
    <w:rsid w:val="007919F9"/>
    <w:rsid w:val="00791A79"/>
    <w:rsid w:val="00791C21"/>
    <w:rsid w:val="00791CEB"/>
    <w:rsid w:val="00791E89"/>
    <w:rsid w:val="007934A7"/>
    <w:rsid w:val="00793583"/>
    <w:rsid w:val="0079397F"/>
    <w:rsid w:val="007A0EBD"/>
    <w:rsid w:val="007A1269"/>
    <w:rsid w:val="007A13F3"/>
    <w:rsid w:val="007A1B4C"/>
    <w:rsid w:val="007A1C09"/>
    <w:rsid w:val="007A20BF"/>
    <w:rsid w:val="007A256E"/>
    <w:rsid w:val="007A29FF"/>
    <w:rsid w:val="007A3270"/>
    <w:rsid w:val="007A440A"/>
    <w:rsid w:val="007A4AA5"/>
    <w:rsid w:val="007A4F76"/>
    <w:rsid w:val="007A542E"/>
    <w:rsid w:val="007A5B8C"/>
    <w:rsid w:val="007A687F"/>
    <w:rsid w:val="007A6983"/>
    <w:rsid w:val="007A6B23"/>
    <w:rsid w:val="007A7CE8"/>
    <w:rsid w:val="007B204F"/>
    <w:rsid w:val="007B30A0"/>
    <w:rsid w:val="007B343E"/>
    <w:rsid w:val="007B3744"/>
    <w:rsid w:val="007B3DF9"/>
    <w:rsid w:val="007B5763"/>
    <w:rsid w:val="007B71CB"/>
    <w:rsid w:val="007B7735"/>
    <w:rsid w:val="007C15C2"/>
    <w:rsid w:val="007C2161"/>
    <w:rsid w:val="007C449E"/>
    <w:rsid w:val="007C4B20"/>
    <w:rsid w:val="007C4EBC"/>
    <w:rsid w:val="007C5F63"/>
    <w:rsid w:val="007C612E"/>
    <w:rsid w:val="007C7412"/>
    <w:rsid w:val="007D2AA4"/>
    <w:rsid w:val="007D2AE4"/>
    <w:rsid w:val="007D2D6B"/>
    <w:rsid w:val="007D4881"/>
    <w:rsid w:val="007D4A47"/>
    <w:rsid w:val="007D5351"/>
    <w:rsid w:val="007D537A"/>
    <w:rsid w:val="007D6536"/>
    <w:rsid w:val="007D776E"/>
    <w:rsid w:val="007D7BCF"/>
    <w:rsid w:val="007E0487"/>
    <w:rsid w:val="007E1E92"/>
    <w:rsid w:val="007E30FA"/>
    <w:rsid w:val="007E36E0"/>
    <w:rsid w:val="007E4DAF"/>
    <w:rsid w:val="007E5009"/>
    <w:rsid w:val="007E5B99"/>
    <w:rsid w:val="007E7892"/>
    <w:rsid w:val="007F029D"/>
    <w:rsid w:val="007F0453"/>
    <w:rsid w:val="007F0E51"/>
    <w:rsid w:val="007F22A0"/>
    <w:rsid w:val="007F23B3"/>
    <w:rsid w:val="007F257F"/>
    <w:rsid w:val="007F6686"/>
    <w:rsid w:val="00802A0D"/>
    <w:rsid w:val="008045EE"/>
    <w:rsid w:val="0080471E"/>
    <w:rsid w:val="00804F76"/>
    <w:rsid w:val="008051AD"/>
    <w:rsid w:val="0080540A"/>
    <w:rsid w:val="008054C3"/>
    <w:rsid w:val="00805F95"/>
    <w:rsid w:val="00806170"/>
    <w:rsid w:val="00810335"/>
    <w:rsid w:val="008105EC"/>
    <w:rsid w:val="00811076"/>
    <w:rsid w:val="008112B8"/>
    <w:rsid w:val="00811518"/>
    <w:rsid w:val="00812B77"/>
    <w:rsid w:val="008139FF"/>
    <w:rsid w:val="0081444B"/>
    <w:rsid w:val="00814812"/>
    <w:rsid w:val="00814D62"/>
    <w:rsid w:val="0081794E"/>
    <w:rsid w:val="00820357"/>
    <w:rsid w:val="00820FDC"/>
    <w:rsid w:val="00821893"/>
    <w:rsid w:val="00823DA4"/>
    <w:rsid w:val="0082552C"/>
    <w:rsid w:val="008256AC"/>
    <w:rsid w:val="00826A74"/>
    <w:rsid w:val="0082748C"/>
    <w:rsid w:val="008274C8"/>
    <w:rsid w:val="00831383"/>
    <w:rsid w:val="00831E8D"/>
    <w:rsid w:val="0083341B"/>
    <w:rsid w:val="00833A89"/>
    <w:rsid w:val="00833E48"/>
    <w:rsid w:val="00836032"/>
    <w:rsid w:val="008374FC"/>
    <w:rsid w:val="00840A2B"/>
    <w:rsid w:val="00840EAE"/>
    <w:rsid w:val="00841D10"/>
    <w:rsid w:val="0084274E"/>
    <w:rsid w:val="008429D7"/>
    <w:rsid w:val="00843075"/>
    <w:rsid w:val="00843942"/>
    <w:rsid w:val="00845F6C"/>
    <w:rsid w:val="00846618"/>
    <w:rsid w:val="00847464"/>
    <w:rsid w:val="00847871"/>
    <w:rsid w:val="008502EE"/>
    <w:rsid w:val="00851482"/>
    <w:rsid w:val="00852323"/>
    <w:rsid w:val="00853BA7"/>
    <w:rsid w:val="00854D68"/>
    <w:rsid w:val="00857365"/>
    <w:rsid w:val="00857A58"/>
    <w:rsid w:val="008613F2"/>
    <w:rsid w:val="00861517"/>
    <w:rsid w:val="00862D59"/>
    <w:rsid w:val="00865069"/>
    <w:rsid w:val="00870A83"/>
    <w:rsid w:val="0087262B"/>
    <w:rsid w:val="008742F3"/>
    <w:rsid w:val="008746AC"/>
    <w:rsid w:val="00874CA6"/>
    <w:rsid w:val="008776C6"/>
    <w:rsid w:val="0088106A"/>
    <w:rsid w:val="00882BAC"/>
    <w:rsid w:val="00883036"/>
    <w:rsid w:val="00883741"/>
    <w:rsid w:val="0088452F"/>
    <w:rsid w:val="00885DCF"/>
    <w:rsid w:val="00886503"/>
    <w:rsid w:val="008867CD"/>
    <w:rsid w:val="00890099"/>
    <w:rsid w:val="00890F0C"/>
    <w:rsid w:val="008910DF"/>
    <w:rsid w:val="00891506"/>
    <w:rsid w:val="00892CA4"/>
    <w:rsid w:val="00893E7F"/>
    <w:rsid w:val="008955FF"/>
    <w:rsid w:val="00895CFA"/>
    <w:rsid w:val="00896072"/>
    <w:rsid w:val="00896A31"/>
    <w:rsid w:val="008A160C"/>
    <w:rsid w:val="008A1C19"/>
    <w:rsid w:val="008A274A"/>
    <w:rsid w:val="008A3507"/>
    <w:rsid w:val="008A3BC9"/>
    <w:rsid w:val="008A618D"/>
    <w:rsid w:val="008A7AAF"/>
    <w:rsid w:val="008B0588"/>
    <w:rsid w:val="008B0F0E"/>
    <w:rsid w:val="008B1BCC"/>
    <w:rsid w:val="008B1EA0"/>
    <w:rsid w:val="008B2AC5"/>
    <w:rsid w:val="008B3078"/>
    <w:rsid w:val="008B3DB8"/>
    <w:rsid w:val="008B3F7D"/>
    <w:rsid w:val="008B4372"/>
    <w:rsid w:val="008B560A"/>
    <w:rsid w:val="008B595C"/>
    <w:rsid w:val="008B5B26"/>
    <w:rsid w:val="008B6937"/>
    <w:rsid w:val="008C1908"/>
    <w:rsid w:val="008C192D"/>
    <w:rsid w:val="008C4369"/>
    <w:rsid w:val="008C43B7"/>
    <w:rsid w:val="008C496C"/>
    <w:rsid w:val="008C5CA0"/>
    <w:rsid w:val="008C5E2E"/>
    <w:rsid w:val="008C73F5"/>
    <w:rsid w:val="008C78EB"/>
    <w:rsid w:val="008C7DB9"/>
    <w:rsid w:val="008D1933"/>
    <w:rsid w:val="008D1E45"/>
    <w:rsid w:val="008D1F1B"/>
    <w:rsid w:val="008D28FD"/>
    <w:rsid w:val="008D2BBC"/>
    <w:rsid w:val="008D3DBC"/>
    <w:rsid w:val="008D4BCF"/>
    <w:rsid w:val="008D5E5F"/>
    <w:rsid w:val="008D74C4"/>
    <w:rsid w:val="008E0902"/>
    <w:rsid w:val="008E0FB9"/>
    <w:rsid w:val="008E29B1"/>
    <w:rsid w:val="008E2FC6"/>
    <w:rsid w:val="008E3B4D"/>
    <w:rsid w:val="008E3B7D"/>
    <w:rsid w:val="008E4A29"/>
    <w:rsid w:val="008E5B20"/>
    <w:rsid w:val="008E5C7E"/>
    <w:rsid w:val="008E7F7C"/>
    <w:rsid w:val="008F0A1C"/>
    <w:rsid w:val="008F195A"/>
    <w:rsid w:val="008F3D6C"/>
    <w:rsid w:val="008F4439"/>
    <w:rsid w:val="008F4D65"/>
    <w:rsid w:val="008F58DA"/>
    <w:rsid w:val="008F5ADA"/>
    <w:rsid w:val="008F6F75"/>
    <w:rsid w:val="008F7E44"/>
    <w:rsid w:val="009010CE"/>
    <w:rsid w:val="00901268"/>
    <w:rsid w:val="00901A82"/>
    <w:rsid w:val="0090317C"/>
    <w:rsid w:val="009045B5"/>
    <w:rsid w:val="00905F33"/>
    <w:rsid w:val="00906855"/>
    <w:rsid w:val="00906FC8"/>
    <w:rsid w:val="009072B0"/>
    <w:rsid w:val="0091053A"/>
    <w:rsid w:val="00911A0B"/>
    <w:rsid w:val="00913901"/>
    <w:rsid w:val="00914EB7"/>
    <w:rsid w:val="00914FAE"/>
    <w:rsid w:val="00917A47"/>
    <w:rsid w:val="00917FE6"/>
    <w:rsid w:val="0092100F"/>
    <w:rsid w:val="009214DE"/>
    <w:rsid w:val="00922758"/>
    <w:rsid w:val="00922E13"/>
    <w:rsid w:val="009232B3"/>
    <w:rsid w:val="00926718"/>
    <w:rsid w:val="009275A1"/>
    <w:rsid w:val="009279C8"/>
    <w:rsid w:val="00933382"/>
    <w:rsid w:val="00934C1B"/>
    <w:rsid w:val="00935E3F"/>
    <w:rsid w:val="00936BD1"/>
    <w:rsid w:val="009422E4"/>
    <w:rsid w:val="00942DBF"/>
    <w:rsid w:val="0094483B"/>
    <w:rsid w:val="00944DCA"/>
    <w:rsid w:val="00945B69"/>
    <w:rsid w:val="00946922"/>
    <w:rsid w:val="00946B24"/>
    <w:rsid w:val="009477C1"/>
    <w:rsid w:val="00947E92"/>
    <w:rsid w:val="00950E72"/>
    <w:rsid w:val="009516CD"/>
    <w:rsid w:val="0095199A"/>
    <w:rsid w:val="00951F57"/>
    <w:rsid w:val="00952168"/>
    <w:rsid w:val="00953DD7"/>
    <w:rsid w:val="00955498"/>
    <w:rsid w:val="00956123"/>
    <w:rsid w:val="009565B5"/>
    <w:rsid w:val="00956691"/>
    <w:rsid w:val="00957459"/>
    <w:rsid w:val="009607D8"/>
    <w:rsid w:val="00960ED9"/>
    <w:rsid w:val="00961D7A"/>
    <w:rsid w:val="00962933"/>
    <w:rsid w:val="0096382D"/>
    <w:rsid w:val="0096645A"/>
    <w:rsid w:val="00966A09"/>
    <w:rsid w:val="00967373"/>
    <w:rsid w:val="00967BAB"/>
    <w:rsid w:val="009701AF"/>
    <w:rsid w:val="0097073C"/>
    <w:rsid w:val="009734AD"/>
    <w:rsid w:val="00973FA8"/>
    <w:rsid w:val="00974172"/>
    <w:rsid w:val="00975DE5"/>
    <w:rsid w:val="00976110"/>
    <w:rsid w:val="00976B83"/>
    <w:rsid w:val="009802C9"/>
    <w:rsid w:val="00981412"/>
    <w:rsid w:val="00981FCC"/>
    <w:rsid w:val="00983DCA"/>
    <w:rsid w:val="009850D3"/>
    <w:rsid w:val="009876BE"/>
    <w:rsid w:val="009904BD"/>
    <w:rsid w:val="00991318"/>
    <w:rsid w:val="00991D00"/>
    <w:rsid w:val="00993727"/>
    <w:rsid w:val="00994500"/>
    <w:rsid w:val="00997F69"/>
    <w:rsid w:val="009A005A"/>
    <w:rsid w:val="009A0E32"/>
    <w:rsid w:val="009A17C3"/>
    <w:rsid w:val="009A2F2D"/>
    <w:rsid w:val="009A408A"/>
    <w:rsid w:val="009A446C"/>
    <w:rsid w:val="009A6882"/>
    <w:rsid w:val="009A69A4"/>
    <w:rsid w:val="009A6EA4"/>
    <w:rsid w:val="009A72A7"/>
    <w:rsid w:val="009A74E1"/>
    <w:rsid w:val="009A75DD"/>
    <w:rsid w:val="009B18DD"/>
    <w:rsid w:val="009B2F2F"/>
    <w:rsid w:val="009B41C4"/>
    <w:rsid w:val="009B5044"/>
    <w:rsid w:val="009B5E64"/>
    <w:rsid w:val="009B62A4"/>
    <w:rsid w:val="009B68A7"/>
    <w:rsid w:val="009B6DF0"/>
    <w:rsid w:val="009B72A1"/>
    <w:rsid w:val="009B7C42"/>
    <w:rsid w:val="009C0AC2"/>
    <w:rsid w:val="009C1902"/>
    <w:rsid w:val="009C2710"/>
    <w:rsid w:val="009C27C6"/>
    <w:rsid w:val="009C33F7"/>
    <w:rsid w:val="009C6616"/>
    <w:rsid w:val="009C72E4"/>
    <w:rsid w:val="009C7862"/>
    <w:rsid w:val="009D2223"/>
    <w:rsid w:val="009D262F"/>
    <w:rsid w:val="009D3116"/>
    <w:rsid w:val="009D5675"/>
    <w:rsid w:val="009D7B10"/>
    <w:rsid w:val="009E0037"/>
    <w:rsid w:val="009E1750"/>
    <w:rsid w:val="009E2B60"/>
    <w:rsid w:val="009E388E"/>
    <w:rsid w:val="009E45E9"/>
    <w:rsid w:val="009E598F"/>
    <w:rsid w:val="009E784D"/>
    <w:rsid w:val="009F5C81"/>
    <w:rsid w:val="009F6BA2"/>
    <w:rsid w:val="00A0012B"/>
    <w:rsid w:val="00A007E9"/>
    <w:rsid w:val="00A0222A"/>
    <w:rsid w:val="00A04BB3"/>
    <w:rsid w:val="00A056B0"/>
    <w:rsid w:val="00A057D1"/>
    <w:rsid w:val="00A075C7"/>
    <w:rsid w:val="00A07B65"/>
    <w:rsid w:val="00A07BC0"/>
    <w:rsid w:val="00A1001E"/>
    <w:rsid w:val="00A105EE"/>
    <w:rsid w:val="00A11A65"/>
    <w:rsid w:val="00A14F6C"/>
    <w:rsid w:val="00A17381"/>
    <w:rsid w:val="00A17536"/>
    <w:rsid w:val="00A2016E"/>
    <w:rsid w:val="00A224B9"/>
    <w:rsid w:val="00A2393F"/>
    <w:rsid w:val="00A250BD"/>
    <w:rsid w:val="00A26582"/>
    <w:rsid w:val="00A274C3"/>
    <w:rsid w:val="00A30796"/>
    <w:rsid w:val="00A320BB"/>
    <w:rsid w:val="00A32193"/>
    <w:rsid w:val="00A32DA1"/>
    <w:rsid w:val="00A33380"/>
    <w:rsid w:val="00A35A1C"/>
    <w:rsid w:val="00A35B5C"/>
    <w:rsid w:val="00A37550"/>
    <w:rsid w:val="00A37BE5"/>
    <w:rsid w:val="00A428DE"/>
    <w:rsid w:val="00A42F2A"/>
    <w:rsid w:val="00A43B66"/>
    <w:rsid w:val="00A43C4F"/>
    <w:rsid w:val="00A43E4C"/>
    <w:rsid w:val="00A4468A"/>
    <w:rsid w:val="00A46B00"/>
    <w:rsid w:val="00A47401"/>
    <w:rsid w:val="00A5291A"/>
    <w:rsid w:val="00A53ED2"/>
    <w:rsid w:val="00A55976"/>
    <w:rsid w:val="00A56AE2"/>
    <w:rsid w:val="00A61291"/>
    <w:rsid w:val="00A6135E"/>
    <w:rsid w:val="00A62FA4"/>
    <w:rsid w:val="00A63455"/>
    <w:rsid w:val="00A63B94"/>
    <w:rsid w:val="00A652A2"/>
    <w:rsid w:val="00A656CB"/>
    <w:rsid w:val="00A66EC4"/>
    <w:rsid w:val="00A75164"/>
    <w:rsid w:val="00A75A3E"/>
    <w:rsid w:val="00A75CF1"/>
    <w:rsid w:val="00A760B6"/>
    <w:rsid w:val="00A76540"/>
    <w:rsid w:val="00A77F11"/>
    <w:rsid w:val="00A81E5B"/>
    <w:rsid w:val="00A82973"/>
    <w:rsid w:val="00A8352F"/>
    <w:rsid w:val="00A843D3"/>
    <w:rsid w:val="00A85349"/>
    <w:rsid w:val="00A86507"/>
    <w:rsid w:val="00A879BC"/>
    <w:rsid w:val="00A90E5A"/>
    <w:rsid w:val="00A91812"/>
    <w:rsid w:val="00A92116"/>
    <w:rsid w:val="00A93287"/>
    <w:rsid w:val="00A93515"/>
    <w:rsid w:val="00A9357C"/>
    <w:rsid w:val="00A94E38"/>
    <w:rsid w:val="00A94E42"/>
    <w:rsid w:val="00A95040"/>
    <w:rsid w:val="00A95F25"/>
    <w:rsid w:val="00AA0892"/>
    <w:rsid w:val="00AA0A3F"/>
    <w:rsid w:val="00AA0E12"/>
    <w:rsid w:val="00AA3F40"/>
    <w:rsid w:val="00AA444B"/>
    <w:rsid w:val="00AA5AA6"/>
    <w:rsid w:val="00AA5AD3"/>
    <w:rsid w:val="00AA667F"/>
    <w:rsid w:val="00AA7791"/>
    <w:rsid w:val="00AB1CEA"/>
    <w:rsid w:val="00AB1E93"/>
    <w:rsid w:val="00AB218A"/>
    <w:rsid w:val="00AB2C69"/>
    <w:rsid w:val="00AB3350"/>
    <w:rsid w:val="00AB420C"/>
    <w:rsid w:val="00AB66EB"/>
    <w:rsid w:val="00AB753F"/>
    <w:rsid w:val="00AB7FAD"/>
    <w:rsid w:val="00AC1722"/>
    <w:rsid w:val="00AC2D3B"/>
    <w:rsid w:val="00AC420E"/>
    <w:rsid w:val="00AC4D93"/>
    <w:rsid w:val="00AC52EE"/>
    <w:rsid w:val="00AC67EA"/>
    <w:rsid w:val="00AC6C90"/>
    <w:rsid w:val="00AC752D"/>
    <w:rsid w:val="00AD1C82"/>
    <w:rsid w:val="00AD2643"/>
    <w:rsid w:val="00AD29A7"/>
    <w:rsid w:val="00AD38D7"/>
    <w:rsid w:val="00AD4801"/>
    <w:rsid w:val="00AD5070"/>
    <w:rsid w:val="00AD5C36"/>
    <w:rsid w:val="00AD71E8"/>
    <w:rsid w:val="00AD79C3"/>
    <w:rsid w:val="00AE03B4"/>
    <w:rsid w:val="00AE28CC"/>
    <w:rsid w:val="00AE43BC"/>
    <w:rsid w:val="00AE5413"/>
    <w:rsid w:val="00AE673A"/>
    <w:rsid w:val="00AF2091"/>
    <w:rsid w:val="00AF222D"/>
    <w:rsid w:val="00AF34B1"/>
    <w:rsid w:val="00AF5047"/>
    <w:rsid w:val="00AF694C"/>
    <w:rsid w:val="00AF6EEB"/>
    <w:rsid w:val="00AF7B44"/>
    <w:rsid w:val="00AF7EC4"/>
    <w:rsid w:val="00B0240F"/>
    <w:rsid w:val="00B02B4D"/>
    <w:rsid w:val="00B03E99"/>
    <w:rsid w:val="00B04C7C"/>
    <w:rsid w:val="00B04E25"/>
    <w:rsid w:val="00B11F59"/>
    <w:rsid w:val="00B1405B"/>
    <w:rsid w:val="00B14650"/>
    <w:rsid w:val="00B15464"/>
    <w:rsid w:val="00B17893"/>
    <w:rsid w:val="00B17E5D"/>
    <w:rsid w:val="00B21142"/>
    <w:rsid w:val="00B215C8"/>
    <w:rsid w:val="00B21D15"/>
    <w:rsid w:val="00B223CD"/>
    <w:rsid w:val="00B241FE"/>
    <w:rsid w:val="00B25B71"/>
    <w:rsid w:val="00B25D0B"/>
    <w:rsid w:val="00B27485"/>
    <w:rsid w:val="00B30AD0"/>
    <w:rsid w:val="00B30B3A"/>
    <w:rsid w:val="00B35037"/>
    <w:rsid w:val="00B37358"/>
    <w:rsid w:val="00B40DFE"/>
    <w:rsid w:val="00B40F1F"/>
    <w:rsid w:val="00B430ED"/>
    <w:rsid w:val="00B43353"/>
    <w:rsid w:val="00B439A8"/>
    <w:rsid w:val="00B44BBC"/>
    <w:rsid w:val="00B45EA5"/>
    <w:rsid w:val="00B51100"/>
    <w:rsid w:val="00B51213"/>
    <w:rsid w:val="00B51B01"/>
    <w:rsid w:val="00B52E48"/>
    <w:rsid w:val="00B52FC4"/>
    <w:rsid w:val="00B53108"/>
    <w:rsid w:val="00B531DD"/>
    <w:rsid w:val="00B53D62"/>
    <w:rsid w:val="00B54D32"/>
    <w:rsid w:val="00B621DC"/>
    <w:rsid w:val="00B62B3B"/>
    <w:rsid w:val="00B62E1F"/>
    <w:rsid w:val="00B62F88"/>
    <w:rsid w:val="00B6345D"/>
    <w:rsid w:val="00B648AC"/>
    <w:rsid w:val="00B64A65"/>
    <w:rsid w:val="00B64BA8"/>
    <w:rsid w:val="00B67691"/>
    <w:rsid w:val="00B6769F"/>
    <w:rsid w:val="00B7091B"/>
    <w:rsid w:val="00B7175E"/>
    <w:rsid w:val="00B73435"/>
    <w:rsid w:val="00B74286"/>
    <w:rsid w:val="00B74EB0"/>
    <w:rsid w:val="00B762CE"/>
    <w:rsid w:val="00B77720"/>
    <w:rsid w:val="00B80D39"/>
    <w:rsid w:val="00B80D4B"/>
    <w:rsid w:val="00B83F10"/>
    <w:rsid w:val="00B85707"/>
    <w:rsid w:val="00B85E9C"/>
    <w:rsid w:val="00B86995"/>
    <w:rsid w:val="00B86B2A"/>
    <w:rsid w:val="00B872CA"/>
    <w:rsid w:val="00B9090C"/>
    <w:rsid w:val="00B925AE"/>
    <w:rsid w:val="00B92C33"/>
    <w:rsid w:val="00B934FA"/>
    <w:rsid w:val="00B9572D"/>
    <w:rsid w:val="00B95D81"/>
    <w:rsid w:val="00B961A0"/>
    <w:rsid w:val="00BA043B"/>
    <w:rsid w:val="00BA0D7A"/>
    <w:rsid w:val="00BA170C"/>
    <w:rsid w:val="00BA2AF2"/>
    <w:rsid w:val="00BA4A0E"/>
    <w:rsid w:val="00BA4AC8"/>
    <w:rsid w:val="00BA60A1"/>
    <w:rsid w:val="00BB046B"/>
    <w:rsid w:val="00BB1B87"/>
    <w:rsid w:val="00BB2C27"/>
    <w:rsid w:val="00BB3C9D"/>
    <w:rsid w:val="00BB4D4C"/>
    <w:rsid w:val="00BB517E"/>
    <w:rsid w:val="00BB5E78"/>
    <w:rsid w:val="00BB7DCD"/>
    <w:rsid w:val="00BC14EE"/>
    <w:rsid w:val="00BC15BF"/>
    <w:rsid w:val="00BC1D6D"/>
    <w:rsid w:val="00BC2918"/>
    <w:rsid w:val="00BC443B"/>
    <w:rsid w:val="00BC4B20"/>
    <w:rsid w:val="00BC592C"/>
    <w:rsid w:val="00BC5C5D"/>
    <w:rsid w:val="00BC6DA8"/>
    <w:rsid w:val="00BC7F3D"/>
    <w:rsid w:val="00BD010D"/>
    <w:rsid w:val="00BD022B"/>
    <w:rsid w:val="00BD0B6D"/>
    <w:rsid w:val="00BD0CD8"/>
    <w:rsid w:val="00BD132C"/>
    <w:rsid w:val="00BD186F"/>
    <w:rsid w:val="00BD18A3"/>
    <w:rsid w:val="00BD73BF"/>
    <w:rsid w:val="00BD786C"/>
    <w:rsid w:val="00BD7996"/>
    <w:rsid w:val="00BD7FA7"/>
    <w:rsid w:val="00BE19A0"/>
    <w:rsid w:val="00BE34F9"/>
    <w:rsid w:val="00BE36DF"/>
    <w:rsid w:val="00BE5CD9"/>
    <w:rsid w:val="00BE7383"/>
    <w:rsid w:val="00BE7972"/>
    <w:rsid w:val="00BF243A"/>
    <w:rsid w:val="00BF249B"/>
    <w:rsid w:val="00BF2766"/>
    <w:rsid w:val="00BF4BF7"/>
    <w:rsid w:val="00BF5849"/>
    <w:rsid w:val="00BF6D72"/>
    <w:rsid w:val="00BF6DC2"/>
    <w:rsid w:val="00C00480"/>
    <w:rsid w:val="00C00CDD"/>
    <w:rsid w:val="00C01B30"/>
    <w:rsid w:val="00C03B6A"/>
    <w:rsid w:val="00C046B8"/>
    <w:rsid w:val="00C05E31"/>
    <w:rsid w:val="00C06983"/>
    <w:rsid w:val="00C0778B"/>
    <w:rsid w:val="00C1139C"/>
    <w:rsid w:val="00C11FA6"/>
    <w:rsid w:val="00C12EB6"/>
    <w:rsid w:val="00C13276"/>
    <w:rsid w:val="00C13903"/>
    <w:rsid w:val="00C13967"/>
    <w:rsid w:val="00C141B2"/>
    <w:rsid w:val="00C14882"/>
    <w:rsid w:val="00C14B74"/>
    <w:rsid w:val="00C156F9"/>
    <w:rsid w:val="00C23086"/>
    <w:rsid w:val="00C237FB"/>
    <w:rsid w:val="00C25B7B"/>
    <w:rsid w:val="00C26850"/>
    <w:rsid w:val="00C30B6E"/>
    <w:rsid w:val="00C31D75"/>
    <w:rsid w:val="00C36FB2"/>
    <w:rsid w:val="00C404A9"/>
    <w:rsid w:val="00C40AFD"/>
    <w:rsid w:val="00C413C2"/>
    <w:rsid w:val="00C42EC9"/>
    <w:rsid w:val="00C4329E"/>
    <w:rsid w:val="00C433E9"/>
    <w:rsid w:val="00C452CB"/>
    <w:rsid w:val="00C45673"/>
    <w:rsid w:val="00C4585B"/>
    <w:rsid w:val="00C47C57"/>
    <w:rsid w:val="00C47D44"/>
    <w:rsid w:val="00C50505"/>
    <w:rsid w:val="00C52260"/>
    <w:rsid w:val="00C5267D"/>
    <w:rsid w:val="00C52B1D"/>
    <w:rsid w:val="00C53D8D"/>
    <w:rsid w:val="00C5423F"/>
    <w:rsid w:val="00C5491C"/>
    <w:rsid w:val="00C5659A"/>
    <w:rsid w:val="00C56817"/>
    <w:rsid w:val="00C57C18"/>
    <w:rsid w:val="00C6015F"/>
    <w:rsid w:val="00C6017B"/>
    <w:rsid w:val="00C6239F"/>
    <w:rsid w:val="00C634F6"/>
    <w:rsid w:val="00C6372C"/>
    <w:rsid w:val="00C665E3"/>
    <w:rsid w:val="00C66C93"/>
    <w:rsid w:val="00C7080F"/>
    <w:rsid w:val="00C70961"/>
    <w:rsid w:val="00C710B0"/>
    <w:rsid w:val="00C724DE"/>
    <w:rsid w:val="00C72556"/>
    <w:rsid w:val="00C7288A"/>
    <w:rsid w:val="00C74222"/>
    <w:rsid w:val="00C75F4F"/>
    <w:rsid w:val="00C76A4B"/>
    <w:rsid w:val="00C773F5"/>
    <w:rsid w:val="00C77B88"/>
    <w:rsid w:val="00C83682"/>
    <w:rsid w:val="00C8410C"/>
    <w:rsid w:val="00C842C1"/>
    <w:rsid w:val="00C84380"/>
    <w:rsid w:val="00C85A16"/>
    <w:rsid w:val="00C90B92"/>
    <w:rsid w:val="00C90E97"/>
    <w:rsid w:val="00C91E7D"/>
    <w:rsid w:val="00C93432"/>
    <w:rsid w:val="00C93CA6"/>
    <w:rsid w:val="00C93F8F"/>
    <w:rsid w:val="00C941AA"/>
    <w:rsid w:val="00C94856"/>
    <w:rsid w:val="00C958FC"/>
    <w:rsid w:val="00C95C86"/>
    <w:rsid w:val="00C97C23"/>
    <w:rsid w:val="00CA0405"/>
    <w:rsid w:val="00CA0503"/>
    <w:rsid w:val="00CA0F5B"/>
    <w:rsid w:val="00CA1118"/>
    <w:rsid w:val="00CA1FD7"/>
    <w:rsid w:val="00CA2707"/>
    <w:rsid w:val="00CA277B"/>
    <w:rsid w:val="00CA3408"/>
    <w:rsid w:val="00CA3E7B"/>
    <w:rsid w:val="00CA4A31"/>
    <w:rsid w:val="00CA5FE9"/>
    <w:rsid w:val="00CB12DE"/>
    <w:rsid w:val="00CB1423"/>
    <w:rsid w:val="00CB251A"/>
    <w:rsid w:val="00CB27C8"/>
    <w:rsid w:val="00CB384C"/>
    <w:rsid w:val="00CB3C22"/>
    <w:rsid w:val="00CB40D3"/>
    <w:rsid w:val="00CB43D7"/>
    <w:rsid w:val="00CB5CE6"/>
    <w:rsid w:val="00CB5DF7"/>
    <w:rsid w:val="00CB64A1"/>
    <w:rsid w:val="00CB6BFA"/>
    <w:rsid w:val="00CC13BE"/>
    <w:rsid w:val="00CC1FAA"/>
    <w:rsid w:val="00CC2613"/>
    <w:rsid w:val="00CC280E"/>
    <w:rsid w:val="00CC42F4"/>
    <w:rsid w:val="00CC50DB"/>
    <w:rsid w:val="00CC69E8"/>
    <w:rsid w:val="00CC6FC7"/>
    <w:rsid w:val="00CC721E"/>
    <w:rsid w:val="00CC79C6"/>
    <w:rsid w:val="00CC7A8A"/>
    <w:rsid w:val="00CD042F"/>
    <w:rsid w:val="00CD0447"/>
    <w:rsid w:val="00CD0975"/>
    <w:rsid w:val="00CD1A5A"/>
    <w:rsid w:val="00CD3875"/>
    <w:rsid w:val="00CD406F"/>
    <w:rsid w:val="00CD480E"/>
    <w:rsid w:val="00CD737C"/>
    <w:rsid w:val="00CE02B8"/>
    <w:rsid w:val="00CE1C69"/>
    <w:rsid w:val="00CE2F5A"/>
    <w:rsid w:val="00CE385E"/>
    <w:rsid w:val="00CE3E84"/>
    <w:rsid w:val="00CE6590"/>
    <w:rsid w:val="00CE765F"/>
    <w:rsid w:val="00CE7676"/>
    <w:rsid w:val="00CF04D6"/>
    <w:rsid w:val="00CF2173"/>
    <w:rsid w:val="00CF2F7A"/>
    <w:rsid w:val="00CF302C"/>
    <w:rsid w:val="00CF489A"/>
    <w:rsid w:val="00CF52A1"/>
    <w:rsid w:val="00CF5527"/>
    <w:rsid w:val="00CF5C65"/>
    <w:rsid w:val="00CF730D"/>
    <w:rsid w:val="00D005D4"/>
    <w:rsid w:val="00D0091B"/>
    <w:rsid w:val="00D00D5A"/>
    <w:rsid w:val="00D02064"/>
    <w:rsid w:val="00D03ECC"/>
    <w:rsid w:val="00D052EE"/>
    <w:rsid w:val="00D06266"/>
    <w:rsid w:val="00D0727A"/>
    <w:rsid w:val="00D07978"/>
    <w:rsid w:val="00D07E7B"/>
    <w:rsid w:val="00D10834"/>
    <w:rsid w:val="00D11BC1"/>
    <w:rsid w:val="00D14142"/>
    <w:rsid w:val="00D1477F"/>
    <w:rsid w:val="00D14C97"/>
    <w:rsid w:val="00D16E75"/>
    <w:rsid w:val="00D17491"/>
    <w:rsid w:val="00D17C58"/>
    <w:rsid w:val="00D2258F"/>
    <w:rsid w:val="00D2267C"/>
    <w:rsid w:val="00D24117"/>
    <w:rsid w:val="00D24317"/>
    <w:rsid w:val="00D27614"/>
    <w:rsid w:val="00D30AFF"/>
    <w:rsid w:val="00D324CC"/>
    <w:rsid w:val="00D33BDD"/>
    <w:rsid w:val="00D350F1"/>
    <w:rsid w:val="00D3557B"/>
    <w:rsid w:val="00D36404"/>
    <w:rsid w:val="00D3677C"/>
    <w:rsid w:val="00D36A05"/>
    <w:rsid w:val="00D36EC0"/>
    <w:rsid w:val="00D36EC9"/>
    <w:rsid w:val="00D37BBB"/>
    <w:rsid w:val="00D40C48"/>
    <w:rsid w:val="00D41DDF"/>
    <w:rsid w:val="00D4375A"/>
    <w:rsid w:val="00D45687"/>
    <w:rsid w:val="00D459F7"/>
    <w:rsid w:val="00D467B6"/>
    <w:rsid w:val="00D51C22"/>
    <w:rsid w:val="00D53DCE"/>
    <w:rsid w:val="00D54BD9"/>
    <w:rsid w:val="00D56736"/>
    <w:rsid w:val="00D6054A"/>
    <w:rsid w:val="00D6278A"/>
    <w:rsid w:val="00D629D7"/>
    <w:rsid w:val="00D6344C"/>
    <w:rsid w:val="00D64034"/>
    <w:rsid w:val="00D65677"/>
    <w:rsid w:val="00D67002"/>
    <w:rsid w:val="00D67996"/>
    <w:rsid w:val="00D67DDD"/>
    <w:rsid w:val="00D71238"/>
    <w:rsid w:val="00D724A2"/>
    <w:rsid w:val="00D73DFD"/>
    <w:rsid w:val="00D77A60"/>
    <w:rsid w:val="00D77B61"/>
    <w:rsid w:val="00D8415B"/>
    <w:rsid w:val="00D84955"/>
    <w:rsid w:val="00D85082"/>
    <w:rsid w:val="00D863E3"/>
    <w:rsid w:val="00D86415"/>
    <w:rsid w:val="00D9175A"/>
    <w:rsid w:val="00D92025"/>
    <w:rsid w:val="00D93185"/>
    <w:rsid w:val="00D9327D"/>
    <w:rsid w:val="00D965BF"/>
    <w:rsid w:val="00D968D1"/>
    <w:rsid w:val="00DA0FB1"/>
    <w:rsid w:val="00DA20E5"/>
    <w:rsid w:val="00DA339B"/>
    <w:rsid w:val="00DA4E34"/>
    <w:rsid w:val="00DA5FAF"/>
    <w:rsid w:val="00DA615C"/>
    <w:rsid w:val="00DA6551"/>
    <w:rsid w:val="00DA685A"/>
    <w:rsid w:val="00DA7B74"/>
    <w:rsid w:val="00DB02F0"/>
    <w:rsid w:val="00DB0930"/>
    <w:rsid w:val="00DB10B5"/>
    <w:rsid w:val="00DB3242"/>
    <w:rsid w:val="00DB4789"/>
    <w:rsid w:val="00DB4EB1"/>
    <w:rsid w:val="00DB5D4C"/>
    <w:rsid w:val="00DB62A6"/>
    <w:rsid w:val="00DB690C"/>
    <w:rsid w:val="00DB7648"/>
    <w:rsid w:val="00DC099F"/>
    <w:rsid w:val="00DC0DDC"/>
    <w:rsid w:val="00DC2344"/>
    <w:rsid w:val="00DC2F06"/>
    <w:rsid w:val="00DC3883"/>
    <w:rsid w:val="00DC3C35"/>
    <w:rsid w:val="00DC44C4"/>
    <w:rsid w:val="00DC5077"/>
    <w:rsid w:val="00DD10C1"/>
    <w:rsid w:val="00DD1848"/>
    <w:rsid w:val="00DD29D3"/>
    <w:rsid w:val="00DD585B"/>
    <w:rsid w:val="00DD5921"/>
    <w:rsid w:val="00DD5DC2"/>
    <w:rsid w:val="00DD69E1"/>
    <w:rsid w:val="00DD7775"/>
    <w:rsid w:val="00DE0827"/>
    <w:rsid w:val="00DE10DC"/>
    <w:rsid w:val="00DE262F"/>
    <w:rsid w:val="00DE2779"/>
    <w:rsid w:val="00DE3A50"/>
    <w:rsid w:val="00DE4376"/>
    <w:rsid w:val="00DE56E4"/>
    <w:rsid w:val="00DE7930"/>
    <w:rsid w:val="00DF3A69"/>
    <w:rsid w:val="00DF4016"/>
    <w:rsid w:val="00DF49F9"/>
    <w:rsid w:val="00DF4B8E"/>
    <w:rsid w:val="00DF4C33"/>
    <w:rsid w:val="00DF4ECF"/>
    <w:rsid w:val="00DF5FB2"/>
    <w:rsid w:val="00DF651B"/>
    <w:rsid w:val="00DF77DD"/>
    <w:rsid w:val="00E01438"/>
    <w:rsid w:val="00E015FC"/>
    <w:rsid w:val="00E04B2E"/>
    <w:rsid w:val="00E04B31"/>
    <w:rsid w:val="00E05CCB"/>
    <w:rsid w:val="00E05D94"/>
    <w:rsid w:val="00E104FE"/>
    <w:rsid w:val="00E12815"/>
    <w:rsid w:val="00E1355F"/>
    <w:rsid w:val="00E13B04"/>
    <w:rsid w:val="00E1405A"/>
    <w:rsid w:val="00E158F0"/>
    <w:rsid w:val="00E17233"/>
    <w:rsid w:val="00E17267"/>
    <w:rsid w:val="00E17886"/>
    <w:rsid w:val="00E17F71"/>
    <w:rsid w:val="00E2141E"/>
    <w:rsid w:val="00E21E1D"/>
    <w:rsid w:val="00E228C6"/>
    <w:rsid w:val="00E22933"/>
    <w:rsid w:val="00E23F2B"/>
    <w:rsid w:val="00E2457D"/>
    <w:rsid w:val="00E24BFF"/>
    <w:rsid w:val="00E25F9F"/>
    <w:rsid w:val="00E2607D"/>
    <w:rsid w:val="00E30872"/>
    <w:rsid w:val="00E30E3B"/>
    <w:rsid w:val="00E32266"/>
    <w:rsid w:val="00E322E9"/>
    <w:rsid w:val="00E32CB1"/>
    <w:rsid w:val="00E32E91"/>
    <w:rsid w:val="00E330F4"/>
    <w:rsid w:val="00E3349D"/>
    <w:rsid w:val="00E34B6C"/>
    <w:rsid w:val="00E37EFD"/>
    <w:rsid w:val="00E43522"/>
    <w:rsid w:val="00E43A24"/>
    <w:rsid w:val="00E45706"/>
    <w:rsid w:val="00E46574"/>
    <w:rsid w:val="00E46651"/>
    <w:rsid w:val="00E525B3"/>
    <w:rsid w:val="00E527A3"/>
    <w:rsid w:val="00E536F9"/>
    <w:rsid w:val="00E543BC"/>
    <w:rsid w:val="00E54844"/>
    <w:rsid w:val="00E554B0"/>
    <w:rsid w:val="00E559BD"/>
    <w:rsid w:val="00E566B9"/>
    <w:rsid w:val="00E56D73"/>
    <w:rsid w:val="00E57DF9"/>
    <w:rsid w:val="00E604ED"/>
    <w:rsid w:val="00E61802"/>
    <w:rsid w:val="00E61BC6"/>
    <w:rsid w:val="00E62301"/>
    <w:rsid w:val="00E63AC7"/>
    <w:rsid w:val="00E63C0F"/>
    <w:rsid w:val="00E6489B"/>
    <w:rsid w:val="00E67561"/>
    <w:rsid w:val="00E67C0A"/>
    <w:rsid w:val="00E7290F"/>
    <w:rsid w:val="00E73152"/>
    <w:rsid w:val="00E7348F"/>
    <w:rsid w:val="00E75502"/>
    <w:rsid w:val="00E76041"/>
    <w:rsid w:val="00E77077"/>
    <w:rsid w:val="00E80D6E"/>
    <w:rsid w:val="00E8176B"/>
    <w:rsid w:val="00E8186D"/>
    <w:rsid w:val="00E81DFA"/>
    <w:rsid w:val="00E82696"/>
    <w:rsid w:val="00E830BA"/>
    <w:rsid w:val="00E84660"/>
    <w:rsid w:val="00E85307"/>
    <w:rsid w:val="00E856DF"/>
    <w:rsid w:val="00E86840"/>
    <w:rsid w:val="00E868AE"/>
    <w:rsid w:val="00E86F32"/>
    <w:rsid w:val="00E907A1"/>
    <w:rsid w:val="00E90A30"/>
    <w:rsid w:val="00E90F8D"/>
    <w:rsid w:val="00E915C0"/>
    <w:rsid w:val="00E927B0"/>
    <w:rsid w:val="00E93FE0"/>
    <w:rsid w:val="00E967E7"/>
    <w:rsid w:val="00E96AC4"/>
    <w:rsid w:val="00E970D5"/>
    <w:rsid w:val="00E97AFA"/>
    <w:rsid w:val="00E97C6A"/>
    <w:rsid w:val="00EA0759"/>
    <w:rsid w:val="00EA07CF"/>
    <w:rsid w:val="00EA113A"/>
    <w:rsid w:val="00EA2E81"/>
    <w:rsid w:val="00EA2FC5"/>
    <w:rsid w:val="00EA46E1"/>
    <w:rsid w:val="00EA5217"/>
    <w:rsid w:val="00EA7053"/>
    <w:rsid w:val="00EA73A1"/>
    <w:rsid w:val="00EB0AA9"/>
    <w:rsid w:val="00EB104C"/>
    <w:rsid w:val="00EB1DB7"/>
    <w:rsid w:val="00EB26C5"/>
    <w:rsid w:val="00EB393A"/>
    <w:rsid w:val="00EB6CA3"/>
    <w:rsid w:val="00EB6EAB"/>
    <w:rsid w:val="00EB77D9"/>
    <w:rsid w:val="00EC10E1"/>
    <w:rsid w:val="00EC2D66"/>
    <w:rsid w:val="00EC2F4B"/>
    <w:rsid w:val="00ED13C7"/>
    <w:rsid w:val="00ED167A"/>
    <w:rsid w:val="00ED2345"/>
    <w:rsid w:val="00ED2F7B"/>
    <w:rsid w:val="00ED43F7"/>
    <w:rsid w:val="00ED46FC"/>
    <w:rsid w:val="00ED4BFF"/>
    <w:rsid w:val="00ED4D6B"/>
    <w:rsid w:val="00ED67B3"/>
    <w:rsid w:val="00ED73EC"/>
    <w:rsid w:val="00EE030A"/>
    <w:rsid w:val="00EE1FDD"/>
    <w:rsid w:val="00EE275C"/>
    <w:rsid w:val="00EE2EFB"/>
    <w:rsid w:val="00EE3094"/>
    <w:rsid w:val="00EE5D05"/>
    <w:rsid w:val="00EE670F"/>
    <w:rsid w:val="00EF052D"/>
    <w:rsid w:val="00EF2706"/>
    <w:rsid w:val="00EF285B"/>
    <w:rsid w:val="00EF4038"/>
    <w:rsid w:val="00EF521D"/>
    <w:rsid w:val="00EF54D4"/>
    <w:rsid w:val="00EF7E5E"/>
    <w:rsid w:val="00F000C7"/>
    <w:rsid w:val="00F00124"/>
    <w:rsid w:val="00F00ADB"/>
    <w:rsid w:val="00F00BBE"/>
    <w:rsid w:val="00F01489"/>
    <w:rsid w:val="00F0192B"/>
    <w:rsid w:val="00F02384"/>
    <w:rsid w:val="00F03E0C"/>
    <w:rsid w:val="00F04318"/>
    <w:rsid w:val="00F04FA0"/>
    <w:rsid w:val="00F055A7"/>
    <w:rsid w:val="00F05936"/>
    <w:rsid w:val="00F063D5"/>
    <w:rsid w:val="00F0709C"/>
    <w:rsid w:val="00F07111"/>
    <w:rsid w:val="00F11AFC"/>
    <w:rsid w:val="00F12884"/>
    <w:rsid w:val="00F13ACD"/>
    <w:rsid w:val="00F17D3A"/>
    <w:rsid w:val="00F17DC2"/>
    <w:rsid w:val="00F17F9A"/>
    <w:rsid w:val="00F20910"/>
    <w:rsid w:val="00F20D11"/>
    <w:rsid w:val="00F21FFE"/>
    <w:rsid w:val="00F26E3D"/>
    <w:rsid w:val="00F302CC"/>
    <w:rsid w:val="00F31CEB"/>
    <w:rsid w:val="00F32B8C"/>
    <w:rsid w:val="00F330CB"/>
    <w:rsid w:val="00F340D1"/>
    <w:rsid w:val="00F345E8"/>
    <w:rsid w:val="00F35396"/>
    <w:rsid w:val="00F36E0D"/>
    <w:rsid w:val="00F36E10"/>
    <w:rsid w:val="00F37967"/>
    <w:rsid w:val="00F37973"/>
    <w:rsid w:val="00F37E09"/>
    <w:rsid w:val="00F424F0"/>
    <w:rsid w:val="00F435A0"/>
    <w:rsid w:val="00F43BE4"/>
    <w:rsid w:val="00F45A03"/>
    <w:rsid w:val="00F50446"/>
    <w:rsid w:val="00F51F10"/>
    <w:rsid w:val="00F53E5C"/>
    <w:rsid w:val="00F54B7B"/>
    <w:rsid w:val="00F54BA8"/>
    <w:rsid w:val="00F55A6A"/>
    <w:rsid w:val="00F561E7"/>
    <w:rsid w:val="00F566E3"/>
    <w:rsid w:val="00F56961"/>
    <w:rsid w:val="00F56B52"/>
    <w:rsid w:val="00F57052"/>
    <w:rsid w:val="00F57423"/>
    <w:rsid w:val="00F5794B"/>
    <w:rsid w:val="00F57DC5"/>
    <w:rsid w:val="00F60678"/>
    <w:rsid w:val="00F610B2"/>
    <w:rsid w:val="00F63306"/>
    <w:rsid w:val="00F6619E"/>
    <w:rsid w:val="00F66789"/>
    <w:rsid w:val="00F70744"/>
    <w:rsid w:val="00F70895"/>
    <w:rsid w:val="00F71C72"/>
    <w:rsid w:val="00F722BB"/>
    <w:rsid w:val="00F72FCA"/>
    <w:rsid w:val="00F74B09"/>
    <w:rsid w:val="00F761BD"/>
    <w:rsid w:val="00F76E17"/>
    <w:rsid w:val="00F80504"/>
    <w:rsid w:val="00F806DC"/>
    <w:rsid w:val="00F82493"/>
    <w:rsid w:val="00F85BED"/>
    <w:rsid w:val="00F85BF9"/>
    <w:rsid w:val="00F90843"/>
    <w:rsid w:val="00F9156F"/>
    <w:rsid w:val="00F93FE7"/>
    <w:rsid w:val="00F95197"/>
    <w:rsid w:val="00FA1711"/>
    <w:rsid w:val="00FA272B"/>
    <w:rsid w:val="00FA2A50"/>
    <w:rsid w:val="00FA2CF7"/>
    <w:rsid w:val="00FA6017"/>
    <w:rsid w:val="00FB4372"/>
    <w:rsid w:val="00FB5D70"/>
    <w:rsid w:val="00FB646A"/>
    <w:rsid w:val="00FB68FA"/>
    <w:rsid w:val="00FC0C02"/>
    <w:rsid w:val="00FC2984"/>
    <w:rsid w:val="00FC2DBE"/>
    <w:rsid w:val="00FC32F6"/>
    <w:rsid w:val="00FC399D"/>
    <w:rsid w:val="00FC6DF1"/>
    <w:rsid w:val="00FC6F9D"/>
    <w:rsid w:val="00FC6FAC"/>
    <w:rsid w:val="00FC784D"/>
    <w:rsid w:val="00FD511A"/>
    <w:rsid w:val="00FD5DAC"/>
    <w:rsid w:val="00FD5F37"/>
    <w:rsid w:val="00FD756D"/>
    <w:rsid w:val="00FE0432"/>
    <w:rsid w:val="00FE370C"/>
    <w:rsid w:val="00FE5A5D"/>
    <w:rsid w:val="00FE6D61"/>
    <w:rsid w:val="00FF0182"/>
    <w:rsid w:val="00FF03CE"/>
    <w:rsid w:val="00FF0E0D"/>
    <w:rsid w:val="00FF1434"/>
    <w:rsid w:val="00FF2E8B"/>
    <w:rsid w:val="00FF3012"/>
    <w:rsid w:val="00FF6DAF"/>
    <w:rsid w:val="00FF70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styleId="Mencinsinresolver">
    <w:name w:val="Unresolved Mention"/>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FE0C-2809-493D-8F60-FC78DC70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1537</TotalTime>
  <Pages>20</Pages>
  <Words>11998</Words>
  <Characters>65995</Characters>
  <Application>Microsoft Office Word</Application>
  <DocSecurity>0</DocSecurity>
  <Lines>549</Lines>
  <Paragraphs>155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604</cp:revision>
  <dcterms:created xsi:type="dcterms:W3CDTF">2023-08-04T08:40:00Z</dcterms:created>
  <dcterms:modified xsi:type="dcterms:W3CDTF">2023-08-30T07:56:00Z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http://www.zotero.org/styles/apa</vt:lpwstr>
  </property>
</Properties>
</file>