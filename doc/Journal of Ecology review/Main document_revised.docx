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ACE0F" w14:textId="25F5FE85" w:rsidR="002E16CC" w:rsidRPr="00F95F23" w:rsidRDefault="002E16CC" w:rsidP="00914E3A">
      <w:pPr>
        <w:pStyle w:val="Ttulo2"/>
        <w:spacing w:after="160" w:line="480" w:lineRule="auto"/>
        <w:rPr>
          <w:rFonts w:eastAsia="Times New Roman"/>
          <w:lang w:eastAsia="ca-ES"/>
        </w:rPr>
      </w:pPr>
      <w:commentRangeStart w:id="0"/>
      <w:r>
        <w:rPr>
          <w:rFonts w:eastAsia="Times New Roman"/>
          <w:bdr w:val="none" w:sz="0" w:space="0" w:color="auto" w:frame="1"/>
          <w:lang w:eastAsia="ca-ES"/>
        </w:rPr>
        <w:t>Abstract</w:t>
      </w:r>
      <w:r w:rsidRPr="00F95F23">
        <w:rPr>
          <w:rFonts w:eastAsia="Times New Roman"/>
          <w:bdr w:val="none" w:sz="0" w:space="0" w:color="auto" w:frame="1"/>
          <w:lang w:eastAsia="ca-ES"/>
        </w:rPr>
        <w:t xml:space="preserve"> </w:t>
      </w:r>
      <w:commentRangeEnd w:id="0"/>
      <w:r w:rsidR="00C36895">
        <w:rPr>
          <w:rStyle w:val="Refdecomentario"/>
          <w:rFonts w:ascii="Calibri" w:eastAsia="Calibri" w:hAnsi="Calibri" w:cs="Calibri"/>
          <w:color w:val="auto"/>
        </w:rPr>
        <w:commentReference w:id="0"/>
      </w:r>
    </w:p>
    <w:p w14:paraId="42AFFDE6" w14:textId="2AF55009" w:rsidR="002E16CC" w:rsidRPr="002977B0" w:rsidRDefault="002977B0" w:rsidP="00914E3A">
      <w:pPr>
        <w:spacing w:line="480" w:lineRule="auto"/>
        <w:jc w:val="both"/>
        <w:rPr>
          <w:rFonts w:eastAsia="Times New Roman" w:cstheme="minorHAnsi"/>
          <w:color w:val="000000" w:themeColor="text1"/>
          <w:lang w:eastAsia="ca-ES"/>
        </w:rPr>
      </w:pPr>
      <w:r w:rsidRPr="002977B0">
        <w:rPr>
          <w:rFonts w:eastAsia="Times New Roman" w:cstheme="minorHAnsi"/>
          <w:color w:val="000000" w:themeColor="text1"/>
          <w:lang w:eastAsia="ca-ES"/>
        </w:rPr>
        <w:t xml:space="preserve">1. </w:t>
      </w:r>
      <w:r w:rsidR="002E16CC" w:rsidRPr="002977B0">
        <w:rPr>
          <w:rFonts w:eastAsia="Times New Roman" w:cstheme="minorHAnsi"/>
          <w:color w:val="000000" w:themeColor="text1"/>
          <w:lang w:eastAsia="ca-ES"/>
        </w:rPr>
        <w:t xml:space="preserve">Understanding seed germination phenology is crucial for predicting plant responses to environmental changes. However, a substantial gap persists regarding how microclimatic conditions influence germination in seasonal ecosystems. </w:t>
      </w:r>
    </w:p>
    <w:p w14:paraId="74AC4255" w14:textId="42D2700B" w:rsidR="002E16CC" w:rsidRPr="002977B0" w:rsidRDefault="002977B0" w:rsidP="00914E3A">
      <w:pPr>
        <w:spacing w:line="48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2. </w:t>
      </w:r>
      <w:r w:rsidR="002E16CC" w:rsidRPr="002977B0">
        <w:rPr>
          <w:rFonts w:eastAsia="Times New Roman" w:cstheme="minorHAnsi"/>
          <w:color w:val="000000" w:themeColor="text1"/>
          <w:lang w:eastAsia="ca-ES"/>
        </w:rPr>
        <w:t xml:space="preserve">We conducted a continuous seasonal experiment with fresh seeds to investigate germination phenology in 54 </w:t>
      </w:r>
      <w:ins w:id="1" w:author="Cuenta Microsoft" w:date="2024-09-26T16:19:00Z">
        <w:r w:rsidR="000D17A7">
          <w:rPr>
            <w:rFonts w:eastAsia="Times New Roman" w:cstheme="minorHAnsi"/>
            <w:color w:val="000000" w:themeColor="text1"/>
            <w:lang w:eastAsia="ca-ES"/>
          </w:rPr>
          <w:t>co-</w:t>
        </w:r>
      </w:ins>
      <w:ins w:id="2" w:author="Cuenta Microsoft" w:date="2024-09-26T16:20:00Z">
        <w:r w:rsidR="000D17A7">
          <w:rPr>
            <w:rFonts w:eastAsia="Times New Roman" w:cstheme="minorHAnsi"/>
            <w:color w:val="000000" w:themeColor="text1"/>
            <w:lang w:eastAsia="ca-ES"/>
          </w:rPr>
          <w:t>occurring</w:t>
        </w:r>
      </w:ins>
      <w:ins w:id="3" w:author="Cuenta Microsoft" w:date="2024-09-26T16:19:00Z">
        <w:r w:rsidR="000D17A7">
          <w:rPr>
            <w:rFonts w:eastAsia="Times New Roman" w:cstheme="minorHAnsi"/>
            <w:color w:val="000000" w:themeColor="text1"/>
            <w:lang w:eastAsia="ca-ES"/>
          </w:rPr>
          <w:t xml:space="preserve"> </w:t>
        </w:r>
      </w:ins>
      <w:r w:rsidR="002E16CC" w:rsidRPr="002977B0">
        <w:rPr>
          <w:rFonts w:eastAsia="Times New Roman" w:cstheme="minorHAnsi"/>
          <w:color w:val="000000" w:themeColor="text1"/>
          <w:lang w:eastAsia="ca-ES"/>
        </w:rPr>
        <w:t xml:space="preserve">species from temperate and Mediterranean alpine communities. Using </w:t>
      </w:r>
      <w:ins w:id="4" w:author="Cuenta Microsoft" w:date="2024-09-26T16:20:00Z">
        <w:r w:rsidR="000D17A7">
          <w:rPr>
            <w:rFonts w:eastAsia="Times New Roman" w:cstheme="minorHAnsi"/>
            <w:color w:val="000000" w:themeColor="text1"/>
            <w:lang w:eastAsia="ca-ES"/>
          </w:rPr>
          <w:t xml:space="preserve">long-term </w:t>
        </w:r>
      </w:ins>
      <w:r w:rsidR="002E16CC" w:rsidRPr="002977B0">
        <w:rPr>
          <w:rFonts w:eastAsia="Times New Roman" w:cstheme="minorHAnsi"/>
          <w:color w:val="000000" w:themeColor="text1"/>
          <w:lang w:eastAsia="ca-ES"/>
        </w:rPr>
        <w:t xml:space="preserve">field microclimatic data series, we </w:t>
      </w:r>
      <w:ins w:id="5" w:author="Cuenta Microsoft" w:date="2024-09-26T16:13:00Z">
        <w:r w:rsidR="00C36895">
          <w:rPr>
            <w:rFonts w:eastAsia="Times New Roman" w:cstheme="minorHAnsi"/>
            <w:color w:val="000000" w:themeColor="text1"/>
            <w:lang w:eastAsia="ca-ES"/>
          </w:rPr>
          <w:t xml:space="preserve">precisely </w:t>
        </w:r>
      </w:ins>
      <w:r w:rsidR="002E16CC" w:rsidRPr="002977B0">
        <w:rPr>
          <w:rFonts w:eastAsia="Times New Roman" w:cstheme="minorHAnsi"/>
          <w:color w:val="000000" w:themeColor="text1"/>
          <w:lang w:eastAsia="ca-ES"/>
        </w:rPr>
        <w:t xml:space="preserve">mimicked </w:t>
      </w:r>
      <w:ins w:id="6" w:author="Cuenta Microsoft" w:date="2024-09-26T16:12:00Z">
        <w:r w:rsidR="00C36895">
          <w:rPr>
            <w:rFonts w:eastAsia="Times New Roman" w:cstheme="minorHAnsi"/>
            <w:color w:val="000000" w:themeColor="text1"/>
            <w:lang w:eastAsia="ca-ES"/>
          </w:rPr>
          <w:t xml:space="preserve">two contrasting microclimatic conditions: </w:t>
        </w:r>
      </w:ins>
      <w:ins w:id="7" w:author="Cuenta Microsoft" w:date="2024-09-26T16:13:00Z">
        <w:r w:rsidR="00C36895">
          <w:rPr>
            <w:rFonts w:eastAsia="Times New Roman" w:cstheme="minorHAnsi"/>
            <w:color w:val="000000" w:themeColor="text1"/>
            <w:lang w:eastAsia="ca-ES"/>
          </w:rPr>
          <w:t>(1) windy exposed edges with snow-free period and warmer temperatures (</w:t>
        </w:r>
        <w:proofErr w:type="spellStart"/>
        <w:r w:rsidR="00C36895">
          <w:rPr>
            <w:rFonts w:eastAsia="Times New Roman" w:cstheme="minorHAnsi"/>
            <w:color w:val="000000" w:themeColor="text1"/>
            <w:lang w:eastAsia="ca-ES"/>
          </w:rPr>
          <w:t>i.e</w:t>
        </w:r>
        <w:proofErr w:type="spellEnd"/>
        <w:r w:rsidR="00C36895">
          <w:rPr>
            <w:rFonts w:eastAsia="Times New Roman" w:cstheme="minorHAnsi"/>
            <w:color w:val="000000" w:themeColor="text1"/>
            <w:lang w:eastAsia="ca-ES"/>
          </w:rPr>
          <w:t xml:space="preserve"> “</w:t>
        </w:r>
      </w:ins>
      <w:r w:rsidR="002E16CC" w:rsidRPr="002977B0">
        <w:rPr>
          <w:rFonts w:eastAsia="Times New Roman" w:cstheme="minorHAnsi"/>
          <w:color w:val="000000" w:themeColor="text1"/>
          <w:lang w:eastAsia="ca-ES"/>
        </w:rPr>
        <w:t>fellfield</w:t>
      </w:r>
      <w:ins w:id="8" w:author="Cuenta Microsoft" w:date="2024-09-26T16:13:00Z">
        <w:r w:rsidR="00C36895">
          <w:rPr>
            <w:rFonts w:eastAsia="Times New Roman" w:cstheme="minorHAnsi"/>
            <w:color w:val="000000" w:themeColor="text1"/>
            <w:lang w:eastAsia="ca-ES"/>
          </w:rPr>
          <w:t>”)</w:t>
        </w:r>
      </w:ins>
      <w:r w:rsidR="002E16CC" w:rsidRPr="002977B0">
        <w:rPr>
          <w:rFonts w:eastAsia="Times New Roman" w:cstheme="minorHAnsi"/>
          <w:color w:val="000000" w:themeColor="text1"/>
          <w:lang w:eastAsia="ca-ES"/>
        </w:rPr>
        <w:t xml:space="preserve"> and </w:t>
      </w:r>
      <w:ins w:id="9" w:author="Cuenta Microsoft" w:date="2024-09-26T16:13:00Z">
        <w:r w:rsidR="00C36895">
          <w:rPr>
            <w:rFonts w:eastAsia="Times New Roman" w:cstheme="minorHAnsi"/>
            <w:color w:val="000000" w:themeColor="text1"/>
            <w:lang w:eastAsia="ca-ES"/>
          </w:rPr>
          <w:t>(2</w:t>
        </w:r>
      </w:ins>
      <w:ins w:id="10" w:author="Cuenta Microsoft" w:date="2024-09-26T16:14:00Z">
        <w:r w:rsidR="00C36895">
          <w:rPr>
            <w:rFonts w:eastAsia="Times New Roman" w:cstheme="minorHAnsi"/>
            <w:color w:val="000000" w:themeColor="text1"/>
            <w:lang w:eastAsia="ca-ES"/>
          </w:rPr>
          <w:t>) sheltered areas with lengthy snow cover and cooler temperatures (i.e. “</w:t>
        </w:r>
      </w:ins>
      <w:proofErr w:type="spellStart"/>
      <w:r w:rsidR="002E16CC" w:rsidRPr="002977B0">
        <w:rPr>
          <w:rFonts w:eastAsia="Times New Roman" w:cstheme="minorHAnsi"/>
          <w:color w:val="000000" w:themeColor="text1"/>
          <w:lang w:eastAsia="ca-ES"/>
        </w:rPr>
        <w:t>snowbed</w:t>
      </w:r>
      <w:proofErr w:type="spellEnd"/>
      <w:ins w:id="11" w:author="Cuenta Microsoft" w:date="2024-09-26T16:14:00Z">
        <w:r w:rsidR="00C36895">
          <w:rPr>
            <w:rFonts w:eastAsia="Times New Roman" w:cstheme="minorHAnsi"/>
            <w:color w:val="000000" w:themeColor="text1"/>
            <w:lang w:eastAsia="ca-ES"/>
          </w:rPr>
          <w:t>”)</w:t>
        </w:r>
      </w:ins>
      <w:r w:rsidR="002E16CC" w:rsidRPr="002977B0">
        <w:rPr>
          <w:rFonts w:eastAsia="Times New Roman" w:cstheme="minorHAnsi"/>
          <w:color w:val="000000" w:themeColor="text1"/>
          <w:lang w:eastAsia="ca-ES"/>
        </w:rPr>
        <w:t xml:space="preserve"> in growth chambers</w:t>
      </w:r>
      <w:ins w:id="12" w:author="Cuenta Microsoft" w:date="2024-09-26T16:15:00Z">
        <w:r w:rsidR="00C36895">
          <w:rPr>
            <w:rFonts w:eastAsia="Times New Roman" w:cstheme="minorHAnsi"/>
            <w:color w:val="000000" w:themeColor="text1"/>
            <w:lang w:eastAsia="ca-ES"/>
          </w:rPr>
          <w:t xml:space="preserve">. </w:t>
        </w:r>
      </w:ins>
      <w:ins w:id="13" w:author="Cuenta Microsoft" w:date="2024-09-26T16:20:00Z">
        <w:r w:rsidR="000D17A7">
          <w:rPr>
            <w:rFonts w:eastAsia="Times New Roman" w:cstheme="minorHAnsi"/>
            <w:color w:val="000000" w:themeColor="text1"/>
            <w:lang w:eastAsia="ca-ES"/>
          </w:rPr>
          <w:t>Additionally, w</w:t>
        </w:r>
      </w:ins>
      <w:ins w:id="14" w:author="Cuenta Microsoft" w:date="2024-09-26T16:15:00Z">
        <w:r w:rsidR="00C36895">
          <w:rPr>
            <w:rFonts w:eastAsia="Times New Roman" w:cstheme="minorHAnsi"/>
            <w:color w:val="000000" w:themeColor="text1"/>
            <w:lang w:eastAsia="ca-ES"/>
          </w:rPr>
          <w:t>e validated the laboratory results with</w:t>
        </w:r>
      </w:ins>
      <w:r w:rsidR="002E16CC" w:rsidRPr="002977B0">
        <w:rPr>
          <w:rFonts w:eastAsia="Times New Roman" w:cstheme="minorHAnsi"/>
          <w:color w:val="000000" w:themeColor="text1"/>
          <w:lang w:eastAsia="ca-ES"/>
        </w:rPr>
        <w:t xml:space="preserve"> field sowing experiments</w:t>
      </w:r>
      <w:ins w:id="15" w:author="Cuenta Microsoft" w:date="2024-09-26T12:20:00Z">
        <w:r w:rsidR="00445F79">
          <w:rPr>
            <w:rFonts w:eastAsia="Times New Roman" w:cstheme="minorHAnsi"/>
            <w:color w:val="000000" w:themeColor="text1"/>
            <w:lang w:eastAsia="ca-ES"/>
          </w:rPr>
          <w:t xml:space="preserve"> to provide a complete picture of germination phenology</w:t>
        </w:r>
      </w:ins>
      <w:r w:rsidR="002E16CC" w:rsidRPr="002977B0">
        <w:rPr>
          <w:rFonts w:eastAsia="Times New Roman" w:cstheme="minorHAnsi"/>
          <w:color w:val="000000" w:themeColor="text1"/>
          <w:lang w:eastAsia="ca-ES"/>
        </w:rPr>
        <w:t xml:space="preserve">. </w:t>
      </w:r>
    </w:p>
    <w:p w14:paraId="0F79B8A8" w14:textId="47EA32DE" w:rsidR="002E16CC" w:rsidRPr="002977B0" w:rsidRDefault="002977B0" w:rsidP="00914E3A">
      <w:pPr>
        <w:spacing w:line="48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3. </w:t>
      </w:r>
      <w:r w:rsidR="002E16CC" w:rsidRPr="002977B0">
        <w:rPr>
          <w:rFonts w:eastAsia="Times New Roman" w:cstheme="minorHAnsi"/>
          <w:color w:val="000000" w:themeColor="text1"/>
          <w:lang w:eastAsia="ca-ES"/>
        </w:rPr>
        <w:t xml:space="preserve">Both communities </w:t>
      </w:r>
      <w:ins w:id="16" w:author="Cuenta Microsoft" w:date="2024-09-26T16:16:00Z">
        <w:r w:rsidR="000D17A7">
          <w:rPr>
            <w:rFonts w:eastAsia="Times New Roman" w:cstheme="minorHAnsi"/>
            <w:color w:val="000000" w:themeColor="text1"/>
            <w:lang w:eastAsia="ca-ES"/>
          </w:rPr>
          <w:t>displayed</w:t>
        </w:r>
        <w:r w:rsidR="000D17A7" w:rsidRPr="002977B0">
          <w:rPr>
            <w:rFonts w:eastAsia="Times New Roman" w:cstheme="minorHAnsi"/>
            <w:color w:val="000000" w:themeColor="text1"/>
            <w:lang w:eastAsia="ca-ES"/>
          </w:rPr>
          <w:t xml:space="preserve"> </w:t>
        </w:r>
      </w:ins>
      <w:r w:rsidR="002E16CC" w:rsidRPr="002977B0">
        <w:rPr>
          <w:rFonts w:eastAsia="Times New Roman" w:cstheme="minorHAnsi"/>
          <w:color w:val="000000" w:themeColor="text1"/>
          <w:lang w:eastAsia="ca-ES"/>
        </w:rPr>
        <w:t>similar phenology responses to microclimatic variation</w:t>
      </w:r>
      <w:ins w:id="17" w:author="Cuenta Microsoft" w:date="2024-09-26T16:16:00Z">
        <w:r w:rsidR="000D17A7">
          <w:rPr>
            <w:rFonts w:eastAsia="Times New Roman" w:cstheme="minorHAnsi"/>
            <w:color w:val="000000" w:themeColor="text1"/>
            <w:lang w:eastAsia="ca-ES"/>
          </w:rPr>
          <w:t>.</w:t>
        </w:r>
      </w:ins>
      <w:r w:rsidR="002E16CC" w:rsidRPr="002977B0">
        <w:rPr>
          <w:rFonts w:eastAsia="Times New Roman" w:cstheme="minorHAnsi"/>
          <w:color w:val="000000" w:themeColor="text1"/>
          <w:lang w:eastAsia="ca-ES"/>
        </w:rPr>
        <w:t xml:space="preserve"> </w:t>
      </w:r>
      <w:ins w:id="18" w:author="Cuenta Microsoft" w:date="2024-09-26T16:16:00Z">
        <w:r w:rsidR="000D17A7">
          <w:rPr>
            <w:rFonts w:cstheme="minorHAnsi"/>
          </w:rPr>
          <w:t xml:space="preserve">Our results </w:t>
        </w:r>
      </w:ins>
      <w:ins w:id="19" w:author="Cuenta Microsoft" w:date="2024-09-26T11:43:00Z">
        <w:r w:rsidR="007B580A">
          <w:rPr>
            <w:rFonts w:cstheme="minorHAnsi"/>
          </w:rPr>
          <w:t xml:space="preserve">showed that </w:t>
        </w:r>
      </w:ins>
      <w:ins w:id="20" w:author="Cuenta Microsoft" w:date="2024-09-26T11:44:00Z">
        <w:r w:rsidR="007B580A">
          <w:rPr>
            <w:rFonts w:cstheme="minorHAnsi"/>
          </w:rPr>
          <w:t xml:space="preserve">accumulated </w:t>
        </w:r>
      </w:ins>
      <w:ins w:id="21" w:author="Cuenta Microsoft" w:date="2024-09-26T11:43:00Z">
        <w:r w:rsidR="007B580A">
          <w:rPr>
            <w:rFonts w:eastAsia="Times New Roman" w:cstheme="minorHAnsi"/>
            <w:color w:val="000000"/>
            <w:lang w:eastAsia="ca-ES"/>
          </w:rPr>
          <w:t>s</w:t>
        </w:r>
        <w:r w:rsidR="007B580A" w:rsidRPr="00F95F23">
          <w:rPr>
            <w:rFonts w:eastAsia="Times New Roman" w:cstheme="minorHAnsi"/>
            <w:color w:val="000000"/>
            <w:lang w:eastAsia="ca-ES"/>
          </w:rPr>
          <w:t xml:space="preserve">mall microclimatic differences of </w:t>
        </w:r>
        <w:r w:rsidR="007B580A">
          <w:rPr>
            <w:rFonts w:eastAsia="Times New Roman" w:cstheme="minorHAnsi"/>
            <w:color w:val="000000"/>
            <w:lang w:eastAsia="ca-ES"/>
          </w:rPr>
          <w:t>2-3</w:t>
        </w:r>
        <w:r w:rsidR="007B580A" w:rsidRPr="00F95F23">
          <w:rPr>
            <w:rFonts w:eastAsia="Times New Roman" w:cstheme="minorHAnsi"/>
            <w:color w:val="000000"/>
            <w:lang w:eastAsia="ca-ES"/>
          </w:rPr>
          <w:t xml:space="preserve"> degrees Celsius</w:t>
        </w:r>
      </w:ins>
      <w:ins w:id="22" w:author="Cuenta Microsoft" w:date="2024-09-26T16:16:00Z">
        <w:r w:rsidR="000D17A7">
          <w:rPr>
            <w:rFonts w:eastAsia="Times New Roman" w:cstheme="minorHAnsi"/>
            <w:color w:val="000000"/>
            <w:lang w:eastAsia="ca-ES"/>
          </w:rPr>
          <w:t>,</w:t>
        </w:r>
      </w:ins>
      <w:ins w:id="23" w:author="Cuenta Microsoft" w:date="2024-09-26T11:43:00Z">
        <w:r w:rsidR="007B580A">
          <w:rPr>
            <w:rFonts w:eastAsia="Times New Roman" w:cstheme="minorHAnsi"/>
            <w:color w:val="000000"/>
            <w:lang w:eastAsia="ca-ES"/>
          </w:rPr>
          <w:t xml:space="preserve"> </w:t>
        </w:r>
      </w:ins>
      <w:ins w:id="24" w:author="Cuenta Microsoft" w:date="2024-09-26T11:45:00Z">
        <w:r w:rsidR="007B580A">
          <w:rPr>
            <w:rFonts w:eastAsia="Times New Roman" w:cstheme="minorHAnsi"/>
            <w:color w:val="000000"/>
            <w:lang w:eastAsia="ca-ES"/>
          </w:rPr>
          <w:t xml:space="preserve">across a whole year </w:t>
        </w:r>
      </w:ins>
      <w:ins w:id="25" w:author="Cuenta Microsoft" w:date="2024-09-26T11:43:00Z">
        <w:r w:rsidR="007B580A">
          <w:rPr>
            <w:rFonts w:eastAsia="Times New Roman" w:cstheme="minorHAnsi"/>
            <w:color w:val="000000"/>
            <w:lang w:eastAsia="ca-ES"/>
          </w:rPr>
          <w:t>in the lab</w:t>
        </w:r>
      </w:ins>
      <w:ins w:id="26" w:author="Cuenta Microsoft" w:date="2024-09-26T11:45:00Z">
        <w:r w:rsidR="007B580A">
          <w:rPr>
            <w:rFonts w:eastAsia="Times New Roman" w:cstheme="minorHAnsi"/>
            <w:color w:val="000000"/>
            <w:lang w:eastAsia="ca-ES"/>
          </w:rPr>
          <w:t>oratory</w:t>
        </w:r>
      </w:ins>
      <w:ins w:id="27" w:author="Cuenta Microsoft" w:date="2024-09-26T16:16:00Z">
        <w:r w:rsidR="000D17A7">
          <w:rPr>
            <w:rFonts w:eastAsia="Times New Roman" w:cstheme="minorHAnsi"/>
            <w:color w:val="000000"/>
            <w:lang w:eastAsia="ca-ES"/>
          </w:rPr>
          <w:t>,</w:t>
        </w:r>
      </w:ins>
      <w:ins w:id="28" w:author="Cuenta Microsoft" w:date="2024-09-26T11:43:00Z">
        <w:r w:rsidR="007B580A" w:rsidRPr="00F95F23">
          <w:rPr>
            <w:rFonts w:eastAsia="Times New Roman" w:cstheme="minorHAnsi"/>
            <w:color w:val="000000"/>
            <w:lang w:eastAsia="ca-ES"/>
          </w:rPr>
          <w:t xml:space="preserve"> resulted </w:t>
        </w:r>
        <w:r w:rsidR="007B580A">
          <w:rPr>
            <w:rFonts w:eastAsia="Times New Roman" w:cstheme="minorHAnsi"/>
            <w:color w:val="000000"/>
            <w:lang w:eastAsia="ca-ES"/>
          </w:rPr>
          <w:t>in a</w:t>
        </w:r>
        <w:r w:rsidR="007B580A" w:rsidRPr="00F95F23">
          <w:rPr>
            <w:rFonts w:eastAsia="Times New Roman" w:cstheme="minorHAnsi"/>
            <w:color w:val="000000"/>
            <w:lang w:eastAsia="ca-ES"/>
          </w:rPr>
          <w:t xml:space="preserve"> </w:t>
        </w:r>
        <w:r w:rsidR="007B580A">
          <w:rPr>
            <w:rFonts w:eastAsia="Times New Roman" w:cstheme="minorHAnsi"/>
            <w:color w:val="000000"/>
            <w:lang w:eastAsia="ca-ES"/>
          </w:rPr>
          <w:t xml:space="preserve">quantifiable </w:t>
        </w:r>
        <w:r w:rsidR="007B580A" w:rsidRPr="00F95F23">
          <w:rPr>
            <w:rFonts w:eastAsia="Times New Roman" w:cstheme="minorHAnsi"/>
            <w:color w:val="000000"/>
            <w:lang w:eastAsia="ca-ES"/>
          </w:rPr>
          <w:t>phenology delay</w:t>
        </w:r>
        <w:r w:rsidR="007B580A">
          <w:rPr>
            <w:rFonts w:eastAsia="Times New Roman" w:cstheme="minorHAnsi"/>
            <w:color w:val="000000"/>
            <w:lang w:eastAsia="ca-ES"/>
          </w:rPr>
          <w:t xml:space="preserve">, with an average of 60 and 45 days in </w:t>
        </w:r>
      </w:ins>
      <w:ins w:id="29" w:author="Cuenta Microsoft" w:date="2024-09-26T15:44:00Z">
        <w:r w:rsidR="009C1012">
          <w:rPr>
            <w:rFonts w:eastAsia="Times New Roman" w:cstheme="minorHAnsi"/>
            <w:color w:val="000000"/>
            <w:lang w:eastAsia="ca-ES"/>
          </w:rPr>
          <w:t xml:space="preserve">the </w:t>
        </w:r>
      </w:ins>
      <w:proofErr w:type="spellStart"/>
      <w:ins w:id="30" w:author="Cuenta Microsoft" w:date="2024-09-26T11:43:00Z">
        <w:r w:rsidR="007B580A">
          <w:rPr>
            <w:rFonts w:eastAsia="Times New Roman" w:cstheme="minorHAnsi"/>
            <w:color w:val="000000"/>
            <w:lang w:eastAsia="ca-ES"/>
          </w:rPr>
          <w:t>snowbed</w:t>
        </w:r>
        <w:proofErr w:type="spellEnd"/>
        <w:r w:rsidR="007B580A">
          <w:rPr>
            <w:rFonts w:eastAsia="Times New Roman" w:cstheme="minorHAnsi"/>
            <w:color w:val="000000"/>
            <w:lang w:eastAsia="ca-ES"/>
          </w:rPr>
          <w:t xml:space="preserve"> </w:t>
        </w:r>
      </w:ins>
      <w:ins w:id="31" w:author="Cuenta Microsoft" w:date="2024-09-26T16:20:00Z">
        <w:r w:rsidR="000D17A7">
          <w:rPr>
            <w:rFonts w:eastAsia="Times New Roman" w:cstheme="minorHAnsi"/>
            <w:color w:val="000000"/>
            <w:lang w:eastAsia="ca-ES"/>
          </w:rPr>
          <w:t>conditions</w:t>
        </w:r>
      </w:ins>
      <w:r w:rsidR="002E16CC" w:rsidRPr="002977B0">
        <w:rPr>
          <w:rFonts w:eastAsia="Times New Roman" w:cstheme="minorHAnsi"/>
          <w:color w:val="000000" w:themeColor="text1"/>
          <w:lang w:eastAsia="ca-ES"/>
        </w:rPr>
        <w:t xml:space="preserve">. </w:t>
      </w:r>
      <w:ins w:id="32" w:author="Cuenta Microsoft" w:date="2024-09-26T16:17:00Z">
        <w:r w:rsidR="000D17A7">
          <w:rPr>
            <w:rFonts w:eastAsia="Times New Roman" w:cstheme="minorHAnsi"/>
            <w:color w:val="000000" w:themeColor="text1"/>
            <w:lang w:eastAsia="ca-ES"/>
          </w:rPr>
          <w:t xml:space="preserve">We also </w:t>
        </w:r>
      </w:ins>
      <w:ins w:id="33" w:author="Cuenta Microsoft" w:date="2024-09-26T16:18:00Z">
        <w:r w:rsidR="000D17A7">
          <w:rPr>
            <w:rFonts w:eastAsia="Times New Roman" w:cstheme="minorHAnsi"/>
            <w:color w:val="000000" w:themeColor="text1"/>
            <w:lang w:eastAsia="ca-ES"/>
          </w:rPr>
          <w:t xml:space="preserve">observed </w:t>
        </w:r>
      </w:ins>
      <w:ins w:id="34" w:author="Cuenta Microsoft" w:date="2024-09-26T16:17:00Z">
        <w:r w:rsidR="000D17A7">
          <w:rPr>
            <w:rFonts w:eastAsia="Times New Roman" w:cstheme="minorHAnsi"/>
            <w:color w:val="000000" w:themeColor="text1"/>
            <w:lang w:eastAsia="ca-ES"/>
          </w:rPr>
          <w:t>macro</w:t>
        </w:r>
      </w:ins>
      <w:ins w:id="35" w:author="Cuenta Microsoft" w:date="2024-09-26T16:18:00Z">
        <w:r w:rsidR="000D17A7">
          <w:rPr>
            <w:rFonts w:eastAsia="Times New Roman" w:cstheme="minorHAnsi"/>
            <w:color w:val="000000" w:themeColor="text1"/>
            <w:lang w:eastAsia="ca-ES"/>
          </w:rPr>
          <w:t>climatic effects resulting in</w:t>
        </w:r>
      </w:ins>
      <w:r w:rsidR="002E16CC" w:rsidRPr="002977B0">
        <w:rPr>
          <w:rFonts w:eastAsia="Times New Roman" w:cstheme="minorHAnsi"/>
          <w:color w:val="000000" w:themeColor="text1"/>
          <w:lang w:eastAsia="ca-ES"/>
        </w:rPr>
        <w:t xml:space="preserve"> reduced dormancy and increased autumn germination in Mediterranean seeds.</w:t>
      </w:r>
    </w:p>
    <w:p w14:paraId="4BADCF96" w14:textId="0D61D765" w:rsidR="002E16CC" w:rsidRPr="002977B0" w:rsidRDefault="00DE7C04" w:rsidP="00914E3A">
      <w:pPr>
        <w:spacing w:line="48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Synthesis. </w:t>
      </w:r>
      <w:r w:rsidR="002E16CC" w:rsidRPr="002977B0">
        <w:rPr>
          <w:rFonts w:eastAsia="Times New Roman" w:cstheme="minorHAnsi"/>
          <w:color w:val="000000" w:themeColor="text1"/>
          <w:lang w:eastAsia="ca-ES"/>
        </w:rPr>
        <w:t xml:space="preserve">Our </w:t>
      </w:r>
      <w:ins w:id="36" w:author="Cuenta Microsoft" w:date="2024-09-26T16:21:00Z">
        <w:r w:rsidR="000D17A7">
          <w:rPr>
            <w:rFonts w:eastAsia="Times New Roman" w:cstheme="minorHAnsi"/>
            <w:color w:val="000000" w:themeColor="text1"/>
            <w:lang w:eastAsia="ca-ES"/>
          </w:rPr>
          <w:t>study combine</w:t>
        </w:r>
      </w:ins>
      <w:ins w:id="37" w:author="Cuenta Microsoft" w:date="2024-09-26T16:22:00Z">
        <w:r w:rsidR="000D17A7">
          <w:rPr>
            <w:rFonts w:eastAsia="Times New Roman" w:cstheme="minorHAnsi"/>
            <w:color w:val="000000" w:themeColor="text1"/>
            <w:lang w:eastAsia="ca-ES"/>
          </w:rPr>
          <w:t>s</w:t>
        </w:r>
      </w:ins>
      <w:ins w:id="38" w:author="Cuenta Microsoft" w:date="2024-09-26T16:21:00Z">
        <w:r w:rsidR="000D17A7">
          <w:rPr>
            <w:rFonts w:eastAsia="Times New Roman" w:cstheme="minorHAnsi"/>
            <w:color w:val="000000" w:themeColor="text1"/>
            <w:lang w:eastAsia="ca-ES"/>
          </w:rPr>
          <w:t xml:space="preserve"> novel laboratory and field experimentation to tackle the understudied topic of germination phenology in alpine areas </w:t>
        </w:r>
      </w:ins>
      <w:ins w:id="39" w:author="Cuenta Microsoft" w:date="2024-09-26T16:22:00Z">
        <w:r w:rsidR="000D17A7">
          <w:rPr>
            <w:rFonts w:eastAsia="Times New Roman" w:cstheme="minorHAnsi"/>
            <w:color w:val="000000" w:themeColor="text1"/>
            <w:lang w:eastAsia="ca-ES"/>
          </w:rPr>
          <w:t xml:space="preserve">with high topographic heterogeneity. The </w:t>
        </w:r>
      </w:ins>
      <w:r w:rsidR="002E16CC" w:rsidRPr="002977B0">
        <w:rPr>
          <w:rFonts w:eastAsia="Times New Roman" w:cstheme="minorHAnsi"/>
          <w:color w:val="000000" w:themeColor="text1"/>
          <w:lang w:eastAsia="ca-ES"/>
        </w:rPr>
        <w:t xml:space="preserve">results suggest a predictable phenological shift in the germination of alpine plants along microclimatic gradients. In </w:t>
      </w:r>
      <w:r w:rsidR="002E16CC" w:rsidRPr="002977B0">
        <w:rPr>
          <w:rFonts w:eastAsia="Times New Roman" w:cstheme="minorHAnsi"/>
          <w:lang w:eastAsia="ca-ES"/>
        </w:rPr>
        <w:t xml:space="preserve">warmer conditions with reduced snow cover, alpine species </w:t>
      </w:r>
      <w:proofErr w:type="gramStart"/>
      <w:r w:rsidR="002E16CC" w:rsidRPr="002977B0">
        <w:rPr>
          <w:rFonts w:eastAsia="Times New Roman" w:cstheme="minorHAnsi"/>
          <w:lang w:eastAsia="ca-ES"/>
        </w:rPr>
        <w:t>are expected</w:t>
      </w:r>
      <w:proofErr w:type="gramEnd"/>
      <w:r w:rsidR="002E16CC" w:rsidRPr="002977B0">
        <w:rPr>
          <w:rFonts w:eastAsia="Times New Roman" w:cstheme="minorHAnsi"/>
          <w:lang w:eastAsia="ca-ES"/>
        </w:rPr>
        <w:t xml:space="preserve"> to </w:t>
      </w:r>
      <w:ins w:id="40" w:author="Cuenta Microsoft" w:date="2024-09-26T10:29:00Z">
        <w:r w:rsidR="007E7F6B">
          <w:rPr>
            <w:rFonts w:eastAsia="Times New Roman" w:cstheme="minorHAnsi"/>
            <w:lang w:eastAsia="ca-ES"/>
          </w:rPr>
          <w:t>advance</w:t>
        </w:r>
        <w:r w:rsidR="007E7F6B" w:rsidRPr="002977B0">
          <w:rPr>
            <w:rFonts w:eastAsia="Times New Roman" w:cstheme="minorHAnsi"/>
            <w:lang w:eastAsia="ca-ES"/>
          </w:rPr>
          <w:t xml:space="preserve"> </w:t>
        </w:r>
      </w:ins>
      <w:r w:rsidR="002E16CC" w:rsidRPr="002977B0">
        <w:rPr>
          <w:rFonts w:eastAsia="Times New Roman" w:cstheme="minorHAnsi"/>
          <w:lang w:eastAsia="ca-ES"/>
        </w:rPr>
        <w:t xml:space="preserve">germination 52 days on average, </w:t>
      </w:r>
      <w:r w:rsidR="002E16CC" w:rsidRPr="002977B0">
        <w:rPr>
          <w:rFonts w:eastAsia="Times New Roman" w:cstheme="minorHAnsi"/>
          <w:color w:val="000000" w:themeColor="text1"/>
          <w:lang w:eastAsia="ca-ES"/>
        </w:rPr>
        <w:t>with potential disrupting effects on cold-adapted plant communities.</w:t>
      </w:r>
      <w:ins w:id="41" w:author="Cuenta Microsoft" w:date="2024-09-26T12:21:00Z">
        <w:r w:rsidR="00445F79">
          <w:rPr>
            <w:rFonts w:eastAsia="Times New Roman" w:cstheme="minorHAnsi"/>
            <w:color w:val="000000" w:themeColor="text1"/>
            <w:lang w:eastAsia="ca-ES"/>
          </w:rPr>
          <w:t xml:space="preserve"> Nevertheless, </w:t>
        </w:r>
      </w:ins>
      <w:ins w:id="42" w:author="Cuenta Microsoft" w:date="2024-09-26T16:18:00Z">
        <w:r w:rsidR="000D17A7">
          <w:rPr>
            <w:rFonts w:eastAsia="Times New Roman" w:cstheme="minorHAnsi"/>
            <w:color w:val="000000" w:themeColor="text1"/>
            <w:lang w:eastAsia="ca-ES"/>
          </w:rPr>
          <w:t xml:space="preserve">some </w:t>
        </w:r>
      </w:ins>
      <w:ins w:id="43" w:author="Cuenta Microsoft" w:date="2024-09-26T12:21:00Z">
        <w:r w:rsidR="00445F79">
          <w:rPr>
            <w:rFonts w:eastAsia="Times New Roman" w:cstheme="minorHAnsi"/>
            <w:color w:val="000000" w:themeColor="text1"/>
            <w:lang w:eastAsia="ca-ES"/>
          </w:rPr>
          <w:t xml:space="preserve">alpine species </w:t>
        </w:r>
      </w:ins>
      <w:ins w:id="44" w:author="Cuenta Microsoft" w:date="2024-09-26T16:19:00Z">
        <w:r w:rsidR="000D17A7">
          <w:rPr>
            <w:rFonts w:eastAsia="Times New Roman" w:cstheme="minorHAnsi"/>
            <w:color w:val="000000" w:themeColor="text1"/>
            <w:lang w:eastAsia="ca-ES"/>
          </w:rPr>
          <w:t>also s</w:t>
        </w:r>
      </w:ins>
      <w:ins w:id="45" w:author="Cuenta Microsoft" w:date="2024-09-26T15:45:00Z">
        <w:r w:rsidR="000D17A7">
          <w:rPr>
            <w:rFonts w:eastAsia="Times New Roman" w:cstheme="minorHAnsi"/>
            <w:color w:val="000000" w:themeColor="text1"/>
            <w:lang w:eastAsia="ca-ES"/>
          </w:rPr>
          <w:t>eem</w:t>
        </w:r>
      </w:ins>
      <w:ins w:id="46" w:author="Cuenta Microsoft" w:date="2024-09-26T12:21:00Z">
        <w:r w:rsidR="00445F79">
          <w:rPr>
            <w:rFonts w:eastAsia="Times New Roman" w:cstheme="minorHAnsi"/>
            <w:color w:val="000000" w:themeColor="text1"/>
            <w:lang w:eastAsia="ca-ES"/>
          </w:rPr>
          <w:t xml:space="preserve"> to </w:t>
        </w:r>
      </w:ins>
      <w:ins w:id="47" w:author="Cuenta Microsoft" w:date="2024-09-26T15:45:00Z">
        <w:r w:rsidR="009C1012">
          <w:rPr>
            <w:rFonts w:eastAsia="Times New Roman" w:cstheme="minorHAnsi"/>
            <w:color w:val="000000" w:themeColor="text1"/>
            <w:lang w:eastAsia="ca-ES"/>
          </w:rPr>
          <w:t xml:space="preserve">be able </w:t>
        </w:r>
      </w:ins>
      <w:ins w:id="48" w:author="Cuenta Microsoft" w:date="2024-09-26T12:21:00Z">
        <w:r w:rsidR="00445F79">
          <w:rPr>
            <w:rFonts w:eastAsia="Times New Roman" w:cstheme="minorHAnsi"/>
            <w:color w:val="000000" w:themeColor="text1"/>
            <w:lang w:eastAsia="ca-ES"/>
          </w:rPr>
          <w:t xml:space="preserve">spread germination in different seasons that might buffer the risk of unpredictable environmental conditions. </w:t>
        </w:r>
      </w:ins>
    </w:p>
    <w:p w14:paraId="3B51A07C" w14:textId="7210A21A" w:rsidR="002E16CC" w:rsidRPr="007D6B65" w:rsidRDefault="007D6B65" w:rsidP="00914E3A">
      <w:pPr>
        <w:pStyle w:val="Textoindependiente"/>
        <w:spacing w:line="480" w:lineRule="auto"/>
        <w:rPr>
          <w:rFonts w:eastAsia="Times New Roman"/>
          <w:b/>
          <w:bCs/>
          <w:bdr w:val="none" w:sz="0" w:space="0" w:color="auto" w:frame="1"/>
          <w:lang w:eastAsia="ca-ES"/>
        </w:rPr>
      </w:pPr>
      <w:r w:rsidRPr="009601D2">
        <w:rPr>
          <w:rFonts w:eastAsia="Times New Roman"/>
          <w:b/>
          <w:bCs/>
          <w:bdr w:val="none" w:sz="0" w:space="0" w:color="auto" w:frame="1"/>
          <w:lang w:eastAsia="ca-ES"/>
        </w:rPr>
        <w:lastRenderedPageBreak/>
        <w:t xml:space="preserve">Keywords: </w:t>
      </w:r>
      <w:r>
        <w:rPr>
          <w:rFonts w:eastAsia="Times New Roman"/>
          <w:bdr w:val="none" w:sz="0" w:space="0" w:color="auto" w:frame="1"/>
          <w:lang w:eastAsia="ca-ES"/>
        </w:rPr>
        <w:t>A</w:t>
      </w:r>
      <w:r w:rsidRPr="00F95F23">
        <w:rPr>
          <w:rFonts w:eastAsia="Times New Roman"/>
          <w:bdr w:val="none" w:sz="0" w:space="0" w:color="auto" w:frame="1"/>
          <w:lang w:eastAsia="ca-ES"/>
        </w:rPr>
        <w:t>lpine microhabitats, climate change, germination phenology, germination shift, microclimat</w:t>
      </w:r>
      <w:r>
        <w:rPr>
          <w:rFonts w:eastAsia="Times New Roman"/>
          <w:bdr w:val="none" w:sz="0" w:space="0" w:color="auto" w:frame="1"/>
          <w:lang w:eastAsia="ca-ES"/>
        </w:rPr>
        <w:t>e, Mediterranean alpine, temperate alpine</w:t>
      </w:r>
      <w:r w:rsidRPr="00F95F23">
        <w:rPr>
          <w:rFonts w:eastAsia="Times New Roman"/>
          <w:bdr w:val="none" w:sz="0" w:space="0" w:color="auto" w:frame="1"/>
          <w:lang w:eastAsia="ca-ES"/>
        </w:rPr>
        <w:t xml:space="preserve">, reproductive </w:t>
      </w:r>
      <w:r w:rsidR="00F43065">
        <w:rPr>
          <w:rFonts w:eastAsia="Times New Roman"/>
          <w:bdr w:val="none" w:sz="0" w:space="0" w:color="auto" w:frame="1"/>
          <w:lang w:eastAsia="ca-ES"/>
        </w:rPr>
        <w:t xml:space="preserve">ecology, reproductive </w:t>
      </w:r>
      <w:r w:rsidRPr="00F95F23">
        <w:rPr>
          <w:rFonts w:eastAsia="Times New Roman"/>
          <w:bdr w:val="none" w:sz="0" w:space="0" w:color="auto" w:frame="1"/>
          <w:lang w:eastAsia="ca-ES"/>
        </w:rPr>
        <w:t>phenology.</w:t>
      </w:r>
      <w:r w:rsidRPr="00B65ACD">
        <w:rPr>
          <w:rFonts w:eastAsia="Times New Roman" w:cstheme="minorHAnsi"/>
          <w:b/>
          <w:bCs/>
          <w:color w:val="000000"/>
          <w:lang w:eastAsia="ca-ES"/>
        </w:rPr>
        <w:t xml:space="preserve"> </w:t>
      </w:r>
    </w:p>
    <w:p w14:paraId="4D222CCA" w14:textId="6D8FA8F5" w:rsidR="00271C8A" w:rsidRPr="00F95F23" w:rsidRDefault="00B17E5D" w:rsidP="00914E3A">
      <w:pPr>
        <w:pStyle w:val="Ttulo2"/>
        <w:spacing w:after="160" w:line="480" w:lineRule="auto"/>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03D6B8B1" w:rsidR="00586B8E" w:rsidRDefault="002D7BD0" w:rsidP="00914E3A">
      <w:pPr>
        <w:spacing w:after="0" w:line="48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w:t>
      </w:r>
      <w:ins w:id="49" w:author="Cuenta Microsoft" w:date="2024-09-26T10:31:00Z">
        <w:r w:rsidR="007E7F6B">
          <w:rPr>
            <w:rFonts w:cstheme="minorHAnsi"/>
          </w:rPr>
          <w:t xml:space="preserve">in the use of </w:t>
        </w:r>
      </w:ins>
      <w:r w:rsidR="00E012F5" w:rsidRPr="00F95F23">
        <w:rPr>
          <w:rFonts w:cstheme="minorHAnsi"/>
        </w:rPr>
        <w:t xml:space="preserve"> limit</w:t>
      </w:r>
      <w:r w:rsidR="00F9400B">
        <w:rPr>
          <w:rFonts w:cstheme="minorHAnsi"/>
        </w:rPr>
        <w:t>ed</w:t>
      </w:r>
      <w:r w:rsidR="00E012F5" w:rsidRPr="00F95F23">
        <w:rPr>
          <w:rFonts w:cstheme="minorHAnsi"/>
        </w:rPr>
        <w:t xml:space="preserve"> resources</w:t>
      </w:r>
      <w:r w:rsidR="005669F8">
        <w:rPr>
          <w:rFonts w:cstheme="minorHAnsi"/>
        </w:rPr>
        <w:t xml:space="preserve"> </w:t>
      </w:r>
      <w:ins w:id="50" w:author="Cuenta Microsoft" w:date="2024-09-26T10:31:00Z">
        <w:r w:rsidR="007E7F6B">
          <w:rPr>
            <w:rFonts w:cstheme="minorHAnsi"/>
          </w:rPr>
          <w:t>versus</w:t>
        </w:r>
        <w:r w:rsidR="007E7F6B" w:rsidRPr="00F95F23">
          <w:rPr>
            <w:rFonts w:cstheme="minorHAnsi"/>
          </w:rPr>
          <w:t xml:space="preserve"> </w:t>
        </w:r>
      </w:ins>
      <w:r w:rsidR="00E012F5" w:rsidRPr="00F95F23">
        <w:rPr>
          <w:rFonts w:cstheme="minorHAnsi"/>
        </w:rPr>
        <w:t xml:space="preserve">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3DFC37A6" w:rsidR="004F7915" w:rsidRPr="00ED097D" w:rsidRDefault="007C3202" w:rsidP="00914E3A">
      <w:pPr>
        <w:spacing w:after="0" w:line="480" w:lineRule="auto"/>
        <w:ind w:firstLine="708"/>
        <w:jc w:val="both"/>
        <w:textAlignment w:val="baseline"/>
        <w:rPr>
          <w:rFonts w:cstheme="minorHAnsi"/>
        </w:rPr>
      </w:pPr>
      <w:r>
        <w:rPr>
          <w:rFonts w:cstheme="minorHAnsi"/>
          <w:bCs/>
        </w:rPr>
        <w:lastRenderedPageBreak/>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w:t>
      </w:r>
      <w:del w:id="51" w:author="Cuenta Microsoft" w:date="2024-09-26T10:38:00Z">
        <w:r w:rsidR="00205874" w:rsidDel="009562FE">
          <w:rPr>
            <w:rFonts w:cstheme="minorHAnsi"/>
          </w:rPr>
          <w:delText>little is known about germination phenology in temperate and Mediterranean alpine systems</w:delText>
        </w:r>
        <w:r w:rsidR="00665EFB" w:rsidDel="009562FE">
          <w:rPr>
            <w:rFonts w:cstheme="minorHAnsi"/>
          </w:rPr>
          <w:delText xml:space="preserve">, </w:delText>
        </w:r>
        <w:r w:rsidR="00207B5C" w:rsidDel="009562FE">
          <w:rPr>
            <w:rFonts w:cstheme="minorHAnsi"/>
          </w:rPr>
          <w:delText>where</w:delText>
        </w:r>
        <w:r w:rsidR="00146212" w:rsidRPr="00F95F23" w:rsidDel="009562FE">
          <w:rPr>
            <w:rFonts w:cstheme="minorHAnsi"/>
          </w:rPr>
          <w:delText xml:space="preserve"> </w:delText>
        </w:r>
      </w:del>
      <w:r w:rsidR="00146212" w:rsidRPr="00F95F23">
        <w:rPr>
          <w:rFonts w:cstheme="minorHAnsi"/>
        </w:rPr>
        <w:t xml:space="preserve">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w:t>
      </w:r>
      <w:ins w:id="52" w:author="Cuenta Microsoft" w:date="2024-09-26T10:39:00Z">
        <w:r w:rsidR="009562FE">
          <w:rPr>
            <w:rFonts w:cstheme="minorHAnsi"/>
          </w:rPr>
          <w:t>type</w:t>
        </w:r>
        <w:r w:rsidR="009562FE" w:rsidRPr="00F95F23">
          <w:rPr>
            <w:rFonts w:cstheme="minorHAnsi"/>
          </w:rPr>
          <w:t xml:space="preserve"> </w:t>
        </w:r>
      </w:ins>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w:t>
      </w:r>
      <w:r w:rsidR="00EF21E9" w:rsidRPr="00F95F23">
        <w:rPr>
          <w:rFonts w:cstheme="minorHAnsi"/>
          <w:noProof/>
        </w:rPr>
        <w:lastRenderedPageBreak/>
        <w:t xml:space="preserve">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4D1F1A8C" w:rsidR="0083054E" w:rsidRDefault="00B3671B" w:rsidP="00914E3A">
      <w:pPr>
        <w:spacing w:after="0" w:line="48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w:t>
      </w:r>
      <w:ins w:id="53" w:author="Cuenta Microsoft" w:date="2024-09-26T10:41:00Z">
        <w:r w:rsidR="009562FE">
          <w:rPr>
            <w:rFonts w:eastAsia="Times New Roman" w:cstheme="minorHAnsi"/>
            <w:color w:val="000000"/>
            <w:lang w:eastAsia="ca-ES"/>
          </w:rPr>
          <w:t>heterogeneity</w:t>
        </w:r>
        <w:r w:rsidR="009562FE" w:rsidRPr="00F95F23">
          <w:rPr>
            <w:rFonts w:eastAsia="Times New Roman" w:cstheme="minorHAnsi"/>
            <w:color w:val="000000"/>
            <w:lang w:eastAsia="ca-ES"/>
          </w:rPr>
          <w:t xml:space="preserve"> </w:t>
        </w:r>
      </w:ins>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913C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proofErr w:type="gramStart"/>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proofErr w:type="spellStart"/>
      <w:r w:rsidR="00902276">
        <w:rPr>
          <w:rFonts w:eastAsia="Times New Roman" w:cstheme="minorHAnsi"/>
          <w:color w:val="000000"/>
          <w:lang w:eastAsia="ca-ES"/>
        </w:rPr>
        <w:t>snowbed</w:t>
      </w:r>
      <w:r w:rsidR="0066587C">
        <w:rPr>
          <w:rFonts w:eastAsia="Times New Roman" w:cstheme="minorHAnsi"/>
          <w:color w:val="000000"/>
          <w:lang w:eastAsia="ca-ES"/>
        </w:rPr>
        <w:t>s</w:t>
      </w:r>
      <w:proofErr w:type="spellEnd"/>
      <w:ins w:id="54" w:author="Cuenta Microsoft" w:date="2024-09-26T10:46:00Z">
        <w:r w:rsidR="00B57114">
          <w:rPr>
            <w:rFonts w:eastAsia="Times New Roman" w:cstheme="minorHAnsi"/>
            <w:color w:val="000000"/>
            <w:lang w:eastAsia="ca-ES"/>
          </w:rPr>
          <w:t xml:space="preserve"> (</w:t>
        </w:r>
      </w:ins>
      <w:ins w:id="55" w:author="Cuenta Microsoft" w:date="2024-09-26T10:47:00Z">
        <w:r w:rsidR="00B57114">
          <w:rPr>
            <w:rFonts w:eastAsia="Times New Roman" w:cstheme="minorHAnsi"/>
            <w:color w:val="000000"/>
            <w:lang w:eastAsia="ca-ES"/>
          </w:rPr>
          <w:t>sheltered</w:t>
        </w:r>
      </w:ins>
      <w:ins w:id="56" w:author="Cuenta Microsoft" w:date="2024-09-26T10:46:00Z">
        <w:r w:rsidR="00B57114">
          <w:rPr>
            <w:rFonts w:eastAsia="Times New Roman" w:cstheme="minorHAnsi"/>
            <w:color w:val="000000"/>
            <w:lang w:eastAsia="ca-ES"/>
          </w:rPr>
          <w:t xml:space="preserve"> areas with snow accumulation, short growing season but low risk of frost and </w:t>
        </w:r>
      </w:ins>
      <w:r w:rsidR="00902276">
        <w:rPr>
          <w:rFonts w:eastAsia="Times New Roman" w:cstheme="minorHAnsi"/>
          <w:color w:val="000000"/>
          <w:lang w:eastAsia="ca-ES"/>
        </w:rPr>
        <w:t xml:space="preserve"> </w:t>
      </w:r>
      <w:ins w:id="57" w:author="Cuenta Microsoft" w:date="2024-09-26T10:47:00Z">
        <w:r w:rsidR="00B57114">
          <w:rPr>
            <w:rFonts w:eastAsia="Times New Roman" w:cstheme="minorHAnsi"/>
            <w:color w:val="000000"/>
            <w:lang w:eastAsia="ca-ES"/>
          </w:rPr>
          <w:t xml:space="preserve">no water shortage) </w:t>
        </w:r>
      </w:ins>
      <w:r w:rsidR="00902276">
        <w:rPr>
          <w:rFonts w:eastAsia="Times New Roman" w:cstheme="minorHAnsi"/>
          <w:color w:val="000000"/>
          <w:lang w:eastAsia="ca-ES"/>
        </w:rPr>
        <w:t>and fellfield</w:t>
      </w:r>
      <w:r w:rsidR="0066587C">
        <w:rPr>
          <w:rFonts w:eastAsia="Times New Roman" w:cstheme="minorHAnsi"/>
          <w:color w:val="000000"/>
          <w:lang w:eastAsia="ca-ES"/>
        </w:rPr>
        <w:t>s</w:t>
      </w:r>
      <w:ins w:id="58" w:author="Cuenta Microsoft" w:date="2024-09-26T10:43:00Z">
        <w:r w:rsidR="009562FE">
          <w:rPr>
            <w:rFonts w:eastAsia="Times New Roman" w:cstheme="minorHAnsi"/>
            <w:color w:val="000000"/>
            <w:lang w:eastAsia="ca-ES"/>
          </w:rPr>
          <w:t xml:space="preserve"> (</w:t>
        </w:r>
      </w:ins>
      <w:ins w:id="59" w:author="Cuenta Microsoft" w:date="2024-09-26T10:45:00Z">
        <w:r w:rsidR="009562FE">
          <w:rPr>
            <w:rFonts w:eastAsia="Times New Roman" w:cstheme="minorHAnsi"/>
            <w:color w:val="000000"/>
            <w:lang w:eastAsia="ca-ES"/>
          </w:rPr>
          <w:t xml:space="preserve">exposed </w:t>
        </w:r>
      </w:ins>
      <w:ins w:id="60" w:author="Cuenta Microsoft" w:date="2024-09-26T10:43:00Z">
        <w:r w:rsidR="009562FE">
          <w:rPr>
            <w:rFonts w:eastAsia="Times New Roman" w:cstheme="minorHAnsi"/>
            <w:color w:val="000000"/>
            <w:lang w:eastAsia="ca-ES"/>
          </w:rPr>
          <w:t xml:space="preserve">areas </w:t>
        </w:r>
      </w:ins>
      <w:ins w:id="61" w:author="Cuenta Microsoft" w:date="2024-09-26T10:44:00Z">
        <w:r w:rsidR="009562FE">
          <w:rPr>
            <w:rFonts w:eastAsia="Times New Roman" w:cstheme="minorHAnsi"/>
            <w:color w:val="000000"/>
            <w:lang w:eastAsia="ca-ES"/>
          </w:rPr>
          <w:t>where wind reduce</w:t>
        </w:r>
      </w:ins>
      <w:ins w:id="62" w:author="Cuenta Microsoft" w:date="2024-09-26T10:45:00Z">
        <w:r w:rsidR="009562FE">
          <w:rPr>
            <w:rFonts w:eastAsia="Times New Roman" w:cstheme="minorHAnsi"/>
            <w:color w:val="000000"/>
            <w:lang w:eastAsia="ca-ES"/>
          </w:rPr>
          <w:t>s</w:t>
        </w:r>
      </w:ins>
      <w:ins w:id="63" w:author="Cuenta Microsoft" w:date="2024-09-26T10:44:00Z">
        <w:r w:rsidR="009562FE">
          <w:rPr>
            <w:rFonts w:eastAsia="Times New Roman" w:cstheme="minorHAnsi"/>
            <w:color w:val="000000"/>
            <w:lang w:eastAsia="ca-ES"/>
          </w:rPr>
          <w:t xml:space="preserve"> the accumulation of snow resulting in soil freezing, frost damage and drought</w:t>
        </w:r>
      </w:ins>
      <w:ins w:id="64" w:author="Cuenta Microsoft" w:date="2024-09-26T10:46:00Z">
        <w:r w:rsidR="00B57114">
          <w:rPr>
            <w:rFonts w:eastAsia="Times New Roman" w:cstheme="minorHAnsi"/>
            <w:color w:val="000000"/>
            <w:lang w:eastAsia="ca-ES"/>
          </w:rPr>
          <w:t>)</w:t>
        </w:r>
      </w:ins>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proofErr w:type="gramEnd"/>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proofErr w:type="gramStart"/>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temperature and light in Japan.</w:t>
      </w:r>
      <w:proofErr w:type="gramEnd"/>
      <w:r w:rsidR="0066587C">
        <w:rPr>
          <w:rFonts w:eastAsia="Times New Roman" w:cstheme="minorHAnsi"/>
          <w:color w:val="000000"/>
          <w:lang w:eastAsia="ca-ES"/>
        </w:rPr>
        <w:t xml:space="preserve">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2EC53B7D" w:rsidR="00245D41" w:rsidRDefault="00783211" w:rsidP="00914E3A">
      <w:pPr>
        <w:spacing w:after="0" w:line="48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w:t>
      </w:r>
      <w:r w:rsidR="00B45A2F">
        <w:rPr>
          <w:rFonts w:eastAsia="Times New Roman" w:cstheme="minorHAnsi"/>
          <w:color w:val="000000"/>
          <w:lang w:eastAsia="ca-ES"/>
        </w:rPr>
        <w:lastRenderedPageBreak/>
        <w:t xml:space="preserve">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ins w:id="65" w:author="Cuenta Microsoft" w:date="2024-09-26T13:30:00Z">
        <w:r w:rsidR="00142DE7">
          <w:rPr>
            <w:rFonts w:eastAsia="Times New Roman" w:cstheme="minorHAnsi"/>
            <w:color w:val="000000"/>
            <w:lang w:eastAsia="ca-ES"/>
          </w:rPr>
          <w:t>, due to longer growing season</w:t>
        </w:r>
      </w:ins>
      <w:r w:rsidR="00136B72" w:rsidRPr="00F95F23">
        <w:rPr>
          <w:rFonts w:eastAsia="Times New Roman" w:cstheme="minorHAnsi"/>
          <w:color w:val="000000"/>
          <w:lang w:eastAsia="ca-ES"/>
        </w:rPr>
        <w:t>,</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ins w:id="66" w:author="Cuenta Microsoft" w:date="2024-09-26T13:31:00Z">
        <w:r w:rsidR="00142DE7">
          <w:rPr>
            <w:rFonts w:eastAsia="Times New Roman" w:cstheme="minorHAnsi"/>
            <w:color w:val="000000"/>
            <w:lang w:eastAsia="ca-ES"/>
          </w:rPr>
          <w:t>, due to higher temperatures</w:t>
        </w:r>
      </w:ins>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ins w:id="67" w:author="Cuenta Microsoft" w:date="2024-09-26T13:31:00Z">
        <w:r w:rsidR="00142DE7">
          <w:rPr>
            <w:rFonts w:eastAsia="Times New Roman" w:cstheme="minorHAnsi"/>
            <w:color w:val="000000"/>
            <w:lang w:eastAsia="ca-ES"/>
          </w:rPr>
          <w:t xml:space="preserve">, due to below </w:t>
        </w:r>
        <w:proofErr w:type="gramStart"/>
        <w:r w:rsidR="00142DE7">
          <w:rPr>
            <w:rFonts w:eastAsia="Times New Roman" w:cstheme="minorHAnsi"/>
            <w:color w:val="000000"/>
            <w:lang w:eastAsia="ca-ES"/>
          </w:rPr>
          <w:t>0</w:t>
        </w:r>
        <w:proofErr w:type="gramEnd"/>
        <w:r w:rsidR="00142DE7">
          <w:rPr>
            <w:rFonts w:eastAsia="Times New Roman" w:cstheme="minorHAnsi"/>
            <w:color w:val="000000"/>
            <w:lang w:eastAsia="ca-ES"/>
          </w:rPr>
          <w:t xml:space="preserve"> temperatures</w:t>
        </w:r>
      </w:ins>
      <w:ins w:id="68" w:author="Cuenta Microsoft" w:date="2024-09-26T13:32:00Z">
        <w:r w:rsidR="00142DE7">
          <w:rPr>
            <w:rFonts w:eastAsia="Times New Roman" w:cstheme="minorHAnsi"/>
            <w:color w:val="000000"/>
            <w:lang w:eastAsia="ca-ES"/>
          </w:rPr>
          <w:t>.</w:t>
        </w:r>
      </w:ins>
      <w:r w:rsidR="00AB5B9A">
        <w:rPr>
          <w:rFonts w:eastAsia="Times New Roman" w:cstheme="minorHAnsi"/>
          <w:color w:val="000000"/>
          <w:lang w:eastAsia="ca-ES"/>
        </w:rPr>
        <w:t xml:space="preserve"> </w:t>
      </w:r>
      <w:ins w:id="69" w:author="Cuenta Microsoft" w:date="2024-09-26T13:32:00Z">
        <w:r w:rsidR="00142DE7">
          <w:rPr>
            <w:rFonts w:eastAsia="Times New Roman" w:cstheme="minorHAnsi"/>
            <w:color w:val="000000"/>
            <w:lang w:eastAsia="ca-ES"/>
          </w:rPr>
          <w:t>W</w:t>
        </w:r>
      </w:ins>
      <w:r w:rsidR="00AB5B9A">
        <w:rPr>
          <w:rFonts w:eastAsia="Times New Roman" w:cstheme="minorHAnsi"/>
          <w:color w:val="000000"/>
          <w:lang w:eastAsia="ca-ES"/>
        </w:rPr>
        <w:t>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proofErr w:type="spellStart"/>
      <w:r w:rsidR="00717B6D" w:rsidRPr="00F95F23">
        <w:rPr>
          <w:rFonts w:eastAsia="Times New Roman" w:cstheme="minorHAnsi"/>
          <w:color w:val="000000"/>
          <w:lang w:eastAsia="ca-ES"/>
        </w:rPr>
        <w:t>snowbed</w:t>
      </w:r>
      <w:proofErr w:type="spellEnd"/>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lower total germination</w:t>
      </w:r>
      <w:ins w:id="70" w:author="Cuenta Microsoft" w:date="2024-09-26T13:31:00Z">
        <w:r w:rsidR="00142DE7">
          <w:rPr>
            <w:rFonts w:eastAsia="Times New Roman" w:cstheme="minorHAnsi"/>
            <w:color w:val="000000"/>
            <w:lang w:eastAsia="ca-ES"/>
          </w:rPr>
          <w:t>, due to shorter growing season</w:t>
        </w:r>
      </w:ins>
      <w:r w:rsidR="00065E40">
        <w:rPr>
          <w:rFonts w:eastAsia="Times New Roman" w:cstheme="minorHAnsi"/>
          <w:color w:val="000000"/>
          <w:lang w:eastAsia="ca-ES"/>
        </w:rPr>
        <w:t xml:space="preserve">,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ins w:id="71" w:author="Cuenta Microsoft" w:date="2024-09-26T13:31:00Z">
        <w:r w:rsidR="00142DE7">
          <w:rPr>
            <w:rFonts w:eastAsia="Times New Roman" w:cstheme="minorHAnsi"/>
            <w:color w:val="000000"/>
            <w:lang w:eastAsia="ca-ES"/>
          </w:rPr>
          <w:t>, due to lower temperatures,</w:t>
        </w:r>
      </w:ins>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ins w:id="72" w:author="Cuenta Microsoft" w:date="2024-09-26T13:32:00Z">
        <w:r w:rsidR="00142DE7">
          <w:rPr>
            <w:rFonts w:eastAsia="Times New Roman" w:cstheme="minorHAnsi"/>
            <w:color w:val="000000"/>
            <w:lang w:eastAsia="ca-ES"/>
          </w:rPr>
          <w:t>, due to temperature not dropping below 0</w:t>
        </w:r>
      </w:ins>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ins w:id="73" w:author="Cuenta Microsoft" w:date="2024-09-26T11:30:00Z">
        <w:r w:rsidR="006B3873">
          <w:rPr>
            <w:rFonts w:eastAsia="Arial" w:cstheme="minorHAnsi"/>
          </w:rPr>
          <w:t>community</w:t>
        </w:r>
      </w:ins>
      <w:r w:rsidR="00420413">
        <w:rPr>
          <w:rFonts w:eastAsia="Arial" w:cstheme="minorHAnsi"/>
        </w:rPr>
        <w:t xml:space="preserve">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proofErr w:type="gramStart"/>
      <w:r w:rsidR="00E25A76">
        <w:rPr>
          <w:rFonts w:eastAsia="Arial" w:cstheme="minorHAnsi"/>
        </w:rPr>
        <w:t>;</w:t>
      </w:r>
      <w:proofErr w:type="gramEnd"/>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ins w:id="74" w:author="Cuenta Microsoft" w:date="2024-09-26T11:30:00Z">
        <w:r w:rsidR="006B3873">
          <w:rPr>
            <w:rFonts w:eastAsia="Times New Roman" w:cstheme="minorHAnsi"/>
            <w:color w:val="000000"/>
            <w:lang w:eastAsia="ca-ES"/>
          </w:rPr>
          <w:t>community</w:t>
        </w:r>
      </w:ins>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14E3A">
      <w:pPr>
        <w:spacing w:after="0" w:line="48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914E3A">
      <w:pPr>
        <w:pStyle w:val="Ttulo2"/>
        <w:spacing w:after="160" w:line="480" w:lineRule="auto"/>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4F635136" w:rsidR="00A250BD" w:rsidRPr="00F95F23" w:rsidRDefault="00A250BD" w:rsidP="00914E3A">
      <w:pPr>
        <w:pStyle w:val="Ttulo3"/>
        <w:spacing w:line="480" w:lineRule="auto"/>
        <w:rPr>
          <w:rFonts w:eastAsia="Times New Roman"/>
          <w:bdr w:val="none" w:sz="0" w:space="0" w:color="auto" w:frame="1"/>
          <w:lang w:eastAsia="ca-ES"/>
        </w:rPr>
      </w:pPr>
      <w:r w:rsidRPr="00F95F23">
        <w:rPr>
          <w:rFonts w:eastAsia="Times New Roman"/>
          <w:bdr w:val="none" w:sz="0" w:space="0" w:color="auto" w:frame="1"/>
          <w:lang w:eastAsia="ca-ES"/>
        </w:rPr>
        <w:t xml:space="preserve">Study </w:t>
      </w:r>
      <w:ins w:id="75" w:author="Cuenta Microsoft" w:date="2024-09-26T11:32:00Z">
        <w:r w:rsidR="008A5381">
          <w:rPr>
            <w:rFonts w:eastAsia="Times New Roman"/>
            <w:bdr w:val="none" w:sz="0" w:space="0" w:color="auto" w:frame="1"/>
            <w:lang w:eastAsia="ca-ES"/>
          </w:rPr>
          <w:t>communiti</w:t>
        </w:r>
        <w:r w:rsidR="008A5381" w:rsidRPr="00F95F23">
          <w:rPr>
            <w:rFonts w:eastAsia="Times New Roman"/>
            <w:bdr w:val="none" w:sz="0" w:space="0" w:color="auto" w:frame="1"/>
            <w:lang w:eastAsia="ca-ES"/>
          </w:rPr>
          <w:t>es</w:t>
        </w:r>
      </w:ins>
    </w:p>
    <w:p w14:paraId="189D6DD7" w14:textId="4FA33392" w:rsidR="00856404" w:rsidRDefault="003808AB" w:rsidP="00914E3A">
      <w:pPr>
        <w:spacing w:line="48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w:t>
      </w:r>
      <w:r w:rsidR="00F57052" w:rsidRPr="00F95F23">
        <w:rPr>
          <w:rFonts w:cstheme="minorHAnsi"/>
        </w:rPr>
        <w:lastRenderedPageBreak/>
        <w:t xml:space="preserve">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 xml:space="preserve">study </w:t>
      </w:r>
      <w:ins w:id="76" w:author="Cuenta Microsoft" w:date="2024-09-26T11:32:00Z">
        <w:r w:rsidR="008A5381">
          <w:rPr>
            <w:rFonts w:cstheme="minorHAnsi"/>
          </w:rPr>
          <w:t>communities</w:t>
        </w:r>
      </w:ins>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w:t>
      </w:r>
      <w:proofErr w:type="gramStart"/>
      <w:r w:rsidR="00973881" w:rsidRPr="00F95F23">
        <w:rPr>
          <w:rFonts w:cstheme="minorHAnsi"/>
        </w:rPr>
        <w:t>mountains</w:t>
      </w:r>
      <w:proofErr w:type="gramEnd"/>
      <w:r w:rsidR="00973881" w:rsidRPr="00F95F23">
        <w:rPr>
          <w:rFonts w:cstheme="minorHAnsi"/>
        </w:rPr>
        <w:t xml:space="preserve">,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ins w:id="77" w:author="Cuenta Microsoft" w:date="2024-09-26T11:30:00Z">
        <w:r w:rsidR="006B3873">
          <w:rPr>
            <w:rFonts w:cstheme="minorHAnsi"/>
          </w:rPr>
          <w:t>community</w:t>
        </w:r>
      </w:ins>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 xml:space="preserve">mean summer precipitation is 260 </w:t>
      </w:r>
      <w:ins w:id="78" w:author="Cuenta Microsoft" w:date="2024-09-26T10:55:00Z">
        <w:r w:rsidR="00B57114">
          <w:rPr>
            <w:rFonts w:cstheme="minorHAnsi"/>
          </w:rPr>
          <w:t>mm</w:t>
        </w:r>
      </w:ins>
      <w:r w:rsidR="00D954D1" w:rsidRPr="0031217B">
        <w:rPr>
          <w:rFonts w:cstheme="minorHAnsi"/>
          <w:vertAlign w:val="superscript"/>
        </w:rPr>
        <w:t xml:space="preserve">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31DA9">
        <w:rPr>
          <w:rFonts w:cstheme="minorHAnsi"/>
        </w:rPr>
        <w:t xml:space="preserve"> </w:t>
      </w:r>
      <w:r w:rsidR="00A913C6">
        <w:rPr>
          <w:rFonts w:cstheme="minorHAnsi"/>
        </w:rPr>
        <w:fldChar w:fldCharType="begin" w:fldLock="1"/>
      </w:r>
      <w:r w:rsidR="00A913C6">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2017)","previouslyFormattedCitation":"(Karger &lt;i&gt;et al.&lt;/i&gt;, 2017)"},"properties":{"noteIndex":0},"schema":"https://github.com/citation-style-language/schema/raw/master/csl-citation.json"}</w:instrText>
      </w:r>
      <w:r w:rsidR="00A913C6">
        <w:rPr>
          <w:rFonts w:cstheme="minorHAnsi"/>
        </w:rPr>
        <w:fldChar w:fldCharType="separate"/>
      </w:r>
      <w:r w:rsidR="00A913C6" w:rsidRPr="00A913C6">
        <w:rPr>
          <w:rFonts w:cstheme="minorHAnsi"/>
          <w:noProof/>
        </w:rPr>
        <w:t xml:space="preserve">(Karger </w:t>
      </w:r>
      <w:r w:rsidR="00A913C6" w:rsidRPr="00A913C6">
        <w:rPr>
          <w:rFonts w:cstheme="minorHAnsi"/>
          <w:i/>
          <w:noProof/>
        </w:rPr>
        <w:t>et al.</w:t>
      </w:r>
      <w:r w:rsidR="00A913C6" w:rsidRPr="00A913C6">
        <w:rPr>
          <w:rFonts w:cstheme="minorHAnsi"/>
          <w:noProof/>
        </w:rPr>
        <w:t>, 2017)</w:t>
      </w:r>
      <w:r w:rsidR="00A913C6">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ins w:id="79" w:author="Cuenta Microsoft" w:date="2024-09-26T11:30:00Z">
        <w:r w:rsidR="006B3873">
          <w:rPr>
            <w:rFonts w:cstheme="minorHAnsi"/>
          </w:rPr>
          <w:t>community</w:t>
        </w:r>
      </w:ins>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xml:space="preserve">. The </w:t>
      </w:r>
      <w:ins w:id="80" w:author="Cuenta Microsoft" w:date="2024-09-26T11:30:00Z">
        <w:r w:rsidR="006B3873">
          <w:rPr>
            <w:rFonts w:cstheme="minorHAnsi"/>
          </w:rPr>
          <w:t>community</w:t>
        </w:r>
      </w:ins>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w:t>
      </w:r>
      <w:ins w:id="81" w:author="Cuenta Microsoft" w:date="2024-09-26T10:55:00Z">
        <w:r w:rsidR="00B57114">
          <w:rPr>
            <w:rFonts w:cstheme="minorHAnsi"/>
          </w:rPr>
          <w:t>mm</w:t>
        </w:r>
      </w:ins>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proofErr w:type="gramStart"/>
      <w:r w:rsidR="00907E29">
        <w:rPr>
          <w:rFonts w:cstheme="minorHAnsi"/>
        </w:rPr>
        <w:t xml:space="preserve">The two </w:t>
      </w:r>
      <w:ins w:id="82" w:author="Cuenta Microsoft" w:date="2024-09-26T11:32:00Z">
        <w:r w:rsidR="008A5381">
          <w:rPr>
            <w:rFonts w:cstheme="minorHAnsi"/>
          </w:rPr>
          <w:t>communities</w:t>
        </w:r>
      </w:ins>
      <w:r w:rsidR="00907E29">
        <w:rPr>
          <w:rFonts w:cstheme="minorHAnsi"/>
        </w:rPr>
        <w:t xml:space="preserve">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proofErr w:type="gram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w:t>
      </w:r>
      <w:proofErr w:type="spellStart"/>
      <w:r w:rsidR="00907E29" w:rsidRPr="00F95F23">
        <w:rPr>
          <w:rFonts w:cstheme="minorHAnsi"/>
          <w:i/>
          <w:iCs/>
        </w:rPr>
        <w:t>parva</w:t>
      </w:r>
      <w:proofErr w:type="spellEnd"/>
      <w:r w:rsidR="00907E29" w:rsidRPr="00F95F23">
        <w:rPr>
          <w:rFonts w:cstheme="minorHAnsi"/>
        </w:rPr>
        <w:t>).</w:t>
      </w:r>
    </w:p>
    <w:p w14:paraId="4138C40D" w14:textId="0525F8C1" w:rsidR="00502072" w:rsidRPr="00F95F23" w:rsidRDefault="00502072" w:rsidP="00914E3A">
      <w:pPr>
        <w:pStyle w:val="Ttulo3"/>
        <w:spacing w:line="480" w:lineRule="auto"/>
        <w:rPr>
          <w:rFonts w:eastAsia="Times New Roman"/>
          <w:lang w:eastAsia="ca-ES"/>
        </w:rPr>
      </w:pPr>
      <w:r w:rsidRPr="00F95F23">
        <w:rPr>
          <w:rFonts w:eastAsia="Times New Roman"/>
          <w:lang w:eastAsia="ca-ES"/>
        </w:rPr>
        <w:t xml:space="preserve">Seed sampling </w:t>
      </w:r>
    </w:p>
    <w:p w14:paraId="7B07F1E1" w14:textId="449F38EE" w:rsidR="00502072" w:rsidRPr="00F95F23" w:rsidRDefault="00502072" w:rsidP="00914E3A">
      <w:pPr>
        <w:shd w:val="clear" w:color="auto" w:fill="FFFFFF"/>
        <w:spacing w:line="48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ins w:id="83" w:author="Cuenta Microsoft" w:date="2024-09-26T11:30:00Z">
        <w:r w:rsidR="006B3873">
          <w:rPr>
            <w:rFonts w:eastAsia="Times New Roman" w:cstheme="minorHAnsi"/>
            <w:color w:val="000000"/>
            <w:lang w:eastAsia="ca-ES"/>
          </w:rPr>
          <w:t>community</w:t>
        </w:r>
      </w:ins>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943C93">
        <w:rPr>
          <w:rFonts w:eastAsia="Times New Roman" w:cstheme="minorHAnsi"/>
          <w:color w:val="000000"/>
          <w:lang w:eastAsia="ca-ES"/>
        </w:rPr>
        <w:t>at least</w:t>
      </w:r>
      <w:r w:rsidR="00823B53">
        <w:rPr>
          <w:rFonts w:eastAsia="Times New Roman" w:cstheme="minorHAnsi"/>
          <w:color w:val="000000"/>
          <w:lang w:eastAsia="ca-ES"/>
        </w:rPr>
        <w:t xml:space="preserve">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w:t>
      </w:r>
      <w:r w:rsidR="00D5356D">
        <w:rPr>
          <w:rFonts w:eastAsia="Times New Roman" w:cstheme="minorHAnsi"/>
          <w:color w:val="000000"/>
          <w:lang w:eastAsia="ca-ES"/>
        </w:rPr>
        <w:t>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w:t>
      </w:r>
      <w:r w:rsidR="00E94F7F">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w:t>
      </w:r>
      <w:ins w:id="84" w:author="Cuenta Microsoft" w:date="2024-09-26T11:30:00Z">
        <w:r w:rsidR="006B3873">
          <w:rPr>
            <w:rFonts w:eastAsia="Times New Roman" w:cstheme="minorHAnsi"/>
            <w:color w:val="000000"/>
            <w:lang w:eastAsia="ca-ES"/>
          </w:rPr>
          <w:t>community</w:t>
        </w:r>
      </w:ins>
      <w:r w:rsidRPr="00F95F23">
        <w:rPr>
          <w:rFonts w:eastAsia="Times New Roman" w:cstheme="minorHAnsi"/>
          <w:color w:val="000000"/>
          <w:lang w:eastAsia="ca-ES"/>
        </w:rPr>
        <w:t>).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w:t>
      </w:r>
      <w:r w:rsidRPr="00F95F23">
        <w:rPr>
          <w:rFonts w:eastAsia="Times New Roman" w:cstheme="minorHAnsi"/>
          <w:color w:val="000000"/>
          <w:lang w:eastAsia="ca-ES"/>
        </w:rPr>
        <w:lastRenderedPageBreak/>
        <w:t xml:space="preserve">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 xml:space="preserve">In the temperate </w:t>
      </w:r>
      <w:ins w:id="85" w:author="Cuenta Microsoft" w:date="2024-09-26T11:30:00Z">
        <w:r w:rsidR="006B3873">
          <w:rPr>
            <w:rFonts w:eastAsia="Times New Roman" w:cstheme="minorHAnsi"/>
            <w:color w:val="000000"/>
            <w:lang w:eastAsia="ca-ES"/>
          </w:rPr>
          <w:t>community</w:t>
        </w:r>
      </w:ins>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w:t>
      </w:r>
      <w:ins w:id="86" w:author="Cuenta Microsoft" w:date="2024-09-26T11:30:00Z">
        <w:r w:rsidR="006B3873">
          <w:rPr>
            <w:rFonts w:eastAsia="Times New Roman" w:cstheme="minorHAnsi"/>
            <w:color w:val="000000"/>
            <w:lang w:eastAsia="ca-ES"/>
          </w:rPr>
          <w:t>community</w:t>
        </w:r>
      </w:ins>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 xml:space="preserve">sites for each species except in </w:t>
      </w:r>
      <w:proofErr w:type="gramStart"/>
      <w:r w:rsidRPr="00F95F23">
        <w:rPr>
          <w:rFonts w:eastAsia="Times New Roman" w:cstheme="minorHAnsi"/>
          <w:color w:val="000000"/>
          <w:lang w:eastAsia="ca-ES"/>
        </w:rPr>
        <w:t>2</w:t>
      </w:r>
      <w:proofErr w:type="gramEnd"/>
      <w:r w:rsidRPr="00F95F23">
        <w:rPr>
          <w:rFonts w:eastAsia="Times New Roman" w:cstheme="minorHAnsi"/>
          <w:color w:val="000000"/>
          <w:lang w:eastAsia="ca-ES"/>
        </w:rPr>
        <w:t xml:space="preserve">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w:t>
      </w:r>
      <w:proofErr w:type="spellStart"/>
      <w:r w:rsidRPr="00F95F23">
        <w:rPr>
          <w:rFonts w:eastAsia="Times New Roman" w:cstheme="minorHAnsi"/>
          <w:i/>
          <w:iCs/>
          <w:color w:val="000000"/>
          <w:lang w:eastAsia="ca-ES"/>
        </w:rPr>
        <w:t>humilis</w:t>
      </w:r>
      <w:proofErr w:type="spellEnd"/>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proofErr w:type="spellStart"/>
      <w:r w:rsidRPr="00F95F23">
        <w:rPr>
          <w:rFonts w:eastAsia="Times New Roman" w:cstheme="minorHAnsi"/>
          <w:i/>
          <w:iCs/>
          <w:color w:val="000000"/>
          <w:lang w:eastAsia="ca-ES"/>
        </w:rPr>
        <w:t>Silene</w:t>
      </w:r>
      <w:proofErr w:type="spellEnd"/>
      <w:r w:rsidRPr="00F95F23">
        <w:rPr>
          <w:rFonts w:eastAsia="Times New Roman" w:cstheme="minorHAnsi"/>
          <w:i/>
          <w:iCs/>
          <w:color w:val="000000"/>
          <w:lang w:eastAsia="ca-ES"/>
        </w:rPr>
        <w:t xml:space="preserv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w:t>
      </w:r>
      <w:ins w:id="87" w:author="Cuenta Microsoft" w:date="2024-09-26T11:33:00Z">
        <w:r w:rsidR="008A5381">
          <w:rPr>
            <w:rFonts w:eastAsia="Times New Roman" w:cstheme="minorHAnsi"/>
            <w:color w:val="000000"/>
            <w:lang w:eastAsia="ca-ES"/>
          </w:rPr>
          <w:t>communiti</w:t>
        </w:r>
        <w:r w:rsidR="008A5381" w:rsidRPr="00F95F23">
          <w:rPr>
            <w:rFonts w:eastAsia="Times New Roman" w:cstheme="minorHAnsi"/>
            <w:color w:val="000000"/>
            <w:lang w:eastAsia="ca-ES"/>
          </w:rPr>
          <w:t>es</w:t>
        </w:r>
      </w:ins>
      <w:r w:rsidRPr="00F95F23">
        <w:rPr>
          <w:rFonts w:eastAsia="Times New Roman" w:cstheme="minorHAnsi"/>
          <w:color w:val="000000"/>
          <w:lang w:eastAsia="ca-ES"/>
        </w:rPr>
        <w:t xml:space="preserve">.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13DF3635" w:rsidR="00795794" w:rsidRDefault="414BF7FF" w:rsidP="00914E3A">
      <w:pPr>
        <w:spacing w:after="0" w:line="48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ins w:id="88" w:author="Cuenta Microsoft" w:date="2024-09-26T11:30:00Z">
        <w:r w:rsidR="006B3873">
          <w:t>community</w:t>
        </w:r>
      </w:ins>
      <w:r w:rsidRPr="500F0B95">
        <w:t xml:space="preserve"> (</w:t>
      </w:r>
      <w:proofErr w:type="spellStart"/>
      <w:r w:rsidRPr="500F0B95">
        <w:t>Picos</w:t>
      </w:r>
      <w:proofErr w:type="spellEnd"/>
      <w:r w:rsidRPr="500F0B95">
        <w:t xml:space="preserve"> de Europa National Park) from 2008 to 2019</w:t>
      </w:r>
      <w:ins w:id="89" w:author="Cuenta Microsoft" w:date="2024-09-26T13:34:00Z">
        <w:r w:rsidR="00142DE7">
          <w:t xml:space="preserve"> to calculate and average minimum and maximum temperature per day which we used</w:t>
        </w:r>
      </w:ins>
      <w:r w:rsidRPr="500F0B95">
        <w:t xml:space="preserve"> as a reference for </w:t>
      </w:r>
      <w:r w:rsidR="005E790D">
        <w:t xml:space="preserve">identifying </w:t>
      </w:r>
      <w:r w:rsidRPr="500F0B95">
        <w:t>regional alpine microclimate</w:t>
      </w:r>
      <w:r w:rsidR="005E790D">
        <w:t>s</w:t>
      </w:r>
      <w:r w:rsidR="00F2773E">
        <w:t xml:space="preserve"> (</w:t>
      </w:r>
      <w:r w:rsidRPr="500F0B95">
        <w:t xml:space="preserve">M-Log5W loggers, </w:t>
      </w:r>
      <w:proofErr w:type="spellStart"/>
      <w:r w:rsidRPr="500F0B95">
        <w:t>GeoPrecision</w:t>
      </w:r>
      <w:proofErr w:type="spellEnd"/>
      <w:r w:rsidRPr="500F0B95">
        <w:t xml:space="preserve">, </w:t>
      </w:r>
      <w:proofErr w:type="spellStart"/>
      <w:r w:rsidRPr="500F0B95">
        <w:t>Ettlingen</w:t>
      </w:r>
      <w:proofErr w:type="spellEnd"/>
      <w:r w:rsidRPr="500F0B95">
        <w:t>,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conditions were representative of the patterns observed in the two </w:t>
      </w:r>
      <w:ins w:id="90" w:author="Cuenta Microsoft" w:date="2024-09-26T11:33:00Z">
        <w:r w:rsidR="008A5381">
          <w:t>communiti</w:t>
        </w:r>
        <w:r w:rsidR="008A5381" w:rsidRPr="500F0B95">
          <w:t>es</w:t>
        </w:r>
      </w:ins>
      <w:r w:rsidRPr="500F0B95">
        <w:t xml:space="preserve">.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w:t>
      </w:r>
      <w:ins w:id="91" w:author="Cuenta Microsoft" w:date="2024-09-26T11:18:00Z">
        <w:r w:rsidR="001804D2">
          <w:t>climatic</w:t>
        </w:r>
      </w:ins>
      <w:r w:rsidR="00BE4615">
        <w:t xml:space="preserve"> chambers to conduct a continuous seasonal experiment (Fig. 1d) using monthly-</w:t>
      </w:r>
      <w:r w:rsidR="00BE4615">
        <w:lastRenderedPageBreak/>
        <w:t xml:space="preserve">resolution photoperiod regimes </w:t>
      </w:r>
      <w:r w:rsidR="00AD5529">
        <w:t>and daily</w:t>
      </w:r>
      <w:r w:rsidR="00FD22CA">
        <w:t xml:space="preserve"> temperature ramps </w:t>
      </w:r>
      <w:r w:rsidR="00FD22CA" w:rsidRPr="500F0B95">
        <w:t xml:space="preserve">between the Tmax and Tmin </w:t>
      </w:r>
      <w:r w:rsidR="00FF3B3E">
        <w:t>to mimic field conditions</w:t>
      </w:r>
      <w:ins w:id="92" w:author="Cuenta Microsoft" w:date="2024-09-26T13:42:00Z">
        <w:r w:rsidR="00142DE7">
          <w:t>, see detailed climatic chambers programs in Table S1</w:t>
        </w:r>
      </w:ins>
      <w:r w:rsidRPr="500F0B95">
        <w:t xml:space="preserve">. The chambers were programmed with daily temperature ramps. Each </w:t>
      </w:r>
      <w:ins w:id="93" w:author="Cuenta Microsoft" w:date="2024-09-26T10:57:00Z">
        <w:r w:rsidR="00986209">
          <w:t>condition</w:t>
        </w:r>
        <w:r w:rsidR="00986209" w:rsidRPr="500F0B95">
          <w:t xml:space="preserve"> </w:t>
        </w:r>
      </w:ins>
      <w:r w:rsidRPr="500F0B95">
        <w:t xml:space="preserve">was configured in </w:t>
      </w:r>
      <w:ins w:id="94" w:author="Cuenta Microsoft" w:date="2024-09-26T10:59:00Z">
        <w:r w:rsidR="00986209">
          <w:t xml:space="preserve">one </w:t>
        </w:r>
      </w:ins>
      <w:proofErr w:type="spellStart"/>
      <w:r w:rsidRPr="500F0B95">
        <w:t>Aralab</w:t>
      </w:r>
      <w:proofErr w:type="spellEnd"/>
      <w:r w:rsidRPr="500F0B95">
        <w:t xml:space="preserve"> climatic chamber </w:t>
      </w:r>
      <w:r w:rsidR="00E56E46">
        <w:t>(</w:t>
      </w:r>
      <w:proofErr w:type="spellStart"/>
      <w:r w:rsidRPr="500F0B95">
        <w:t>Fitoclima</w:t>
      </w:r>
      <w:proofErr w:type="spellEnd"/>
      <w:r w:rsidRPr="500F0B95">
        <w:t xml:space="preserve"> S600 PL, equipped with </w:t>
      </w:r>
      <w:proofErr w:type="gramStart"/>
      <w:r w:rsidRPr="500F0B95">
        <w:t>4</w:t>
      </w:r>
      <w:proofErr w:type="gramEnd"/>
      <w:r w:rsidRPr="500F0B95">
        <w:t xml:space="preserve"> led modules 11W 350mA) </w:t>
      </w:r>
      <w:r w:rsidR="6E6D57BB" w:rsidRPr="500F0B95">
        <w:t xml:space="preserve">using Fitolog 9000 software (version 9308, Aralab Pharmaceutical Stability software). </w:t>
      </w:r>
      <w:r w:rsidRPr="500F0B95">
        <w:t>The “fellfield</w:t>
      </w:r>
      <w:ins w:id="95" w:author="Cuenta Microsoft" w:date="2024-09-26T11:20:00Z">
        <w:r w:rsidR="006B3873" w:rsidRPr="500F0B95">
          <w:t xml:space="preserve">” </w:t>
        </w:r>
        <w:r w:rsidR="006B3873">
          <w:t>climate</w:t>
        </w:r>
      </w:ins>
      <w:ins w:id="96" w:author="Cuenta Microsoft" w:date="2024-09-26T10:59:00Z">
        <w:r w:rsidR="00986209">
          <w:t xml:space="preserve"> regime</w:t>
        </w:r>
      </w:ins>
      <w:ins w:id="97" w:author="Cuenta Microsoft" w:date="2024-09-26T10:58:00Z">
        <w:r w:rsidR="00986209">
          <w:t xml:space="preserve"> </w:t>
        </w:r>
      </w:ins>
      <w:r w:rsidRPr="500F0B95">
        <w:t xml:space="preserve">was programmed with a snow-free </w:t>
      </w:r>
      <w:r w:rsidRPr="500F0B95">
        <w:rPr>
          <w:rFonts w:eastAsia="Times New Roman"/>
          <w:color w:val="000000" w:themeColor="text1"/>
          <w:lang w:eastAsia="ca-ES"/>
        </w:rPr>
        <w:t xml:space="preserve">winter period below </w:t>
      </w:r>
      <w:proofErr w:type="gramStart"/>
      <w:r w:rsidRPr="500F0B95">
        <w:rPr>
          <w:rFonts w:eastAsia="Times New Roman"/>
          <w:color w:val="000000" w:themeColor="text1"/>
          <w:lang w:eastAsia="ca-ES"/>
        </w:rPr>
        <w:t>0</w:t>
      </w:r>
      <w:proofErr w:type="gramEnd"/>
      <w:r w:rsidRPr="500F0B95">
        <w:rPr>
          <w:rFonts w:eastAsia="Times New Roman"/>
          <w:color w:val="000000" w:themeColor="text1"/>
          <w:lang w:eastAsia="ca-ES"/>
        </w:rPr>
        <w:t xml:space="preserve"> </w:t>
      </w:r>
      <w:r w:rsidRPr="500F0B95">
        <w:t>ºC</w:t>
      </w:r>
      <w:r w:rsidRPr="500F0B95">
        <w:rPr>
          <w:rFonts w:eastAsia="Times New Roman"/>
          <w:color w:val="000000" w:themeColor="text1"/>
          <w:lang w:eastAsia="ca-ES"/>
        </w:rPr>
        <w:t xml:space="preserve"> temperatures</w:t>
      </w:r>
      <w:ins w:id="98" w:author="Cuenta Microsoft" w:date="2024-09-26T13:44:00Z">
        <w:r w:rsidR="00142DE7">
          <w:rPr>
            <w:rFonts w:eastAsia="Times New Roman"/>
            <w:color w:val="000000" w:themeColor="text1"/>
            <w:lang w:eastAsia="ca-ES"/>
          </w:rPr>
          <w:t xml:space="preserve"> (ranging </w:t>
        </w:r>
      </w:ins>
      <w:ins w:id="99" w:author="Cuenta Microsoft" w:date="2024-09-26T13:45:00Z">
        <w:r w:rsidR="00142DE7">
          <w:rPr>
            <w:rFonts w:eastAsia="Times New Roman"/>
            <w:color w:val="000000" w:themeColor="text1"/>
            <w:lang w:eastAsia="ca-ES"/>
          </w:rPr>
          <w:t>-0.5 to -2ºC)</w:t>
        </w:r>
      </w:ins>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w:t>
      </w:r>
      <w:proofErr w:type="spellStart"/>
      <w:r w:rsidRPr="500F0B95">
        <w:rPr>
          <w:rFonts w:eastAsia="Times New Roman"/>
          <w:color w:val="000000" w:themeColor="text1"/>
          <w:lang w:eastAsia="ca-ES"/>
        </w:rPr>
        <w:t>snowbed</w:t>
      </w:r>
      <w:proofErr w:type="spellEnd"/>
      <w:r w:rsidRPr="500F0B95">
        <w:rPr>
          <w:rFonts w:eastAsia="Times New Roman"/>
          <w:color w:val="000000" w:themeColor="text1"/>
          <w:lang w:eastAsia="ca-ES"/>
        </w:rPr>
        <w:t xml:space="preserve">” </w:t>
      </w:r>
      <w:ins w:id="100" w:author="Cuenta Microsoft" w:date="2024-09-26T10:59:00Z">
        <w:r w:rsidR="00986209">
          <w:rPr>
            <w:rFonts w:eastAsia="Times New Roman"/>
            <w:color w:val="000000" w:themeColor="text1"/>
            <w:lang w:eastAsia="ca-ES"/>
          </w:rPr>
          <w:t xml:space="preserve">climate regime </w:t>
        </w:r>
      </w:ins>
      <w:r w:rsidRPr="500F0B95">
        <w:rPr>
          <w:rFonts w:eastAsia="Times New Roman"/>
          <w:color w:val="000000" w:themeColor="text1"/>
          <w:lang w:eastAsia="ca-ES"/>
        </w:rPr>
        <w:t xml:space="preserve">was programmed with a long snow period with constant </w:t>
      </w:r>
      <w:proofErr w:type="gramStart"/>
      <w:r w:rsidRPr="500F0B95">
        <w:rPr>
          <w:rFonts w:eastAsia="Times New Roman"/>
          <w:color w:val="000000" w:themeColor="text1"/>
          <w:lang w:eastAsia="ca-ES"/>
        </w:rPr>
        <w:t>0</w:t>
      </w:r>
      <w:proofErr w:type="gramEnd"/>
      <w:r w:rsidRPr="500F0B95">
        <w:rPr>
          <w:rFonts w:eastAsia="Times New Roman"/>
          <w:color w:val="000000" w:themeColor="text1"/>
          <w:lang w:eastAsia="ca-ES"/>
        </w:rPr>
        <w:t xml:space="preserve"> </w:t>
      </w:r>
      <w:r w:rsidRPr="500F0B95">
        <w:t>ºC</w:t>
      </w:r>
      <w:r w:rsidRPr="500F0B95">
        <w:rPr>
          <w:rFonts w:eastAsia="Times New Roman"/>
          <w:color w:val="000000" w:themeColor="text1"/>
          <w:lang w:eastAsia="ca-ES"/>
        </w:rPr>
        <w:t xml:space="preserve"> temperature and darkness for 196 days. </w:t>
      </w:r>
    </w:p>
    <w:p w14:paraId="0BF92E36" w14:textId="55F5110E" w:rsidR="00B40780" w:rsidRDefault="3D83F81A" w:rsidP="00914E3A">
      <w:pPr>
        <w:shd w:val="clear" w:color="auto" w:fill="FFFFFF" w:themeFill="background1"/>
        <w:spacing w:line="48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w:t>
      </w:r>
      <w:r w:rsidR="00D61CD7">
        <w:rPr>
          <w:rFonts w:eastAsia="Times New Roman"/>
          <w:color w:val="000000" w:themeColor="text1"/>
          <w:lang w:eastAsia="ca-ES"/>
        </w:rPr>
        <w:t xml:space="preserve">seed </w:t>
      </w:r>
      <w:r w:rsidR="00A77F33">
        <w:rPr>
          <w:rFonts w:eastAsia="Times New Roman"/>
          <w:color w:val="000000" w:themeColor="text1"/>
          <w:lang w:eastAsia="ca-ES"/>
        </w:rPr>
        <w:t>cleaning</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w:t>
      </w:r>
      <w:proofErr w:type="spellStart"/>
      <w:r w:rsidR="5DB4F7AD" w:rsidRPr="500F0B95">
        <w:rPr>
          <w:rFonts w:eastAsia="Times New Roman"/>
          <w:color w:val="000000" w:themeColor="text1"/>
          <w:lang w:eastAsia="ca-ES"/>
        </w:rPr>
        <w:t>Anoia</w:t>
      </w:r>
      <w:proofErr w:type="spellEnd"/>
      <w:r w:rsidR="5DB4F7AD" w:rsidRPr="500F0B95">
        <w:rPr>
          <w:rFonts w:eastAsia="Times New Roman"/>
          <w:color w:val="000000" w:themeColor="text1"/>
          <w:lang w:eastAsia="ca-ES"/>
        </w:rPr>
        <w:t xml:space="preserve">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1EC43C8B" w:rsidR="00502072" w:rsidRPr="00F95F23" w:rsidRDefault="00502072" w:rsidP="00914E3A">
      <w:pPr>
        <w:shd w:val="clear" w:color="auto" w:fill="FFFFFF"/>
        <w:spacing w:line="48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 xml:space="preserve">e cut open non-germinated seeds under the binocular </w:t>
      </w:r>
      <w:ins w:id="101" w:author="Cuenta Microsoft" w:date="2024-09-26T11:01:00Z">
        <w:r w:rsidR="00986209">
          <w:rPr>
            <w:rFonts w:eastAsia="Times New Roman" w:cstheme="minorHAnsi"/>
            <w:color w:val="000000"/>
            <w:lang w:eastAsia="ca-ES"/>
          </w:rPr>
          <w:t>stereoscope</w:t>
        </w:r>
        <w:r w:rsidR="00986209" w:rsidRPr="00F95F23">
          <w:rPr>
            <w:rFonts w:eastAsia="Times New Roman" w:cstheme="minorHAnsi"/>
            <w:color w:val="000000"/>
            <w:lang w:eastAsia="ca-ES"/>
          </w:rPr>
          <w:t xml:space="preserve"> </w:t>
        </w:r>
      </w:ins>
      <w:proofErr w:type="gramStart"/>
      <w:r w:rsidRPr="00F95F23">
        <w:rPr>
          <w:rFonts w:eastAsia="Times New Roman" w:cstheme="minorHAnsi"/>
          <w:color w:val="000000"/>
          <w:lang w:eastAsia="ca-ES"/>
        </w:rPr>
        <w:t>to visually assess</w:t>
      </w:r>
      <w:proofErr w:type="gramEnd"/>
      <w:r w:rsidRPr="00F95F23">
        <w:rPr>
          <w:rFonts w:eastAsia="Times New Roman" w:cstheme="minorHAnsi"/>
          <w:color w:val="000000"/>
          <w:lang w:eastAsia="ca-ES"/>
        </w:rPr>
        <w:t xml:space="preserve">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 xml:space="preserve">break dormancy or the seed quality </w:t>
      </w:r>
      <w:r w:rsidR="00342299" w:rsidRPr="00F95F23">
        <w:rPr>
          <w:rFonts w:eastAsia="Times New Roman" w:cstheme="minorHAnsi"/>
          <w:color w:val="000000"/>
          <w:lang w:eastAsia="ca-ES"/>
        </w:rPr>
        <w:lastRenderedPageBreak/>
        <w:t>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914E3A">
      <w:pPr>
        <w:pStyle w:val="Ttulo3"/>
        <w:spacing w:line="480" w:lineRule="auto"/>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117E6F95" w:rsidR="009E6ED4" w:rsidRDefault="000E7007" w:rsidP="00914E3A">
      <w:pPr>
        <w:shd w:val="clear" w:color="auto" w:fill="FFFFFF"/>
        <w:spacing w:line="48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w:t>
      </w:r>
      <w:r w:rsidR="00FC0306">
        <w:rPr>
          <w:rFonts w:eastAsia="Times New Roman" w:cstheme="minorHAnsi"/>
          <w:color w:val="000000"/>
          <w:lang w:eastAsia="ca-ES"/>
        </w:rPr>
        <w:t xml:space="preserve">four </w:t>
      </w:r>
      <w:r w:rsidR="005512C5">
        <w:rPr>
          <w:rFonts w:eastAsia="Times New Roman" w:cstheme="minorHAnsi"/>
          <w:color w:val="000000"/>
          <w:lang w:eastAsia="ca-ES"/>
        </w:rPr>
        <w:t xml:space="preserve">traits </w:t>
      </w:r>
      <w:ins w:id="102" w:author="Cuenta Microsoft" w:date="2024-09-26T11:02:00Z">
        <w:r w:rsidR="00986209">
          <w:rPr>
            <w:rFonts w:eastAsia="Times New Roman" w:cstheme="minorHAnsi"/>
            <w:color w:val="000000"/>
            <w:lang w:eastAsia="ca-ES"/>
          </w:rPr>
          <w:t>concern</w:t>
        </w:r>
        <w:r w:rsidR="00986209" w:rsidRPr="00F95F23">
          <w:rPr>
            <w:rFonts w:eastAsia="Times New Roman" w:cstheme="minorHAnsi"/>
            <w:color w:val="000000"/>
            <w:lang w:eastAsia="ca-ES"/>
          </w:rPr>
          <w:t xml:space="preserve"> </w:t>
        </w:r>
      </w:ins>
      <w:r w:rsidR="003F63E7" w:rsidRPr="00F95F23">
        <w:rPr>
          <w:rFonts w:eastAsia="Times New Roman" w:cstheme="minorHAnsi"/>
          <w:color w:val="000000"/>
          <w:lang w:eastAsia="ca-ES"/>
        </w:rPr>
        <w:t xml:space="preserve">the </w:t>
      </w:r>
      <w:proofErr w:type="spellStart"/>
      <w:r w:rsidR="001E4239" w:rsidRPr="00F95F23">
        <w:rPr>
          <w:rFonts w:eastAsia="Times New Roman" w:cstheme="minorHAnsi"/>
          <w:color w:val="000000"/>
          <w:lang w:eastAsia="ca-ES"/>
        </w:rPr>
        <w:t>phenological</w:t>
      </w:r>
      <w:proofErr w:type="spellEnd"/>
      <w:r w:rsidR="001E4239" w:rsidRPr="00F95F23">
        <w:rPr>
          <w:rFonts w:eastAsia="Times New Roman" w:cstheme="minorHAnsi"/>
          <w:color w:val="000000"/>
          <w:lang w:eastAsia="ca-ES"/>
        </w:rPr>
        <w:t xml:space="preserve">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t>
      </w:r>
      <w:proofErr w:type="gramStart"/>
      <w:r w:rsidR="00EB7C71">
        <w:rPr>
          <w:rFonts w:eastAsia="Times New Roman" w:cstheme="minorHAnsi"/>
          <w:color w:val="000000"/>
          <w:lang w:eastAsia="ca-ES"/>
        </w:rPr>
        <w:t>were calculated</w:t>
      </w:r>
      <w:proofErr w:type="gramEnd"/>
      <w:r w:rsidR="00EB7C71">
        <w:rPr>
          <w:rFonts w:eastAsia="Times New Roman" w:cstheme="minorHAnsi"/>
          <w:color w:val="000000"/>
          <w:lang w:eastAsia="ca-ES"/>
        </w:rPr>
        <w:t xml:space="preserve">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w:t>
      </w:r>
      <w:ins w:id="103" w:author="Cuenta Microsoft" w:date="2024-09-26T11:02:00Z">
        <w:r w:rsidR="00986209">
          <w:rPr>
            <w:rFonts w:eastAsia="Times New Roman" w:cstheme="minorHAnsi"/>
            <w:color w:val="000000"/>
            <w:lang w:eastAsia="ca-ES"/>
          </w:rPr>
          <w:t>predicted</w:t>
        </w:r>
        <w:r w:rsidR="00986209" w:rsidRPr="00EB7C71">
          <w:rPr>
            <w:rFonts w:eastAsia="Times New Roman" w:cstheme="minorHAnsi"/>
            <w:color w:val="000000"/>
            <w:lang w:eastAsia="ca-ES"/>
          </w:rPr>
          <w:t xml:space="preserve"> </w:t>
        </w:r>
      </w:ins>
      <w:r w:rsidR="00EB7C71">
        <w:rPr>
          <w:rFonts w:eastAsia="Times New Roman" w:cstheme="minorHAnsi"/>
          <w:color w:val="000000"/>
          <w:lang w:eastAsia="ca-ES"/>
        </w:rPr>
        <w:t xml:space="preserve">date and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7FEA587E" w:rsidR="004E7B31" w:rsidRPr="00F95F23" w:rsidRDefault="004E7B31" w:rsidP="00914E3A">
      <w:pPr>
        <w:autoSpaceDE w:val="0"/>
        <w:autoSpaceDN w:val="0"/>
        <w:adjustRightInd w:val="0"/>
        <w:spacing w:after="0" w:line="48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ins w:id="104" w:author="Cuenta Microsoft" w:date="2024-09-26T11:02:00Z">
        <w:r w:rsidR="00986209">
          <w:rPr>
            <w:rFonts w:cstheme="minorHAnsi"/>
          </w:rPr>
          <w:t xml:space="preserve">represent </w:t>
        </w:r>
      </w:ins>
      <w:r>
        <w:rPr>
          <w:rFonts w:cstheme="minorHAnsi"/>
        </w:rPr>
        <w:t>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w:t>
      </w:r>
      <w:ins w:id="105" w:author="Cuenta Microsoft" w:date="2024-09-26T11:30:00Z">
        <w:r w:rsidR="006B3873">
          <w:rPr>
            <w:rFonts w:cstheme="minorHAnsi"/>
          </w:rPr>
          <w:t>community</w:t>
        </w:r>
      </w:ins>
      <w:r>
        <w:rPr>
          <w:rFonts w:cstheme="minorHAnsi"/>
        </w:rPr>
        <w:t xml:space="preserve">, we selected six species relatively dominant in the communities and represent different taxonomic families. The seeds </w:t>
      </w:r>
      <w:proofErr w:type="gramStart"/>
      <w:r>
        <w:rPr>
          <w:rFonts w:cstheme="minorHAnsi"/>
        </w:rPr>
        <w:t>were sown</w:t>
      </w:r>
      <w:proofErr w:type="gramEnd"/>
      <w:r>
        <w:rPr>
          <w:rFonts w:cstheme="minorHAnsi"/>
        </w:rPr>
        <w:t xml:space="preserve"> in two sampling sites for each </w:t>
      </w:r>
      <w:ins w:id="106" w:author="Cuenta Microsoft" w:date="2024-09-26T11:31:00Z">
        <w:r w:rsidR="006B3873">
          <w:rPr>
            <w:rFonts w:cstheme="minorHAnsi"/>
          </w:rPr>
          <w:t>community</w:t>
        </w:r>
      </w:ins>
      <w:r>
        <w:rPr>
          <w:rFonts w:cstheme="minorHAnsi"/>
        </w:rPr>
        <w:t xml:space="preserve">,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 xml:space="preserve">snowbed and fellfield within each site. To do this, we used temperature data from an additional </w:t>
      </w:r>
      <w:r>
        <w:rPr>
          <w:rFonts w:cstheme="minorHAnsi"/>
        </w:rPr>
        <w:lastRenderedPageBreak/>
        <w:t>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w:t>
      </w:r>
      <w:ins w:id="107" w:author="Cuenta Microsoft" w:date="2024-09-26T11:33:00Z">
        <w:r w:rsidR="008A5381">
          <w:rPr>
            <w:rFonts w:cstheme="minorHAnsi"/>
          </w:rPr>
          <w:t>communities</w:t>
        </w:r>
      </w:ins>
      <w:r>
        <w:rPr>
          <w:rFonts w:cstheme="minorHAnsi"/>
        </w:rPr>
        <w:t xml:space="preserve">), </w:t>
      </w:r>
      <w:r w:rsidRPr="00F95F23">
        <w:rPr>
          <w:rFonts w:cstheme="minorHAnsi"/>
        </w:rPr>
        <w:t>we allocated 30 seeds from each species into mesh bags</w:t>
      </w:r>
      <w:r w:rsidR="00420CA2">
        <w:rPr>
          <w:rFonts w:cstheme="minorHAnsi"/>
        </w:rPr>
        <w:t xml:space="preserve"> (3 replicate 10 seeds each)</w:t>
      </w:r>
      <w:r w:rsidRPr="00F95F23">
        <w:rPr>
          <w:rFonts w:cstheme="minorHAnsi"/>
        </w:rPr>
        <w:t xml:space="preserve"> and buried them </w:t>
      </w:r>
      <w:r w:rsidRPr="00A6703C">
        <w:rPr>
          <w:rFonts w:cstheme="minorHAnsi"/>
        </w:rPr>
        <w:t>3-5 cm deep in the soil</w:t>
      </w:r>
      <w:r w:rsidRPr="00F95F23">
        <w:rPr>
          <w:rFonts w:cstheme="minorHAnsi"/>
        </w:rPr>
        <w:t xml:space="preserve">. We sowed the bags in late September (Mediterranean </w:t>
      </w:r>
      <w:ins w:id="108" w:author="Cuenta Microsoft" w:date="2024-09-26T11:31:00Z">
        <w:r w:rsidR="006B3873">
          <w:rPr>
            <w:rFonts w:cstheme="minorHAnsi"/>
          </w:rPr>
          <w:t>community</w:t>
        </w:r>
      </w:ins>
      <w:r w:rsidRPr="00F95F23">
        <w:rPr>
          <w:rFonts w:cstheme="minorHAnsi"/>
        </w:rPr>
        <w:t xml:space="preserve">) and early October (temperate </w:t>
      </w:r>
      <w:ins w:id="109" w:author="Cuenta Microsoft" w:date="2024-09-26T16:09:00Z">
        <w:r w:rsidR="00A6703C">
          <w:rPr>
            <w:rFonts w:cstheme="minorHAnsi"/>
          </w:rPr>
          <w:t>community</w:t>
        </w:r>
        <w:r w:rsidR="00A6703C" w:rsidRPr="00F95F23">
          <w:rPr>
            <w:rFonts w:cstheme="minorHAnsi"/>
          </w:rPr>
          <w:t>),</w:t>
        </w:r>
      </w:ins>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w:t>
      </w:r>
      <w:ins w:id="110" w:author="Cuenta Microsoft" w:date="2024-09-26T11:01:00Z">
        <w:r w:rsidR="00986209">
          <w:rPr>
            <w:rFonts w:cstheme="minorHAnsi"/>
          </w:rPr>
          <w:t>stereoscope</w:t>
        </w:r>
        <w:r w:rsidR="00986209" w:rsidRPr="00F95F23">
          <w:rPr>
            <w:rFonts w:cstheme="minorHAnsi"/>
          </w:rPr>
          <w:t xml:space="preserve"> </w:t>
        </w:r>
      </w:ins>
      <w:r w:rsidRPr="00F95F23">
        <w:rPr>
          <w:rFonts w:cstheme="minorHAnsi"/>
        </w:rPr>
        <w:t>in the laboratory</w:t>
      </w:r>
      <w:r>
        <w:rPr>
          <w:rFonts w:cstheme="minorHAnsi"/>
        </w:rPr>
        <w:t xml:space="preserve"> and estimated their germination </w:t>
      </w:r>
      <w:r w:rsidR="00692CE8">
        <w:rPr>
          <w:rFonts w:cstheme="minorHAnsi"/>
        </w:rPr>
        <w:t>phenology</w:t>
      </w:r>
      <w:r>
        <w:rPr>
          <w:rFonts w:cstheme="minorHAnsi"/>
        </w:rPr>
        <w:t xml:space="preserve"> in the field</w:t>
      </w:r>
      <w:r w:rsidRPr="00F95F23">
        <w:rPr>
          <w:rFonts w:cstheme="minorHAnsi"/>
        </w:rPr>
        <w:t>.</w:t>
      </w:r>
    </w:p>
    <w:p w14:paraId="2B618A0C" w14:textId="64420081" w:rsidR="00A32193" w:rsidRPr="00F95F23" w:rsidRDefault="005144CE" w:rsidP="00914E3A">
      <w:pPr>
        <w:pStyle w:val="Ttulo3"/>
        <w:spacing w:line="480" w:lineRule="auto"/>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1593165E" w:rsidR="00AA3F40" w:rsidRPr="00F95F23" w:rsidRDefault="00A81E5B" w:rsidP="00914E3A">
      <w:pPr>
        <w:shd w:val="clear" w:color="auto" w:fill="FFFFFF"/>
        <w:spacing w:line="48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3E674E" w:rsidRPr="00F95F23">
        <w:rPr>
          <w:rFonts w:eastAsia="Times New Roman" w:cstheme="minorHAnsi"/>
          <w:color w:val="000000"/>
          <w:lang w:eastAsia="ca-ES"/>
        </w:rPr>
        <w:t>analysed</w:t>
      </w:r>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 xml:space="preserve">for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 xml:space="preserve">used </w:t>
      </w:r>
      <w:r w:rsidR="0086132A">
        <w:rPr>
          <w:rFonts w:eastAsia="Times New Roman" w:cstheme="minorHAnsi"/>
          <w:color w:val="000000"/>
          <w:lang w:eastAsia="ca-ES"/>
        </w:rPr>
        <w:t>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24E75E13" w:rsidR="00290E6C" w:rsidRPr="00F95F23" w:rsidRDefault="00297C18" w:rsidP="00914E3A">
      <w:pPr>
        <w:shd w:val="clear" w:color="auto" w:fill="FFFFFF"/>
        <w:spacing w:line="48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3E674E" w:rsidRPr="00F95F23">
        <w:rPr>
          <w:rFonts w:eastAsia="Times New Roman" w:cstheme="minorHAnsi"/>
          <w:color w:val="000000"/>
          <w:lang w:eastAsia="ca-ES"/>
        </w:rPr>
        <w:t>analysed</w:t>
      </w:r>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ins w:id="111" w:author="Cuenta Microsoft" w:date="2024-09-26T11:31:00Z">
        <w:r w:rsidR="006B3873">
          <w:rPr>
            <w:rFonts w:eastAsia="Times New Roman" w:cstheme="minorHAnsi"/>
            <w:color w:val="000000"/>
            <w:lang w:eastAsia="ca-ES"/>
          </w:rPr>
          <w:t>community</w:t>
        </w:r>
      </w:ins>
      <w:r w:rsidR="0075414D" w:rsidRPr="00F95F23">
        <w:rPr>
          <w:rFonts w:eastAsia="Times New Roman" w:cstheme="minorHAnsi"/>
          <w:color w:val="000000"/>
          <w:lang w:eastAsia="ca-ES"/>
        </w:rPr>
        <w:t xml:space="preserve"> separately and </w:t>
      </w:r>
      <w:r w:rsidR="0086132A">
        <w:rPr>
          <w:rFonts w:eastAsia="Times New Roman" w:cstheme="minorHAnsi"/>
          <w:color w:val="000000"/>
          <w:lang w:eastAsia="ca-ES"/>
        </w:rPr>
        <w:t>modelled every</w:t>
      </w:r>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w:t>
      </w:r>
      <w:ins w:id="112" w:author="Cuenta Microsoft" w:date="2024-09-26T11:14:00Z">
        <w:r w:rsidR="001804D2">
          <w:rPr>
            <w:rFonts w:eastAsia="Times New Roman" w:cstheme="minorHAnsi"/>
            <w:color w:val="000000"/>
            <w:lang w:eastAsia="ca-ES"/>
          </w:rPr>
          <w:t xml:space="preserve">climate regime (Fellfield and </w:t>
        </w:r>
        <w:proofErr w:type="spellStart"/>
        <w:r w:rsidR="001804D2">
          <w:rPr>
            <w:rFonts w:eastAsia="Times New Roman" w:cstheme="minorHAnsi"/>
            <w:color w:val="000000"/>
            <w:lang w:eastAsia="ca-ES"/>
          </w:rPr>
          <w:t>Snowbed</w:t>
        </w:r>
        <w:proofErr w:type="spellEnd"/>
        <w:r w:rsidR="001804D2">
          <w:rPr>
            <w:rFonts w:eastAsia="Times New Roman" w:cstheme="minorHAnsi"/>
            <w:color w:val="000000"/>
            <w:lang w:eastAsia="ca-ES"/>
          </w:rPr>
          <w:t>)</w:t>
        </w:r>
        <w:r w:rsidR="001804D2" w:rsidRPr="00F95F23">
          <w:rPr>
            <w:rFonts w:eastAsia="Times New Roman" w:cstheme="minorHAnsi"/>
            <w:color w:val="000000"/>
            <w:lang w:eastAsia="ca-ES"/>
          </w:rPr>
          <w:t xml:space="preserve"> </w:t>
        </w:r>
      </w:ins>
      <w:r w:rsidR="004D1600" w:rsidRPr="00F95F23">
        <w:rPr>
          <w:rFonts w:eastAsia="Times New Roman" w:cstheme="minorHAnsi"/>
          <w:color w:val="000000"/>
          <w:lang w:eastAsia="ca-ES"/>
        </w:rPr>
        <w:t xml:space="preserve">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w:t>
      </w:r>
      <w:ins w:id="113" w:author="Cuenta Microsoft" w:date="2024-09-26T11:31:00Z">
        <w:r w:rsidR="006B3873">
          <w:rPr>
            <w:rFonts w:eastAsia="Times New Roman" w:cstheme="minorHAnsi"/>
            <w:color w:val="000000"/>
            <w:lang w:eastAsia="ca-ES"/>
          </w:rPr>
          <w:t>climate regime</w:t>
        </w:r>
      </w:ins>
      <w:r w:rsidR="00272493" w:rsidRPr="00F95F23">
        <w:rPr>
          <w:rFonts w:eastAsia="Times New Roman" w:cstheme="minorHAnsi"/>
          <w:color w:val="000000"/>
          <w:lang w:eastAsia="ca-ES"/>
        </w:rPr>
        <w:t xml:space="preserve">).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w:t>
      </w:r>
      <w:ins w:id="114" w:author="Cuenta Microsoft" w:date="2024-09-26T11:31:00Z">
        <w:r w:rsidR="006B3873">
          <w:rPr>
            <w:rFonts w:eastAsia="Times New Roman" w:cstheme="minorHAnsi"/>
            <w:color w:val="000000"/>
            <w:lang w:eastAsia="ca-ES"/>
          </w:rPr>
          <w:t>climate regime</w:t>
        </w:r>
      </w:ins>
      <w:r w:rsidR="00436E25" w:rsidRPr="00F95F23">
        <w:rPr>
          <w:rFonts w:eastAsia="Times New Roman" w:cstheme="minorHAnsi"/>
          <w:color w:val="000000"/>
          <w:lang w:eastAsia="ca-ES"/>
        </w:rPr>
        <w:t xml:space="preserve"> and </w:t>
      </w:r>
      <w:ins w:id="115" w:author="Cuenta Microsoft" w:date="2024-09-26T11:31:00Z">
        <w:r w:rsidR="006B3873">
          <w:rPr>
            <w:rFonts w:eastAsia="Times New Roman" w:cstheme="minorHAnsi"/>
            <w:color w:val="000000"/>
            <w:lang w:eastAsia="ca-ES"/>
          </w:rPr>
          <w:t>community</w:t>
        </w:r>
      </w:ins>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w:t>
      </w:r>
      <w:ins w:id="116" w:author="Cuenta Microsoft" w:date="2024-09-26T11:31:00Z">
        <w:r w:rsidR="006B3873">
          <w:rPr>
            <w:rFonts w:eastAsia="Times New Roman" w:cstheme="minorHAnsi"/>
            <w:color w:val="000000"/>
            <w:lang w:eastAsia="ca-ES"/>
          </w:rPr>
          <w:t xml:space="preserve">climate </w:t>
        </w:r>
        <w:r w:rsidR="006B3873">
          <w:rPr>
            <w:rFonts w:eastAsia="Times New Roman" w:cstheme="minorHAnsi"/>
            <w:color w:val="000000"/>
            <w:lang w:eastAsia="ca-ES"/>
          </w:rPr>
          <w:lastRenderedPageBreak/>
          <w:t xml:space="preserve">regime </w:t>
        </w:r>
      </w:ins>
      <w:r w:rsidR="007B7875" w:rsidRPr="00F95F23">
        <w:rPr>
          <w:rFonts w:eastAsia="Times New Roman" w:cstheme="minorHAnsi"/>
          <w:color w:val="000000"/>
          <w:lang w:eastAsia="ca-ES"/>
        </w:rPr>
        <w:t xml:space="preserve">* </w:t>
      </w:r>
      <w:ins w:id="117" w:author="Cuenta Microsoft" w:date="2024-09-26T11:31:00Z">
        <w:r w:rsidR="006B3873">
          <w:rPr>
            <w:rFonts w:eastAsia="Times New Roman" w:cstheme="minorHAnsi"/>
            <w:color w:val="000000"/>
            <w:lang w:eastAsia="ca-ES"/>
          </w:rPr>
          <w:t>community</w:t>
        </w:r>
      </w:ins>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w:t>
      </w:r>
      <w:r w:rsidR="003E674E">
        <w:rPr>
          <w:rFonts w:eastAsia="Times New Roman" w:cstheme="minorHAnsi"/>
          <w:color w:val="000000"/>
          <w:lang w:eastAsia="ca-ES"/>
        </w:rPr>
        <w:t>,</w:t>
      </w:r>
      <w:r w:rsidR="00767538" w:rsidRPr="00F95F23">
        <w:rPr>
          <w:rFonts w:eastAsia="Times New Roman" w:cstheme="minorHAnsi"/>
          <w:color w:val="000000"/>
          <w:lang w:eastAsia="ca-ES"/>
        </w:rPr>
        <w:t xml:space="preserve">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r w:rsidR="003E674E">
        <w:rPr>
          <w:rFonts w:eastAsia="Times New Roman" w:cstheme="minorHAnsi"/>
          <w:color w:val="000000"/>
          <w:lang w:eastAsia="ca-ES"/>
        </w:rPr>
        <w:t>analysed</w:t>
      </w:r>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914E3A">
      <w:pPr>
        <w:pStyle w:val="Ttulo2"/>
        <w:spacing w:after="160" w:line="480" w:lineRule="auto"/>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61640651" w:rsidR="0038682B" w:rsidRDefault="1E2821CC" w:rsidP="00914E3A">
      <w:pPr>
        <w:spacing w:line="48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 xml:space="preserve">between </w:t>
      </w:r>
      <w:ins w:id="118" w:author="Cuenta Microsoft" w:date="2024-09-26T11:15:00Z">
        <w:r w:rsidR="001804D2">
          <w:t>climate regimes</w:t>
        </w:r>
        <w:r w:rsidR="001804D2" w:rsidRPr="500F0B95">
          <w:t xml:space="preserve"> </w:t>
        </w:r>
      </w:ins>
      <w:r w:rsidR="2ACF336F" w:rsidRPr="500F0B95">
        <w:t>(</w:t>
      </w:r>
      <w:r w:rsidR="2ACF336F" w:rsidRPr="00BE7FDF">
        <w:t xml:space="preserve">Fig. </w:t>
      </w:r>
      <w:r w:rsidR="2ACF336F" w:rsidRPr="00023257">
        <w:rPr>
          <w:b/>
          <w:bCs/>
        </w:rPr>
        <w:t>2a</w:t>
      </w:r>
      <w:r w:rsidR="2ACF336F" w:rsidRPr="500F0B95">
        <w:t>)</w:t>
      </w:r>
      <w:r w:rsidR="39BC6695" w:rsidRPr="500F0B95">
        <w:t xml:space="preserve">. </w:t>
      </w:r>
      <w:ins w:id="119" w:author="Cuenta Microsoft" w:date="2024-09-26T11:34:00Z">
        <w:r w:rsidR="008A5381">
          <w:t>In both</w:t>
        </w:r>
      </w:ins>
      <w:r w:rsidR="4606681C" w:rsidRPr="500F0B95">
        <w:t xml:space="preserve"> </w:t>
      </w:r>
      <w:ins w:id="120" w:author="Cuenta Microsoft" w:date="2024-09-26T11:31:00Z">
        <w:r w:rsidR="006B3873">
          <w:t>communit</w:t>
        </w:r>
        <w:r w:rsidR="008A5381">
          <w:t>ies</w:t>
        </w:r>
      </w:ins>
      <w:r w:rsidR="4606681C" w:rsidRPr="500F0B95">
        <w:t>,</w:t>
      </w:r>
      <w:ins w:id="121" w:author="Cuenta Microsoft" w:date="2024-09-26T14:51:00Z">
        <w:r w:rsidR="000D5949">
          <w:t xml:space="preserve"> </w:t>
        </w:r>
      </w:ins>
      <w:r w:rsidR="4606681C" w:rsidRPr="500F0B95">
        <w:t>f</w:t>
      </w:r>
      <w:r w:rsidR="156B889A" w:rsidRPr="500F0B95">
        <w:t xml:space="preserve">ellfield </w:t>
      </w:r>
      <w:r w:rsidR="68CFECD4" w:rsidRPr="500F0B95">
        <w:t xml:space="preserve">conditions </w:t>
      </w:r>
      <w:r w:rsidR="24A010AB" w:rsidRPr="500F0B95">
        <w:t xml:space="preserve">promoted germination earlier </w:t>
      </w:r>
      <w:r w:rsidR="64FA7EE3" w:rsidRPr="500F0B95">
        <w:t xml:space="preserve">and the germination in snowbed conditions </w:t>
      </w:r>
      <w:proofErr w:type="gramStart"/>
      <w:r w:rsidR="64FA7EE3" w:rsidRPr="500F0B95">
        <w:t>was delayed</w:t>
      </w:r>
      <w:proofErr w:type="gramEnd"/>
      <w:r w:rsidR="24A010AB" w:rsidRPr="500F0B95">
        <w:t>.</w:t>
      </w:r>
      <w:r w:rsidR="53FFE844" w:rsidRPr="500F0B95">
        <w:t xml:space="preserve"> </w:t>
      </w:r>
      <w:r w:rsidR="49B80039" w:rsidRPr="500F0B95">
        <w:t xml:space="preserve">The </w:t>
      </w:r>
      <w:r w:rsidR="630F5B25" w:rsidRPr="500F0B95">
        <w:t>t</w:t>
      </w:r>
      <w:r w:rsidR="41467C2E" w:rsidRPr="500F0B95">
        <w:t xml:space="preserve">emperate </w:t>
      </w:r>
      <w:ins w:id="122" w:author="Cuenta Microsoft" w:date="2024-09-26T11:27:00Z">
        <w:r w:rsidR="006B3873">
          <w:t>community</w:t>
        </w:r>
      </w:ins>
      <w:r w:rsidR="41467C2E" w:rsidRPr="500F0B95">
        <w:t xml:space="preserve">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 xml:space="preserve">Mediterranean </w:t>
      </w:r>
      <w:ins w:id="123" w:author="Cuenta Microsoft" w:date="2024-09-26T11:27:00Z">
        <w:r w:rsidR="006B3873">
          <w:t>community</w:t>
        </w:r>
      </w:ins>
      <w:r w:rsidR="41467C2E" w:rsidRPr="500F0B95">
        <w:t xml:space="preserve"> showed the highest germination</w:t>
      </w:r>
      <w:r w:rsidR="394A93E0" w:rsidRPr="500F0B95">
        <w:t xml:space="preserve"> in autumn </w:t>
      </w:r>
      <w:r w:rsidR="2A7B158E" w:rsidRPr="500F0B95">
        <w:t>for</w:t>
      </w:r>
      <w:r w:rsidR="394A93E0" w:rsidRPr="500F0B95">
        <w:t xml:space="preserve"> both </w:t>
      </w:r>
      <w:ins w:id="124" w:author="Cuenta Microsoft" w:date="2024-09-26T11:18:00Z">
        <w:r w:rsidR="001804D2">
          <w:t>climate regime</w:t>
        </w:r>
      </w:ins>
      <w:r w:rsidR="394A93E0" w:rsidRPr="500F0B95">
        <w:t>s.</w:t>
      </w:r>
      <w:r w:rsidR="1405BC90" w:rsidRPr="500F0B95">
        <w:t xml:space="preserve"> </w:t>
      </w:r>
      <w:r w:rsidR="486628DE" w:rsidRPr="500F0B95">
        <w:t>The two study</w:t>
      </w:r>
      <w:r w:rsidR="59455B1E" w:rsidRPr="500F0B95">
        <w:t xml:space="preserve"> </w:t>
      </w:r>
      <w:ins w:id="125" w:author="Cuenta Microsoft" w:date="2024-09-26T11:34:00Z">
        <w:r w:rsidR="008A5381">
          <w:t>communiti</w:t>
        </w:r>
        <w:r w:rsidR="008A5381" w:rsidRPr="500F0B95">
          <w:t>es</w:t>
        </w:r>
      </w:ins>
      <w:r w:rsidR="59455B1E" w:rsidRPr="500F0B95">
        <w:t xml:space="preserve">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w:t>
      </w:r>
      <w:ins w:id="126" w:author="Cuenta Microsoft" w:date="2024-09-26T11:27:00Z">
        <w:r w:rsidR="006B3873">
          <w:t>community</w:t>
        </w:r>
      </w:ins>
      <w:r w:rsidR="394A93E0" w:rsidRPr="500F0B95">
        <w:t xml:space="preserve">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ins w:id="127" w:author="Cuenta Microsoft" w:date="2024-09-26T11:27:00Z">
        <w:r w:rsidR="006B3873">
          <w:t>community</w:t>
        </w:r>
      </w:ins>
      <w:r w:rsidR="587C0B2A" w:rsidRPr="500F0B95">
        <w:t xml:space="preserve"> </w:t>
      </w:r>
      <w:ins w:id="128" w:author="Cuenta Microsoft" w:date="2024-09-26T14:54:00Z">
        <w:r w:rsidR="000D5949">
          <w:t>delayed</w:t>
        </w:r>
        <w:r w:rsidR="000D5949" w:rsidRPr="500F0B95">
          <w:t xml:space="preserve"> </w:t>
        </w:r>
      </w:ins>
      <w:r w:rsidR="474A3BDE" w:rsidRPr="500F0B95">
        <w:t xml:space="preserve">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ins w:id="129" w:author="Cuenta Microsoft" w:date="2024-09-26T11:27:00Z">
        <w:r w:rsidR="006B3873">
          <w:t>community</w:t>
        </w:r>
      </w:ins>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w:t>
      </w:r>
      <w:proofErr w:type="gramStart"/>
      <w:r w:rsidR="00D72CBF" w:rsidRPr="500F0B95">
        <w:t>are shown</w:t>
      </w:r>
      <w:proofErr w:type="gramEnd"/>
      <w:r w:rsidR="00D72CBF" w:rsidRPr="500F0B95">
        <w:t xml:space="preserve"> in </w:t>
      </w:r>
      <w:r w:rsidR="00D72CBF" w:rsidRPr="004A31A0">
        <w:t xml:space="preserve">supporting information Table </w:t>
      </w:r>
      <w:r w:rsidR="00D72CBF" w:rsidRPr="004A31A0">
        <w:rPr>
          <w:b/>
          <w:bCs/>
        </w:rPr>
        <w:t>S</w:t>
      </w:r>
      <w:r w:rsidR="009C1012">
        <w:rPr>
          <w:b/>
          <w:bCs/>
        </w:rPr>
        <w:t>2</w:t>
      </w:r>
      <w:r w:rsidR="00D72CBF" w:rsidRPr="004A31A0">
        <w:t>.</w:t>
      </w:r>
    </w:p>
    <w:p w14:paraId="14A718A8" w14:textId="4BD08D2C" w:rsidR="007E7DD1" w:rsidRDefault="66ABA5AD" w:rsidP="00914E3A">
      <w:pPr>
        <w:spacing w:line="480" w:lineRule="auto"/>
        <w:ind w:firstLine="709"/>
        <w:jc w:val="both"/>
      </w:pPr>
      <w:r w:rsidRPr="500F0B95">
        <w:lastRenderedPageBreak/>
        <w:t xml:space="preserve">The </w:t>
      </w:r>
      <w:r w:rsidR="76D2A609" w:rsidRPr="500F0B95">
        <w:t xml:space="preserve">delay </w:t>
      </w:r>
      <w:r w:rsidR="1405BC90" w:rsidRPr="500F0B95">
        <w:t xml:space="preserve">experienced by each species </w:t>
      </w:r>
      <w:proofErr w:type="gramStart"/>
      <w:r w:rsidR="1405BC90" w:rsidRPr="500F0B95">
        <w:t>was measured</w:t>
      </w:r>
      <w:proofErr w:type="gramEnd"/>
      <w:r w:rsidR="1405BC90" w:rsidRPr="500F0B95">
        <w:t xml:space="preserve">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 xml:space="preserve">of each </w:t>
      </w:r>
      <w:ins w:id="130" w:author="Cuenta Microsoft" w:date="2024-09-26T11:18:00Z">
        <w:r w:rsidR="001804D2">
          <w:t>climate regime</w:t>
        </w:r>
      </w:ins>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In a</w:t>
      </w:r>
      <w:r w:rsidR="00026AF1">
        <w:t xml:space="preserve">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xml:space="preserve">, most species </w:t>
      </w:r>
      <w:ins w:id="131" w:author="Cuenta Microsoft" w:date="2024-09-26T11:40:00Z">
        <w:r w:rsidR="008A5381">
          <w:t>advanced</w:t>
        </w:r>
        <w:r w:rsidR="008A5381" w:rsidRPr="500F0B95">
          <w:t xml:space="preserve"> </w:t>
        </w:r>
      </w:ins>
      <w:r w:rsidR="69FCE684" w:rsidRPr="500F0B95">
        <w:t>their germination</w:t>
      </w:r>
      <w:r w:rsidR="007A7248">
        <w:t>.</w:t>
      </w:r>
      <w:r w:rsidR="745F974C" w:rsidRPr="500F0B95">
        <w:t xml:space="preserve"> </w:t>
      </w:r>
      <w:r w:rsidR="007A7248">
        <w:t xml:space="preserve">On average, species from the temperate </w:t>
      </w:r>
      <w:ins w:id="132" w:author="Cuenta Microsoft" w:date="2024-09-26T11:27:00Z">
        <w:r w:rsidR="006B3873">
          <w:t>community</w:t>
        </w:r>
      </w:ins>
      <w:r w:rsidR="007A7248">
        <w:t xml:space="preserve"> advanced germination (</w:t>
      </w:r>
      <w:r w:rsidR="00081F2F">
        <w:t>T</w:t>
      </w:r>
      <w:r w:rsidR="007A7248">
        <w:t xml:space="preserve">50) in 60 days while in the </w:t>
      </w:r>
      <w:ins w:id="133" w:author="Cuenta Microsoft" w:date="2024-09-26T14:55:00Z">
        <w:r w:rsidR="000D5949">
          <w:t xml:space="preserve">germination in the </w:t>
        </w:r>
      </w:ins>
      <w:r w:rsidR="007A7248">
        <w:t xml:space="preserve">Mediterranean </w:t>
      </w:r>
      <w:ins w:id="134" w:author="Cuenta Microsoft" w:date="2024-09-26T11:28:00Z">
        <w:r w:rsidR="006B3873">
          <w:t>community</w:t>
        </w:r>
      </w:ins>
      <w:r w:rsidR="007A7248">
        <w:t xml:space="preserve"> </w:t>
      </w:r>
      <w:proofErr w:type="gramStart"/>
      <w:r w:rsidR="007A7248">
        <w:t xml:space="preserve">was </w:t>
      </w:r>
      <w:ins w:id="135" w:author="Cuenta Microsoft" w:date="2024-09-26T14:55:00Z">
        <w:r w:rsidR="000D5949">
          <w:t>advanced</w:t>
        </w:r>
        <w:proofErr w:type="gramEnd"/>
        <w:r w:rsidR="000D5949">
          <w:t xml:space="preserve"> </w:t>
        </w:r>
      </w:ins>
      <w:r w:rsidR="007A7248">
        <w:t>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ins w:id="136" w:author="Cuenta Microsoft" w:date="2024-09-26T14:56:00Z">
        <w:r w:rsidR="00DF415E" w:rsidRPr="00DF415E">
          <w:rPr>
            <w:iCs/>
          </w:rPr>
          <w:t xml:space="preserve">, both </w:t>
        </w:r>
      </w:ins>
      <w:proofErr w:type="spellStart"/>
      <w:ins w:id="137" w:author="Cuenta Microsoft" w:date="2024-09-26T14:57:00Z">
        <w:r w:rsidR="00DF415E" w:rsidRPr="00DF415E">
          <w:rPr>
            <w:iCs/>
          </w:rPr>
          <w:t>Caryophyllaceae</w:t>
        </w:r>
      </w:ins>
      <w:proofErr w:type="spellEnd"/>
      <w:r w:rsidR="72187DCD" w:rsidRPr="500F0B95">
        <w:t xml:space="preserve">) and the local endemic </w:t>
      </w:r>
      <w:proofErr w:type="spellStart"/>
      <w:r w:rsidR="72187DCD" w:rsidRPr="00FF2439">
        <w:rPr>
          <w:i/>
          <w:iCs/>
        </w:rPr>
        <w:t>Helianthemum</w:t>
      </w:r>
      <w:proofErr w:type="spellEnd"/>
      <w:r w:rsidR="72187DCD" w:rsidRPr="00FF2439">
        <w:rPr>
          <w:i/>
          <w:iCs/>
        </w:rPr>
        <w:t xml:space="preserve"> </w:t>
      </w:r>
      <w:proofErr w:type="spellStart"/>
      <w:r w:rsidR="72187DCD" w:rsidRPr="00FF2439">
        <w:rPr>
          <w:i/>
          <w:iCs/>
        </w:rPr>
        <w:t>urrielense</w:t>
      </w:r>
      <w:proofErr w:type="spellEnd"/>
      <w:ins w:id="138" w:author="Cuenta Microsoft" w:date="2024-09-26T14:57:00Z">
        <w:r w:rsidR="00DF415E">
          <w:rPr>
            <w:i/>
            <w:iCs/>
          </w:rPr>
          <w:t xml:space="preserve"> </w:t>
        </w:r>
        <w:r w:rsidR="00DF415E" w:rsidRPr="00DF415E">
          <w:rPr>
            <w:iCs/>
          </w:rPr>
          <w:t>(</w:t>
        </w:r>
        <w:proofErr w:type="spellStart"/>
        <w:r w:rsidR="00DF415E" w:rsidRPr="00DF415E">
          <w:rPr>
            <w:iCs/>
          </w:rPr>
          <w:t>Cistaceae</w:t>
        </w:r>
        <w:proofErr w:type="spellEnd"/>
        <w:r w:rsidR="00DF415E" w:rsidRPr="00DF415E">
          <w:rPr>
            <w:iCs/>
          </w:rPr>
          <w:t>)</w:t>
        </w:r>
      </w:ins>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745D7E3E" w:rsidR="004B7040" w:rsidRPr="00F95F23" w:rsidRDefault="4F1AE447" w:rsidP="00914E3A">
      <w:pPr>
        <w:spacing w:line="48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w:t>
      </w:r>
      <w:ins w:id="139" w:author="Cuenta Microsoft" w:date="2024-09-26T11:35:00Z">
        <w:r w:rsidR="008A5381">
          <w:t>communiti</w:t>
        </w:r>
        <w:r w:rsidR="008A5381" w:rsidRPr="500F0B95">
          <w:t>es</w:t>
        </w:r>
      </w:ins>
      <w:r w:rsidR="72187DCD" w:rsidRPr="500F0B95">
        <w:t xml:space="preserve">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ins w:id="140" w:author="Cuenta Microsoft" w:date="2024-09-26T11:28:00Z">
        <w:r w:rsidR="006B3873">
          <w:t>community</w:t>
        </w:r>
      </w:ins>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proofErr w:type="spellStart"/>
      <w:r w:rsidR="7F5D2EE4" w:rsidRPr="500F0B95">
        <w:t>snowbed</w:t>
      </w:r>
      <w:proofErr w:type="spellEnd"/>
      <w:r w:rsidR="7F5D2EE4" w:rsidRPr="500F0B95">
        <w:t xml:space="preserve"> </w:t>
      </w:r>
      <w:ins w:id="141" w:author="Cuenta Microsoft" w:date="2024-09-26T11:18:00Z">
        <w:r w:rsidR="001804D2">
          <w:t>climate regime</w:t>
        </w:r>
      </w:ins>
      <w:r w:rsidR="04DF9ADA" w:rsidRPr="500F0B95">
        <w:t xml:space="preserve">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ins w:id="142" w:author="Cuenta Microsoft" w:date="2024-09-26T11:28:00Z">
        <w:r w:rsidR="006B3873">
          <w:t>community</w:t>
        </w:r>
      </w:ins>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00B129D8">
        <w:t xml:space="preserve">model results for each trait </w:t>
      </w:r>
      <w:r w:rsidR="0098599E">
        <w:t xml:space="preserve">considering the </w:t>
      </w:r>
      <w:ins w:id="143" w:author="Cuenta Microsoft" w:date="2024-09-26T11:35:00Z">
        <w:r w:rsidR="008A5381">
          <w:t>communities</w:t>
        </w:r>
      </w:ins>
      <w:r w:rsidR="0098599E">
        <w:t xml:space="preserve"> separately </w:t>
      </w:r>
      <w:proofErr w:type="gramStart"/>
      <w:r w:rsidRPr="500F0B95">
        <w:t>are shown</w:t>
      </w:r>
      <w:proofErr w:type="gramEnd"/>
      <w:r w:rsidRPr="500F0B95">
        <w:t xml:space="preserve">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A5634B">
        <w:rPr>
          <w:b/>
          <w:bCs/>
        </w:rPr>
        <w:t>3</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6C570A26" w:rsidR="00E10354" w:rsidRDefault="31238C7D" w:rsidP="00914E3A">
      <w:pPr>
        <w:spacing w:line="480" w:lineRule="auto"/>
        <w:ind w:firstLine="709"/>
        <w:jc w:val="both"/>
      </w:pPr>
      <w:r w:rsidRPr="500F0B95">
        <w:t xml:space="preserve">When comparing traits between </w:t>
      </w:r>
      <w:ins w:id="144" w:author="Cuenta Microsoft" w:date="2024-09-26T11:35:00Z">
        <w:r w:rsidR="008A5381">
          <w:t>communiti</w:t>
        </w:r>
        <w:r w:rsidR="008A5381" w:rsidRPr="500F0B95">
          <w:t>es</w:t>
        </w:r>
      </w:ins>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w:t>
      </w:r>
      <w:ins w:id="145" w:author="Cuenta Microsoft" w:date="2024-09-26T11:18:00Z">
        <w:r w:rsidR="001804D2">
          <w:t>climate regime</w:t>
        </w:r>
      </w:ins>
      <w:r w:rsidR="2FFEE411" w:rsidRPr="500F0B95">
        <w:t>*</w:t>
      </w:r>
      <w:ins w:id="146" w:author="Cuenta Microsoft" w:date="2024-09-26T11:28:00Z">
        <w:r w:rsidR="006B3873">
          <w:t>community</w:t>
        </w:r>
      </w:ins>
      <w:r w:rsidR="2FFEE411" w:rsidRPr="500F0B95">
        <w:t xml:space="preserve"> model </w:t>
      </w:r>
      <w:r w:rsidR="003123C2">
        <w:t xml:space="preserve">size effects </w:t>
      </w:r>
      <w:r w:rsidR="2FFEE411" w:rsidRPr="00DE77E3">
        <w:t xml:space="preserve">in </w:t>
      </w:r>
      <w:r w:rsidR="1E41BC85" w:rsidRPr="00DE77E3">
        <w:t xml:space="preserve">supporting information </w:t>
      </w:r>
      <w:r w:rsidR="00FC7EEF">
        <w:rPr>
          <w:bCs/>
        </w:rPr>
        <w:t>Table</w:t>
      </w:r>
      <w:r w:rsidR="00533562">
        <w:rPr>
          <w:bCs/>
        </w:rPr>
        <w:t xml:space="preserve"> </w:t>
      </w:r>
      <w:r w:rsidR="002B1945" w:rsidRPr="002B1945">
        <w:rPr>
          <w:b/>
        </w:rPr>
        <w:t>S</w:t>
      </w:r>
      <w:r w:rsidR="00A5634B">
        <w:rPr>
          <w:b/>
        </w:rPr>
        <w:t>4</w:t>
      </w:r>
      <w:r w:rsidR="2FFEE411" w:rsidRPr="500F0B95">
        <w:t>)</w:t>
      </w:r>
      <w:r w:rsidRPr="500F0B95">
        <w:t xml:space="preserve">. As expected, autumn germination was significantly higher in the Mediterranean rather than </w:t>
      </w:r>
      <w:r w:rsidRPr="500F0B95">
        <w:lastRenderedPageBreak/>
        <w:t xml:space="preserve">in </w:t>
      </w:r>
      <w:r w:rsidR="009A709E">
        <w:t xml:space="preserve">the </w:t>
      </w:r>
      <w:r w:rsidRPr="500F0B95">
        <w:t xml:space="preserve">temperate </w:t>
      </w:r>
      <w:ins w:id="147" w:author="Cuenta Microsoft" w:date="2024-09-26T11:28:00Z">
        <w:r w:rsidR="006B3873">
          <w:t>community</w:t>
        </w:r>
      </w:ins>
      <w:r w:rsidRPr="500F0B95">
        <w:t xml:space="preserve">. Germination </w:t>
      </w:r>
      <w:r w:rsidR="3ACA37B8" w:rsidRPr="500F0B95">
        <w:t>during</w:t>
      </w:r>
      <w:r w:rsidRPr="500F0B95">
        <w:t xml:space="preserve"> winter and summer did not differ between </w:t>
      </w:r>
      <w:ins w:id="148" w:author="Cuenta Microsoft" w:date="2024-09-26T11:35:00Z">
        <w:r w:rsidR="008A5381">
          <w:t>communiti</w:t>
        </w:r>
        <w:r w:rsidR="008A5381" w:rsidRPr="500F0B95">
          <w:t>es</w:t>
        </w:r>
      </w:ins>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xml:space="preserve">. Spring germination showed significant differences with higher values in the temperate </w:t>
      </w:r>
      <w:ins w:id="149" w:author="Cuenta Microsoft" w:date="2024-09-26T11:28:00Z">
        <w:r w:rsidR="006B3873">
          <w:t>community</w:t>
        </w:r>
      </w:ins>
      <w:r w:rsidR="27F5344D" w:rsidRPr="500F0B95">
        <w:t>.</w:t>
      </w:r>
      <w:r w:rsidRPr="500F0B95">
        <w:t xml:space="preserve"> </w:t>
      </w:r>
      <w:r w:rsidR="28CA70B8" w:rsidRPr="500F0B95">
        <w:t>At the end of the experiment, t</w:t>
      </w:r>
      <w:r w:rsidRPr="500F0B95">
        <w:t xml:space="preserve">otal germination was </w:t>
      </w:r>
      <w:r w:rsidR="27F5344D" w:rsidRPr="500F0B95">
        <w:t xml:space="preserve">higher in the Mediterranean </w:t>
      </w:r>
      <w:ins w:id="150" w:author="Cuenta Microsoft" w:date="2024-09-26T11:28:00Z">
        <w:r w:rsidR="006B3873">
          <w:t>community</w:t>
        </w:r>
      </w:ins>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w:t>
      </w:r>
      <w:ins w:id="151" w:author="Cuenta Microsoft" w:date="2024-09-26T11:28:00Z">
        <w:r w:rsidR="006B3873">
          <w:t>community</w:t>
        </w:r>
      </w:ins>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w:t>
      </w:r>
      <w:ins w:id="152" w:author="Cuenta Microsoft" w:date="2024-09-26T11:18:00Z">
        <w:r w:rsidR="001804D2">
          <w:t>climate regime</w:t>
        </w:r>
      </w:ins>
      <w:r w:rsidR="00894FAE">
        <w:t xml:space="preserve"> and </w:t>
      </w:r>
      <w:ins w:id="153" w:author="Cuenta Microsoft" w:date="2024-09-26T11:28:00Z">
        <w:r w:rsidR="006B3873">
          <w:t>community</w:t>
        </w:r>
      </w:ins>
      <w:r w:rsidR="00314F55">
        <w:t xml:space="preserve"> </w:t>
      </w:r>
      <w:r w:rsidR="00894FAE">
        <w:t xml:space="preserve">(except in </w:t>
      </w:r>
      <w:r w:rsidR="00720BE8">
        <w:t xml:space="preserve">winter and </w:t>
      </w:r>
      <w:r w:rsidR="00894FAE">
        <w:t xml:space="preserve">total germination), showing that species from the temperate </w:t>
      </w:r>
      <w:ins w:id="154" w:author="Cuenta Microsoft" w:date="2024-09-26T11:28:00Z">
        <w:r w:rsidR="006B3873">
          <w:t>community</w:t>
        </w:r>
      </w:ins>
      <w:r w:rsidR="00894FAE">
        <w:t xml:space="preserve"> in </w:t>
      </w:r>
      <w:proofErr w:type="spellStart"/>
      <w:r w:rsidR="00894FAE">
        <w:t>snowbed</w:t>
      </w:r>
      <w:proofErr w:type="spellEnd"/>
      <w:r w:rsidR="00894FAE">
        <w:t xml:space="preserve"> </w:t>
      </w:r>
      <w:ins w:id="155" w:author="Cuenta Microsoft" w:date="2024-09-26T11:36:00Z">
        <w:r w:rsidR="008A5381">
          <w:t xml:space="preserve">climate regime </w:t>
        </w:r>
      </w:ins>
      <w:r w:rsidR="00894FAE">
        <w:t xml:space="preserve">responded more distinctively, </w:t>
      </w:r>
      <w:proofErr w:type="gramStart"/>
      <w:r w:rsidR="00894FAE">
        <w:t>either with higher germination values</w:t>
      </w:r>
      <w:proofErr w:type="gramEnd"/>
      <w:r w:rsidR="00894FAE">
        <w:t xml:space="preserve"> (summer) or lower germination values (autumn) than the rest. </w:t>
      </w:r>
      <w:r w:rsidR="12BD3D39" w:rsidRPr="500F0B95">
        <w:t>According to Pagel’s Lambda</w:t>
      </w:r>
      <w:r w:rsidR="00F44129">
        <w:t xml:space="preserve"> </w:t>
      </w:r>
      <w:r w:rsidR="00F44129">
        <w:fldChar w:fldCharType="begin" w:fldLock="1"/>
      </w:r>
      <w:r w:rsidR="00A913C6">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 xml:space="preserve">in both </w:t>
      </w:r>
      <w:ins w:id="156" w:author="Cuenta Microsoft" w:date="2024-09-26T11:36:00Z">
        <w:r w:rsidR="008A5381">
          <w:t>communiti</w:t>
        </w:r>
        <w:r w:rsidR="008A5381" w:rsidRPr="500F0B95">
          <w:t>es</w:t>
        </w:r>
      </w:ins>
      <w:r w:rsidR="12BD3D39" w:rsidRPr="500F0B95">
        <w:t xml:space="preserve"> </w:t>
      </w:r>
      <w:r w:rsidR="12BD3D39" w:rsidRPr="00DE77E3">
        <w:t xml:space="preserve">(supporting information Table </w:t>
      </w:r>
      <w:r w:rsidR="004A2862" w:rsidRPr="00DE77E3">
        <w:rPr>
          <w:b/>
          <w:bCs/>
        </w:rPr>
        <w:t>S</w:t>
      </w:r>
      <w:r w:rsidR="00A5634B">
        <w:rPr>
          <w:b/>
          <w:bCs/>
        </w:rPr>
        <w:t>5</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6F93E0B3" w:rsidR="008E51AA" w:rsidRPr="00805747" w:rsidRDefault="00E840EE"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Field germination</w:t>
      </w:r>
    </w:p>
    <w:p w14:paraId="665D3BE4" w14:textId="2ECB87B6" w:rsidR="008E51AA" w:rsidRDefault="00BA1D4B" w:rsidP="00914E3A">
      <w:pPr>
        <w:spacing w:line="48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w:t>
      </w:r>
      <w:r w:rsidR="00A5634B">
        <w:rPr>
          <w:rFonts w:cstheme="minorHAnsi"/>
          <w:b/>
        </w:rPr>
        <w:t>6</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proofErr w:type="spellStart"/>
      <w:r w:rsidR="006F6F1D" w:rsidRPr="006F6F1D">
        <w:rPr>
          <w:rFonts w:cstheme="minorHAnsi"/>
          <w:i/>
          <w:iCs/>
        </w:rPr>
        <w:t>Plantago</w:t>
      </w:r>
      <w:proofErr w:type="spellEnd"/>
      <w:r w:rsidR="006F6F1D" w:rsidRPr="006F6F1D">
        <w:rPr>
          <w:rFonts w:cstheme="minorHAnsi"/>
          <w:i/>
          <w:iCs/>
        </w:rPr>
        <w:t xml:space="preserve">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w:t>
      </w:r>
      <w:proofErr w:type="spellStart"/>
      <w:r w:rsidR="006036B8">
        <w:rPr>
          <w:rFonts w:cstheme="minorHAnsi"/>
        </w:rPr>
        <w:t>snowbed</w:t>
      </w:r>
      <w:proofErr w:type="spellEnd"/>
      <w:r w:rsidR="006036B8">
        <w:rPr>
          <w:rFonts w:cstheme="minorHAnsi"/>
        </w:rPr>
        <w:t xml:space="preserve"> conditions and </w:t>
      </w:r>
      <w:ins w:id="157" w:author="Cuenta Microsoft" w:date="2024-09-26T15:08:00Z">
        <w:r w:rsidR="00802A13">
          <w:rPr>
            <w:rFonts w:cstheme="minorHAnsi"/>
          </w:rPr>
          <w:t xml:space="preserve">in, </w:t>
        </w:r>
      </w:ins>
      <w:r w:rsidR="006036B8">
        <w:rPr>
          <w:rFonts w:cstheme="minorHAnsi"/>
        </w:rPr>
        <w:t>one species (</w:t>
      </w:r>
      <w:proofErr w:type="spellStart"/>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xml:space="preserve">) </w:t>
      </w:r>
      <w:ins w:id="158" w:author="Cuenta Microsoft" w:date="2024-09-26T15:08:00Z">
        <w:r w:rsidR="00802A13">
          <w:rPr>
            <w:rFonts w:cstheme="minorHAnsi"/>
          </w:rPr>
          <w:t xml:space="preserve">mostly </w:t>
        </w:r>
      </w:ins>
      <w:r w:rsidR="006036B8">
        <w:rPr>
          <w:rFonts w:cstheme="minorHAnsi"/>
        </w:rPr>
        <w:t>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914E3A">
      <w:pPr>
        <w:pStyle w:val="Ttulo2"/>
        <w:spacing w:after="160" w:line="480" w:lineRule="auto"/>
        <w:rPr>
          <w:rFonts w:eastAsia="Times New Roman"/>
          <w:bdr w:val="none" w:sz="0" w:space="0" w:color="auto" w:frame="1"/>
          <w:lang w:eastAsia="ca-ES"/>
        </w:rPr>
      </w:pPr>
      <w:r w:rsidRPr="00F95F23">
        <w:rPr>
          <w:rFonts w:eastAsia="Times New Roman"/>
          <w:bdr w:val="none" w:sz="0" w:space="0" w:color="auto" w:frame="1"/>
          <w:lang w:eastAsia="ca-ES"/>
        </w:rPr>
        <w:lastRenderedPageBreak/>
        <w:t>Discussion</w:t>
      </w:r>
    </w:p>
    <w:p w14:paraId="3550A80A" w14:textId="56E9D231" w:rsidR="00990709" w:rsidRPr="00F95F23" w:rsidRDefault="00990709" w:rsidP="00914E3A">
      <w:pPr>
        <w:pStyle w:val="Ttulo3"/>
        <w:spacing w:line="480" w:lineRule="auto"/>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4098B6A3" w:rsidR="00DC00AF" w:rsidRPr="00F95F23" w:rsidRDefault="00802A13" w:rsidP="00914E3A">
      <w:pPr>
        <w:spacing w:line="480" w:lineRule="auto"/>
        <w:jc w:val="both"/>
        <w:rPr>
          <w:rFonts w:eastAsia="Times New Roman" w:cstheme="minorHAnsi"/>
          <w:color w:val="000000"/>
          <w:lang w:eastAsia="ca-ES"/>
        </w:rPr>
      </w:pPr>
      <w:ins w:id="159" w:author="Cuenta Microsoft" w:date="2024-09-26T15:09:00Z">
        <w:r>
          <w:rPr>
            <w:rFonts w:cstheme="minorHAnsi"/>
          </w:rPr>
          <w:t>Results of o</w:t>
        </w:r>
      </w:ins>
      <w:r w:rsidR="00AF3AE3">
        <w:rPr>
          <w:rFonts w:cstheme="minorHAnsi"/>
        </w:rPr>
        <w:t>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ins w:id="160" w:author="Cuenta Microsoft" w:date="2024-09-26T15:10:00Z">
        <w:r>
          <w:rPr>
            <w:rFonts w:cstheme="minorHAnsi"/>
          </w:rPr>
          <w:t xml:space="preserve">these </w:t>
        </w:r>
      </w:ins>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ins w:id="161" w:author="Cuenta Microsoft" w:date="2024-09-26T13:56:00Z">
        <w:r w:rsidR="00B2741C">
          <w:rPr>
            <w:rFonts w:cstheme="minorHAnsi"/>
          </w:rPr>
          <w:t xml:space="preserve">. </w:t>
        </w:r>
      </w:ins>
      <w:ins w:id="162" w:author="Cuenta Microsoft" w:date="2024-09-26T14:00:00Z">
        <w:r w:rsidR="00B2741C">
          <w:rPr>
            <w:rFonts w:cstheme="minorHAnsi"/>
          </w:rPr>
          <w:t>Nevertheless,</w:t>
        </w:r>
      </w:ins>
      <w:ins w:id="163" w:author="Cuenta Microsoft" w:date="2024-09-26T13:56:00Z">
        <w:r w:rsidR="00B2741C">
          <w:rPr>
            <w:rFonts w:cstheme="minorHAnsi"/>
          </w:rPr>
          <w:t xml:space="preserve"> we also want to acknowledge that</w:t>
        </w:r>
      </w:ins>
      <w:ins w:id="164" w:author="Cuenta Microsoft" w:date="2024-09-26T13:58:00Z">
        <w:r w:rsidR="00B2741C">
          <w:rPr>
            <w:rFonts w:cstheme="minorHAnsi"/>
          </w:rPr>
          <w:t>,</w:t>
        </w:r>
      </w:ins>
      <w:ins w:id="165" w:author="Cuenta Microsoft" w:date="2024-09-26T13:56:00Z">
        <w:r w:rsidR="00B2741C">
          <w:rPr>
            <w:rFonts w:cstheme="minorHAnsi"/>
          </w:rPr>
          <w:t xml:space="preserve"> even though the detailed temperatures mimicking field temperatures</w:t>
        </w:r>
      </w:ins>
      <w:ins w:id="166" w:author="Cuenta Microsoft" w:date="2024-09-26T13:58:00Z">
        <w:r w:rsidR="00B2741C">
          <w:rPr>
            <w:rFonts w:cstheme="minorHAnsi"/>
          </w:rPr>
          <w:t>,</w:t>
        </w:r>
      </w:ins>
      <w:ins w:id="167" w:author="Cuenta Microsoft" w:date="2024-09-26T13:56:00Z">
        <w:r w:rsidR="00B2741C">
          <w:rPr>
            <w:rFonts w:cstheme="minorHAnsi"/>
          </w:rPr>
          <w:t xml:space="preserve"> there are other environmental </w:t>
        </w:r>
      </w:ins>
      <w:ins w:id="168" w:author="Cuenta Microsoft" w:date="2024-09-26T14:00:00Z">
        <w:r w:rsidR="00B2741C">
          <w:rPr>
            <w:rFonts w:cstheme="minorHAnsi"/>
          </w:rPr>
          <w:t>conditions, which</w:t>
        </w:r>
      </w:ins>
      <w:ins w:id="169" w:author="Cuenta Microsoft" w:date="2024-09-26T13:58:00Z">
        <w:r w:rsidR="00B2741C">
          <w:rPr>
            <w:rFonts w:cstheme="minorHAnsi"/>
          </w:rPr>
          <w:t xml:space="preserve"> might affect germination in nature, i.</w:t>
        </w:r>
      </w:ins>
      <w:ins w:id="170" w:author="Cuenta Microsoft" w:date="2024-09-26T13:59:00Z">
        <w:r w:rsidR="00B2741C">
          <w:rPr>
            <w:rFonts w:cstheme="minorHAnsi"/>
          </w:rPr>
          <w:t>e. light, predation or drought</w:t>
        </w:r>
      </w:ins>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 xml:space="preserve">mall microclimatic differences of </w:t>
      </w:r>
      <w:ins w:id="171" w:author="Cuenta Microsoft" w:date="2024-09-26T11:42:00Z">
        <w:r w:rsidR="007B580A">
          <w:rPr>
            <w:rFonts w:eastAsia="Times New Roman" w:cstheme="minorHAnsi"/>
            <w:color w:val="000000"/>
            <w:lang w:eastAsia="ca-ES"/>
          </w:rPr>
          <w:t>2-3</w:t>
        </w:r>
      </w:ins>
      <w:r w:rsidR="004256EC" w:rsidRPr="00F95F23">
        <w:rPr>
          <w:rFonts w:eastAsia="Times New Roman" w:cstheme="minorHAnsi"/>
          <w:color w:val="000000"/>
          <w:lang w:eastAsia="ca-ES"/>
        </w:rPr>
        <w:t xml:space="preserv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 xml:space="preserve">in </w:t>
      </w:r>
      <w:proofErr w:type="spellStart"/>
      <w:r w:rsidR="00E37F86">
        <w:rPr>
          <w:rFonts w:eastAsia="Times New Roman" w:cstheme="minorHAnsi"/>
          <w:color w:val="000000"/>
          <w:lang w:eastAsia="ca-ES"/>
        </w:rPr>
        <w:t>snowbed</w:t>
      </w:r>
      <w:proofErr w:type="spellEnd"/>
      <w:r w:rsidR="00E37F86">
        <w:rPr>
          <w:rFonts w:eastAsia="Times New Roman" w:cstheme="minorHAnsi"/>
          <w:color w:val="000000"/>
          <w:lang w:eastAsia="ca-ES"/>
        </w:rPr>
        <w:t xml:space="preserve"> </w:t>
      </w:r>
      <w:ins w:id="172" w:author="Cuenta Microsoft" w:date="2024-09-26T11:43:00Z">
        <w:r w:rsidR="007B580A">
          <w:rPr>
            <w:rFonts w:eastAsia="Times New Roman" w:cstheme="minorHAnsi"/>
            <w:color w:val="000000"/>
            <w:lang w:eastAsia="ca-ES"/>
          </w:rPr>
          <w:t xml:space="preserve">climate regime </w:t>
        </w:r>
      </w:ins>
      <w:r w:rsidR="00E37F86">
        <w:rPr>
          <w:rFonts w:eastAsia="Times New Roman" w:cstheme="minorHAnsi"/>
          <w:color w:val="000000"/>
          <w:lang w:eastAsia="ca-ES"/>
        </w:rPr>
        <w:t xml:space="preserve">for the temperate and Mediterranean </w:t>
      </w:r>
      <w:ins w:id="173" w:author="Cuenta Microsoft" w:date="2024-09-26T11:36:00Z">
        <w:r w:rsidR="008A5381">
          <w:rPr>
            <w:rFonts w:eastAsia="Times New Roman" w:cstheme="minorHAnsi"/>
            <w:color w:val="000000"/>
            <w:lang w:eastAsia="ca-ES"/>
          </w:rPr>
          <w:t>communities</w:t>
        </w:r>
      </w:ins>
      <w:r w:rsidR="00E37F86">
        <w:rPr>
          <w:rFonts w:eastAsia="Times New Roman" w:cstheme="minorHAnsi"/>
          <w:color w:val="000000"/>
          <w:lang w:eastAsia="ca-ES"/>
        </w:rPr>
        <w:t xml:space="preserve">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BD5CA39" w:rsidR="00470A6A" w:rsidRPr="00F95F23" w:rsidRDefault="00885A54" w:rsidP="00914E3A">
      <w:pPr>
        <w:spacing w:line="48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ins w:id="174" w:author="Cuenta Microsoft" w:date="2024-09-26T15:14:00Z">
        <w:r w:rsidR="00802A13">
          <w:rPr>
            <w:rFonts w:eastAsia="Times New Roman" w:cstheme="minorHAnsi"/>
            <w:color w:val="000000"/>
            <w:lang w:eastAsia="ca-ES"/>
          </w:rPr>
          <w:t>conditions</w:t>
        </w:r>
      </w:ins>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w:t>
      </w:r>
      <w:proofErr w:type="gramStart"/>
      <w:r w:rsidR="007F7586" w:rsidRPr="00F95F23">
        <w:rPr>
          <w:rFonts w:eastAsia="Times New Roman" w:cstheme="minorHAnsi"/>
          <w:color w:val="000000"/>
          <w:lang w:eastAsia="ca-ES"/>
        </w:rPr>
        <w:t>are needed</w:t>
      </w:r>
      <w:proofErr w:type="gramEnd"/>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 xml:space="preserve">must endure below </w:t>
      </w:r>
      <w:r w:rsidR="00D34F39" w:rsidRPr="00F95F23">
        <w:rPr>
          <w:rFonts w:eastAsia="Times New Roman" w:cstheme="minorHAnsi"/>
          <w:color w:val="000000"/>
          <w:lang w:eastAsia="ca-ES"/>
        </w:rPr>
        <w:lastRenderedPageBreak/>
        <w:t>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t>
      </w:r>
      <w:proofErr w:type="gramStart"/>
      <w:r w:rsidR="008F4339">
        <w:rPr>
          <w:rFonts w:eastAsia="Times New Roman" w:cstheme="minorHAnsi"/>
          <w:color w:val="000000"/>
          <w:lang w:eastAsia="ca-ES"/>
        </w:rPr>
        <w:t>was corroborated</w:t>
      </w:r>
      <w:proofErr w:type="gramEnd"/>
      <w:r w:rsidR="008F4339">
        <w:rPr>
          <w:rFonts w:eastAsia="Times New Roman" w:cstheme="minorHAnsi"/>
          <w:color w:val="000000"/>
          <w:lang w:eastAsia="ca-ES"/>
        </w:rPr>
        <w:t xml:space="preserve"> by our sowing experiments in the field, with higher germination in </w:t>
      </w:r>
      <w:r w:rsidR="00C309C3">
        <w:rPr>
          <w:rFonts w:eastAsia="Times New Roman" w:cstheme="minorHAnsi"/>
          <w:color w:val="000000"/>
          <w:lang w:eastAsia="ca-ES"/>
        </w:rPr>
        <w:t xml:space="preserve">the </w:t>
      </w:r>
      <w:ins w:id="175" w:author="Cuenta Microsoft" w:date="2024-09-26T15:12:00Z">
        <w:r w:rsidR="00802A13">
          <w:rPr>
            <w:rFonts w:eastAsia="Times New Roman" w:cstheme="minorHAnsi"/>
            <w:color w:val="000000"/>
            <w:lang w:eastAsia="ca-ES"/>
          </w:rPr>
          <w:t>spring</w:t>
        </w:r>
      </w:ins>
      <w:r w:rsidR="008F4339">
        <w:rPr>
          <w:rFonts w:eastAsia="Times New Roman" w:cstheme="minorHAnsi"/>
          <w:color w:val="000000"/>
          <w:lang w:eastAsia="ca-ES"/>
        </w:rPr>
        <w:t xml:space="preserve"> compared to </w:t>
      </w:r>
      <w:r w:rsidR="00C309C3">
        <w:rPr>
          <w:rFonts w:eastAsia="Times New Roman" w:cstheme="minorHAnsi"/>
          <w:color w:val="000000"/>
          <w:lang w:eastAsia="ca-ES"/>
        </w:rPr>
        <w:t xml:space="preserve">the </w:t>
      </w:r>
      <w:ins w:id="176" w:author="Cuenta Microsoft" w:date="2024-09-26T15:12:00Z">
        <w:r w:rsidR="00802A13">
          <w:rPr>
            <w:rFonts w:eastAsia="Times New Roman" w:cstheme="minorHAnsi"/>
            <w:color w:val="000000"/>
            <w:lang w:eastAsia="ca-ES"/>
          </w:rPr>
          <w:t>2nd autumn</w:t>
        </w:r>
      </w:ins>
      <w:r w:rsidR="008F4339">
        <w:rPr>
          <w:rFonts w:eastAsia="Times New Roman" w:cstheme="minorHAnsi"/>
          <w:color w:val="000000"/>
          <w:lang w:eastAsia="ca-ES"/>
        </w:rPr>
        <w:t xml:space="preserve"> in fellfield conditions. </w:t>
      </w:r>
      <w:r w:rsidR="00A366D4">
        <w:rPr>
          <w:rFonts w:eastAsia="Times New Roman" w:cstheme="minorHAnsi"/>
          <w:color w:val="000000"/>
          <w:lang w:eastAsia="ca-ES"/>
        </w:rPr>
        <w:t xml:space="preserve"> </w:t>
      </w:r>
    </w:p>
    <w:p w14:paraId="221E89E1" w14:textId="172BCDB5" w:rsidR="00B2741C" w:rsidRDefault="002B30AD" w:rsidP="00914E3A">
      <w:pPr>
        <w:spacing w:line="480" w:lineRule="auto"/>
        <w:ind w:firstLine="709"/>
        <w:jc w:val="both"/>
        <w:rPr>
          <w:ins w:id="177" w:author="Cuenta Microsoft" w:date="2024-09-26T14:04:00Z"/>
          <w:rFonts w:eastAsia="Times New Roman" w:cstheme="minorHAnsi"/>
          <w:color w:val="000000"/>
          <w:lang w:eastAsia="ca-ES"/>
        </w:rPr>
      </w:pPr>
      <w:r w:rsidRPr="00F95F23">
        <w:rPr>
          <w:rFonts w:eastAsia="Times New Roman" w:cstheme="minorHAnsi"/>
          <w:color w:val="000000"/>
          <w:lang w:eastAsia="ca-ES"/>
        </w:rPr>
        <w:t xml:space="preserve">In </w:t>
      </w:r>
      <w:proofErr w:type="spellStart"/>
      <w:r w:rsidR="00553056">
        <w:rPr>
          <w:rFonts w:eastAsia="Times New Roman" w:cstheme="minorHAnsi"/>
          <w:color w:val="000000"/>
          <w:lang w:eastAsia="ca-ES"/>
        </w:rPr>
        <w:t>snowbed</w:t>
      </w:r>
      <w:proofErr w:type="spellEnd"/>
      <w:r w:rsidR="00553056">
        <w:rPr>
          <w:rFonts w:eastAsia="Times New Roman" w:cstheme="minorHAnsi"/>
          <w:color w:val="000000"/>
          <w:lang w:eastAsia="ca-ES"/>
        </w:rPr>
        <w:t xml:space="preserve"> </w:t>
      </w:r>
      <w:ins w:id="178" w:author="Cuenta Microsoft" w:date="2024-09-26T15:14:00Z">
        <w:r w:rsidR="00802A13">
          <w:rPr>
            <w:rFonts w:eastAsia="Times New Roman" w:cstheme="minorHAnsi"/>
            <w:color w:val="000000"/>
            <w:lang w:eastAsia="ca-ES"/>
          </w:rPr>
          <w:t>conditions</w:t>
        </w:r>
      </w:ins>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ins w:id="179" w:author="Cuenta Microsoft" w:date="2024-09-26T15:15:00Z">
        <w:r w:rsidR="00802A13">
          <w:rPr>
            <w:rFonts w:eastAsia="Times New Roman" w:cstheme="minorHAnsi"/>
            <w:color w:val="000000"/>
            <w:lang w:eastAsia="ca-ES"/>
          </w:rPr>
          <w:t xml:space="preserve">The </w:t>
        </w:r>
      </w:ins>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ins w:id="180" w:author="Cuenta Microsoft" w:date="2024-09-26T15:18:00Z">
        <w:r w:rsidR="00BC1925" w:rsidRPr="00F95F23">
          <w:rPr>
            <w:rFonts w:cstheme="minorHAnsi"/>
          </w:rPr>
          <w:t>snow-like conditions (darkness and constant 0ºC)</w:t>
        </w:r>
        <w:r w:rsidR="00BC1925">
          <w:rPr>
            <w:rFonts w:cstheme="minorHAnsi"/>
          </w:rPr>
          <w:t xml:space="preserve"> can break seed dormancy and </w:t>
        </w:r>
      </w:ins>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 xml:space="preserve">are </w:t>
      </w:r>
      <w:ins w:id="181" w:author="Cuenta Microsoft" w:date="2024-09-26T15:19:00Z">
        <w:r w:rsidR="00BC1925">
          <w:rPr>
            <w:rFonts w:cstheme="minorHAnsi"/>
          </w:rPr>
          <w:t>able</w:t>
        </w:r>
        <w:r w:rsidR="00BC1925" w:rsidRPr="00F95F23">
          <w:rPr>
            <w:rFonts w:cstheme="minorHAnsi"/>
          </w:rPr>
          <w:t xml:space="preserve"> </w:t>
        </w:r>
      </w:ins>
      <w:r w:rsidR="00573D37" w:rsidRPr="00F95F23">
        <w:rPr>
          <w:rFonts w:cstheme="minorHAnsi"/>
        </w:rPr>
        <w:t>to</w:t>
      </w:r>
      <w:r w:rsidR="00BC1925">
        <w:rPr>
          <w:rFonts w:cstheme="minorHAnsi"/>
        </w:rPr>
        <w:t xml:space="preserve"> </w:t>
      </w:r>
      <w:r w:rsidR="00573D37" w:rsidRPr="00F95F23">
        <w:rPr>
          <w:rFonts w:cstheme="minorHAnsi"/>
        </w:rPr>
        <w:t>germinat</w:t>
      </w:r>
      <w:r w:rsidR="00AC3506" w:rsidRPr="00F95F23">
        <w:rPr>
          <w:rFonts w:cstheme="minorHAnsi"/>
        </w:rPr>
        <w:t>e</w:t>
      </w:r>
      <w:r w:rsidR="00573D37" w:rsidRPr="00F95F23">
        <w:rPr>
          <w:rFonts w:cstheme="minorHAnsi"/>
        </w:rPr>
        <w:t xml:space="preserve"> </w:t>
      </w:r>
      <w:ins w:id="182" w:author="Cuenta Microsoft" w:date="2024-09-26T15:19:00Z">
        <w:r w:rsidR="00BC1925">
          <w:rPr>
            <w:rFonts w:cstheme="minorHAnsi"/>
          </w:rPr>
          <w:t xml:space="preserve">successfully </w:t>
        </w:r>
      </w:ins>
      <w:r w:rsidR="004157AB">
        <w:rPr>
          <w:rFonts w:cstheme="minorHAnsi"/>
        </w:rPr>
        <w:t>in</w:t>
      </w:r>
      <w:r w:rsidR="00573D37" w:rsidRPr="00F95F23">
        <w:rPr>
          <w:rFonts w:cstheme="minorHAnsi"/>
        </w:rPr>
        <w:t xml:space="preserve"> </w:t>
      </w:r>
      <w:ins w:id="183" w:author="Cuenta Microsoft" w:date="2024-09-26T15:18:00Z">
        <w:r w:rsidR="00BC1925">
          <w:rPr>
            <w:rFonts w:cstheme="minorHAnsi"/>
          </w:rPr>
          <w:t>these conditions</w:t>
        </w:r>
      </w:ins>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ins w:id="184" w:author="Cuenta Microsoft" w:date="2024-09-26T15:20:00Z">
        <w:r w:rsidR="00BC1925">
          <w:rPr>
            <w:rFonts w:eastAsia="Times New Roman" w:cstheme="minorHAnsi"/>
            <w:color w:val="000000"/>
            <w:lang w:eastAsia="ca-ES"/>
          </w:rPr>
          <w:t xml:space="preserve"> due to the fact that in autumn temperature drop rapidly in alpine areas</w:t>
        </w:r>
      </w:ins>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w:t>
      </w:r>
      <w:proofErr w:type="spellStart"/>
      <w:r w:rsidR="00B07B9C">
        <w:rPr>
          <w:rFonts w:eastAsia="Times New Roman" w:cstheme="minorHAnsi"/>
          <w:color w:val="000000"/>
          <w:lang w:eastAsia="ca-ES"/>
        </w:rPr>
        <w:t>snowbed</w:t>
      </w:r>
      <w:proofErr w:type="spellEnd"/>
      <w:r w:rsidR="00B07B9C">
        <w:rPr>
          <w:rFonts w:eastAsia="Times New Roman" w:cstheme="minorHAnsi"/>
          <w:color w:val="000000"/>
          <w:lang w:eastAsia="ca-ES"/>
        </w:rPr>
        <w:t xml:space="preserve"> conditions did</w:t>
      </w:r>
      <w:r w:rsidR="00BC1925">
        <w:rPr>
          <w:rFonts w:eastAsia="Times New Roman" w:cstheme="minorHAnsi"/>
          <w:color w:val="000000"/>
          <w:lang w:eastAsia="ca-ES"/>
        </w:rPr>
        <w:t xml:space="preserve"> </w:t>
      </w:r>
      <w:r w:rsidR="00B07B9C">
        <w:rPr>
          <w:rFonts w:eastAsia="Times New Roman" w:cstheme="minorHAnsi"/>
          <w:color w:val="000000"/>
          <w:lang w:eastAsia="ca-ES"/>
        </w:rPr>
        <w:t>n</w:t>
      </w:r>
      <w:r w:rsidR="00BC1925">
        <w:rPr>
          <w:rFonts w:eastAsia="Times New Roman" w:cstheme="minorHAnsi"/>
          <w:color w:val="000000"/>
          <w:lang w:eastAsia="ca-ES"/>
        </w:rPr>
        <w:t>o</w:t>
      </w:r>
      <w:r w:rsidR="00B07B9C">
        <w:rPr>
          <w:rFonts w:eastAsia="Times New Roman" w:cstheme="minorHAnsi"/>
          <w:color w:val="000000"/>
          <w:lang w:eastAsia="ca-ES"/>
        </w:rPr>
        <w:t>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xml:space="preserve">: </w:t>
      </w:r>
      <w:proofErr w:type="gramStart"/>
      <w:r w:rsidR="0061358F">
        <w:rPr>
          <w:rFonts w:eastAsia="Times New Roman" w:cstheme="minorHAnsi"/>
          <w:color w:val="000000"/>
          <w:lang w:eastAsia="ca-ES"/>
        </w:rPr>
        <w:t>(1)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early season</w:t>
      </w:r>
      <w:proofErr w:type="gramEnd"/>
      <w:r w:rsidR="006B1AC2">
        <w:rPr>
          <w:rFonts w:eastAsia="Times New Roman" w:cstheme="minorHAnsi"/>
          <w:color w:val="000000"/>
          <w:lang w:eastAsia="ca-ES"/>
        </w:rPr>
        <w:t xml:space="preserve">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0A0891B4" w14:textId="0E02BA73" w:rsidR="0056412F" w:rsidRDefault="00B2741C" w:rsidP="00914E3A">
      <w:pPr>
        <w:spacing w:line="480" w:lineRule="auto"/>
        <w:ind w:firstLine="709"/>
        <w:jc w:val="both"/>
        <w:rPr>
          <w:rFonts w:eastAsia="Times New Roman" w:cstheme="minorHAnsi"/>
          <w:color w:val="000000"/>
          <w:lang w:eastAsia="ca-ES"/>
        </w:rPr>
      </w:pPr>
      <w:ins w:id="185" w:author="Cuenta Microsoft" w:date="2024-09-26T14:04:00Z">
        <w:r>
          <w:rPr>
            <w:rFonts w:eastAsia="Times New Roman" w:cstheme="minorHAnsi"/>
            <w:color w:val="000000"/>
            <w:lang w:eastAsia="ca-ES"/>
          </w:rPr>
          <w:t>We want to point out that field germination showed slightly lower success (in both climatic conditions) than our laboratory results, probably due to the fact that might be other environmental conditions like light availability or drought limiting germination in the field.</w:t>
        </w:r>
      </w:ins>
    </w:p>
    <w:p w14:paraId="4B46B4C8" w14:textId="584D18F2" w:rsidR="00965C35" w:rsidRPr="00F95F23" w:rsidRDefault="007D5A57" w:rsidP="00914E3A">
      <w:pPr>
        <w:shd w:val="clear" w:color="auto" w:fill="FFFFFF"/>
        <w:spacing w:after="0" w:line="48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 xml:space="preserve">considerable </w:t>
      </w:r>
      <w:ins w:id="186" w:author="Cuenta Microsoft" w:date="2024-09-26T15:22:00Z">
        <w:r w:rsidR="00BC1925">
          <w:rPr>
            <w:rFonts w:eastAsia="Times New Roman" w:cstheme="minorHAnsi"/>
            <w:color w:val="000000"/>
            <w:lang w:eastAsia="ca-ES"/>
          </w:rPr>
          <w:t xml:space="preserve">interspecific and </w:t>
        </w:r>
      </w:ins>
      <w:r w:rsidR="004227CF">
        <w:rPr>
          <w:rFonts w:eastAsia="Times New Roman" w:cstheme="minorHAnsi"/>
          <w:color w:val="000000"/>
          <w:lang w:eastAsia="ca-ES"/>
        </w:rPr>
        <w:t>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 xml:space="preserve">with </w:t>
      </w:r>
      <w:ins w:id="187" w:author="Cuenta Microsoft" w:date="2024-09-26T11:47:00Z">
        <w:r w:rsidR="007B580A">
          <w:rPr>
            <w:rFonts w:eastAsia="Times New Roman" w:cstheme="minorHAnsi"/>
            <w:color w:val="000000"/>
            <w:lang w:eastAsia="ca-ES"/>
          </w:rPr>
          <w:t>delayed</w:t>
        </w:r>
        <w:r w:rsidR="007B580A" w:rsidRPr="00F95F23">
          <w:rPr>
            <w:rFonts w:eastAsia="Times New Roman" w:cstheme="minorHAnsi"/>
            <w:color w:val="000000"/>
            <w:lang w:eastAsia="ca-ES"/>
          </w:rPr>
          <w:t xml:space="preserve"> </w:t>
        </w:r>
      </w:ins>
      <w:r w:rsidR="005058D6" w:rsidRPr="00F95F23">
        <w:rPr>
          <w:rFonts w:eastAsia="Times New Roman" w:cstheme="minorHAnsi"/>
          <w:color w:val="000000"/>
          <w:lang w:eastAsia="ca-ES"/>
        </w:rPr>
        <w:t>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w:t>
      </w:r>
      <w:ins w:id="188" w:author="Cuenta Microsoft" w:date="2024-09-26T11:28:00Z">
        <w:r w:rsidR="006B3873">
          <w:rPr>
            <w:rFonts w:eastAsia="Times New Roman" w:cstheme="minorHAnsi"/>
            <w:color w:val="000000"/>
            <w:lang w:eastAsia="ca-ES"/>
          </w:rPr>
          <w:t>community</w:t>
        </w:r>
      </w:ins>
      <w:r w:rsidR="000D671E">
        <w:rPr>
          <w:rFonts w:eastAsia="Times New Roman" w:cstheme="minorHAnsi"/>
          <w:color w:val="000000"/>
          <w:lang w:eastAsia="ca-ES"/>
        </w:rPr>
        <w:t>,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ins w:id="189" w:author="Cuenta Microsoft" w:date="2024-09-26T14:19:00Z">
        <w:r w:rsidR="00E940C9">
          <w:rPr>
            <w:rFonts w:eastAsia="Times New Roman" w:cstheme="minorHAnsi"/>
            <w:color w:val="000000"/>
            <w:lang w:eastAsia="ca-ES"/>
          </w:rPr>
          <w:t>Another worth considering point is that increasing autumn temperatures might also increase seed germination</w:t>
        </w:r>
      </w:ins>
      <w:ins w:id="190" w:author="Cuenta Microsoft" w:date="2024-09-26T14:23:00Z">
        <w:r w:rsidR="00E940C9">
          <w:rPr>
            <w:rFonts w:eastAsia="Times New Roman" w:cstheme="minorHAnsi"/>
            <w:color w:val="000000"/>
            <w:lang w:eastAsia="ca-ES"/>
          </w:rPr>
          <w:t xml:space="preserve">; </w:t>
        </w:r>
      </w:ins>
      <w:ins w:id="191" w:author="Cuenta Microsoft" w:date="2024-09-26T14:19:00Z">
        <w:r w:rsidR="00E940C9">
          <w:rPr>
            <w:rFonts w:eastAsia="Times New Roman" w:cstheme="minorHAnsi"/>
            <w:color w:val="000000"/>
            <w:lang w:eastAsia="ca-ES"/>
          </w:rPr>
          <w:t xml:space="preserve">potentially expanding </w:t>
        </w:r>
        <w:proofErr w:type="gramStart"/>
        <w:r w:rsidR="00E940C9">
          <w:rPr>
            <w:rFonts w:eastAsia="Times New Roman" w:cstheme="minorHAnsi"/>
            <w:color w:val="000000"/>
            <w:lang w:eastAsia="ca-ES"/>
          </w:rPr>
          <w:t>their growing season an</w:t>
        </w:r>
      </w:ins>
      <w:ins w:id="192" w:author="Cuenta Microsoft" w:date="2024-09-26T14:20:00Z">
        <w:r w:rsidR="00E940C9">
          <w:rPr>
            <w:rFonts w:eastAsia="Times New Roman" w:cstheme="minorHAnsi"/>
            <w:color w:val="000000"/>
            <w:lang w:eastAsia="ca-ES"/>
          </w:rPr>
          <w:t>d</w:t>
        </w:r>
      </w:ins>
      <w:ins w:id="193" w:author="Cuenta Microsoft" w:date="2024-09-26T14:19:00Z">
        <w:r w:rsidR="00E940C9">
          <w:rPr>
            <w:rFonts w:eastAsia="Times New Roman" w:cstheme="minorHAnsi"/>
            <w:color w:val="000000"/>
            <w:lang w:eastAsia="ca-ES"/>
          </w:rPr>
          <w:t xml:space="preserve"> whose survival </w:t>
        </w:r>
      </w:ins>
      <w:ins w:id="194" w:author="Cuenta Microsoft" w:date="2024-09-26T14:24:00Z">
        <w:r w:rsidR="00E940C9">
          <w:rPr>
            <w:rFonts w:eastAsia="Times New Roman" w:cstheme="minorHAnsi"/>
            <w:color w:val="000000"/>
            <w:lang w:eastAsia="ca-ES"/>
          </w:rPr>
          <w:t>will likely</w:t>
        </w:r>
      </w:ins>
      <w:ins w:id="195" w:author="Cuenta Microsoft" w:date="2024-09-26T14:19:00Z">
        <w:r w:rsidR="00E940C9">
          <w:rPr>
            <w:rFonts w:eastAsia="Times New Roman" w:cstheme="minorHAnsi"/>
            <w:color w:val="000000"/>
            <w:lang w:eastAsia="ca-ES"/>
          </w:rPr>
          <w:t xml:space="preserve"> depend on</w:t>
        </w:r>
        <w:proofErr w:type="gramEnd"/>
        <w:r w:rsidR="00E940C9">
          <w:rPr>
            <w:rFonts w:eastAsia="Times New Roman" w:cstheme="minorHAnsi"/>
            <w:color w:val="000000"/>
            <w:lang w:eastAsia="ca-ES"/>
          </w:rPr>
          <w:t xml:space="preserve"> winter conditions </w:t>
        </w:r>
      </w:ins>
      <w:ins w:id="196" w:author="Cuenta Microsoft" w:date="2024-09-26T14:20:00Z">
        <w:r w:rsidR="00E940C9">
          <w:rPr>
            <w:rFonts w:eastAsia="Times New Roman" w:cstheme="minorHAnsi"/>
            <w:color w:val="000000"/>
            <w:lang w:eastAsia="ca-ES"/>
          </w:rPr>
          <w:t>(</w:t>
        </w:r>
      </w:ins>
      <w:proofErr w:type="spellStart"/>
      <w:ins w:id="197" w:author="Cuenta Microsoft" w:date="2024-09-26T14:23:00Z">
        <w:r w:rsidR="00E940C9">
          <w:rPr>
            <w:rFonts w:eastAsia="Times New Roman" w:cstheme="minorHAnsi"/>
            <w:color w:val="000000"/>
            <w:lang w:eastAsia="ca-ES"/>
          </w:rPr>
          <w:t>Mondoni</w:t>
        </w:r>
        <w:proofErr w:type="spellEnd"/>
        <w:r w:rsidR="00E940C9">
          <w:rPr>
            <w:rFonts w:eastAsia="Times New Roman" w:cstheme="minorHAnsi"/>
            <w:color w:val="000000"/>
            <w:lang w:eastAsia="ca-ES"/>
          </w:rPr>
          <w:t xml:space="preserve"> et al., 2012</w:t>
        </w:r>
      </w:ins>
      <w:ins w:id="198" w:author="Cuenta Microsoft" w:date="2024-09-26T14:20:00Z">
        <w:r w:rsidR="00E940C9">
          <w:rPr>
            <w:rFonts w:eastAsia="Times New Roman" w:cstheme="minorHAnsi"/>
            <w:color w:val="000000"/>
            <w:lang w:eastAsia="ca-ES"/>
          </w:rPr>
          <w:t xml:space="preserve">). </w:t>
        </w:r>
      </w:ins>
    </w:p>
    <w:p w14:paraId="295E8388" w14:textId="4B6E5746" w:rsidR="00B52082" w:rsidRPr="00F95F23" w:rsidRDefault="00866D7E" w:rsidP="00914E3A">
      <w:pPr>
        <w:pStyle w:val="Ttulo3"/>
        <w:spacing w:line="480" w:lineRule="auto"/>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5A27EF29" w:rsidR="00B45980" w:rsidRPr="00F95F23" w:rsidRDefault="000653AD" w:rsidP="00914E3A">
      <w:pPr>
        <w:spacing w:line="480" w:lineRule="auto"/>
        <w:jc w:val="both"/>
        <w:rPr>
          <w:rFonts w:cstheme="minorHAnsi"/>
        </w:rPr>
      </w:pPr>
      <w:r w:rsidRPr="00F95F23">
        <w:rPr>
          <w:rFonts w:cstheme="minorHAnsi"/>
        </w:rPr>
        <w:t xml:space="preserve">As expected, the temperate </w:t>
      </w:r>
      <w:ins w:id="199" w:author="Cuenta Microsoft" w:date="2024-09-26T11:28:00Z">
        <w:r w:rsidR="006B3873">
          <w:rPr>
            <w:rFonts w:cstheme="minorHAnsi"/>
          </w:rPr>
          <w:t>community</w:t>
        </w:r>
      </w:ins>
      <w:r w:rsidRPr="00F95F23">
        <w:rPr>
          <w:rFonts w:cstheme="minorHAnsi"/>
        </w:rPr>
        <w:t xml:space="preserve"> diverged significantly from the Mediterranean </w:t>
      </w:r>
      <w:ins w:id="200" w:author="Cuenta Microsoft" w:date="2024-09-26T11:28:00Z">
        <w:r w:rsidR="006B3873">
          <w:rPr>
            <w:rFonts w:cstheme="minorHAnsi"/>
          </w:rPr>
          <w:t>community</w:t>
        </w:r>
      </w:ins>
      <w:r w:rsidRPr="00F95F23">
        <w:rPr>
          <w:rFonts w:cstheme="minorHAnsi"/>
        </w:rPr>
        <w:t xml:space="preserve">. The temperate </w:t>
      </w:r>
      <w:ins w:id="201" w:author="Cuenta Microsoft" w:date="2024-09-26T11:28:00Z">
        <w:r w:rsidR="006B3873">
          <w:rPr>
            <w:rFonts w:cstheme="minorHAnsi"/>
          </w:rPr>
          <w:t>community</w:t>
        </w:r>
      </w:ins>
      <w:r w:rsidRPr="00F95F23">
        <w:rPr>
          <w:rFonts w:cstheme="minorHAnsi"/>
        </w:rPr>
        <w:t xml:space="preserve">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w:t>
      </w:r>
      <w:ins w:id="202" w:author="Cuenta Microsoft" w:date="2024-09-26T11:21:00Z">
        <w:r w:rsidR="006B3873">
          <w:rPr>
            <w:rFonts w:cstheme="minorHAnsi"/>
          </w:rPr>
          <w:t>climatic chambers</w:t>
        </w:r>
      </w:ins>
      <w:r w:rsidRPr="00F95F23">
        <w:rPr>
          <w:rFonts w:cstheme="minorHAnsi"/>
        </w:rPr>
        <w:t xml:space="preserve">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ins w:id="203" w:author="Cuenta Microsoft" w:date="2024-09-26T11:47:00Z">
        <w:r w:rsidR="007B580A">
          <w:rPr>
            <w:rFonts w:eastAsia="Times New Roman" w:cstheme="minorHAnsi"/>
            <w:color w:val="000000"/>
            <w:lang w:eastAsia="ca-ES"/>
          </w:rPr>
          <w:t>Delayed</w:t>
        </w:r>
        <w:r w:rsidR="007B580A" w:rsidRPr="00F95F23">
          <w:rPr>
            <w:rFonts w:eastAsia="Times New Roman" w:cstheme="minorHAnsi"/>
            <w:color w:val="000000"/>
            <w:lang w:eastAsia="ca-ES"/>
          </w:rPr>
          <w:t xml:space="preserve"> </w:t>
        </w:r>
      </w:ins>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w:t>
      </w:r>
      <w:r w:rsidR="00B45980" w:rsidRPr="00F95F23">
        <w:rPr>
          <w:rFonts w:eastAsia="Times New Roman" w:cstheme="minorHAnsi"/>
          <w:color w:val="000000"/>
          <w:lang w:eastAsia="ca-ES"/>
        </w:rPr>
        <w:lastRenderedPageBreak/>
        <w:t xml:space="preserve">but the highest germination </w:t>
      </w:r>
      <w:proofErr w:type="gramStart"/>
      <w:r w:rsidR="00B45980" w:rsidRPr="00F95F23">
        <w:rPr>
          <w:rFonts w:eastAsia="Times New Roman" w:cstheme="minorHAnsi"/>
          <w:color w:val="000000"/>
          <w:lang w:eastAsia="ca-ES"/>
        </w:rPr>
        <w:t>was observed</w:t>
      </w:r>
      <w:proofErr w:type="gramEnd"/>
      <w:r w:rsidR="00B45980" w:rsidRPr="00F95F23">
        <w:rPr>
          <w:rFonts w:eastAsia="Times New Roman" w:cstheme="minorHAnsi"/>
          <w:color w:val="000000"/>
          <w:lang w:eastAsia="ca-ES"/>
        </w:rPr>
        <w:t xml:space="preserve">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t>
      </w:r>
      <w:proofErr w:type="gramStart"/>
      <w:r w:rsidR="00B45980" w:rsidRPr="00F95F23">
        <w:rPr>
          <w:rFonts w:eastAsia="Times New Roman" w:cstheme="minorHAnsi"/>
          <w:color w:val="000000"/>
          <w:lang w:eastAsia="ca-ES"/>
        </w:rPr>
        <w:t>was surpassed</w:t>
      </w:r>
      <w:proofErr w:type="gramEnd"/>
      <w:r w:rsidR="00B45980" w:rsidRPr="00F95F23">
        <w:rPr>
          <w:rFonts w:eastAsia="Times New Roman" w:cstheme="minorHAnsi"/>
          <w:color w:val="000000"/>
          <w:lang w:eastAsia="ca-ES"/>
        </w:rPr>
        <w:t xml:space="preserve"> earlier in the growing season while in </w:t>
      </w:r>
      <w:r w:rsidR="001A07C9">
        <w:rPr>
          <w:rFonts w:eastAsia="Times New Roman" w:cstheme="minorHAnsi"/>
          <w:color w:val="000000"/>
          <w:lang w:eastAsia="ca-ES"/>
        </w:rPr>
        <w:t xml:space="preserve">the </w:t>
      </w:r>
      <w:proofErr w:type="spellStart"/>
      <w:r w:rsidR="001A07C9" w:rsidRPr="00F95F23">
        <w:rPr>
          <w:rFonts w:eastAsia="Times New Roman" w:cstheme="minorHAnsi"/>
          <w:color w:val="000000"/>
          <w:lang w:eastAsia="ca-ES"/>
        </w:rPr>
        <w:t>snow</w:t>
      </w:r>
      <w:ins w:id="204" w:author="Cuenta Microsoft" w:date="2024-09-26T11:48:00Z">
        <w:r w:rsidR="007B580A">
          <w:rPr>
            <w:rFonts w:eastAsia="Times New Roman" w:cstheme="minorHAnsi"/>
            <w:color w:val="000000"/>
            <w:lang w:eastAsia="ca-ES"/>
          </w:rPr>
          <w:t>b</w:t>
        </w:r>
      </w:ins>
      <w:r w:rsidR="001A07C9" w:rsidRPr="00F95F23">
        <w:rPr>
          <w:rFonts w:eastAsia="Times New Roman" w:cstheme="minorHAnsi"/>
          <w:color w:val="000000"/>
          <w:lang w:eastAsia="ca-ES"/>
        </w:rPr>
        <w:t>ed</w:t>
      </w:r>
      <w:proofErr w:type="spellEnd"/>
      <w:r w:rsidR="00B45980" w:rsidRPr="00F95F23">
        <w:rPr>
          <w:rFonts w:eastAsia="Times New Roman" w:cstheme="minorHAnsi"/>
          <w:color w:val="000000"/>
          <w:lang w:eastAsia="ca-ES"/>
        </w:rPr>
        <w:t xml:space="preserve"> </w:t>
      </w:r>
      <w:ins w:id="205" w:author="Cuenta Microsoft" w:date="2024-09-26T11:48:00Z">
        <w:r w:rsidR="007B580A">
          <w:rPr>
            <w:rFonts w:eastAsia="Times New Roman" w:cstheme="minorHAnsi"/>
            <w:color w:val="000000"/>
            <w:lang w:eastAsia="ca-ES"/>
          </w:rPr>
          <w:t>climate regime</w:t>
        </w:r>
        <w:r w:rsidR="007B580A" w:rsidRPr="00F95F23">
          <w:rPr>
            <w:rFonts w:eastAsia="Times New Roman" w:cstheme="minorHAnsi"/>
            <w:color w:val="000000"/>
            <w:lang w:eastAsia="ca-ES"/>
          </w:rPr>
          <w:t xml:space="preserve"> </w:t>
        </w:r>
      </w:ins>
      <w:r w:rsidR="00B45980" w:rsidRPr="00F95F23">
        <w:rPr>
          <w:rFonts w:eastAsia="Times New Roman" w:cstheme="minorHAnsi"/>
          <w:color w:val="000000"/>
          <w:lang w:eastAsia="ca-ES"/>
        </w:rPr>
        <w:t>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germination</w:t>
      </w:r>
      <w:ins w:id="206" w:author="Cuenta Microsoft" w:date="2024-09-26T15:25:00Z">
        <w:r w:rsidR="00BC1925">
          <w:rPr>
            <w:rFonts w:eastAsia="Times New Roman" w:cstheme="minorHAnsi"/>
            <w:color w:val="000000"/>
            <w:lang w:eastAsia="ca-ES"/>
          </w:rPr>
          <w:t xml:space="preserve"> (assuming high seed viability)</w:t>
        </w:r>
      </w:ins>
      <w:r w:rsidR="00FB1C21" w:rsidRPr="00F95F23">
        <w:rPr>
          <w:rFonts w:eastAsia="Times New Roman" w:cstheme="minorHAnsi"/>
          <w:color w:val="000000"/>
          <w:lang w:eastAsia="ca-ES"/>
        </w:rPr>
        <w:t xml:space="preserve">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ins w:id="207" w:author="Cuenta Microsoft" w:date="2024-09-26T11:28:00Z">
        <w:r w:rsidR="006B3873">
          <w:rPr>
            <w:rFonts w:eastAsia="Times New Roman" w:cstheme="minorHAnsi"/>
            <w:color w:val="000000"/>
            <w:lang w:eastAsia="ca-ES"/>
          </w:rPr>
          <w:t>community</w:t>
        </w:r>
      </w:ins>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636CA42B" w:rsidR="00BD5EA2" w:rsidRDefault="0086735C" w:rsidP="00914E3A">
      <w:pPr>
        <w:spacing w:line="48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w:t>
      </w:r>
      <w:ins w:id="208" w:author="Cuenta Microsoft" w:date="2024-09-26T11:28:00Z">
        <w:r w:rsidR="006B3873">
          <w:rPr>
            <w:rFonts w:cstheme="minorHAnsi"/>
          </w:rPr>
          <w:t>community</w:t>
        </w:r>
      </w:ins>
      <w:r w:rsidRPr="00F95F23">
        <w:rPr>
          <w:rFonts w:cstheme="minorHAnsi"/>
        </w:rPr>
        <w:t xml:space="preserve">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10"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ins w:id="209" w:author="Cuenta Microsoft" w:date="2024-09-26T11:28:00Z">
        <w:r w:rsidR="006B3873">
          <w:rPr>
            <w:rFonts w:eastAsia="Times New Roman" w:cstheme="minorHAnsi"/>
            <w:color w:val="000000"/>
            <w:lang w:eastAsia="ca-ES"/>
          </w:rPr>
          <w:t>community</w:t>
        </w:r>
      </w:ins>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ins w:id="210" w:author="Cuenta Microsoft" w:date="2024-09-26T11:37:00Z">
        <w:r w:rsidR="008A5381">
          <w:rPr>
            <w:rFonts w:eastAsia="Times New Roman" w:cstheme="minorHAnsi"/>
            <w:color w:val="000000"/>
            <w:lang w:eastAsia="ca-ES"/>
          </w:rPr>
          <w:t>communiti</w:t>
        </w:r>
        <w:r w:rsidR="008A5381" w:rsidRPr="00F95F23">
          <w:rPr>
            <w:rFonts w:eastAsia="Times New Roman" w:cstheme="minorHAnsi"/>
            <w:color w:val="000000"/>
            <w:lang w:eastAsia="ca-ES"/>
          </w:rPr>
          <w:t>es</w:t>
        </w:r>
      </w:ins>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1CD0ECC3" w:rsidR="00B011FB" w:rsidRDefault="00FD0404" w:rsidP="00914E3A">
      <w:pPr>
        <w:shd w:val="clear" w:color="auto" w:fill="FFFFFF"/>
        <w:spacing w:after="0" w:line="48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w:t>
      </w:r>
      <w:ins w:id="211" w:author="Cuenta Microsoft" w:date="2024-09-26T11:38:00Z">
        <w:r w:rsidR="008A5381">
          <w:rPr>
            <w:rFonts w:eastAsia="Times New Roman" w:cstheme="minorHAnsi"/>
            <w:color w:val="000000"/>
            <w:lang w:eastAsia="ca-ES"/>
          </w:rPr>
          <w:t>communities</w:t>
        </w:r>
      </w:ins>
      <w:r w:rsidR="00963466">
        <w:rPr>
          <w:rFonts w:eastAsia="Times New Roman" w:cstheme="minorHAnsi"/>
          <w:color w:val="000000"/>
          <w:lang w:eastAsia="ca-ES"/>
        </w:rPr>
        <w:t xml:space="preserve">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w:t>
      </w:r>
      <w:ins w:id="212" w:author="Cuenta Microsoft" w:date="2024-09-26T15:25:00Z">
        <w:r w:rsidR="00BC1925">
          <w:rPr>
            <w:rFonts w:eastAsia="Times New Roman" w:cstheme="minorHAnsi"/>
            <w:color w:val="000000"/>
            <w:lang w:eastAsia="ca-ES"/>
          </w:rPr>
          <w:t>effect</w:t>
        </w:r>
      </w:ins>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w:t>
      </w:r>
      <w:ins w:id="213" w:author="Cuenta Microsoft" w:date="2024-09-26T11:38:00Z">
        <w:r w:rsidR="008A5381">
          <w:rPr>
            <w:rFonts w:eastAsia="Times New Roman" w:cstheme="minorHAnsi"/>
            <w:color w:val="000000"/>
            <w:lang w:eastAsia="ca-ES"/>
          </w:rPr>
          <w:t>communities</w:t>
        </w:r>
      </w:ins>
      <w:r w:rsidR="00700144">
        <w:rPr>
          <w:rFonts w:eastAsia="Times New Roman" w:cstheme="minorHAnsi"/>
          <w:color w:val="000000"/>
          <w:lang w:eastAsia="ca-ES"/>
        </w:rPr>
        <w:t xml:space="preserve">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w:t>
      </w:r>
      <w:proofErr w:type="gramStart"/>
      <w:r w:rsidR="002B48D2">
        <w:rPr>
          <w:rFonts w:eastAsia="Times New Roman" w:cstheme="minorHAnsi"/>
          <w:color w:val="000000"/>
          <w:lang w:eastAsia="ca-ES"/>
        </w:rPr>
        <w:t xml:space="preserve">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linked</w:t>
      </w:r>
      <w:proofErr w:type="gramEnd"/>
      <w:r w:rsidR="002B48D2">
        <w:rPr>
          <w:rFonts w:eastAsia="Times New Roman" w:cstheme="minorHAnsi"/>
          <w:color w:val="000000"/>
          <w:lang w:eastAsia="ca-ES"/>
        </w:rPr>
        <w:t xml:space="preserve">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 xml:space="preserve">lthough literature agrees that temperature is the main factor </w:t>
      </w:r>
      <w:r w:rsidR="002719B8" w:rsidRPr="00F95F23">
        <w:rPr>
          <w:rFonts w:eastAsia="Times New Roman" w:cstheme="minorHAnsi"/>
          <w:color w:val="000000"/>
          <w:lang w:eastAsia="ca-ES"/>
        </w:rPr>
        <w:lastRenderedPageBreak/>
        <w:t>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ins w:id="214" w:author="Cuenta Microsoft" w:date="2024-09-26T11:28:00Z">
        <w:r w:rsidR="006B3873">
          <w:rPr>
            <w:rFonts w:eastAsia="Times New Roman" w:cstheme="minorHAnsi"/>
            <w:color w:val="000000"/>
            <w:lang w:eastAsia="ca-ES"/>
          </w:rPr>
          <w:t>community</w:t>
        </w:r>
      </w:ins>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 xml:space="preserve">Therefore, our results </w:t>
      </w:r>
      <w:proofErr w:type="gramStart"/>
      <w:r w:rsidR="00DC7713">
        <w:rPr>
          <w:rFonts w:eastAsia="Times New Roman" w:cstheme="minorHAnsi"/>
          <w:color w:val="000000"/>
          <w:lang w:eastAsia="ca-ES"/>
        </w:rPr>
        <w:t>should be interpreted</w:t>
      </w:r>
      <w:proofErr w:type="gramEnd"/>
      <w:r w:rsidR="00DC7713">
        <w:rPr>
          <w:rFonts w:eastAsia="Times New Roman" w:cstheme="minorHAnsi"/>
          <w:color w:val="000000"/>
          <w:lang w:eastAsia="ca-ES"/>
        </w:rPr>
        <w:t xml:space="preserve">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w:t>
      </w:r>
      <w:ins w:id="215" w:author="Cuenta Microsoft" w:date="2024-09-26T11:38:00Z">
        <w:r w:rsidR="008A5381">
          <w:rPr>
            <w:rFonts w:eastAsia="Times New Roman" w:cstheme="minorHAnsi"/>
            <w:color w:val="000000"/>
            <w:lang w:eastAsia="ca-ES"/>
          </w:rPr>
          <w:t>communities</w:t>
        </w:r>
      </w:ins>
      <w:r w:rsidR="00FC4B76">
        <w:rPr>
          <w:rFonts w:eastAsia="Times New Roman" w:cstheme="minorHAnsi"/>
          <w:color w:val="000000"/>
          <w:lang w:eastAsia="ca-ES"/>
        </w:rPr>
        <w:t>.</w:t>
      </w:r>
    </w:p>
    <w:p w14:paraId="7CFD9C20" w14:textId="4D1BCB96" w:rsidR="00F666D7" w:rsidRPr="001F46DA" w:rsidRDefault="00F666D7" w:rsidP="00914E3A">
      <w:pPr>
        <w:pStyle w:val="Ttulo3"/>
        <w:spacing w:line="480" w:lineRule="auto"/>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77CC863A" w:rsidR="003C4040" w:rsidRDefault="00F666D7" w:rsidP="00914E3A">
      <w:pPr>
        <w:spacing w:line="48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ins w:id="216" w:author="Cuenta Microsoft" w:date="2024-09-26T14:26:00Z">
        <w:r w:rsidR="00CB508F">
          <w:rPr>
            <w:lang w:eastAsia="ca-ES"/>
          </w:rPr>
          <w:t>increasing warming</w:t>
        </w:r>
      </w:ins>
      <w:r w:rsidR="00BA60FF">
        <w:rPr>
          <w:lang w:eastAsia="ca-ES"/>
        </w:rPr>
        <w:t xml:space="preserve"> </w:t>
      </w:r>
      <w:ins w:id="217" w:author="Cuenta Microsoft" w:date="2024-09-26T14:40:00Z">
        <w:r w:rsidR="00C05DC3">
          <w:rPr>
            <w:lang w:eastAsia="ca-ES"/>
          </w:rPr>
          <w:t xml:space="preserve">climate </w:t>
        </w:r>
      </w:ins>
      <w:ins w:id="218" w:author="Cuenta Microsoft" w:date="2024-09-26T14:27:00Z">
        <w:r w:rsidR="00CB508F">
          <w:rPr>
            <w:lang w:eastAsia="ca-ES"/>
          </w:rPr>
          <w:t>will advance</w:t>
        </w:r>
      </w:ins>
      <w:r w:rsidR="00EE7E28" w:rsidRPr="00EE7E28">
        <w:rPr>
          <w:lang w:eastAsia="ca-ES"/>
        </w:rPr>
        <w:t xml:space="preserv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w:t>
      </w:r>
      <w:ins w:id="219" w:author="Cuenta Microsoft" w:date="2024-09-26T14:36:00Z">
        <w:r w:rsidR="00C05DC3">
          <w:rPr>
            <w:lang w:eastAsia="ca-ES"/>
          </w:rPr>
          <w:t xml:space="preserve">potential </w:t>
        </w:r>
      </w:ins>
      <w:r w:rsidR="00EE7E28" w:rsidRPr="00EE7E28">
        <w:rPr>
          <w:lang w:eastAsia="ca-ES"/>
        </w:rPr>
        <w:t xml:space="preserve">disrupting </w:t>
      </w:r>
      <w:proofErr w:type="gramStart"/>
      <w:r w:rsidR="00EE7E28">
        <w:rPr>
          <w:lang w:eastAsia="ca-ES"/>
        </w:rPr>
        <w:t>effects</w:t>
      </w:r>
      <w:ins w:id="220" w:author="Cuenta Microsoft" w:date="2024-09-26T14:38:00Z">
        <w:r w:rsidR="00C05DC3">
          <w:rPr>
            <w:lang w:eastAsia="ca-ES"/>
          </w:rPr>
          <w:t xml:space="preserve">  like</w:t>
        </w:r>
        <w:proofErr w:type="gramEnd"/>
        <w:r w:rsidR="00C05DC3">
          <w:rPr>
            <w:lang w:eastAsia="ca-ES"/>
          </w:rPr>
          <w:t xml:space="preserve"> the mismatch of favourable conditions and </w:t>
        </w:r>
      </w:ins>
      <w:ins w:id="221" w:author="Cuenta Microsoft" w:date="2024-09-26T14:40:00Z">
        <w:r w:rsidR="00C05DC3">
          <w:rPr>
            <w:lang w:eastAsia="ca-ES"/>
          </w:rPr>
          <w:t xml:space="preserve">a </w:t>
        </w:r>
      </w:ins>
      <w:ins w:id="222" w:author="Cuenta Microsoft" w:date="2024-09-26T14:38:00Z">
        <w:r w:rsidR="00C05DC3">
          <w:rPr>
            <w:lang w:eastAsia="ca-ES"/>
          </w:rPr>
          <w:t xml:space="preserve">decrease of germination </w:t>
        </w:r>
      </w:ins>
      <w:ins w:id="223" w:author="Cuenta Microsoft" w:date="2024-09-26T14:39:00Z">
        <w:r w:rsidR="00C05DC3">
          <w:rPr>
            <w:lang w:eastAsia="ca-ES"/>
          </w:rPr>
          <w:t>success</w:t>
        </w:r>
      </w:ins>
      <w:r w:rsidR="00EE7E28">
        <w:rPr>
          <w:lang w:eastAsia="ca-ES"/>
        </w:rPr>
        <w:t xml:space="preserve">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ins w:id="224" w:author="Cuenta Microsoft" w:date="2024-09-26T14:29:00Z">
        <w:r w:rsidR="00CB508F">
          <w:rPr>
            <w:lang w:eastAsia="ca-ES"/>
          </w:rPr>
          <w:t xml:space="preserve"> like </w:t>
        </w:r>
      </w:ins>
      <w:proofErr w:type="spellStart"/>
      <w:ins w:id="225" w:author="Cuenta Microsoft" w:date="2024-09-26T14:35:00Z">
        <w:r w:rsidR="00CB508F">
          <w:rPr>
            <w:i/>
            <w:lang w:eastAsia="ca-ES"/>
          </w:rPr>
          <w:t>Helianthemum</w:t>
        </w:r>
        <w:proofErr w:type="spellEnd"/>
        <w:r w:rsidR="00CB508F">
          <w:rPr>
            <w:i/>
            <w:lang w:eastAsia="ca-ES"/>
          </w:rPr>
          <w:t xml:space="preserve"> </w:t>
        </w:r>
        <w:proofErr w:type="spellStart"/>
        <w:r w:rsidR="00CB508F">
          <w:rPr>
            <w:i/>
            <w:lang w:eastAsia="ca-ES"/>
          </w:rPr>
          <w:t>urrielense</w:t>
        </w:r>
        <w:proofErr w:type="spellEnd"/>
        <w:r w:rsidR="00CB508F">
          <w:rPr>
            <w:i/>
            <w:lang w:eastAsia="ca-ES"/>
          </w:rPr>
          <w:t xml:space="preserve"> or </w:t>
        </w:r>
      </w:ins>
      <w:proofErr w:type="spellStart"/>
      <w:ins w:id="226" w:author="Cuenta Microsoft" w:date="2024-09-26T14:40:00Z">
        <w:r w:rsidR="00C05DC3">
          <w:rPr>
            <w:i/>
            <w:lang w:eastAsia="ca-ES"/>
          </w:rPr>
          <w:t>Luzula</w:t>
        </w:r>
        <w:proofErr w:type="spellEnd"/>
        <w:r w:rsidR="00C05DC3">
          <w:rPr>
            <w:i/>
            <w:lang w:eastAsia="ca-ES"/>
          </w:rPr>
          <w:t xml:space="preserve"> </w:t>
        </w:r>
        <w:proofErr w:type="spellStart"/>
        <w:r w:rsidR="00C05DC3">
          <w:rPr>
            <w:i/>
            <w:lang w:eastAsia="ca-ES"/>
          </w:rPr>
          <w:t>caespitosa</w:t>
        </w:r>
      </w:ins>
      <w:del w:id="227" w:author="Cuenta Microsoft" w:date="2024-09-26T14:40:00Z">
        <w:r w:rsidR="00346346" w:rsidDel="00C05DC3">
          <w:rPr>
            <w:lang w:eastAsia="ca-ES"/>
          </w:rPr>
          <w:delText xml:space="preserve"> </w:delText>
        </w:r>
      </w:del>
      <w:r w:rsidR="00346346">
        <w:rPr>
          <w:lang w:eastAsia="ca-ES"/>
        </w:rPr>
        <w:t>due</w:t>
      </w:r>
      <w:proofErr w:type="spellEnd"/>
      <w:r w:rsidR="00346346">
        <w:rPr>
          <w:lang w:eastAsia="ca-ES"/>
        </w:rPr>
        <w:t xml:space="preserv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w:t>
      </w:r>
      <w:proofErr w:type="gramStart"/>
      <w:r w:rsidR="00026B25">
        <w:rPr>
          <w:lang w:eastAsia="ca-ES"/>
        </w:rPr>
        <w:t>is expected</w:t>
      </w:r>
      <w:proofErr w:type="gramEnd"/>
      <w:r w:rsidR="00026B25">
        <w:rPr>
          <w:lang w:eastAsia="ca-ES"/>
        </w:rPr>
        <w:t xml:space="preserve"> to </w:t>
      </w:r>
      <w:r w:rsidR="003C4040">
        <w:rPr>
          <w:lang w:eastAsia="ca-ES"/>
        </w:rPr>
        <w:t xml:space="preserve">influence alpine species from temperate or </w:t>
      </w:r>
      <w:r w:rsidR="000119EE">
        <w:rPr>
          <w:lang w:eastAsia="ca-ES"/>
        </w:rPr>
        <w:t>Mediterranean</w:t>
      </w:r>
      <w:r w:rsidR="003C4040">
        <w:rPr>
          <w:lang w:eastAsia="ca-ES"/>
        </w:rPr>
        <w:t xml:space="preserve"> </w:t>
      </w:r>
      <w:ins w:id="228" w:author="Cuenta Microsoft" w:date="2024-09-26T11:38:00Z">
        <w:r w:rsidR="008A5381">
          <w:rPr>
            <w:lang w:eastAsia="ca-ES"/>
          </w:rPr>
          <w:t>communities</w:t>
        </w:r>
      </w:ins>
      <w:r w:rsidR="003C4040">
        <w:rPr>
          <w:lang w:eastAsia="ca-ES"/>
        </w:rPr>
        <w:t xml:space="preserve">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w:t>
      </w:r>
      <w:r w:rsidR="0092578E">
        <w:rPr>
          <w:lang w:eastAsia="ca-ES"/>
        </w:rPr>
        <w:lastRenderedPageBreak/>
        <w:t xml:space="preserve">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300FF191" w14:textId="2A6EDF80" w:rsidR="007E6974" w:rsidRDefault="007E6974" w:rsidP="00914E3A">
      <w:pPr>
        <w:pStyle w:val="Ttulo2"/>
        <w:spacing w:line="480" w:lineRule="auto"/>
        <w:rPr>
          <w:lang w:eastAsia="ca-ES"/>
        </w:rPr>
      </w:pPr>
      <w:r w:rsidRPr="00F95F23">
        <w:rPr>
          <w:lang w:eastAsia="ca-ES"/>
        </w:rPr>
        <w:t>References</w:t>
      </w:r>
    </w:p>
    <w:p w14:paraId="10844BE6" w14:textId="5EDDEB6A" w:rsidR="00A913C6" w:rsidRPr="00A913C6" w:rsidRDefault="00A0468A" w:rsidP="00914E3A">
      <w:pPr>
        <w:widowControl w:val="0"/>
        <w:autoSpaceDE w:val="0"/>
        <w:autoSpaceDN w:val="0"/>
        <w:adjustRightInd w:val="0"/>
        <w:spacing w:line="48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913C6" w:rsidRPr="00A913C6">
        <w:rPr>
          <w:rFonts w:ascii="Calibri" w:hAnsi="Calibri" w:cs="Calibri"/>
          <w:noProof/>
        </w:rPr>
        <w:t xml:space="preserve">Agrawal, A. A., Conner, J. K. and Stinchcombe, J. R. (2004) ‘Evolution of plant resistance and tolerance to frost damage’, </w:t>
      </w:r>
      <w:r w:rsidR="00A913C6" w:rsidRPr="00A913C6">
        <w:rPr>
          <w:rFonts w:ascii="Calibri" w:hAnsi="Calibri" w:cs="Calibri"/>
          <w:i/>
          <w:iCs/>
          <w:noProof/>
        </w:rPr>
        <w:t>Ecology Letters</w:t>
      </w:r>
      <w:r w:rsidR="00A913C6" w:rsidRPr="00A913C6">
        <w:rPr>
          <w:rFonts w:ascii="Calibri" w:hAnsi="Calibri" w:cs="Calibri"/>
          <w:noProof/>
        </w:rPr>
        <w:t>, 7(12), pp. 1199–1208. doi: 10.1111/j.1461-0248.2004.00680.x.</w:t>
      </w:r>
    </w:p>
    <w:p w14:paraId="3E6074A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Baskin, C. C. and Baskin, J. M. (2014) </w:t>
      </w:r>
      <w:r w:rsidRPr="00A913C6">
        <w:rPr>
          <w:rFonts w:ascii="Calibri" w:hAnsi="Calibri" w:cs="Calibri"/>
          <w:i/>
          <w:iCs/>
          <w:noProof/>
        </w:rPr>
        <w:t>Seeds. Ecology, Biogeography and Evolution of Dormancy and Germination</w:t>
      </w:r>
      <w:r w:rsidRPr="00A913C6">
        <w:rPr>
          <w:rFonts w:ascii="Calibri" w:hAnsi="Calibri" w:cs="Calibri"/>
          <w:noProof/>
        </w:rPr>
        <w:t xml:space="preserve">. 2nd Editio, </w:t>
      </w:r>
      <w:r w:rsidRPr="00A913C6">
        <w:rPr>
          <w:rFonts w:ascii="Calibri" w:hAnsi="Calibri" w:cs="Calibri"/>
          <w:i/>
          <w:iCs/>
          <w:noProof/>
        </w:rPr>
        <w:t>Seeds</w:t>
      </w:r>
      <w:r w:rsidRPr="00A913C6">
        <w:rPr>
          <w:rFonts w:ascii="Calibri" w:hAnsi="Calibri" w:cs="Calibri"/>
          <w:noProof/>
        </w:rPr>
        <w:t>. 2nd Editio. San Diego, CA, USA: Academic Press. doi: 10.1016/B978-0-12-416677-6.00001-9.</w:t>
      </w:r>
    </w:p>
    <w:p w14:paraId="1568B437"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Billings, W. D. and Mooney, H. A. (1968) ‘The ecology of arctic and alpine plants’, </w:t>
      </w:r>
      <w:r w:rsidRPr="00A913C6">
        <w:rPr>
          <w:rFonts w:ascii="Calibri" w:hAnsi="Calibri" w:cs="Calibri"/>
          <w:i/>
          <w:iCs/>
          <w:noProof/>
        </w:rPr>
        <w:t>Biological Reviews</w:t>
      </w:r>
      <w:r w:rsidRPr="00A913C6">
        <w:rPr>
          <w:rFonts w:ascii="Calibri" w:hAnsi="Calibri" w:cs="Calibri"/>
          <w:noProof/>
        </w:rPr>
        <w:t>, 43(4), pp. 481–529. doi: 10.1111/j.1469-185X.1968.tb00968.x.</w:t>
      </w:r>
    </w:p>
    <w:p w14:paraId="6CD671A0"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ten Brink, H., Gremer, J. R. and Kokko, H. (2020) ‘Optimal germination timing in unpredictable environments: the importance of dormancy for both among- and within-season variation’, </w:t>
      </w:r>
      <w:r w:rsidRPr="00A913C6">
        <w:rPr>
          <w:rFonts w:ascii="Calibri" w:hAnsi="Calibri" w:cs="Calibri"/>
          <w:i/>
          <w:iCs/>
          <w:noProof/>
        </w:rPr>
        <w:t>Ecology Letters</w:t>
      </w:r>
      <w:r w:rsidRPr="00A913C6">
        <w:rPr>
          <w:rFonts w:ascii="Calibri" w:hAnsi="Calibri" w:cs="Calibri"/>
          <w:noProof/>
        </w:rPr>
        <w:t>, 23(4), pp. 620–630. doi: 10.1111/ele.13461.</w:t>
      </w:r>
    </w:p>
    <w:p w14:paraId="79D20A8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913C6">
        <w:rPr>
          <w:rFonts w:ascii="Calibri" w:hAnsi="Calibri" w:cs="Calibri"/>
          <w:i/>
          <w:iCs/>
          <w:noProof/>
        </w:rPr>
        <w:t>Plant Ecology</w:t>
      </w:r>
      <w:r w:rsidRPr="00A913C6">
        <w:rPr>
          <w:rFonts w:ascii="Calibri" w:hAnsi="Calibri" w:cs="Calibri"/>
          <w:noProof/>
        </w:rPr>
        <w:t>, 149(1), pp. 1–8. doi: 10.1023/A:1009802806674.</w:t>
      </w:r>
    </w:p>
    <w:p w14:paraId="09EB8DC8"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Decker, K. L. M. </w:t>
      </w:r>
      <w:r w:rsidRPr="00A913C6">
        <w:rPr>
          <w:rFonts w:ascii="Calibri" w:hAnsi="Calibri" w:cs="Calibri"/>
          <w:i/>
          <w:iCs/>
          <w:noProof/>
        </w:rPr>
        <w:t>et al.</w:t>
      </w:r>
      <w:r w:rsidRPr="00A913C6">
        <w:rPr>
          <w:rFonts w:ascii="Calibri" w:hAnsi="Calibri" w:cs="Calibri"/>
          <w:noProof/>
        </w:rPr>
        <w:t xml:space="preserve"> (2003) ‘Snow Removal and Ambient Air Temperature Effects of Forest Soil Temperatures in Northern Vermont’, </w:t>
      </w:r>
      <w:r w:rsidRPr="00A913C6">
        <w:rPr>
          <w:rFonts w:ascii="Calibri" w:hAnsi="Calibri" w:cs="Calibri"/>
          <w:i/>
          <w:iCs/>
          <w:noProof/>
        </w:rPr>
        <w:t>Soil Science Society of America Journal</w:t>
      </w:r>
      <w:r w:rsidRPr="00A913C6">
        <w:rPr>
          <w:rFonts w:ascii="Calibri" w:hAnsi="Calibri" w:cs="Calibri"/>
          <w:noProof/>
        </w:rPr>
        <w:t>, 67(5), pp. 1629–1629. doi: 10.2136/sssaj2003.1629.</w:t>
      </w:r>
    </w:p>
    <w:p w14:paraId="2CAADAF1"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Donohue, K. (2002) ‘Germination Timing Influences Natural Selection on Life-History Characters in Arabidopsis thaliana’, </w:t>
      </w:r>
      <w:r w:rsidRPr="00A913C6">
        <w:rPr>
          <w:rFonts w:ascii="Calibri" w:hAnsi="Calibri" w:cs="Calibri"/>
          <w:i/>
          <w:iCs/>
          <w:noProof/>
        </w:rPr>
        <w:t>Ecology</w:t>
      </w:r>
      <w:r w:rsidRPr="00A913C6">
        <w:rPr>
          <w:rFonts w:ascii="Calibri" w:hAnsi="Calibri" w:cs="Calibri"/>
          <w:noProof/>
        </w:rPr>
        <w:t>, 83(4), pp. 1006–1016.</w:t>
      </w:r>
    </w:p>
    <w:p w14:paraId="319E2C9D"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Donohue, K. (2005) ‘Seeds and seasons: interpreting germination timing in the field’, </w:t>
      </w:r>
      <w:r w:rsidRPr="00A913C6">
        <w:rPr>
          <w:rFonts w:ascii="Calibri" w:hAnsi="Calibri" w:cs="Calibri"/>
          <w:i/>
          <w:iCs/>
          <w:noProof/>
        </w:rPr>
        <w:t xml:space="preserve">Seed </w:t>
      </w:r>
      <w:r w:rsidRPr="00A913C6">
        <w:rPr>
          <w:rFonts w:ascii="Calibri" w:hAnsi="Calibri" w:cs="Calibri"/>
          <w:i/>
          <w:iCs/>
          <w:noProof/>
        </w:rPr>
        <w:lastRenderedPageBreak/>
        <w:t>Science Research</w:t>
      </w:r>
      <w:r w:rsidRPr="00A913C6">
        <w:rPr>
          <w:rFonts w:ascii="Calibri" w:hAnsi="Calibri" w:cs="Calibri"/>
          <w:noProof/>
        </w:rPr>
        <w:t>, 15(3), pp. 175–187. doi: 10.1079/ssr2005208.</w:t>
      </w:r>
    </w:p>
    <w:p w14:paraId="1C224D71"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Donohue, K. </w:t>
      </w:r>
      <w:r w:rsidRPr="00A913C6">
        <w:rPr>
          <w:rFonts w:ascii="Calibri" w:hAnsi="Calibri" w:cs="Calibri"/>
          <w:i/>
          <w:iCs/>
          <w:noProof/>
        </w:rPr>
        <w:t>et al.</w:t>
      </w:r>
      <w:r w:rsidRPr="00A913C6">
        <w:rPr>
          <w:rFonts w:ascii="Calibri" w:hAnsi="Calibri" w:cs="Calibri"/>
          <w:noProof/>
        </w:rPr>
        <w:t xml:space="preserve"> (2010) ‘Germination, postgermination adaptation, and species ecological ranges’, </w:t>
      </w:r>
      <w:r w:rsidRPr="00A913C6">
        <w:rPr>
          <w:rFonts w:ascii="Calibri" w:hAnsi="Calibri" w:cs="Calibri"/>
          <w:i/>
          <w:iCs/>
          <w:noProof/>
        </w:rPr>
        <w:t>Annual Review of Ecology, Evolution, and Systematics</w:t>
      </w:r>
      <w:r w:rsidRPr="00A913C6">
        <w:rPr>
          <w:rFonts w:ascii="Calibri" w:hAnsi="Calibri" w:cs="Calibri"/>
          <w:noProof/>
        </w:rPr>
        <w:t>, 41, pp. 293–319. doi: 10.1146/annurev-ecolsys-102209-144715.</w:t>
      </w:r>
    </w:p>
    <w:p w14:paraId="6B01A9B0"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Drescher, M. (2014) ‘Snow cover manipulations and passive warming affect post-winter seed germination: A case study of three cold-temperate tree species’, </w:t>
      </w:r>
      <w:r w:rsidRPr="00A913C6">
        <w:rPr>
          <w:rFonts w:ascii="Calibri" w:hAnsi="Calibri" w:cs="Calibri"/>
          <w:i/>
          <w:iCs/>
          <w:noProof/>
        </w:rPr>
        <w:t>Climate Research</w:t>
      </w:r>
      <w:r w:rsidRPr="00A913C6">
        <w:rPr>
          <w:rFonts w:ascii="Calibri" w:hAnsi="Calibri" w:cs="Calibri"/>
          <w:noProof/>
        </w:rPr>
        <w:t>, 60(3), pp. 175–186. doi: 10.3354/cr01237.</w:t>
      </w:r>
    </w:p>
    <w:p w14:paraId="39D7A346"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Drescher, M. and Thomas, S. C. (2013) ‘Snow cover manipulations alter survival of early life stages of cold-temperate tree species’, </w:t>
      </w:r>
      <w:r w:rsidRPr="00A913C6">
        <w:rPr>
          <w:rFonts w:ascii="Calibri" w:hAnsi="Calibri" w:cs="Calibri"/>
          <w:i/>
          <w:iCs/>
          <w:noProof/>
        </w:rPr>
        <w:t>Oikos</w:t>
      </w:r>
      <w:r w:rsidRPr="00A913C6">
        <w:rPr>
          <w:rFonts w:ascii="Calibri" w:hAnsi="Calibri" w:cs="Calibri"/>
          <w:noProof/>
        </w:rPr>
        <w:t>, 122(4), pp. 541–554. doi: 10.1111/j.1600-0706.2012.20642.x.</w:t>
      </w:r>
    </w:p>
    <w:p w14:paraId="209F8248"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(2017) ‘Comparative seed germination traits in alpine and subalpine grasslands: higher elevations are associated with warmer germination temperatures’, </w:t>
      </w:r>
      <w:r w:rsidRPr="00A913C6">
        <w:rPr>
          <w:rFonts w:ascii="Calibri" w:hAnsi="Calibri" w:cs="Calibri"/>
          <w:i/>
          <w:iCs/>
          <w:noProof/>
        </w:rPr>
        <w:t>Plant Biology</w:t>
      </w:r>
      <w:r w:rsidRPr="00A913C6">
        <w:rPr>
          <w:rFonts w:ascii="Calibri" w:hAnsi="Calibri" w:cs="Calibri"/>
          <w:noProof/>
        </w:rPr>
        <w:t>, 19(1), pp. 32–40. doi: 10.1111/plb.12472.</w:t>
      </w:r>
    </w:p>
    <w:p w14:paraId="2255D36F"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‘The seed germination spectrum of alpine plants: a global meta-analysis’, </w:t>
      </w:r>
      <w:r w:rsidRPr="00A913C6">
        <w:rPr>
          <w:rFonts w:ascii="Calibri" w:hAnsi="Calibri" w:cs="Calibri"/>
          <w:i/>
          <w:iCs/>
          <w:noProof/>
        </w:rPr>
        <w:t>New Phytologist</w:t>
      </w:r>
      <w:r w:rsidRPr="00A913C6">
        <w:rPr>
          <w:rFonts w:ascii="Calibri" w:hAnsi="Calibri" w:cs="Calibri"/>
          <w:noProof/>
        </w:rPr>
        <w:t>, 229(6), pp. 3573–3586. doi: 10.1111/nph.17086.</w:t>
      </w:r>
    </w:p>
    <w:p w14:paraId="519D038B"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Frei, P. </w:t>
      </w:r>
      <w:r w:rsidRPr="00A913C6">
        <w:rPr>
          <w:rFonts w:ascii="Calibri" w:hAnsi="Calibri" w:cs="Calibri"/>
          <w:i/>
          <w:iCs/>
          <w:noProof/>
        </w:rPr>
        <w:t>et al.</w:t>
      </w:r>
      <w:r w:rsidRPr="00A913C6">
        <w:rPr>
          <w:rFonts w:ascii="Calibri" w:hAnsi="Calibri" w:cs="Calibri"/>
          <w:noProof/>
        </w:rPr>
        <w:t xml:space="preserve"> (2018) ‘Future snowfall in the Alps: Projections based on the EURO-CORDEX regional climate models’, </w:t>
      </w:r>
      <w:r w:rsidRPr="00A913C6">
        <w:rPr>
          <w:rFonts w:ascii="Calibri" w:hAnsi="Calibri" w:cs="Calibri"/>
          <w:i/>
          <w:iCs/>
          <w:noProof/>
        </w:rPr>
        <w:t>Cryosphere</w:t>
      </w:r>
      <w:r w:rsidRPr="00A913C6">
        <w:rPr>
          <w:rFonts w:ascii="Calibri" w:hAnsi="Calibri" w:cs="Calibri"/>
          <w:noProof/>
        </w:rPr>
        <w:t>, 12(1), pp. 1–24. doi: 10.5194/tc-12-1-2018.</w:t>
      </w:r>
    </w:p>
    <w:p w14:paraId="0F9DCA82"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Gerdol, R. </w:t>
      </w:r>
      <w:r w:rsidRPr="00A913C6">
        <w:rPr>
          <w:rFonts w:ascii="Calibri" w:hAnsi="Calibri" w:cs="Calibri"/>
          <w:i/>
          <w:iCs/>
          <w:noProof/>
        </w:rPr>
        <w:t>et al.</w:t>
      </w:r>
      <w:r w:rsidRPr="00A913C6">
        <w:rPr>
          <w:rFonts w:ascii="Calibri" w:hAnsi="Calibri" w:cs="Calibri"/>
          <w:noProof/>
        </w:rPr>
        <w:t xml:space="preserve"> (2013) ‘Advanced snowmelt affects vegetative growth and sexual reproduction of Vaccinium myrtillus in a sub-alpine heath’, </w:t>
      </w:r>
      <w:r w:rsidRPr="00A913C6">
        <w:rPr>
          <w:rFonts w:ascii="Calibri" w:hAnsi="Calibri" w:cs="Calibri"/>
          <w:i/>
          <w:iCs/>
          <w:noProof/>
        </w:rPr>
        <w:t>Journal of Vegetation Science</w:t>
      </w:r>
      <w:r w:rsidRPr="00A913C6">
        <w:rPr>
          <w:rFonts w:ascii="Calibri" w:hAnsi="Calibri" w:cs="Calibri"/>
          <w:noProof/>
        </w:rPr>
        <w:t>, 24(3), pp. 569–579. doi: 10.1111/j.1654-1103.2012.01472.x.</w:t>
      </w:r>
    </w:p>
    <w:p w14:paraId="336E9CFE"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Giménez-Benavides,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‘How does climate change affect regeneration of Mediterranean high-mountain plants? An integration and synthesis of current knowledge’, </w:t>
      </w:r>
      <w:r w:rsidRPr="00A913C6">
        <w:rPr>
          <w:rFonts w:ascii="Calibri" w:hAnsi="Calibri" w:cs="Calibri"/>
          <w:i/>
          <w:iCs/>
          <w:noProof/>
        </w:rPr>
        <w:t>Plant Biology</w:t>
      </w:r>
      <w:r w:rsidRPr="00A913C6">
        <w:rPr>
          <w:rFonts w:ascii="Calibri" w:hAnsi="Calibri" w:cs="Calibri"/>
          <w:noProof/>
        </w:rPr>
        <w:t>, 20, pp. 50–62. doi: 10.1111/plb.12643.</w:t>
      </w:r>
    </w:p>
    <w:p w14:paraId="358985DB"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lastRenderedPageBreak/>
        <w:t xml:space="preserve">Giménez-Benavides, L., Escudero, A. and Pérez-García, F. (2005) ‘Seed germination of high mountain Mediterranean species: Altitudinal, interpopulation and interannual variability’, </w:t>
      </w:r>
      <w:r w:rsidRPr="00A913C6">
        <w:rPr>
          <w:rFonts w:ascii="Calibri" w:hAnsi="Calibri" w:cs="Calibri"/>
          <w:i/>
          <w:iCs/>
          <w:noProof/>
        </w:rPr>
        <w:t>Ecological Research</w:t>
      </w:r>
      <w:r w:rsidRPr="00A913C6">
        <w:rPr>
          <w:rFonts w:ascii="Calibri" w:hAnsi="Calibri" w:cs="Calibri"/>
          <w:noProof/>
        </w:rPr>
        <w:t>, 20(4), pp. 433–444. doi: 10.1007/s11284-005-0059-4.</w:t>
      </w:r>
    </w:p>
    <w:p w14:paraId="77E0E445"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Graham, E. </w:t>
      </w:r>
      <w:r w:rsidRPr="00A913C6">
        <w:rPr>
          <w:rFonts w:ascii="Calibri" w:hAnsi="Calibri" w:cs="Calibri"/>
          <w:i/>
          <w:iCs/>
          <w:noProof/>
        </w:rPr>
        <w:t>et al.</w:t>
      </w:r>
      <w:r w:rsidRPr="00A913C6">
        <w:rPr>
          <w:rFonts w:ascii="Calibri" w:hAnsi="Calibri" w:cs="Calibri"/>
          <w:noProof/>
        </w:rPr>
        <w:t xml:space="preserve"> (2012) ‘Fine-scale patterns of soil and plant surface temperatures in an alpine fellfield habitat, white mountains, California’, </w:t>
      </w:r>
      <w:r w:rsidRPr="00A913C6">
        <w:rPr>
          <w:rFonts w:ascii="Calibri" w:hAnsi="Calibri" w:cs="Calibri"/>
          <w:i/>
          <w:iCs/>
          <w:noProof/>
        </w:rPr>
        <w:t>Arctic, Antarctic, and Alpine Research</w:t>
      </w:r>
      <w:r w:rsidRPr="00A913C6">
        <w:rPr>
          <w:rFonts w:ascii="Calibri" w:hAnsi="Calibri" w:cs="Calibri"/>
          <w:noProof/>
        </w:rPr>
        <w:t>, 44(3), pp. 288–295. doi: 10.1657/1938-4246-44.3.288.</w:t>
      </w:r>
    </w:p>
    <w:p w14:paraId="09A21060"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Graham, J. K., Smith, M. L. and Simons, A. M. (2014) ‘Experimental evolution of bet hedging under manipulated environmental uncertainty in Neurospora Crassa’, </w:t>
      </w:r>
      <w:r w:rsidRPr="00A913C6">
        <w:rPr>
          <w:rFonts w:ascii="Calibri" w:hAnsi="Calibri" w:cs="Calibri"/>
          <w:i/>
          <w:iCs/>
          <w:noProof/>
        </w:rPr>
        <w:t>Proceedings of the Royal Society B: Biological Sciences</w:t>
      </w:r>
      <w:r w:rsidRPr="00A913C6">
        <w:rPr>
          <w:rFonts w:ascii="Calibri" w:hAnsi="Calibri" w:cs="Calibri"/>
          <w:noProof/>
        </w:rPr>
        <w:t>, 281(1787). doi: 10.1098/rspb.2014.0706.</w:t>
      </w:r>
    </w:p>
    <w:p w14:paraId="295AD62B"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Gremer, J. R. </w:t>
      </w:r>
      <w:r w:rsidRPr="00A913C6">
        <w:rPr>
          <w:rFonts w:ascii="Calibri" w:hAnsi="Calibri" w:cs="Calibri"/>
          <w:i/>
          <w:iCs/>
          <w:noProof/>
        </w:rPr>
        <w:t>et al.</w:t>
      </w:r>
      <w:r w:rsidRPr="00A913C6">
        <w:rPr>
          <w:rFonts w:ascii="Calibri" w:hAnsi="Calibri" w:cs="Calibri"/>
          <w:noProof/>
        </w:rPr>
        <w:t xml:space="preserve"> (2020) ‘Variation in the seasonal germination niche across an elevational gradient: the role of germination cueing in current and future climates’, </w:t>
      </w:r>
      <w:r w:rsidRPr="00A913C6">
        <w:rPr>
          <w:rFonts w:ascii="Calibri" w:hAnsi="Calibri" w:cs="Calibri"/>
          <w:i/>
          <w:iCs/>
          <w:noProof/>
        </w:rPr>
        <w:t>American Journal of Botany</w:t>
      </w:r>
      <w:r w:rsidRPr="00A913C6">
        <w:rPr>
          <w:rFonts w:ascii="Calibri" w:hAnsi="Calibri" w:cs="Calibri"/>
          <w:noProof/>
        </w:rPr>
        <w:t>, 107(2), pp. 350–363. doi: 10.1002/ajb2.1425.</w:t>
      </w:r>
    </w:p>
    <w:p w14:paraId="1CD6F84E"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Gremer, J. R. and Venable, D. L. (2014) ‘Bet hedging in desert winter annual plants: Optimal germination strategies in a variable environment’, </w:t>
      </w:r>
      <w:r w:rsidRPr="00A913C6">
        <w:rPr>
          <w:rFonts w:ascii="Calibri" w:hAnsi="Calibri" w:cs="Calibri"/>
          <w:i/>
          <w:iCs/>
          <w:noProof/>
        </w:rPr>
        <w:t>Ecology Letters</w:t>
      </w:r>
      <w:r w:rsidRPr="00A913C6">
        <w:rPr>
          <w:rFonts w:ascii="Calibri" w:hAnsi="Calibri" w:cs="Calibri"/>
          <w:noProof/>
        </w:rPr>
        <w:t>, 17(3), pp. 380–387. doi: 10.1111/ele.12241.</w:t>
      </w:r>
    </w:p>
    <w:p w14:paraId="7E008327"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Hadfield, J. D. (2010) ‘MCMCglmm: MCMC Methods for Multi-Response GLMMs in R’, </w:t>
      </w:r>
      <w:r w:rsidRPr="00A913C6">
        <w:rPr>
          <w:rFonts w:ascii="Calibri" w:hAnsi="Calibri" w:cs="Calibri"/>
          <w:i/>
          <w:iCs/>
          <w:noProof/>
        </w:rPr>
        <w:t>Journal of Statistical Software</w:t>
      </w:r>
      <w:r w:rsidRPr="00A913C6">
        <w:rPr>
          <w:rFonts w:ascii="Calibri" w:hAnsi="Calibri" w:cs="Calibri"/>
          <w:noProof/>
        </w:rPr>
        <w:t>, 33(2), pp. 1–22. Available at: http://www.jstatsoft.org/.</w:t>
      </w:r>
    </w:p>
    <w:p w14:paraId="74B45F8F"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Hopp, R. J. (1974) ‘Plant Phenology Observation Networks’, in Lieth, H. (ed.) </w:t>
      </w:r>
      <w:r w:rsidRPr="00A913C6">
        <w:rPr>
          <w:rFonts w:ascii="Calibri" w:hAnsi="Calibri" w:cs="Calibri"/>
          <w:i/>
          <w:iCs/>
          <w:noProof/>
        </w:rPr>
        <w:t>Phenology and Seasonality Modeling. Ecological Studies, vol 8.</w:t>
      </w:r>
      <w:r w:rsidRPr="00A913C6">
        <w:rPr>
          <w:rFonts w:ascii="Calibri" w:hAnsi="Calibri" w:cs="Calibri"/>
          <w:noProof/>
        </w:rPr>
        <w:t xml:space="preserve"> Berlin, Heidelberg: Springer. doi: https://doi.org/10.1007/978-3-642-51863-8_3.</w:t>
      </w:r>
    </w:p>
    <w:p w14:paraId="46C2DC79"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Hoyle, G.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(2015) ‘Seed germination strategies: An evolutionary trajectory independent of vegetative functional traits’, </w:t>
      </w:r>
      <w:r w:rsidRPr="00A913C6">
        <w:rPr>
          <w:rFonts w:ascii="Calibri" w:hAnsi="Calibri" w:cs="Calibri"/>
          <w:i/>
          <w:iCs/>
          <w:noProof/>
        </w:rPr>
        <w:t>Frontiers in Plant Science</w:t>
      </w:r>
      <w:r w:rsidRPr="00A913C6">
        <w:rPr>
          <w:rFonts w:ascii="Calibri" w:hAnsi="Calibri" w:cs="Calibri"/>
          <w:noProof/>
        </w:rPr>
        <w:t>, 6(OCTOBER), pp. 1–13. doi: 10.3389/fpls.2015.00731.</w:t>
      </w:r>
    </w:p>
    <w:p w14:paraId="3C90DA9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Huang, Z. </w:t>
      </w:r>
      <w:r w:rsidRPr="00A913C6">
        <w:rPr>
          <w:rFonts w:ascii="Calibri" w:hAnsi="Calibri" w:cs="Calibri"/>
          <w:i/>
          <w:iCs/>
          <w:noProof/>
        </w:rPr>
        <w:t>et al.</w:t>
      </w:r>
      <w:r w:rsidRPr="00A913C6">
        <w:rPr>
          <w:rFonts w:ascii="Calibri" w:hAnsi="Calibri" w:cs="Calibri"/>
          <w:noProof/>
        </w:rPr>
        <w:t xml:space="preserve"> (2016) ‘The contribution of germination functional traits to population </w:t>
      </w:r>
      <w:r w:rsidRPr="00A913C6">
        <w:rPr>
          <w:rFonts w:ascii="Calibri" w:hAnsi="Calibri" w:cs="Calibri"/>
          <w:noProof/>
        </w:rPr>
        <w:lastRenderedPageBreak/>
        <w:t xml:space="preserve">dynamics of a desert plant community’, </w:t>
      </w:r>
      <w:r w:rsidRPr="00A913C6">
        <w:rPr>
          <w:rFonts w:ascii="Calibri" w:hAnsi="Calibri" w:cs="Calibri"/>
          <w:i/>
          <w:iCs/>
          <w:noProof/>
        </w:rPr>
        <w:t>Ecology</w:t>
      </w:r>
      <w:r w:rsidRPr="00A913C6">
        <w:rPr>
          <w:rFonts w:ascii="Calibri" w:hAnsi="Calibri" w:cs="Calibri"/>
          <w:noProof/>
        </w:rPr>
        <w:t>, 97(1), pp. 250–261. doi: 10.1890/15-0744.1.</w:t>
      </w:r>
    </w:p>
    <w:p w14:paraId="1C1F658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‘Checklist of the vascular plants of the Cantabrian Mountains’, </w:t>
      </w:r>
      <w:r w:rsidRPr="00A913C6">
        <w:rPr>
          <w:rFonts w:ascii="Calibri" w:hAnsi="Calibri" w:cs="Calibri"/>
          <w:i/>
          <w:iCs/>
          <w:noProof/>
        </w:rPr>
        <w:t>Mediterranean Botany</w:t>
      </w:r>
      <w:r w:rsidRPr="00A913C6">
        <w:rPr>
          <w:rFonts w:ascii="Calibri" w:hAnsi="Calibri" w:cs="Calibri"/>
          <w:noProof/>
        </w:rPr>
        <w:t>, 42, pp. 1–60. doi: 10.5209/MBOT.74570.</w:t>
      </w:r>
    </w:p>
    <w:p w14:paraId="7B875B49"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(2024) ‘Journal of Vegetation Science Spatiotemporal patterns of microclimatic buffering in relict alpine communities’, </w:t>
      </w:r>
      <w:r w:rsidRPr="00A913C6">
        <w:rPr>
          <w:rFonts w:ascii="Calibri" w:hAnsi="Calibri" w:cs="Calibri"/>
          <w:i/>
          <w:iCs/>
          <w:noProof/>
        </w:rPr>
        <w:t>Journal of Vegeta</w:t>
      </w:r>
      <w:r w:rsidRPr="00A913C6">
        <w:rPr>
          <w:rFonts w:ascii="Calibri" w:hAnsi="Calibri" w:cs="Calibri"/>
          <w:noProof/>
        </w:rPr>
        <w:t>, (July 2023). doi: 10.1111/jvs.13242.</w:t>
      </w:r>
    </w:p>
    <w:p w14:paraId="12C5FEE7"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Jin, Y. and Qian, H. (2019) ‘V.PhyloMaker: an R package that can generate very large phylogenies for vascular plants’, </w:t>
      </w:r>
      <w:r w:rsidRPr="00A913C6">
        <w:rPr>
          <w:rFonts w:ascii="Calibri" w:hAnsi="Calibri" w:cs="Calibri"/>
          <w:i/>
          <w:iCs/>
          <w:noProof/>
        </w:rPr>
        <w:t>Ecography</w:t>
      </w:r>
      <w:r w:rsidRPr="00A913C6">
        <w:rPr>
          <w:rFonts w:ascii="Calibri" w:hAnsi="Calibri" w:cs="Calibri"/>
          <w:noProof/>
        </w:rPr>
        <w:t>, 42(8), pp. 1353–1359. doi: 10.1111/ecog.04434.</w:t>
      </w:r>
    </w:p>
    <w:p w14:paraId="50D08F4D"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Karger, D. N. </w:t>
      </w:r>
      <w:r w:rsidRPr="00A913C6">
        <w:rPr>
          <w:rFonts w:ascii="Calibri" w:hAnsi="Calibri" w:cs="Calibri"/>
          <w:i/>
          <w:iCs/>
          <w:noProof/>
        </w:rPr>
        <w:t>et al.</w:t>
      </w:r>
      <w:r w:rsidRPr="00A913C6">
        <w:rPr>
          <w:rFonts w:ascii="Calibri" w:hAnsi="Calibri" w:cs="Calibri"/>
          <w:noProof/>
        </w:rPr>
        <w:t xml:space="preserve"> (2017) ‘Climatologies at high resolution for the earth’s land surface areas’, </w:t>
      </w:r>
      <w:r w:rsidRPr="00A913C6">
        <w:rPr>
          <w:rFonts w:ascii="Calibri" w:hAnsi="Calibri" w:cs="Calibri"/>
          <w:i/>
          <w:iCs/>
          <w:noProof/>
        </w:rPr>
        <w:t>Scientific Data</w:t>
      </w:r>
      <w:r w:rsidRPr="00A913C6">
        <w:rPr>
          <w:rFonts w:ascii="Calibri" w:hAnsi="Calibri" w:cs="Calibri"/>
          <w:noProof/>
        </w:rPr>
        <w:t>, 4, pp. 1–20. doi: 10.1038/sdata.2017.122.</w:t>
      </w:r>
    </w:p>
    <w:p w14:paraId="6C165D54"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Keck, F. </w:t>
      </w:r>
      <w:r w:rsidRPr="00A913C6">
        <w:rPr>
          <w:rFonts w:ascii="Calibri" w:hAnsi="Calibri" w:cs="Calibri"/>
          <w:i/>
          <w:iCs/>
          <w:noProof/>
        </w:rPr>
        <w:t>et al.</w:t>
      </w:r>
      <w:r w:rsidRPr="00A913C6">
        <w:rPr>
          <w:rFonts w:ascii="Calibri" w:hAnsi="Calibri" w:cs="Calibri"/>
          <w:noProof/>
        </w:rPr>
        <w:t xml:space="preserve"> (2016) ‘phylosignal: an R package to measure, test, and explore the phylogenetic signal’, </w:t>
      </w:r>
      <w:r w:rsidRPr="00A913C6">
        <w:rPr>
          <w:rFonts w:ascii="Calibri" w:hAnsi="Calibri" w:cs="Calibri"/>
          <w:i/>
          <w:iCs/>
          <w:noProof/>
        </w:rPr>
        <w:t>Ecology and Evolution</w:t>
      </w:r>
      <w:r w:rsidRPr="00A913C6">
        <w:rPr>
          <w:rFonts w:ascii="Calibri" w:hAnsi="Calibri" w:cs="Calibri"/>
          <w:noProof/>
        </w:rPr>
        <w:t>, 6(9), pp. 2774–2780. doi: 10.1002/ece3.2051.</w:t>
      </w:r>
    </w:p>
    <w:p w14:paraId="31074FF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Kimball, S. </w:t>
      </w:r>
      <w:r w:rsidRPr="00A913C6">
        <w:rPr>
          <w:rFonts w:ascii="Calibri" w:hAnsi="Calibri" w:cs="Calibri"/>
          <w:i/>
          <w:iCs/>
          <w:noProof/>
        </w:rPr>
        <w:t>et al.</w:t>
      </w:r>
      <w:r w:rsidRPr="00A913C6">
        <w:rPr>
          <w:rFonts w:ascii="Calibri" w:hAnsi="Calibri" w:cs="Calibri"/>
          <w:noProof/>
        </w:rPr>
        <w:t xml:space="preserve"> (2011) ‘Differences in the timing of germination and reproduction relate to growth physiology and population dynamics of sonoran desert winter annuals’, </w:t>
      </w:r>
      <w:r w:rsidRPr="00A913C6">
        <w:rPr>
          <w:rFonts w:ascii="Calibri" w:hAnsi="Calibri" w:cs="Calibri"/>
          <w:i/>
          <w:iCs/>
          <w:noProof/>
        </w:rPr>
        <w:t>American Journal of Botany</w:t>
      </w:r>
      <w:r w:rsidRPr="00A913C6">
        <w:rPr>
          <w:rFonts w:ascii="Calibri" w:hAnsi="Calibri" w:cs="Calibri"/>
          <w:noProof/>
        </w:rPr>
        <w:t>, 98(11), pp. 1773–1781. doi: 10.3732/ajb.1100034.</w:t>
      </w:r>
    </w:p>
    <w:p w14:paraId="009442C1"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Körner, C. (2021) </w:t>
      </w:r>
      <w:r w:rsidRPr="00A913C6">
        <w:rPr>
          <w:rFonts w:ascii="Calibri" w:hAnsi="Calibri" w:cs="Calibri"/>
          <w:i/>
          <w:iCs/>
          <w:noProof/>
        </w:rPr>
        <w:t>Alpine Plant Life</w:t>
      </w:r>
      <w:r w:rsidRPr="00A913C6">
        <w:rPr>
          <w:rFonts w:ascii="Calibri" w:hAnsi="Calibri" w:cs="Calibri"/>
          <w:noProof/>
        </w:rPr>
        <w:t>. 3rd edn. Edited by Springer Nature Switzerland AG 2021. Springer Cham. doi: 10.1007/978-3-030-59538-8.</w:t>
      </w:r>
    </w:p>
    <w:p w14:paraId="52D18F2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Levine, J. M., Mceachern, A. K. and Cowan, C. (2011) ‘Seasonal timing of first rain storms affects rare plant population dynamics’, </w:t>
      </w:r>
      <w:r w:rsidRPr="00A913C6">
        <w:rPr>
          <w:rFonts w:ascii="Calibri" w:hAnsi="Calibri" w:cs="Calibri"/>
          <w:i/>
          <w:iCs/>
          <w:noProof/>
        </w:rPr>
        <w:t>Ecology</w:t>
      </w:r>
      <w:r w:rsidRPr="00A913C6">
        <w:rPr>
          <w:rFonts w:ascii="Calibri" w:hAnsi="Calibri" w:cs="Calibri"/>
          <w:noProof/>
        </w:rPr>
        <w:t>, 92(12), pp. 2236–2247.</w:t>
      </w:r>
    </w:p>
    <w:p w14:paraId="4C6E7981"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 Pagel (1999) ‘Inferring the historical patterns of biological evolution’, </w:t>
      </w:r>
      <w:r w:rsidRPr="00A913C6">
        <w:rPr>
          <w:rFonts w:ascii="Calibri" w:hAnsi="Calibri" w:cs="Calibri"/>
          <w:i/>
          <w:iCs/>
          <w:noProof/>
        </w:rPr>
        <w:t>Nature</w:t>
      </w:r>
      <w:r w:rsidRPr="00A913C6">
        <w:rPr>
          <w:rFonts w:ascii="Calibri" w:hAnsi="Calibri" w:cs="Calibri"/>
          <w:noProof/>
        </w:rPr>
        <w:t>, 401(October), pp. 877–884.</w:t>
      </w:r>
    </w:p>
    <w:p w14:paraId="45382C18" w14:textId="42E2B2EE" w:rsidR="00A913C6" w:rsidRPr="00A913C6" w:rsidRDefault="00A913C6" w:rsidP="00D439B6">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Mattana, E. </w:t>
      </w:r>
      <w:r w:rsidRPr="00A913C6">
        <w:rPr>
          <w:rFonts w:ascii="Calibri" w:hAnsi="Calibri" w:cs="Calibri"/>
          <w:i/>
          <w:iCs/>
          <w:noProof/>
        </w:rPr>
        <w:t>et al.</w:t>
      </w:r>
      <w:r w:rsidRPr="00A913C6">
        <w:rPr>
          <w:rFonts w:ascii="Calibri" w:hAnsi="Calibri" w:cs="Calibri"/>
          <w:noProof/>
        </w:rPr>
        <w:t xml:space="preserve"> (2022) ‘</w:t>
      </w:r>
      <w:r w:rsidR="00D439B6">
        <w:rPr>
          <w:rFonts w:ascii="Calibri" w:hAnsi="Calibri" w:cs="Calibri"/>
          <w:noProof/>
        </w:rPr>
        <w:t>Physiological and environmental control of seed germination timing in MEditerranean mountain populations of Gundelia tournefortii</w:t>
      </w:r>
      <w:r w:rsidRPr="00A913C6">
        <w:rPr>
          <w:rFonts w:ascii="Calibri" w:hAnsi="Calibri" w:cs="Calibri"/>
          <w:noProof/>
        </w:rPr>
        <w:t xml:space="preserve">’, in </w:t>
      </w:r>
      <w:r w:rsidRPr="00A913C6">
        <w:rPr>
          <w:rFonts w:ascii="Calibri" w:hAnsi="Calibri" w:cs="Calibri"/>
          <w:i/>
          <w:iCs/>
          <w:noProof/>
        </w:rPr>
        <w:t xml:space="preserve">Plant </w:t>
      </w:r>
      <w:r w:rsidR="00D439B6">
        <w:rPr>
          <w:rFonts w:ascii="Calibri" w:hAnsi="Calibri" w:cs="Calibri"/>
          <w:i/>
          <w:iCs/>
          <w:noProof/>
        </w:rPr>
        <w:t xml:space="preserve">Growth Regulation, </w:t>
      </w:r>
      <w:r w:rsidR="00D439B6">
        <w:rPr>
          <w:rFonts w:ascii="Calibri" w:hAnsi="Calibri" w:cs="Calibri"/>
          <w:i/>
          <w:iCs/>
          <w:noProof/>
        </w:rPr>
        <w:lastRenderedPageBreak/>
        <w:t>97 pp. 175-184.</w:t>
      </w:r>
      <w:r w:rsidR="00D439B6" w:rsidRPr="00D439B6">
        <w:t xml:space="preserve"> </w:t>
      </w:r>
      <w:r w:rsidR="00D439B6">
        <w:rPr>
          <w:rFonts w:ascii="Calibri" w:hAnsi="Calibri" w:cs="Calibri"/>
          <w:i/>
          <w:iCs/>
          <w:noProof/>
        </w:rPr>
        <w:t xml:space="preserve">doi: </w:t>
      </w:r>
      <w:r w:rsidR="00D439B6" w:rsidRPr="00D439B6">
        <w:rPr>
          <w:rFonts w:ascii="Calibri" w:hAnsi="Calibri" w:cs="Calibri"/>
          <w:i/>
          <w:iCs/>
          <w:noProof/>
        </w:rPr>
        <w:t>10.1007/s10725-021-00717-5</w:t>
      </w:r>
      <w:r w:rsidR="00D439B6">
        <w:rPr>
          <w:rFonts w:ascii="Calibri" w:hAnsi="Calibri" w:cs="Calibri"/>
          <w:i/>
          <w:iCs/>
          <w:noProof/>
        </w:rPr>
        <w:t>.</w:t>
      </w:r>
      <w:bookmarkStart w:id="229" w:name="_GoBack"/>
      <w:bookmarkEnd w:id="229"/>
    </w:p>
    <w:p w14:paraId="17007395"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(2009) ‘Germination requirements of the alpine endemic Silene elisabethae Jan: Effects of cold stratification, light and GA3’, </w:t>
      </w:r>
      <w:r w:rsidRPr="00A913C6">
        <w:rPr>
          <w:rFonts w:ascii="Calibri" w:hAnsi="Calibri" w:cs="Calibri"/>
          <w:i/>
          <w:iCs/>
          <w:noProof/>
        </w:rPr>
        <w:t>Seed Science and Technology</w:t>
      </w:r>
      <w:r w:rsidRPr="00A913C6">
        <w:rPr>
          <w:rFonts w:ascii="Calibri" w:hAnsi="Calibri" w:cs="Calibri"/>
          <w:noProof/>
        </w:rPr>
        <w:t>, 37(1), pp. 79–87. doi: 10.15258/sst.2009.37.1.10.</w:t>
      </w:r>
    </w:p>
    <w:p w14:paraId="075ECCF6"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(2012) ‘Climate warming could shift the timing of seed germination in alpine plants’, </w:t>
      </w:r>
      <w:r w:rsidRPr="00A913C6">
        <w:rPr>
          <w:rFonts w:ascii="Calibri" w:hAnsi="Calibri" w:cs="Calibri"/>
          <w:i/>
          <w:iCs/>
          <w:noProof/>
        </w:rPr>
        <w:t>Annals of Botany</w:t>
      </w:r>
      <w:r w:rsidRPr="00A913C6">
        <w:rPr>
          <w:rFonts w:ascii="Calibri" w:hAnsi="Calibri" w:cs="Calibri"/>
          <w:noProof/>
        </w:rPr>
        <w:t>, 110(1), pp. 155–164. doi: 10.1093/aob/mcs097.</w:t>
      </w:r>
    </w:p>
    <w:p w14:paraId="5AE9A4D3"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(2015) ‘Climate warming could increase recruitment success in glacier foreland plants’, </w:t>
      </w:r>
      <w:r w:rsidRPr="00A913C6">
        <w:rPr>
          <w:rFonts w:ascii="Calibri" w:hAnsi="Calibri" w:cs="Calibri"/>
          <w:i/>
          <w:iCs/>
          <w:noProof/>
        </w:rPr>
        <w:t>Annals of Botany</w:t>
      </w:r>
      <w:r w:rsidRPr="00A913C6">
        <w:rPr>
          <w:rFonts w:ascii="Calibri" w:hAnsi="Calibri" w:cs="Calibri"/>
          <w:noProof/>
        </w:rPr>
        <w:t>, 116(6), pp. 907–916. doi: 10.1093/aob/mcv101.</w:t>
      </w:r>
    </w:p>
    <w:p w14:paraId="506519FA"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Mondoni, A., Jiménez-Alfaro, B. and Cavieres, L. A. (2022) ‘Effect of climate change on plant regeneration from seeds in the arctic and alpine biome’, in </w:t>
      </w:r>
      <w:r w:rsidRPr="00A913C6">
        <w:rPr>
          <w:rFonts w:ascii="Calibri" w:hAnsi="Calibri" w:cs="Calibri"/>
          <w:i/>
          <w:iCs/>
          <w:noProof/>
        </w:rPr>
        <w:t>Plant Regeneration from Seeds</w:t>
      </w:r>
      <w:r w:rsidRPr="00A913C6">
        <w:rPr>
          <w:rFonts w:ascii="Calibri" w:hAnsi="Calibri" w:cs="Calibri"/>
          <w:noProof/>
        </w:rPr>
        <w:t>. Academic Press.</w:t>
      </w:r>
    </w:p>
    <w:p w14:paraId="51A2782A"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Poschlod, P. </w:t>
      </w:r>
      <w:r w:rsidRPr="00A913C6">
        <w:rPr>
          <w:rFonts w:ascii="Calibri" w:hAnsi="Calibri" w:cs="Calibri"/>
          <w:i/>
          <w:iCs/>
          <w:noProof/>
        </w:rPr>
        <w:t>et al.</w:t>
      </w:r>
      <w:r w:rsidRPr="00A913C6">
        <w:rPr>
          <w:rFonts w:ascii="Calibri" w:hAnsi="Calibri" w:cs="Calibri"/>
          <w:noProof/>
        </w:rPr>
        <w:t xml:space="preserve"> (2013) </w:t>
      </w:r>
      <w:r w:rsidRPr="00A913C6">
        <w:rPr>
          <w:rFonts w:ascii="Calibri" w:hAnsi="Calibri" w:cs="Calibri"/>
          <w:i/>
          <w:iCs/>
          <w:noProof/>
        </w:rPr>
        <w:t>Seed Ecology and Assembly Rules in Plant Communities</w:t>
      </w:r>
      <w:r w:rsidRPr="00A913C6">
        <w:rPr>
          <w:rFonts w:ascii="Calibri" w:hAnsi="Calibri" w:cs="Calibri"/>
          <w:noProof/>
        </w:rPr>
        <w:t xml:space="preserve">, </w:t>
      </w:r>
      <w:r w:rsidRPr="00A913C6">
        <w:rPr>
          <w:rFonts w:ascii="Calibri" w:hAnsi="Calibri" w:cs="Calibri"/>
          <w:i/>
          <w:iCs/>
          <w:noProof/>
        </w:rPr>
        <w:t>Vegetation Ecology: Second Edition</w:t>
      </w:r>
      <w:r w:rsidRPr="00A913C6">
        <w:rPr>
          <w:rFonts w:ascii="Calibri" w:hAnsi="Calibri" w:cs="Calibri"/>
          <w:noProof/>
        </w:rPr>
        <w:t>. doi: 10.1002/9781118452592.ch6.</w:t>
      </w:r>
    </w:p>
    <w:p w14:paraId="60E8D61F"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R Hackathon et al. (2020) ‘phylobase: Base Package for Phylogenetic Structures and Comparative Data’. Available at: https://cran.r-project.org/package=phylobase.</w:t>
      </w:r>
    </w:p>
    <w:p w14:paraId="5F6B4E8F"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Rosbakh, S. </w:t>
      </w:r>
      <w:r w:rsidRPr="00A913C6">
        <w:rPr>
          <w:rFonts w:ascii="Calibri" w:hAnsi="Calibri" w:cs="Calibri"/>
          <w:i/>
          <w:iCs/>
          <w:noProof/>
        </w:rPr>
        <w:t>et al.</w:t>
      </w:r>
      <w:r w:rsidRPr="00A913C6">
        <w:rPr>
          <w:rFonts w:ascii="Calibri" w:hAnsi="Calibri" w:cs="Calibri"/>
          <w:noProof/>
        </w:rPr>
        <w:t xml:space="preserve"> (2022) ‘Alpine plant communities differ in their seed germination requirements along a snowmelt gradient in the Caucasus’, </w:t>
      </w:r>
      <w:r w:rsidRPr="00A913C6">
        <w:rPr>
          <w:rFonts w:ascii="Calibri" w:hAnsi="Calibri" w:cs="Calibri"/>
          <w:i/>
          <w:iCs/>
          <w:noProof/>
        </w:rPr>
        <w:t>Alpine Botany</w:t>
      </w:r>
      <w:r w:rsidRPr="00A913C6">
        <w:rPr>
          <w:rFonts w:ascii="Calibri" w:hAnsi="Calibri" w:cs="Calibri"/>
          <w:noProof/>
        </w:rPr>
        <w:t>, 132(2), pp. 223–232. doi: 10.1007/s00035-022-00286-x.</w:t>
      </w:r>
    </w:p>
    <w:p w14:paraId="32B1A1F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Rosbakh, S. and Poschlod, P. (2015) ‘Initial temperature of seed germination as related to species occurrence along a temperature gradient’, </w:t>
      </w:r>
      <w:r w:rsidRPr="00A913C6">
        <w:rPr>
          <w:rFonts w:ascii="Calibri" w:hAnsi="Calibri" w:cs="Calibri"/>
          <w:i/>
          <w:iCs/>
          <w:noProof/>
        </w:rPr>
        <w:t>Functional Ecology</w:t>
      </w:r>
      <w:r w:rsidRPr="00A913C6">
        <w:rPr>
          <w:rFonts w:ascii="Calibri" w:hAnsi="Calibri" w:cs="Calibri"/>
          <w:noProof/>
        </w:rPr>
        <w:t>, 29(1), pp. 5–14. doi: 10.1111/1365-2435.12304.</w:t>
      </w:r>
    </w:p>
    <w:p w14:paraId="63A018D0"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Scherrer, D. and Körner, C. (2011) ‘Topographically controlled thermal-habitat differentiation buffers alpine plant diversity against climate warming’, </w:t>
      </w:r>
      <w:r w:rsidRPr="00A913C6">
        <w:rPr>
          <w:rFonts w:ascii="Calibri" w:hAnsi="Calibri" w:cs="Calibri"/>
          <w:i/>
          <w:iCs/>
          <w:noProof/>
        </w:rPr>
        <w:t>Journal of Biogeography</w:t>
      </w:r>
      <w:r w:rsidRPr="00A913C6">
        <w:rPr>
          <w:rFonts w:ascii="Calibri" w:hAnsi="Calibri" w:cs="Calibri"/>
          <w:noProof/>
        </w:rPr>
        <w:t>, 38, pp. 406–</w:t>
      </w:r>
      <w:r w:rsidRPr="00A913C6">
        <w:rPr>
          <w:rFonts w:ascii="Calibri" w:hAnsi="Calibri" w:cs="Calibri"/>
          <w:noProof/>
        </w:rPr>
        <w:lastRenderedPageBreak/>
        <w:t>416. doi: https://doi.org/10.1111/j.1365-2699.2010.02407.x.</w:t>
      </w:r>
    </w:p>
    <w:p w14:paraId="0FE4BC5B"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(2011) ‘Seed dormancy in alpine species’, </w:t>
      </w:r>
      <w:r w:rsidRPr="00A913C6">
        <w:rPr>
          <w:rFonts w:ascii="Calibri" w:hAnsi="Calibri" w:cs="Calibri"/>
          <w:i/>
          <w:iCs/>
          <w:noProof/>
        </w:rPr>
        <w:t>Flora: Morphology, Distribution, Functional Ecology of Plants</w:t>
      </w:r>
      <w:r w:rsidRPr="00A913C6">
        <w:rPr>
          <w:rFonts w:ascii="Calibri" w:hAnsi="Calibri" w:cs="Calibri"/>
          <w:noProof/>
        </w:rPr>
        <w:t>, 206(10), pp. 845–856. doi: 10.1016/j.flora.2011.05.001.</w:t>
      </w:r>
    </w:p>
    <w:p w14:paraId="551AABE6"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(2012) ‘Correspondence of seed traits with niche position in glacier foreland succession’, </w:t>
      </w:r>
      <w:r w:rsidRPr="00A913C6">
        <w:rPr>
          <w:rFonts w:ascii="Calibri" w:hAnsi="Calibri" w:cs="Calibri"/>
          <w:i/>
          <w:iCs/>
          <w:noProof/>
        </w:rPr>
        <w:t>Plant Ecology</w:t>
      </w:r>
      <w:r w:rsidRPr="00A913C6">
        <w:rPr>
          <w:rFonts w:ascii="Calibri" w:hAnsi="Calibri" w:cs="Calibri"/>
          <w:noProof/>
        </w:rPr>
        <w:t>, 213(3), pp. 371–382. doi: 10.1007/s11258-011-9981-4.</w:t>
      </w:r>
    </w:p>
    <w:p w14:paraId="7B418346"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Schwienbacher, E., Marcante, S. and Erschbamer, B. (2010) ‘Alpine species seed longevity in the soil in relation to seed size and shape - A 5-year burial experiment in the Central Alps’, </w:t>
      </w:r>
      <w:r w:rsidRPr="00A913C6">
        <w:rPr>
          <w:rFonts w:ascii="Calibri" w:hAnsi="Calibri" w:cs="Calibri"/>
          <w:i/>
          <w:iCs/>
          <w:noProof/>
        </w:rPr>
        <w:t>Flora: Morphology, Distribution, Functional Ecology of Plants</w:t>
      </w:r>
      <w:r w:rsidRPr="00A913C6">
        <w:rPr>
          <w:rFonts w:ascii="Calibri" w:hAnsi="Calibri" w:cs="Calibri"/>
          <w:noProof/>
        </w:rPr>
        <w:t>, 205(1), pp. 19–25. doi: 10.1016/j.flora.2008.10.007.</w:t>
      </w:r>
    </w:p>
    <w:p w14:paraId="1B5603C7"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Scranton, K. and Amarasekare, P. (2017) ‘Predicting phenological shifts in a changing climate’, </w:t>
      </w:r>
      <w:r w:rsidRPr="00A913C6">
        <w:rPr>
          <w:rFonts w:ascii="Calibri" w:hAnsi="Calibri" w:cs="Calibri"/>
          <w:i/>
          <w:iCs/>
          <w:noProof/>
        </w:rPr>
        <w:t>Proceedings of the National Academy of Sciences of the United States of America</w:t>
      </w:r>
      <w:r w:rsidRPr="00A913C6">
        <w:rPr>
          <w:rFonts w:ascii="Calibri" w:hAnsi="Calibri" w:cs="Calibri"/>
          <w:noProof/>
        </w:rPr>
        <w:t>, 114(50), pp. 13212–13217. doi: 10.1073/pnas.1711221114.</w:t>
      </w:r>
    </w:p>
    <w:p w14:paraId="4DDB99C5"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Segrestin, J. </w:t>
      </w:r>
      <w:r w:rsidRPr="00A913C6">
        <w:rPr>
          <w:rFonts w:ascii="Calibri" w:hAnsi="Calibri" w:cs="Calibri"/>
          <w:i/>
          <w:iCs/>
          <w:noProof/>
        </w:rPr>
        <w:t>et al.</w:t>
      </w:r>
      <w:r w:rsidRPr="00A913C6">
        <w:rPr>
          <w:rFonts w:ascii="Calibri" w:hAnsi="Calibri" w:cs="Calibri"/>
          <w:noProof/>
        </w:rPr>
        <w:t xml:space="preserve"> (2018) ‘When is the best time to flower and disperse? A comparative analysis of plant reproductive phenology in the Mediterranean’, </w:t>
      </w:r>
      <w:r w:rsidRPr="00A913C6">
        <w:rPr>
          <w:rFonts w:ascii="Calibri" w:hAnsi="Calibri" w:cs="Calibri"/>
          <w:i/>
          <w:iCs/>
          <w:noProof/>
        </w:rPr>
        <w:t>Functional Ecology</w:t>
      </w:r>
      <w:r w:rsidRPr="00A913C6">
        <w:rPr>
          <w:rFonts w:ascii="Calibri" w:hAnsi="Calibri" w:cs="Calibri"/>
          <w:noProof/>
        </w:rPr>
        <w:t>, 32(7), pp. 1770–1783. doi: 10.1111/1365-2435.13098.</w:t>
      </w:r>
    </w:p>
    <w:p w14:paraId="7CA70868"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Segrestin, J., Navas, M. L. and Garnier, E. (2020) ‘Reproductive phenology as a dimension of the phenotypic space in 139 plant species from the Mediterranean’, </w:t>
      </w:r>
      <w:r w:rsidRPr="00A913C6">
        <w:rPr>
          <w:rFonts w:ascii="Calibri" w:hAnsi="Calibri" w:cs="Calibri"/>
          <w:i/>
          <w:iCs/>
          <w:noProof/>
        </w:rPr>
        <w:t>New Phytologist</w:t>
      </w:r>
      <w:r w:rsidRPr="00A913C6">
        <w:rPr>
          <w:rFonts w:ascii="Calibri" w:hAnsi="Calibri" w:cs="Calibri"/>
          <w:noProof/>
        </w:rPr>
        <w:t>, 225(2), pp. 740–753. doi: 10.1111/nph.16165.</w:t>
      </w:r>
    </w:p>
    <w:p w14:paraId="2EFA88ED"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Shimono, Y. and Kudo, G. (2005) ‘Comparisons of germination traits of alpine plants between fellfield and snowbed habitats’, </w:t>
      </w:r>
      <w:r w:rsidRPr="00A913C6">
        <w:rPr>
          <w:rFonts w:ascii="Calibri" w:hAnsi="Calibri" w:cs="Calibri"/>
          <w:i/>
          <w:iCs/>
          <w:noProof/>
        </w:rPr>
        <w:t>Ecological Research</w:t>
      </w:r>
      <w:r w:rsidRPr="00A913C6">
        <w:rPr>
          <w:rFonts w:ascii="Calibri" w:hAnsi="Calibri" w:cs="Calibri"/>
          <w:noProof/>
        </w:rPr>
        <w:t>, 20(2), pp. 189–197. doi: 10.1007/s11284-004-0031-8.</w:t>
      </w:r>
    </w:p>
    <w:p w14:paraId="5C63AB69"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Simons, A. M. (2011) ‘Modes of response to environmental change and the elusive empirical evidence for bet hedging’, </w:t>
      </w:r>
      <w:r w:rsidRPr="00A913C6">
        <w:rPr>
          <w:rFonts w:ascii="Calibri" w:hAnsi="Calibri" w:cs="Calibri"/>
          <w:i/>
          <w:iCs/>
          <w:noProof/>
        </w:rPr>
        <w:t>Proceedings of the Royal Society B: Biological Sciences</w:t>
      </w:r>
      <w:r w:rsidRPr="00A913C6">
        <w:rPr>
          <w:rFonts w:ascii="Calibri" w:hAnsi="Calibri" w:cs="Calibri"/>
          <w:noProof/>
        </w:rPr>
        <w:t xml:space="preserve">, 278(1712), </w:t>
      </w:r>
      <w:r w:rsidRPr="00A913C6">
        <w:rPr>
          <w:rFonts w:ascii="Calibri" w:hAnsi="Calibri" w:cs="Calibri"/>
          <w:noProof/>
        </w:rPr>
        <w:lastRenderedPageBreak/>
        <w:t>pp. 1601–1609. doi: 10.1098/rspb.2011.0176.</w:t>
      </w:r>
    </w:p>
    <w:p w14:paraId="76B3C7A3"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Thomson, Di. M., King, R. A. and Schultz, E. L. (2017) ‘Between invaders and a risky place: Exotic grasses alter demographic tradeoffs of native forb germination timing’, </w:t>
      </w:r>
      <w:r w:rsidRPr="00A913C6">
        <w:rPr>
          <w:rFonts w:ascii="Calibri" w:hAnsi="Calibri" w:cs="Calibri"/>
          <w:i/>
          <w:iCs/>
          <w:noProof/>
        </w:rPr>
        <w:t>Ecosphere</w:t>
      </w:r>
      <w:r w:rsidRPr="00A913C6">
        <w:rPr>
          <w:rFonts w:ascii="Calibri" w:hAnsi="Calibri" w:cs="Calibri"/>
          <w:noProof/>
        </w:rPr>
        <w:t>, 8(10). doi: 10.1002/ecs2.1987.</w:t>
      </w:r>
    </w:p>
    <w:p w14:paraId="69FEB904"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Tudela-Isanta, M., 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‘Habitat-related seed germination traits in alpine habitats’, </w:t>
      </w:r>
      <w:r w:rsidRPr="00A913C6">
        <w:rPr>
          <w:rFonts w:ascii="Calibri" w:hAnsi="Calibri" w:cs="Calibri"/>
          <w:i/>
          <w:iCs/>
          <w:noProof/>
        </w:rPr>
        <w:t>Ecology and Evolution</w:t>
      </w:r>
      <w:r w:rsidRPr="00A913C6">
        <w:rPr>
          <w:rFonts w:ascii="Calibri" w:hAnsi="Calibri" w:cs="Calibri"/>
          <w:noProof/>
        </w:rPr>
        <w:t>, 8(1), pp. 150–161. doi: 10.1002/ece3.3539.</w:t>
      </w:r>
    </w:p>
    <w:p w14:paraId="6C0CB195"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Tudela-Isanta, M., Ladouceur,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‘The seed germination niche limits the distribution of some plant species in calcareous or siliceous alpine bedrocks’, </w:t>
      </w:r>
      <w:r w:rsidRPr="00A913C6">
        <w:rPr>
          <w:rFonts w:ascii="Calibri" w:hAnsi="Calibri" w:cs="Calibri"/>
          <w:i/>
          <w:iCs/>
          <w:noProof/>
        </w:rPr>
        <w:t>Alpine Botany</w:t>
      </w:r>
      <w:r w:rsidRPr="00A913C6">
        <w:rPr>
          <w:rFonts w:ascii="Calibri" w:hAnsi="Calibri" w:cs="Calibri"/>
          <w:noProof/>
        </w:rPr>
        <w:t>, 128(1), pp. 83–95. doi: 10.1007/s00035-018-0199-0.</w:t>
      </w:r>
    </w:p>
    <w:p w14:paraId="3E0586E2"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Verdú, A. and Traveset, A. (2005) ‘EARLY EMERGENCE ENHANCES PLANT FITNESS: A PHYLOGENETICALLY CONTROLLED META-ANALYSIS’, </w:t>
      </w:r>
      <w:r w:rsidRPr="00A913C6">
        <w:rPr>
          <w:rFonts w:ascii="Calibri" w:hAnsi="Calibri" w:cs="Calibri"/>
          <w:i/>
          <w:iCs/>
          <w:noProof/>
        </w:rPr>
        <w:t>Ecology</w:t>
      </w:r>
      <w:r w:rsidRPr="00A913C6">
        <w:rPr>
          <w:rFonts w:ascii="Calibri" w:hAnsi="Calibri" w:cs="Calibri"/>
          <w:noProof/>
        </w:rPr>
        <w:t>, 86(6), pp. 1385–1394. doi: 10.1890/04-1647.</w:t>
      </w:r>
    </w:p>
    <w:p w14:paraId="7514595A"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Wagner, I. and Simons, A. M. (2009) ‘Divergence in Germination Traits among Arctic and Alpinepopulations of Koenigia islandica: Light Requirements’, </w:t>
      </w:r>
      <w:r w:rsidRPr="00A913C6">
        <w:rPr>
          <w:rFonts w:ascii="Calibri" w:hAnsi="Calibri" w:cs="Calibri"/>
          <w:i/>
          <w:iCs/>
          <w:noProof/>
        </w:rPr>
        <w:t>Plant Ecology</w:t>
      </w:r>
      <w:r w:rsidRPr="00A913C6">
        <w:rPr>
          <w:rFonts w:ascii="Calibri" w:hAnsi="Calibri" w:cs="Calibri"/>
          <w:noProof/>
        </w:rPr>
        <w:t>, 204(1), pp. 145–153. doi: 10.1007/sl 1258-009-9578-3.</w:t>
      </w:r>
    </w:p>
    <w:p w14:paraId="28B4B5F3"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Walck, J. L. </w:t>
      </w:r>
      <w:r w:rsidRPr="00A913C6">
        <w:rPr>
          <w:rFonts w:ascii="Calibri" w:hAnsi="Calibri" w:cs="Calibri"/>
          <w:i/>
          <w:iCs/>
          <w:noProof/>
        </w:rPr>
        <w:t>et al.</w:t>
      </w:r>
      <w:r w:rsidRPr="00A913C6">
        <w:rPr>
          <w:rFonts w:ascii="Calibri" w:hAnsi="Calibri" w:cs="Calibri"/>
          <w:noProof/>
        </w:rPr>
        <w:t xml:space="preserve"> (2011) ‘Climate change and plant regeneration from seed’, </w:t>
      </w:r>
      <w:r w:rsidRPr="00A913C6">
        <w:rPr>
          <w:rFonts w:ascii="Calibri" w:hAnsi="Calibri" w:cs="Calibri"/>
          <w:i/>
          <w:iCs/>
          <w:noProof/>
        </w:rPr>
        <w:t>Global Change Biology</w:t>
      </w:r>
      <w:r w:rsidRPr="00A913C6">
        <w:rPr>
          <w:rFonts w:ascii="Calibri" w:hAnsi="Calibri" w:cs="Calibri"/>
          <w:noProof/>
        </w:rPr>
        <w:t>, 17(6), pp. 2145–2161. doi: 10.1111/j.1365-2486.2010.02368.x.</w:t>
      </w:r>
    </w:p>
    <w:p w14:paraId="37B5069E"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Zhang, Y. </w:t>
      </w:r>
      <w:r w:rsidRPr="00A913C6">
        <w:rPr>
          <w:rFonts w:ascii="Calibri" w:hAnsi="Calibri" w:cs="Calibri"/>
          <w:i/>
          <w:iCs/>
          <w:noProof/>
        </w:rPr>
        <w:t>et al.</w:t>
      </w:r>
      <w:r w:rsidRPr="00A913C6">
        <w:rPr>
          <w:rFonts w:ascii="Calibri" w:hAnsi="Calibri" w:cs="Calibri"/>
          <w:noProof/>
        </w:rPr>
        <w:t xml:space="preserve"> (2005) ‘Soil temperature in Canada during the twentieth century: Complex responses to atmospheric climate change’, </w:t>
      </w:r>
      <w:r w:rsidRPr="00A913C6">
        <w:rPr>
          <w:rFonts w:ascii="Calibri" w:hAnsi="Calibri" w:cs="Calibri"/>
          <w:i/>
          <w:iCs/>
          <w:noProof/>
        </w:rPr>
        <w:t>Journal of Geophysical Research D: Atmospheres</w:t>
      </w:r>
      <w:r w:rsidRPr="00A913C6">
        <w:rPr>
          <w:rFonts w:ascii="Calibri" w:hAnsi="Calibri" w:cs="Calibri"/>
          <w:noProof/>
        </w:rPr>
        <w:t>, 110(3), pp. 1–15. doi: 10.1029/2004JD004910.</w:t>
      </w:r>
    </w:p>
    <w:p w14:paraId="7E9FF85E" w14:textId="11B7EC17" w:rsidR="00C80A75" w:rsidRDefault="00A0468A" w:rsidP="00914E3A">
      <w:pPr>
        <w:spacing w:line="480" w:lineRule="auto"/>
        <w:jc w:val="both"/>
        <w:rPr>
          <w:lang w:eastAsia="ca-ES"/>
        </w:rPr>
      </w:pPr>
      <w:r>
        <w:rPr>
          <w:lang w:eastAsia="ca-ES"/>
        </w:rPr>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6B3873">
        <w:trPr>
          <w:trHeight w:val="539"/>
        </w:trPr>
        <w:tc>
          <w:tcPr>
            <w:tcW w:w="1696" w:type="dxa"/>
          </w:tcPr>
          <w:p w14:paraId="3EB3A6AF" w14:textId="77777777" w:rsidR="00A90CF3" w:rsidRPr="00F95F23" w:rsidRDefault="00A90CF3" w:rsidP="00914E3A">
            <w:pPr>
              <w:spacing w:line="480" w:lineRule="auto"/>
              <w:jc w:val="both"/>
            </w:pPr>
          </w:p>
        </w:tc>
        <w:tc>
          <w:tcPr>
            <w:tcW w:w="3119" w:type="dxa"/>
          </w:tcPr>
          <w:p w14:paraId="0D0E6AEF" w14:textId="77777777" w:rsidR="00A90CF3" w:rsidRPr="00F95F23" w:rsidRDefault="00A90CF3" w:rsidP="00914E3A">
            <w:pPr>
              <w:spacing w:line="480" w:lineRule="auto"/>
              <w:jc w:val="both"/>
            </w:pPr>
            <w:r w:rsidRPr="00F95F23">
              <w:t>Description</w:t>
            </w:r>
          </w:p>
        </w:tc>
        <w:tc>
          <w:tcPr>
            <w:tcW w:w="3669" w:type="dxa"/>
          </w:tcPr>
          <w:p w14:paraId="7D2900C0" w14:textId="77777777" w:rsidR="00A90CF3" w:rsidRPr="00F95F23" w:rsidRDefault="00A90CF3" w:rsidP="00914E3A">
            <w:pPr>
              <w:spacing w:line="480" w:lineRule="auto"/>
              <w:jc w:val="both"/>
            </w:pPr>
            <w:r w:rsidRPr="00F95F23">
              <w:t>Ecological significance</w:t>
            </w:r>
          </w:p>
        </w:tc>
      </w:tr>
      <w:tr w:rsidR="00A90CF3" w:rsidRPr="00F95F23" w14:paraId="44BDFF37" w14:textId="77777777" w:rsidTr="006B3873">
        <w:trPr>
          <w:trHeight w:val="581"/>
        </w:trPr>
        <w:tc>
          <w:tcPr>
            <w:tcW w:w="1696" w:type="dxa"/>
          </w:tcPr>
          <w:p w14:paraId="38C9BC6C" w14:textId="77777777" w:rsidR="00A90CF3" w:rsidRPr="00F95F23" w:rsidRDefault="00A90CF3" w:rsidP="00914E3A">
            <w:pPr>
              <w:spacing w:line="480" w:lineRule="auto"/>
              <w:jc w:val="both"/>
            </w:pPr>
            <w:r w:rsidRPr="00F95F23">
              <w:t xml:space="preserve">Autumn germination </w:t>
            </w:r>
          </w:p>
        </w:tc>
        <w:tc>
          <w:tcPr>
            <w:tcW w:w="3119" w:type="dxa"/>
          </w:tcPr>
          <w:p w14:paraId="2E4E541A" w14:textId="77777777" w:rsidR="00A90CF3" w:rsidRPr="00F95F23" w:rsidRDefault="00A90CF3" w:rsidP="00914E3A">
            <w:pPr>
              <w:spacing w:line="480" w:lineRule="auto"/>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914E3A">
            <w:pPr>
              <w:spacing w:line="480" w:lineRule="auto"/>
              <w:jc w:val="both"/>
            </w:pPr>
            <w:r w:rsidRPr="00F95F23">
              <w:t>Germination without cold stratification requirement. Seeds germinate fast and seedlings can develop before winter.</w:t>
            </w:r>
          </w:p>
        </w:tc>
      </w:tr>
      <w:tr w:rsidR="00A90CF3" w:rsidRPr="00F95F23" w14:paraId="6D6A0517" w14:textId="77777777" w:rsidTr="006B3873">
        <w:trPr>
          <w:trHeight w:val="791"/>
        </w:trPr>
        <w:tc>
          <w:tcPr>
            <w:tcW w:w="1696" w:type="dxa"/>
          </w:tcPr>
          <w:p w14:paraId="47F4AA56" w14:textId="77777777" w:rsidR="00A90CF3" w:rsidRPr="00F95F23" w:rsidRDefault="00A90CF3" w:rsidP="00914E3A">
            <w:pPr>
              <w:spacing w:line="480" w:lineRule="auto"/>
              <w:jc w:val="both"/>
            </w:pPr>
            <w:r w:rsidRPr="00F95F23">
              <w:t>Winter germination</w:t>
            </w:r>
          </w:p>
        </w:tc>
        <w:tc>
          <w:tcPr>
            <w:tcW w:w="3119" w:type="dxa"/>
          </w:tcPr>
          <w:p w14:paraId="1037786A" w14:textId="30FB88F6" w:rsidR="00A90CF3" w:rsidRPr="00F95F23" w:rsidRDefault="00A90CF3" w:rsidP="00914E3A">
            <w:pPr>
              <w:spacing w:line="480" w:lineRule="auto"/>
              <w:jc w:val="both"/>
            </w:pPr>
            <w:r w:rsidRPr="00F95F23">
              <w:rPr>
                <w:rFonts w:eastAsia="Times New Roman" w:cstheme="minorHAnsi"/>
                <w:color w:val="000000"/>
                <w:lang w:eastAsia="ca-ES"/>
              </w:rPr>
              <w:t xml:space="preserve">From last germination score before winter, T mean &lt; 3.5 ºC, until T mean &gt; 2 ºC. Different length in each </w:t>
            </w:r>
            <w:ins w:id="230" w:author="Cuenta Microsoft" w:date="2024-09-26T11:18:00Z">
              <w:r w:rsidR="001804D2">
                <w:rPr>
                  <w:rFonts w:eastAsia="Times New Roman" w:cstheme="minorHAnsi"/>
                  <w:color w:val="000000"/>
                  <w:lang w:eastAsia="ca-ES"/>
                </w:rPr>
                <w:t>climate regime</w:t>
              </w:r>
            </w:ins>
            <w:r w:rsidRPr="00F95F23">
              <w:rPr>
                <w:rFonts w:eastAsia="Times New Roman" w:cstheme="minorHAnsi"/>
                <w:color w:val="000000"/>
                <w:lang w:eastAsia="ca-ES"/>
              </w:rPr>
              <w:t>.</w:t>
            </w:r>
          </w:p>
        </w:tc>
        <w:tc>
          <w:tcPr>
            <w:tcW w:w="3669" w:type="dxa"/>
          </w:tcPr>
          <w:p w14:paraId="3B1345D0" w14:textId="5A7BBCF1" w:rsidR="00A90CF3" w:rsidRPr="00F95F23" w:rsidRDefault="00A90CF3" w:rsidP="00914E3A">
            <w:pPr>
              <w:spacing w:line="480" w:lineRule="auto"/>
              <w:jc w:val="both"/>
            </w:pPr>
            <w:r w:rsidRPr="00F95F23">
              <w:t xml:space="preserve">Germination of species able to germinate under snow-like conditions (zero degrees and darkness). Maximizes ability of taking advantage of water available </w:t>
            </w:r>
            <w:ins w:id="231" w:author="Cuenta Microsoft" w:date="2024-09-26T14:44:00Z">
              <w:r w:rsidR="00C05DC3" w:rsidRPr="00C05DC3">
                <w:t>after snowmelt for rapid seedling recruitment</w:t>
              </w:r>
            </w:ins>
            <w:r w:rsidRPr="00F95F23">
              <w:t>.</w:t>
            </w:r>
          </w:p>
        </w:tc>
      </w:tr>
      <w:tr w:rsidR="00A90CF3" w:rsidRPr="00F95F23" w14:paraId="3E781D71" w14:textId="77777777" w:rsidTr="006B3873">
        <w:trPr>
          <w:trHeight w:val="791"/>
        </w:trPr>
        <w:tc>
          <w:tcPr>
            <w:tcW w:w="1696" w:type="dxa"/>
          </w:tcPr>
          <w:p w14:paraId="17523CF8" w14:textId="77777777" w:rsidR="00A90CF3" w:rsidRPr="00F95F23" w:rsidRDefault="00A90CF3" w:rsidP="00914E3A">
            <w:pPr>
              <w:spacing w:line="480" w:lineRule="auto"/>
              <w:jc w:val="both"/>
            </w:pPr>
            <w:r w:rsidRPr="00F95F23">
              <w:t xml:space="preserve">Spring germination </w:t>
            </w:r>
          </w:p>
        </w:tc>
        <w:tc>
          <w:tcPr>
            <w:tcW w:w="3119" w:type="dxa"/>
          </w:tcPr>
          <w:p w14:paraId="48F9A214" w14:textId="3CC21611" w:rsidR="00A90CF3" w:rsidRPr="00F95F23" w:rsidRDefault="00A90CF3" w:rsidP="00914E3A">
            <w:pPr>
              <w:spacing w:line="480" w:lineRule="auto"/>
              <w:jc w:val="both"/>
            </w:pPr>
            <w:r w:rsidRPr="00F95F23">
              <w:t>Germination at the summer solstice relative to end of winter period (from T</w:t>
            </w:r>
            <w:r>
              <w:t xml:space="preserve"> </w:t>
            </w:r>
            <w:r w:rsidRPr="00F95F23">
              <w:t xml:space="preserve">mean &gt; 2ºC to summer solstice). Different length in each </w:t>
            </w:r>
            <w:ins w:id="232" w:author="Cuenta Microsoft" w:date="2024-09-26T11:18:00Z">
              <w:r w:rsidR="001804D2">
                <w:t>climate regime</w:t>
              </w:r>
            </w:ins>
            <w:r w:rsidRPr="00F95F23">
              <w:t>.</w:t>
            </w:r>
          </w:p>
        </w:tc>
        <w:tc>
          <w:tcPr>
            <w:tcW w:w="3669" w:type="dxa"/>
          </w:tcPr>
          <w:p w14:paraId="2BCBA4A5" w14:textId="77777777" w:rsidR="00A90CF3" w:rsidRPr="00F95F23" w:rsidRDefault="00A90CF3" w:rsidP="00914E3A">
            <w:pPr>
              <w:spacing w:line="480" w:lineRule="auto"/>
              <w:jc w:val="both"/>
            </w:pPr>
            <w:r w:rsidRPr="00F95F23">
              <w:t>Germination with cold stratification requirement but no need for high temperatures. Rapid onset of germination following snowmelt.</w:t>
            </w:r>
          </w:p>
        </w:tc>
      </w:tr>
      <w:tr w:rsidR="00A90CF3" w:rsidRPr="00F95F23" w14:paraId="02BA2810" w14:textId="77777777" w:rsidTr="006B3873">
        <w:trPr>
          <w:trHeight w:val="602"/>
        </w:trPr>
        <w:tc>
          <w:tcPr>
            <w:tcW w:w="1696" w:type="dxa"/>
          </w:tcPr>
          <w:p w14:paraId="210E472D" w14:textId="77777777" w:rsidR="00A90CF3" w:rsidRPr="00F95F23" w:rsidRDefault="00A90CF3" w:rsidP="00914E3A">
            <w:pPr>
              <w:spacing w:line="480" w:lineRule="auto"/>
              <w:jc w:val="both"/>
            </w:pPr>
            <w:r w:rsidRPr="00F95F23">
              <w:t xml:space="preserve">Summer germination </w:t>
            </w:r>
          </w:p>
        </w:tc>
        <w:tc>
          <w:tcPr>
            <w:tcW w:w="3119" w:type="dxa"/>
          </w:tcPr>
          <w:p w14:paraId="3BCD5BFF" w14:textId="77777777" w:rsidR="00A90CF3" w:rsidRPr="00F95F23" w:rsidRDefault="00A90CF3" w:rsidP="00914E3A">
            <w:pPr>
              <w:spacing w:line="480" w:lineRule="auto"/>
              <w:jc w:val="both"/>
            </w:pPr>
            <w:r w:rsidRPr="00F95F23">
              <w:t>Germination at mid-September relative to spring.</w:t>
            </w:r>
          </w:p>
        </w:tc>
        <w:tc>
          <w:tcPr>
            <w:tcW w:w="3669" w:type="dxa"/>
          </w:tcPr>
          <w:p w14:paraId="504F0686" w14:textId="77777777" w:rsidR="00A90CF3" w:rsidRPr="00F95F23" w:rsidRDefault="00A90CF3" w:rsidP="00914E3A">
            <w:pPr>
              <w:spacing w:line="480" w:lineRule="auto"/>
              <w:jc w:val="both"/>
            </w:pPr>
            <w:r w:rsidRPr="00F95F23">
              <w:t>Germination of species with cold stratification and warm cued germination. Germination delayed until late growing season.</w:t>
            </w:r>
          </w:p>
        </w:tc>
      </w:tr>
      <w:tr w:rsidR="00A90CF3" w:rsidRPr="00F95F23" w14:paraId="07132168" w14:textId="77777777" w:rsidTr="006B3873">
        <w:trPr>
          <w:trHeight w:val="602"/>
        </w:trPr>
        <w:tc>
          <w:tcPr>
            <w:tcW w:w="1696" w:type="dxa"/>
          </w:tcPr>
          <w:p w14:paraId="3A9F9813" w14:textId="77777777" w:rsidR="00A90CF3" w:rsidRPr="00F95F23" w:rsidRDefault="00A90CF3" w:rsidP="00914E3A">
            <w:pPr>
              <w:spacing w:line="480" w:lineRule="auto"/>
              <w:jc w:val="both"/>
            </w:pPr>
            <w:r w:rsidRPr="00F95F23">
              <w:t>Total germination</w:t>
            </w:r>
          </w:p>
        </w:tc>
        <w:tc>
          <w:tcPr>
            <w:tcW w:w="3119" w:type="dxa"/>
          </w:tcPr>
          <w:p w14:paraId="1799D578" w14:textId="77777777" w:rsidR="00A90CF3" w:rsidRPr="00F95F23" w:rsidRDefault="00A90CF3" w:rsidP="00914E3A">
            <w:pPr>
              <w:spacing w:line="480" w:lineRule="auto"/>
              <w:jc w:val="both"/>
            </w:pPr>
            <w:r w:rsidRPr="00F95F23">
              <w:t>Total amount of seeds germinated at the end of the experiment.</w:t>
            </w:r>
          </w:p>
        </w:tc>
        <w:tc>
          <w:tcPr>
            <w:tcW w:w="3669" w:type="dxa"/>
          </w:tcPr>
          <w:p w14:paraId="039F086E" w14:textId="77777777" w:rsidR="00A90CF3" w:rsidRPr="00F95F23" w:rsidRDefault="00A90CF3" w:rsidP="00914E3A">
            <w:pPr>
              <w:spacing w:line="480" w:lineRule="auto"/>
              <w:jc w:val="both"/>
            </w:pPr>
            <w:r w:rsidRPr="00F95F23">
              <w:t xml:space="preserve">Higher total germination means high potential of regeneration by seeds within the year after dispersal. Low values could potentially indicate a </w:t>
            </w:r>
            <w:r w:rsidRPr="00F95F23">
              <w:lastRenderedPageBreak/>
              <w:t>higher bet for long-term soil seed bank.</w:t>
            </w:r>
          </w:p>
        </w:tc>
      </w:tr>
      <w:tr w:rsidR="00A90CF3" w:rsidRPr="00F95F23" w14:paraId="2CE8654A" w14:textId="77777777" w:rsidTr="006B3873">
        <w:trPr>
          <w:trHeight w:val="729"/>
        </w:trPr>
        <w:tc>
          <w:tcPr>
            <w:tcW w:w="1696" w:type="dxa"/>
          </w:tcPr>
          <w:p w14:paraId="03F5442A" w14:textId="77777777" w:rsidR="00A90CF3" w:rsidRPr="00F95F23" w:rsidRDefault="00A90CF3" w:rsidP="00914E3A">
            <w:pPr>
              <w:spacing w:line="480" w:lineRule="auto"/>
            </w:pPr>
            <w:r w:rsidRPr="00F95F23">
              <w:lastRenderedPageBreak/>
              <w:t xml:space="preserve">t50 </w:t>
            </w:r>
          </w:p>
        </w:tc>
        <w:tc>
          <w:tcPr>
            <w:tcW w:w="3119" w:type="dxa"/>
          </w:tcPr>
          <w:p w14:paraId="7344A744" w14:textId="77777777" w:rsidR="00A90CF3" w:rsidRPr="00F95F23" w:rsidRDefault="00A90CF3" w:rsidP="00914E3A">
            <w:pPr>
              <w:spacing w:line="480" w:lineRule="auto"/>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914E3A">
            <w:pPr>
              <w:spacing w:line="480" w:lineRule="auto"/>
              <w:jc w:val="both"/>
            </w:pPr>
            <w:r w:rsidRPr="00F95F23">
              <w:t>Precocious vs. delayed germination along the year. Higher values indicate that germination tends to occur later in the year.</w:t>
            </w:r>
          </w:p>
        </w:tc>
      </w:tr>
      <w:tr w:rsidR="00A90CF3" w:rsidRPr="00F95F23" w14:paraId="61A73C57" w14:textId="77777777" w:rsidTr="006B3873">
        <w:trPr>
          <w:trHeight w:val="134"/>
        </w:trPr>
        <w:tc>
          <w:tcPr>
            <w:tcW w:w="1696" w:type="dxa"/>
          </w:tcPr>
          <w:p w14:paraId="6A828A1E" w14:textId="77777777" w:rsidR="00A90CF3" w:rsidRPr="00F95F23" w:rsidRDefault="00A90CF3" w:rsidP="00914E3A">
            <w:pPr>
              <w:spacing w:line="480" w:lineRule="auto"/>
              <w:jc w:val="both"/>
            </w:pPr>
            <w:r w:rsidRPr="00F95F23">
              <w:t>Environmental heat sum (EHS)</w:t>
            </w:r>
          </w:p>
        </w:tc>
        <w:tc>
          <w:tcPr>
            <w:tcW w:w="3119" w:type="dxa"/>
          </w:tcPr>
          <w:p w14:paraId="2CF9909E" w14:textId="77777777" w:rsidR="00A90CF3" w:rsidRPr="00F95F23" w:rsidRDefault="00A90CF3" w:rsidP="00914E3A">
            <w:pPr>
              <w:spacing w:line="480" w:lineRule="auto"/>
              <w:jc w:val="both"/>
            </w:pPr>
            <w:r w:rsidRPr="00F95F23">
              <w:t>Sum of degrees (T mean) needed to reach T50. Species under 50% germination were excluded from analysis (N = 68 seed lots).</w:t>
            </w:r>
          </w:p>
        </w:tc>
        <w:tc>
          <w:tcPr>
            <w:tcW w:w="3669" w:type="dxa"/>
          </w:tcPr>
          <w:p w14:paraId="7D2DD091" w14:textId="4C5499FB" w:rsidR="00A90CF3" w:rsidRPr="00F95F23" w:rsidRDefault="00A90CF3" w:rsidP="00914E3A">
            <w:pPr>
              <w:spacing w:line="480" w:lineRule="auto"/>
              <w:jc w:val="both"/>
            </w:pPr>
            <w:r w:rsidRPr="00F95F23">
              <w:t xml:space="preserve">Physiological threshold to accumulate heat before germination. A species and individual trait, it should be independent of the </w:t>
            </w:r>
            <w:ins w:id="233" w:author="Cuenta Microsoft" w:date="2024-09-26T11:18:00Z">
              <w:r w:rsidR="001804D2">
                <w:t>climate regime</w:t>
              </w:r>
            </w:ins>
            <w:r w:rsidRPr="00F95F23">
              <w:t>.</w:t>
            </w:r>
          </w:p>
        </w:tc>
      </w:tr>
    </w:tbl>
    <w:p w14:paraId="25EAF1F4" w14:textId="3B4750E7" w:rsidR="00917852" w:rsidRDefault="00917852" w:rsidP="00914E3A">
      <w:pPr>
        <w:spacing w:line="480" w:lineRule="auto"/>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231C5125" w:rsidR="008A623E" w:rsidRPr="004A01BC" w:rsidRDefault="008A623E" w:rsidP="00914E3A">
      <w:pPr>
        <w:pStyle w:val="Sinespaciado"/>
        <w:spacing w:line="480" w:lineRule="auto"/>
        <w:jc w:val="both"/>
      </w:pPr>
      <w:r w:rsidRPr="004A01BC">
        <w:rPr>
          <w:b/>
        </w:rPr>
        <w:t>Fig. 1</w:t>
      </w:r>
      <w:r>
        <w:t xml:space="preserve"> </w:t>
      </w:r>
      <w:r w:rsidRPr="00CF67B3">
        <w:t xml:space="preserve">Study </w:t>
      </w:r>
      <w:ins w:id="234" w:author="Cuenta Microsoft" w:date="2024-09-26T11:29:00Z">
        <w:r w:rsidR="006B3873">
          <w:t>community</w:t>
        </w:r>
      </w:ins>
      <w:r w:rsidRPr="00CF67B3">
        <w:t xml:space="preserve"> description. (a) Map of the study sites in northwest Spain, within the Cantabrian Mountain and the location of our two </w:t>
      </w:r>
      <w:ins w:id="235" w:author="Cuenta Microsoft" w:date="2024-09-26T12:07:00Z">
        <w:r w:rsidR="00D750D0">
          <w:t>communiti</w:t>
        </w:r>
        <w:r w:rsidR="00D750D0" w:rsidRPr="00CF67B3">
          <w:t>es</w:t>
        </w:r>
      </w:ins>
      <w:r w:rsidRPr="00CF67B3">
        <w:t xml:space="preserve">: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w:t>
      </w:r>
      <w:r w:rsidRPr="00CF67B3">
        <w:lastRenderedPageBreak/>
        <w:t xml:space="preserve">Cantabrian Mountains, Spain. Image of MLog5W, </w:t>
      </w:r>
      <w:proofErr w:type="spellStart"/>
      <w:r w:rsidRPr="00CF67B3">
        <w:t>Geoprecision</w:t>
      </w:r>
      <w:proofErr w:type="spellEnd"/>
      <w:r w:rsidRPr="00CF67B3">
        <w:t xml:space="preserve"> </w:t>
      </w:r>
      <w:proofErr w:type="spellStart"/>
      <w:r w:rsidRPr="00CF67B3">
        <w:t>datalogger</w:t>
      </w:r>
      <w:proofErr w:type="spellEnd"/>
      <w:r w:rsidRPr="00CF67B3">
        <w:t xml:space="preserve"> used in the field. (d) Experimental temperature programs with weekly resolution, daily temperature ramps and monthly photoperiods to represent fellfield and snowbed </w:t>
      </w:r>
      <w:r>
        <w:t>conditions</w:t>
      </w:r>
      <w:r w:rsidRPr="00CF67B3">
        <w:t xml:space="preserve"> in laboratory </w:t>
      </w:r>
      <w:ins w:id="236" w:author="Cuenta Microsoft" w:date="2024-09-26T11:22:00Z">
        <w:r w:rsidR="006B3873">
          <w:t>climatic chamber</w:t>
        </w:r>
      </w:ins>
      <w:r w:rsidRPr="00CF67B3">
        <w:t xml:space="preserve">s. Both </w:t>
      </w:r>
      <w:ins w:id="237" w:author="Cuenta Microsoft" w:date="2024-09-26T11:18:00Z">
        <w:r w:rsidR="001804D2">
          <w:t>climate regime</w:t>
        </w:r>
      </w:ins>
      <w:r w:rsidRPr="00CF67B3">
        <w:t xml:space="preserve">s </w:t>
      </w:r>
      <w:proofErr w:type="gramStart"/>
      <w:r w:rsidRPr="00CF67B3">
        <w:t>were configured</w:t>
      </w:r>
      <w:proofErr w:type="gramEnd"/>
      <w:r w:rsidRPr="00CF67B3">
        <w:t xml:space="preserve"> based on real field data showed in C.</w:t>
      </w:r>
    </w:p>
    <w:p w14:paraId="710572BB" w14:textId="030F76C2"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28CDCEFB" w:rsidR="008A623E" w:rsidRDefault="008A623E" w:rsidP="00914E3A">
      <w:pPr>
        <w:spacing w:line="48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w:t>
      </w:r>
      <w:ins w:id="238" w:author="Cuenta Microsoft" w:date="2024-09-26T12:07:00Z">
        <w:r w:rsidR="00D750D0">
          <w:rPr>
            <w:rFonts w:cstheme="minorHAnsi"/>
            <w:bCs/>
          </w:rPr>
          <w:t>communiti</w:t>
        </w:r>
        <w:r w:rsidR="00D750D0" w:rsidRPr="00CF67B3">
          <w:rPr>
            <w:rFonts w:cstheme="minorHAnsi"/>
            <w:bCs/>
          </w:rPr>
          <w:t>es</w:t>
        </w:r>
      </w:ins>
      <w:r w:rsidRPr="00CF67B3">
        <w:rPr>
          <w:rFonts w:cstheme="minorHAnsi"/>
          <w:bCs/>
        </w:rPr>
        <w:t xml:space="preserve">. (a) Cumulative germination based on all </w:t>
      </w:r>
      <w:ins w:id="239" w:author="Cuenta Microsoft" w:date="2024-09-26T15:28:00Z">
        <w:r w:rsidR="007E40FD">
          <w:rPr>
            <w:rFonts w:cstheme="minorHAnsi"/>
            <w:bCs/>
          </w:rPr>
          <w:t>study</w:t>
        </w:r>
        <w:r w:rsidR="007E40FD" w:rsidRPr="00CF67B3">
          <w:rPr>
            <w:rFonts w:cstheme="minorHAnsi"/>
            <w:bCs/>
          </w:rPr>
          <w:t xml:space="preserve"> </w:t>
        </w:r>
      </w:ins>
      <w:r w:rsidRPr="00CF67B3">
        <w:rPr>
          <w:rFonts w:cstheme="minorHAnsi"/>
          <w:bCs/>
        </w:rPr>
        <w:t xml:space="preserve">species sowed from each </w:t>
      </w:r>
      <w:ins w:id="240" w:author="Cuenta Microsoft" w:date="2024-09-26T11:29:00Z">
        <w:r w:rsidR="006B3873">
          <w:rPr>
            <w:rFonts w:cstheme="minorHAnsi"/>
            <w:bCs/>
          </w:rPr>
          <w:t>community</w:t>
        </w:r>
      </w:ins>
      <w:r w:rsidRPr="00CF67B3">
        <w:rPr>
          <w:rFonts w:cstheme="minorHAnsi"/>
          <w:bCs/>
        </w:rPr>
        <w:t xml:space="preserve"> throughout the </w:t>
      </w:r>
      <w:r w:rsidRPr="00CF67B3">
        <w:rPr>
          <w:rFonts w:cstheme="minorHAnsi"/>
          <w:bCs/>
        </w:rPr>
        <w:lastRenderedPageBreak/>
        <w:t xml:space="preserve">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At the </w:t>
      </w:r>
      <w:proofErr w:type="gramStart"/>
      <w:r w:rsidRPr="00CF67B3">
        <w:rPr>
          <w:rFonts w:cstheme="minorHAnsi"/>
          <w:bCs/>
        </w:rPr>
        <w:t>bottom</w:t>
      </w:r>
      <w:proofErr w:type="gramEnd"/>
      <w:r w:rsidRPr="00CF67B3">
        <w:rPr>
          <w:rFonts w:cstheme="minorHAnsi"/>
          <w:bCs/>
        </w:rPr>
        <w:t xml:space="preserve"> horizontal bars represent the phenology periods calculated. (b) Cumulative germination curves for each individual species in the fellfield </w:t>
      </w:r>
      <w:ins w:id="241" w:author="Cuenta Microsoft" w:date="2024-09-26T11:18:00Z">
        <w:r w:rsidR="001804D2">
          <w:rPr>
            <w:rFonts w:cstheme="minorHAnsi"/>
            <w:bCs/>
          </w:rPr>
          <w:t>climate regime</w:t>
        </w:r>
      </w:ins>
      <w:r w:rsidRPr="00CF67B3">
        <w:rPr>
          <w:rFonts w:cstheme="minorHAnsi"/>
          <w:bCs/>
        </w:rPr>
        <w:t xml:space="preserve"> from both </w:t>
      </w:r>
      <w:ins w:id="242" w:author="Cuenta Microsoft" w:date="2024-09-26T12:07:00Z">
        <w:r w:rsidR="00D750D0">
          <w:rPr>
            <w:rFonts w:cstheme="minorHAnsi"/>
            <w:bCs/>
          </w:rPr>
          <w:t>communiti</w:t>
        </w:r>
        <w:r w:rsidR="00D750D0" w:rsidRPr="00CF67B3">
          <w:rPr>
            <w:rFonts w:cstheme="minorHAnsi"/>
            <w:bCs/>
          </w:rPr>
          <w:t>es</w:t>
        </w:r>
      </w:ins>
      <w:r w:rsidRPr="00CF67B3">
        <w:rPr>
          <w:rFonts w:cstheme="minorHAnsi"/>
          <w:bCs/>
        </w:rPr>
        <w:t xml:space="preserve">. (c) </w:t>
      </w:r>
      <w:ins w:id="243" w:author="Cuenta Microsoft" w:date="2024-09-26T15:32:00Z">
        <w:r w:rsidR="007E40FD">
          <w:rPr>
            <w:rFonts w:cstheme="minorHAnsi"/>
            <w:bCs/>
          </w:rPr>
          <w:t>C</w:t>
        </w:r>
      </w:ins>
      <w:r w:rsidRPr="00CF67B3">
        <w:rPr>
          <w:rFonts w:cstheme="minorHAnsi"/>
          <w:bCs/>
        </w:rPr>
        <w:t xml:space="preserve">umulative germination curves for each individual species in the </w:t>
      </w:r>
      <w:proofErr w:type="spellStart"/>
      <w:r w:rsidRPr="00CF67B3">
        <w:rPr>
          <w:rFonts w:cstheme="minorHAnsi"/>
          <w:bCs/>
        </w:rPr>
        <w:t>snowbed</w:t>
      </w:r>
      <w:proofErr w:type="spellEnd"/>
      <w:r w:rsidRPr="00CF67B3">
        <w:rPr>
          <w:rFonts w:cstheme="minorHAnsi"/>
          <w:bCs/>
        </w:rPr>
        <w:t xml:space="preserve"> </w:t>
      </w:r>
      <w:ins w:id="244" w:author="Cuenta Microsoft" w:date="2024-09-26T11:18:00Z">
        <w:r w:rsidR="001804D2">
          <w:rPr>
            <w:rFonts w:cstheme="minorHAnsi"/>
            <w:bCs/>
          </w:rPr>
          <w:t>climate regime</w:t>
        </w:r>
      </w:ins>
      <w:r w:rsidRPr="00CF67B3">
        <w:rPr>
          <w:rFonts w:cstheme="minorHAnsi"/>
          <w:bCs/>
        </w:rPr>
        <w:t xml:space="preserve"> from both </w:t>
      </w:r>
      <w:ins w:id="245" w:author="Cuenta Microsoft" w:date="2024-09-26T12:07:00Z">
        <w:r w:rsidR="00D750D0">
          <w:rPr>
            <w:rFonts w:cstheme="minorHAnsi"/>
            <w:bCs/>
          </w:rPr>
          <w:t>communiti</w:t>
        </w:r>
        <w:r w:rsidR="00D750D0" w:rsidRPr="00CF67B3">
          <w:rPr>
            <w:rFonts w:cstheme="minorHAnsi"/>
            <w:bCs/>
          </w:rPr>
          <w:t>es</w:t>
        </w:r>
      </w:ins>
      <w:r w:rsidRPr="00CF67B3">
        <w:rPr>
          <w:rFonts w:cstheme="minorHAnsi"/>
          <w:bCs/>
        </w:rPr>
        <w:t>.</w:t>
      </w:r>
    </w:p>
    <w:p w14:paraId="0BD03271" w14:textId="41B17EE3"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val="ca-ES"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4A53625C" w:rsidR="008A623E" w:rsidRPr="00F95F23" w:rsidRDefault="008A623E" w:rsidP="00914E3A">
      <w:pPr>
        <w:spacing w:line="48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w:t>
      </w:r>
      <w:ins w:id="246" w:author="Cuenta Microsoft" w:date="2024-09-26T15:30:00Z">
        <w:r w:rsidR="007E40FD" w:rsidRPr="00CF67B3">
          <w:rPr>
            <w:rFonts w:cstheme="minorHAnsi"/>
          </w:rPr>
          <w:t>represent</w:t>
        </w:r>
      </w:ins>
      <w:ins w:id="247" w:author="Cuenta Microsoft" w:date="2024-09-26T15:31:00Z">
        <w:r w:rsidR="007E40FD" w:rsidRPr="00CF67B3">
          <w:rPr>
            <w:rFonts w:cstheme="minorHAnsi"/>
          </w:rPr>
          <w:t xml:space="preserve"> </w:t>
        </w:r>
      </w:ins>
      <w:r w:rsidRPr="00CF67B3">
        <w:rPr>
          <w:rFonts w:cstheme="minorHAnsi"/>
        </w:rPr>
        <w:t xml:space="preserve">the germination </w:t>
      </w:r>
      <w:r>
        <w:rPr>
          <w:rFonts w:cstheme="minorHAnsi"/>
        </w:rPr>
        <w:t>shifts</w:t>
      </w:r>
      <w:ins w:id="248" w:author="Cuenta Microsoft" w:date="2024-09-26T12:11:00Z">
        <w:r w:rsidR="00D750D0">
          <w:rPr>
            <w:rFonts w:cstheme="minorHAnsi"/>
          </w:rPr>
          <w:t xml:space="preserve"> </w:t>
        </w:r>
        <w:r w:rsidR="00D750D0" w:rsidRPr="500F0B95">
          <w:t xml:space="preserve">i.e., </w:t>
        </w:r>
      </w:ins>
      <w:ins w:id="249" w:author="Cuenta Microsoft" w:date="2024-09-26T15:31:00Z">
        <w:r w:rsidR="007E40FD" w:rsidRPr="00CF67B3">
          <w:rPr>
            <w:rFonts w:cstheme="minorHAnsi"/>
            <w:bCs/>
          </w:rPr>
          <w:t>the calculated area between individual species</w:t>
        </w:r>
      </w:ins>
      <w:ins w:id="250" w:author="Cuenta Microsoft" w:date="2024-09-26T15:35:00Z">
        <w:r w:rsidR="007E40FD">
          <w:rPr>
            <w:rFonts w:cstheme="minorHAnsi"/>
            <w:bCs/>
          </w:rPr>
          <w:t>’</w:t>
        </w:r>
      </w:ins>
      <w:ins w:id="251" w:author="Cuenta Microsoft" w:date="2024-09-26T15:31:00Z">
        <w:r w:rsidR="007E40FD" w:rsidRPr="00CF67B3">
          <w:rPr>
            <w:rFonts w:cstheme="minorHAnsi"/>
            <w:bCs/>
          </w:rPr>
          <w:t xml:space="preserve"> cumulative germination curves</w:t>
        </w:r>
        <w:r w:rsidR="007E40FD" w:rsidRPr="500F0B95">
          <w:t xml:space="preserve"> </w:t>
        </w:r>
        <w:r w:rsidR="007E40FD">
          <w:t>(</w:t>
        </w:r>
      </w:ins>
      <w:ins w:id="252" w:author="Cuenta Microsoft" w:date="2024-09-26T12:11:00Z">
        <w:r w:rsidR="00D750D0" w:rsidRPr="500F0B95">
          <w:t>provided i</w:t>
        </w:r>
        <w:r w:rsidR="00D750D0">
          <w:t xml:space="preserve">n supporting information Fig. </w:t>
        </w:r>
        <w:r w:rsidR="00D750D0" w:rsidRPr="004A31A0">
          <w:rPr>
            <w:b/>
          </w:rPr>
          <w:t>S2</w:t>
        </w:r>
        <w:r w:rsidR="00D750D0">
          <w:t>)</w:t>
        </w:r>
      </w:ins>
      <w:r w:rsidRPr="00CF67B3">
        <w:rPr>
          <w:rFonts w:cstheme="minorHAnsi"/>
        </w:rPr>
        <w:t xml:space="preserve"> for each </w:t>
      </w:r>
      <w:ins w:id="253" w:author="Cuenta Microsoft" w:date="2024-09-26T11:29:00Z">
        <w:r w:rsidR="006B3873">
          <w:rPr>
            <w:rFonts w:cstheme="minorHAnsi"/>
          </w:rPr>
          <w:t>community</w:t>
        </w:r>
      </w:ins>
      <w:r w:rsidRPr="00CF67B3">
        <w:rPr>
          <w:rFonts w:cstheme="minorHAnsi"/>
        </w:rPr>
        <w:t xml:space="preserve">. </w:t>
      </w:r>
      <w:ins w:id="254" w:author="Cuenta Microsoft" w:date="2024-09-26T12:12:00Z">
        <w:r w:rsidR="00D750D0">
          <w:t xml:space="preserve">X- </w:t>
        </w:r>
        <w:proofErr w:type="gramStart"/>
        <w:r w:rsidR="00D750D0">
          <w:t>axis</w:t>
        </w:r>
        <w:proofErr w:type="gramEnd"/>
        <w:r w:rsidR="00D750D0">
          <w:t xml:space="preserve"> represent the area between fellfield and </w:t>
        </w:r>
        <w:proofErr w:type="spellStart"/>
        <w:r w:rsidR="00D750D0">
          <w:t>snowbed</w:t>
        </w:r>
        <w:proofErr w:type="spellEnd"/>
        <w:r w:rsidR="00D750D0">
          <w:t xml:space="preserve"> germination curves</w:t>
        </w:r>
      </w:ins>
      <w:ins w:id="255" w:author="Cuenta Microsoft" w:date="2024-09-26T12:13:00Z">
        <w:r w:rsidR="00307BE8">
          <w:t xml:space="preserve">, y-axis represent the density of the </w:t>
        </w:r>
        <w:r w:rsidR="00307BE8">
          <w:lastRenderedPageBreak/>
          <w:t xml:space="preserve">values. </w:t>
        </w:r>
      </w:ins>
      <w:r w:rsidRPr="00CF67B3">
        <w:rPr>
          <w:rFonts w:cstheme="minorHAnsi"/>
        </w:rPr>
        <w:t xml:space="preserve">(b) Phylogenetic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w:t>
      </w:r>
      <w:ins w:id="256" w:author="Cuenta Microsoft" w:date="2024-09-26T11:18:00Z">
        <w:r w:rsidR="001804D2">
          <w:rPr>
            <w:rFonts w:cstheme="minorHAnsi"/>
          </w:rPr>
          <w:t>climate regime</w:t>
        </w:r>
      </w:ins>
      <w:r w:rsidRPr="00CF67B3">
        <w:rPr>
          <w:rFonts w:cstheme="minorHAnsi"/>
        </w:rPr>
        <w:t xml:space="preserve"> in comparison to </w:t>
      </w:r>
      <w:proofErr w:type="spellStart"/>
      <w:r w:rsidRPr="00CF67B3">
        <w:rPr>
          <w:rFonts w:cstheme="minorHAnsi"/>
        </w:rPr>
        <w:t>snowbed</w:t>
      </w:r>
      <w:proofErr w:type="spellEnd"/>
      <w:r w:rsidRPr="00CF67B3">
        <w:rPr>
          <w:rFonts w:cstheme="minorHAnsi"/>
        </w:rPr>
        <w:t xml:space="preserve"> </w:t>
      </w:r>
      <w:ins w:id="257" w:author="Cuenta Microsoft" w:date="2024-09-26T11:18:00Z">
        <w:r w:rsidR="001804D2">
          <w:rPr>
            <w:rFonts w:cstheme="minorHAnsi"/>
          </w:rPr>
          <w:t>climate regime</w:t>
        </w:r>
      </w:ins>
      <w:r w:rsidRPr="00CF67B3">
        <w:rPr>
          <w:rFonts w:cstheme="minorHAnsi"/>
        </w:rPr>
        <w:t xml:space="preserve">, </w:t>
      </w:r>
      <w:proofErr w:type="spellStart"/>
      <w:r w:rsidRPr="00CF67B3">
        <w:rPr>
          <w:rFonts w:cstheme="minorHAnsi"/>
        </w:rPr>
        <w:t>i.e</w:t>
      </w:r>
      <w:proofErr w:type="spellEnd"/>
      <w:r w:rsidRPr="00CF67B3">
        <w:rPr>
          <w:rFonts w:cstheme="minorHAnsi"/>
        </w:rPr>
        <w:t xml:space="preserv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 xml:space="preserve">germination shift towards late season (higher germination in </w:t>
      </w:r>
      <w:proofErr w:type="spellStart"/>
      <w:r w:rsidRPr="00CF67B3">
        <w:rPr>
          <w:rFonts w:cstheme="minorHAnsi"/>
        </w:rPr>
        <w:t>snowbed</w:t>
      </w:r>
      <w:proofErr w:type="spellEnd"/>
      <w:r w:rsidRPr="00CF67B3">
        <w:rPr>
          <w:rFonts w:cstheme="minorHAnsi"/>
        </w:rPr>
        <w:t xml:space="preserve"> </w:t>
      </w:r>
      <w:ins w:id="258" w:author="Cuenta Microsoft" w:date="2024-09-26T11:18:00Z">
        <w:r w:rsidR="001804D2">
          <w:rPr>
            <w:rFonts w:cstheme="minorHAnsi"/>
          </w:rPr>
          <w:t>climate regime</w:t>
        </w:r>
      </w:ins>
      <w:r w:rsidRPr="00CF67B3">
        <w:rPr>
          <w:rFonts w:cstheme="minorHAnsi"/>
        </w:rPr>
        <w:t xml:space="preserve"> in comparison to fellfield </w:t>
      </w:r>
      <w:ins w:id="259" w:author="Cuenta Microsoft" w:date="2024-09-26T11:18:00Z">
        <w:r w:rsidR="001804D2">
          <w:rPr>
            <w:rFonts w:cstheme="minorHAnsi"/>
          </w:rPr>
          <w:t>climate regime</w:t>
        </w:r>
      </w:ins>
      <w:r w:rsidRPr="00CF67B3">
        <w:rPr>
          <w:rFonts w:cstheme="minorHAnsi"/>
        </w:rPr>
        <w:t>).</w:t>
      </w:r>
    </w:p>
    <w:p w14:paraId="2E1DB31E" w14:textId="6F1C3E1F"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val="ca-ES" w:eastAsia="ca-ES"/>
        </w:rPr>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3BB3A665" w:rsidR="008A623E" w:rsidRDefault="008A623E" w:rsidP="00914E3A">
      <w:pPr>
        <w:spacing w:line="480" w:lineRule="auto"/>
        <w:jc w:val="both"/>
      </w:pPr>
      <w:r w:rsidRPr="00CF67B3">
        <w:rPr>
          <w:b/>
        </w:rPr>
        <w:t>Fig. 4</w:t>
      </w:r>
      <w:r w:rsidRPr="00CF67B3">
        <w:t xml:space="preserve"> Germination phenology trait</w:t>
      </w:r>
      <w:del w:id="260" w:author="Cuenta Microsoft" w:date="2024-09-26T12:06:00Z">
        <w:r w:rsidRPr="00CF67B3" w:rsidDel="00D750D0">
          <w:delText>s</w:delText>
        </w:r>
      </w:del>
      <w:r w:rsidRPr="00CF67B3">
        <w:t xml:space="preserve"> responses for both </w:t>
      </w:r>
      <w:ins w:id="261" w:author="Cuenta Microsoft" w:date="2024-09-26T11:18:00Z">
        <w:r w:rsidR="001804D2">
          <w:t>climate regime</w:t>
        </w:r>
      </w:ins>
      <w:r w:rsidRPr="00CF67B3">
        <w:t xml:space="preserve">s in each </w:t>
      </w:r>
      <w:ins w:id="262" w:author="Cuenta Microsoft" w:date="2024-09-26T11:29:00Z">
        <w:r w:rsidR="006B3873">
          <w:t>community</w:t>
        </w:r>
      </w:ins>
      <w:r w:rsidRPr="00CF67B3">
        <w:t xml:space="preserve">. (a) Model size effects of </w:t>
      </w:r>
      <w:ins w:id="263" w:author="Cuenta Microsoft" w:date="2024-09-26T11:18:00Z">
        <w:r w:rsidR="001804D2">
          <w:t>climate regime</w:t>
        </w:r>
      </w:ins>
      <w:r w:rsidRPr="00CF67B3">
        <w:t xml:space="preserve">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w:t>
      </w:r>
      <w:del w:id="264" w:author="Cuenta Microsoft" w:date="2024-09-26T12:06:00Z">
        <w:r w:rsidR="0005278A" w:rsidDel="00D750D0">
          <w:delText>s</w:delText>
        </w:r>
      </w:del>
      <w:r w:rsidRPr="00CF67B3">
        <w:t xml:space="preserve"> (blue background), while dots on the left side of the zero-line (negative) mean higher values in the fellfield </w:t>
      </w:r>
      <w:r w:rsidR="0005278A">
        <w:t>condition</w:t>
      </w:r>
      <w:del w:id="265" w:author="Cuenta Microsoft" w:date="2024-09-26T12:06:00Z">
        <w:r w:rsidR="0005278A" w:rsidDel="00D750D0">
          <w:delText>s</w:delText>
        </w:r>
      </w:del>
      <w:r w:rsidRPr="00CF67B3">
        <w:t xml:space="preserve"> (orange background). (b) Mean germination values for the seven traits at each </w:t>
      </w:r>
      <w:r w:rsidR="0005278A">
        <w:t>conditions</w:t>
      </w:r>
      <w:r w:rsidRPr="00CF67B3">
        <w:t xml:space="preserve"> for both </w:t>
      </w:r>
      <w:ins w:id="266" w:author="Cuenta Microsoft" w:date="2024-09-26T12:06:00Z">
        <w:r w:rsidR="00D750D0">
          <w:t>communiti</w:t>
        </w:r>
        <w:r w:rsidR="00D750D0" w:rsidRPr="00CF67B3">
          <w:t>es</w:t>
        </w:r>
      </w:ins>
      <w:r w:rsidRPr="00CF67B3">
        <w:t xml:space="preserve">. Notice the different scales in </w:t>
      </w:r>
      <w:r>
        <w:t xml:space="preserve">the </w:t>
      </w:r>
      <w:r w:rsidRPr="00CF67B3">
        <w:t xml:space="preserve">y-axis. Error bars in germination phenology traits autumn, winter, spring, summer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4AA4AC1C" w:rsidR="008A623E" w:rsidRPr="00F95F23" w:rsidRDefault="008A623E" w:rsidP="00914E3A">
      <w:pPr>
        <w:spacing w:line="48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w:t>
      </w:r>
      <w:proofErr w:type="spellStart"/>
      <w:r w:rsidRPr="00CF67B3">
        <w:rPr>
          <w:rFonts w:cstheme="minorHAnsi"/>
        </w:rPr>
        <w:t>snowbed</w:t>
      </w:r>
      <w:proofErr w:type="spellEnd"/>
      <w:r w:rsidRPr="00CF67B3">
        <w:rPr>
          <w:rFonts w:cstheme="minorHAnsi"/>
        </w:rPr>
        <w:t xml:space="preserve">) at each </w:t>
      </w:r>
      <w:ins w:id="267" w:author="Cuenta Microsoft" w:date="2024-09-26T15:38:00Z">
        <w:r w:rsidR="0023640E">
          <w:rPr>
            <w:rFonts w:cstheme="minorHAnsi"/>
          </w:rPr>
          <w:t>retrieval</w:t>
        </w:r>
        <w:r w:rsidR="0023640E" w:rsidRPr="00CF67B3">
          <w:rPr>
            <w:rFonts w:cstheme="minorHAnsi"/>
          </w:rPr>
          <w:t xml:space="preserve"> </w:t>
        </w:r>
      </w:ins>
      <w:r w:rsidRPr="00CF67B3">
        <w:rPr>
          <w:rFonts w:cstheme="minorHAnsi"/>
        </w:rPr>
        <w:t>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6"/>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uenta Microsoft" w:date="2024-09-26T16:11:00Z" w:initials="CM">
    <w:p w14:paraId="3F56389A" w14:textId="6ADEFD6C" w:rsidR="00C36895" w:rsidRPr="000D17A7" w:rsidRDefault="00C36895">
      <w:pPr>
        <w:pStyle w:val="Textocomentario"/>
        <w:rPr>
          <w:lang w:val="es-ES"/>
        </w:rPr>
      </w:pPr>
      <w:r>
        <w:rPr>
          <w:rStyle w:val="Refdecomentario"/>
        </w:rPr>
        <w:annotationRef/>
      </w:r>
      <w:proofErr w:type="spellStart"/>
      <w:r w:rsidRPr="000D17A7">
        <w:rPr>
          <w:lang w:val="es-ES"/>
        </w:rPr>
        <w:t>Limit</w:t>
      </w:r>
      <w:proofErr w:type="spellEnd"/>
      <w:r w:rsidRPr="000D17A7">
        <w:rPr>
          <w:lang w:val="es-ES"/>
        </w:rPr>
        <w:t xml:space="preserve"> 350 </w:t>
      </w:r>
      <w:proofErr w:type="spellStart"/>
      <w:r w:rsidRPr="000D17A7">
        <w:rPr>
          <w:lang w:val="es-ES"/>
        </w:rPr>
        <w:t>words</w:t>
      </w:r>
      <w:proofErr w:type="spellEnd"/>
      <w:r w:rsidRPr="000D17A7">
        <w:rPr>
          <w:lang w:val="es-ES"/>
        </w:rPr>
        <w:t>!</w:t>
      </w:r>
      <w:r w:rsidR="000D17A7">
        <w:rPr>
          <w:lang w:val="es-ES"/>
        </w:rPr>
        <w:t>, estamos en 26</w:t>
      </w:r>
      <w:r w:rsidR="000D17A7" w:rsidRPr="000D17A7">
        <w:rPr>
          <w:lang w:val="es-ES"/>
        </w:rPr>
        <w:t>0 podemos añadir m</w:t>
      </w:r>
      <w:r w:rsidR="000D17A7">
        <w:rPr>
          <w:lang w:val="es-ES"/>
        </w:rPr>
        <w:t xml:space="preserve">ás detalles importantes que consideréis para destacar la </w:t>
      </w:r>
      <w:proofErr w:type="spellStart"/>
      <w:r w:rsidR="000D17A7">
        <w:rPr>
          <w:lang w:val="es-ES"/>
        </w:rPr>
        <w:t>novelty</w:t>
      </w:r>
      <w:proofErr w:type="spellEnd"/>
      <w:r w:rsidR="000D17A7">
        <w:rPr>
          <w:lang w:val="es-ES"/>
        </w:rPr>
        <w:t xml:space="preserve"> del estudio (palabras del senior editor)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5638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82742" w14:textId="77777777" w:rsidR="00572E41" w:rsidRDefault="00572E41" w:rsidP="008060D5">
      <w:pPr>
        <w:spacing w:after="0" w:line="240" w:lineRule="auto"/>
      </w:pPr>
      <w:r>
        <w:separator/>
      </w:r>
    </w:p>
  </w:endnote>
  <w:endnote w:type="continuationSeparator" w:id="0">
    <w:p w14:paraId="5480188C" w14:textId="77777777" w:rsidR="00572E41" w:rsidRDefault="00572E41"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2767557"/>
      <w:docPartObj>
        <w:docPartGallery w:val="Page Numbers (Bottom of Page)"/>
        <w:docPartUnique/>
      </w:docPartObj>
    </w:sdtPr>
    <w:sdtEndPr/>
    <w:sdtContent>
      <w:p w14:paraId="494069D9" w14:textId="602F70C6" w:rsidR="006B3873" w:rsidRDefault="006B3873">
        <w:pPr>
          <w:pStyle w:val="Piedepgina"/>
          <w:jc w:val="center"/>
        </w:pPr>
        <w:r>
          <w:fldChar w:fldCharType="begin"/>
        </w:r>
        <w:r>
          <w:instrText>PAGE   \* MERGEFORMAT</w:instrText>
        </w:r>
        <w:r>
          <w:fldChar w:fldCharType="separate"/>
        </w:r>
        <w:r w:rsidR="00D439B6" w:rsidRPr="00D439B6">
          <w:rPr>
            <w:noProof/>
            <w:lang w:val="es-ES"/>
          </w:rPr>
          <w:t>13</w:t>
        </w:r>
        <w:r>
          <w:fldChar w:fldCharType="end"/>
        </w:r>
      </w:p>
    </w:sdtContent>
  </w:sdt>
  <w:p w14:paraId="27CFAAC6" w14:textId="77777777" w:rsidR="006B3873" w:rsidRDefault="006B38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F0A5B" w14:textId="77777777" w:rsidR="00572E41" w:rsidRDefault="00572E41" w:rsidP="008060D5">
      <w:pPr>
        <w:spacing w:after="0" w:line="240" w:lineRule="auto"/>
      </w:pPr>
      <w:r>
        <w:separator/>
      </w:r>
    </w:p>
  </w:footnote>
  <w:footnote w:type="continuationSeparator" w:id="0">
    <w:p w14:paraId="320F2D1A" w14:textId="77777777" w:rsidR="00572E41" w:rsidRDefault="00572E41" w:rsidP="00806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21"/>
  </w:num>
  <w:num w:numId="4">
    <w:abstractNumId w:val="18"/>
  </w:num>
  <w:num w:numId="5">
    <w:abstractNumId w:val="25"/>
  </w:num>
  <w:num w:numId="6">
    <w:abstractNumId w:val="15"/>
  </w:num>
  <w:num w:numId="7">
    <w:abstractNumId w:val="19"/>
  </w:num>
  <w:num w:numId="8">
    <w:abstractNumId w:val="7"/>
  </w:num>
  <w:num w:numId="9">
    <w:abstractNumId w:val="22"/>
  </w:num>
  <w:num w:numId="10">
    <w:abstractNumId w:val="17"/>
  </w:num>
  <w:num w:numId="11">
    <w:abstractNumId w:val="14"/>
  </w:num>
  <w:num w:numId="12">
    <w:abstractNumId w:val="1"/>
  </w:num>
  <w:num w:numId="13">
    <w:abstractNumId w:val="8"/>
  </w:num>
  <w:num w:numId="14">
    <w:abstractNumId w:val="5"/>
  </w:num>
  <w:num w:numId="15">
    <w:abstractNumId w:val="29"/>
  </w:num>
  <w:num w:numId="16">
    <w:abstractNumId w:val="6"/>
  </w:num>
  <w:num w:numId="17">
    <w:abstractNumId w:val="4"/>
  </w:num>
  <w:num w:numId="18">
    <w:abstractNumId w:val="12"/>
  </w:num>
  <w:num w:numId="19">
    <w:abstractNumId w:val="13"/>
  </w:num>
  <w:num w:numId="20">
    <w:abstractNumId w:val="26"/>
  </w:num>
  <w:num w:numId="21">
    <w:abstractNumId w:val="11"/>
  </w:num>
  <w:num w:numId="22">
    <w:abstractNumId w:val="3"/>
  </w:num>
  <w:num w:numId="23">
    <w:abstractNumId w:val="0"/>
  </w:num>
  <w:num w:numId="24">
    <w:abstractNumId w:val="20"/>
  </w:num>
  <w:num w:numId="25">
    <w:abstractNumId w:val="28"/>
  </w:num>
  <w:num w:numId="26">
    <w:abstractNumId w:val="24"/>
  </w:num>
  <w:num w:numId="27">
    <w:abstractNumId w:val="10"/>
  </w:num>
  <w:num w:numId="28">
    <w:abstractNumId w:val="23"/>
  </w:num>
  <w:num w:numId="29">
    <w:abstractNumId w:val="2"/>
  </w:num>
  <w:num w:numId="30">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AF1"/>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649"/>
    <w:rsid w:val="00097771"/>
    <w:rsid w:val="000A011C"/>
    <w:rsid w:val="000A024A"/>
    <w:rsid w:val="000A02E7"/>
    <w:rsid w:val="000A0321"/>
    <w:rsid w:val="000A0622"/>
    <w:rsid w:val="000A06B5"/>
    <w:rsid w:val="000A11BF"/>
    <w:rsid w:val="000A19CF"/>
    <w:rsid w:val="000A1C2A"/>
    <w:rsid w:val="000A2612"/>
    <w:rsid w:val="000A2EB9"/>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17A7"/>
    <w:rsid w:val="000D2462"/>
    <w:rsid w:val="000D2916"/>
    <w:rsid w:val="000D2B48"/>
    <w:rsid w:val="000D3173"/>
    <w:rsid w:val="000D3946"/>
    <w:rsid w:val="000D3E95"/>
    <w:rsid w:val="000D4D84"/>
    <w:rsid w:val="000D50D9"/>
    <w:rsid w:val="000D5930"/>
    <w:rsid w:val="000D5949"/>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2DE7"/>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578AA"/>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5F9"/>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04D2"/>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5E"/>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6AC3"/>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0E"/>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7B0"/>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A7BC4"/>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16CC"/>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07BE8"/>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8D9"/>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8FE"/>
    <w:rsid w:val="00381A6F"/>
    <w:rsid w:val="00381B2D"/>
    <w:rsid w:val="00381E4F"/>
    <w:rsid w:val="0038265D"/>
    <w:rsid w:val="003834A0"/>
    <w:rsid w:val="003837A1"/>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4E0A"/>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B7659"/>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03E"/>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C07"/>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5F79"/>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A79"/>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2E41"/>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0D82"/>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17E"/>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873"/>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3E7C"/>
    <w:rsid w:val="006F56D4"/>
    <w:rsid w:val="006F6093"/>
    <w:rsid w:val="006F63FB"/>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580A"/>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6B65"/>
    <w:rsid w:val="007D776E"/>
    <w:rsid w:val="007D7BCF"/>
    <w:rsid w:val="007E0487"/>
    <w:rsid w:val="007E085C"/>
    <w:rsid w:val="007E1408"/>
    <w:rsid w:val="007E17BB"/>
    <w:rsid w:val="007E181A"/>
    <w:rsid w:val="007E1E92"/>
    <w:rsid w:val="007E2414"/>
    <w:rsid w:val="007E2BE4"/>
    <w:rsid w:val="007E2ED8"/>
    <w:rsid w:val="007E30FA"/>
    <w:rsid w:val="007E36E0"/>
    <w:rsid w:val="007E40FD"/>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E7F6B"/>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7F7DE0"/>
    <w:rsid w:val="00800611"/>
    <w:rsid w:val="008007E6"/>
    <w:rsid w:val="00800A1E"/>
    <w:rsid w:val="00800BCE"/>
    <w:rsid w:val="00800E84"/>
    <w:rsid w:val="00802A0D"/>
    <w:rsid w:val="00802A13"/>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8F9"/>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5381"/>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72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32A"/>
    <w:rsid w:val="0091053A"/>
    <w:rsid w:val="009105F0"/>
    <w:rsid w:val="00911A0B"/>
    <w:rsid w:val="00911C15"/>
    <w:rsid w:val="00911EEF"/>
    <w:rsid w:val="00912052"/>
    <w:rsid w:val="00913501"/>
    <w:rsid w:val="00913901"/>
    <w:rsid w:val="00914C6B"/>
    <w:rsid w:val="00914E3A"/>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2FE"/>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99E"/>
    <w:rsid w:val="00985DC1"/>
    <w:rsid w:val="00986209"/>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0102"/>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012"/>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4E92"/>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60E"/>
    <w:rsid w:val="009F19BC"/>
    <w:rsid w:val="009F1A07"/>
    <w:rsid w:val="009F1A2B"/>
    <w:rsid w:val="009F1EF2"/>
    <w:rsid w:val="009F21C9"/>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34B"/>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48D"/>
    <w:rsid w:val="00A656CB"/>
    <w:rsid w:val="00A658A2"/>
    <w:rsid w:val="00A66752"/>
    <w:rsid w:val="00A66EC4"/>
    <w:rsid w:val="00A66F76"/>
    <w:rsid w:val="00A6703C"/>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29EB"/>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274"/>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29D8"/>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1C"/>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114"/>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3A3B"/>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925"/>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DC3"/>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895"/>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75E"/>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08F"/>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3D6"/>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39B6"/>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50D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756"/>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E6E"/>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613"/>
    <w:rsid w:val="00DE3A50"/>
    <w:rsid w:val="00DE4058"/>
    <w:rsid w:val="00DE42CC"/>
    <w:rsid w:val="00DE4376"/>
    <w:rsid w:val="00DE56E4"/>
    <w:rsid w:val="00DE5F05"/>
    <w:rsid w:val="00DE6D3A"/>
    <w:rsid w:val="00DE6F40"/>
    <w:rsid w:val="00DE7540"/>
    <w:rsid w:val="00DE77E3"/>
    <w:rsid w:val="00DE792D"/>
    <w:rsid w:val="00DE7930"/>
    <w:rsid w:val="00DE7C04"/>
    <w:rsid w:val="00DE7FD0"/>
    <w:rsid w:val="00DF055A"/>
    <w:rsid w:val="00DF0CEB"/>
    <w:rsid w:val="00DF12F8"/>
    <w:rsid w:val="00DF1455"/>
    <w:rsid w:val="00DF2C03"/>
    <w:rsid w:val="00DF2C5F"/>
    <w:rsid w:val="00DF2C93"/>
    <w:rsid w:val="00DF2DFC"/>
    <w:rsid w:val="00DF30E1"/>
    <w:rsid w:val="00DF33A4"/>
    <w:rsid w:val="00DF3571"/>
    <w:rsid w:val="00DF3A69"/>
    <w:rsid w:val="00DF3CB1"/>
    <w:rsid w:val="00DF3F70"/>
    <w:rsid w:val="00DF4016"/>
    <w:rsid w:val="00DF415E"/>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7DC"/>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0EE"/>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18"/>
    <w:rsid w:val="00E933ED"/>
    <w:rsid w:val="00E9391F"/>
    <w:rsid w:val="00E93A36"/>
    <w:rsid w:val="00E93F63"/>
    <w:rsid w:val="00E93FE0"/>
    <w:rsid w:val="00E940C9"/>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0C70"/>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20A"/>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065"/>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C7EEF"/>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customStyle="1" w:styleId="UnresolvedMention">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56012065">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hat.openai.com/c/68ade937-42ee-488c-9ae5-416ca245718c" TargetMode="Externa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9FDFB-A6DB-4239-819C-E884FA471B60}">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226</TotalTime>
  <Pages>31</Pages>
  <Words>41991</Words>
  <Characters>239354</Characters>
  <Application>Microsoft Office Word</Application>
  <DocSecurity>0</DocSecurity>
  <Lines>1994</Lines>
  <Paragraphs>561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Cuenta Microsoft</cp:lastModifiedBy>
  <cp:revision>8</cp:revision>
  <cp:lastPrinted>2024-02-26T09:05:00Z</cp:lastPrinted>
  <dcterms:created xsi:type="dcterms:W3CDTF">2024-09-26T07:48:00Z</dcterms:created>
  <dcterms:modified xsi:type="dcterms:W3CDTF">2024-09-26T14:45:00Z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